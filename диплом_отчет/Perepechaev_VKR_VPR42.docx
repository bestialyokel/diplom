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B662A" w14:textId="77777777" w:rsidR="00403EF7" w:rsidRDefault="00403EF7" w:rsidP="00EE5ABE">
      <w:pPr>
        <w:ind w:right="-567" w:hanging="284"/>
        <w:jc w:val="center"/>
        <w:rPr>
          <w:noProof/>
          <w:sz w:val="28"/>
          <w:szCs w:val="28"/>
        </w:rPr>
      </w:pPr>
      <w:r w:rsidRPr="008267EA">
        <w:rPr>
          <w:noProof/>
          <w:sz w:val="28"/>
          <w:szCs w:val="28"/>
        </w:rPr>
        <w:drawing>
          <wp:inline distT="0" distB="0" distL="0" distR="0" wp14:anchorId="1E5950ED" wp14:editId="63825236">
            <wp:extent cx="591820" cy="5918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820" cy="591820"/>
                    </a:xfrm>
                    <a:prstGeom prst="rect">
                      <a:avLst/>
                    </a:prstGeom>
                    <a:noFill/>
                    <a:ln>
                      <a:noFill/>
                    </a:ln>
                  </pic:spPr>
                </pic:pic>
              </a:graphicData>
            </a:graphic>
          </wp:inline>
        </w:drawing>
      </w:r>
    </w:p>
    <w:p w14:paraId="564B3738" w14:textId="77777777" w:rsidR="00403EF7" w:rsidRPr="001A5BB0" w:rsidRDefault="00403EF7" w:rsidP="00EE5ABE">
      <w:pPr>
        <w:ind w:right="-567"/>
      </w:pPr>
    </w:p>
    <w:p w14:paraId="1E9230A5" w14:textId="77777777" w:rsidR="00403EF7" w:rsidRPr="008267EA" w:rsidRDefault="00403EF7" w:rsidP="00EE5ABE">
      <w:pPr>
        <w:spacing w:after="120"/>
        <w:ind w:right="-567"/>
        <w:jc w:val="center"/>
        <w:rPr>
          <w:sz w:val="28"/>
          <w:szCs w:val="28"/>
        </w:rPr>
      </w:pPr>
      <w:r w:rsidRPr="008267EA">
        <w:rPr>
          <w:szCs w:val="28"/>
        </w:rPr>
        <w:t>МИНИСТЕРСТВО НАУКИ И ВЫСШЕГО ОБРАЗОВАНИЯ РОССИЙСКОЙ ФЕДЕРАЦИИ</w:t>
      </w:r>
    </w:p>
    <w:p w14:paraId="6960E07D" w14:textId="77777777" w:rsidR="00403EF7" w:rsidRPr="008267EA" w:rsidRDefault="00403EF7" w:rsidP="00EE5ABE">
      <w:pPr>
        <w:ind w:right="-567"/>
        <w:jc w:val="center"/>
        <w:rPr>
          <w:b/>
          <w:bCs/>
          <w:sz w:val="28"/>
          <w:szCs w:val="28"/>
        </w:rPr>
      </w:pPr>
      <w:r w:rsidRPr="008267EA">
        <w:rPr>
          <w:b/>
          <w:bCs/>
          <w:sz w:val="28"/>
          <w:szCs w:val="28"/>
        </w:rPr>
        <w:t>ФЕДЕРАЛЬНОЕ ГОСУДАРСТВЕННОЕ БЮДЖЕТНОЕ</w:t>
      </w:r>
    </w:p>
    <w:p w14:paraId="4490FE3E" w14:textId="77777777" w:rsidR="00403EF7" w:rsidRPr="008267EA" w:rsidRDefault="00403EF7" w:rsidP="00EE5ABE">
      <w:pPr>
        <w:ind w:right="-567"/>
        <w:jc w:val="center"/>
        <w:rPr>
          <w:b/>
          <w:bCs/>
          <w:sz w:val="28"/>
          <w:szCs w:val="28"/>
        </w:rPr>
      </w:pPr>
      <w:r w:rsidRPr="008267EA">
        <w:rPr>
          <w:b/>
          <w:bCs/>
          <w:sz w:val="28"/>
          <w:szCs w:val="28"/>
        </w:rPr>
        <w:t>ОБРАЗОВАТЕЛЬНОЕ УЧРЕЖДЕНИЕ ВЫСШЕГО ОБРАЗОВАНИЯ</w:t>
      </w:r>
      <w:r w:rsidRPr="008267EA">
        <w:rPr>
          <w:b/>
          <w:bCs/>
          <w:sz w:val="28"/>
          <w:szCs w:val="28"/>
        </w:rPr>
        <w:br/>
        <w:t>«ДОНСКОЙ ГОСУДАРСТВЕННЫЙ ТЕХНИЧЕСКИЙ УНИВЕРСИТЕТ»</w:t>
      </w:r>
    </w:p>
    <w:p w14:paraId="09765A68" w14:textId="77777777" w:rsidR="00403EF7" w:rsidRPr="008267EA" w:rsidRDefault="00403EF7" w:rsidP="00EE5ABE">
      <w:pPr>
        <w:ind w:right="-567"/>
        <w:jc w:val="center"/>
        <w:rPr>
          <w:b/>
          <w:bCs/>
          <w:sz w:val="28"/>
          <w:szCs w:val="28"/>
        </w:rPr>
      </w:pPr>
      <w:r w:rsidRPr="008267EA">
        <w:rPr>
          <w:b/>
          <w:bCs/>
          <w:sz w:val="28"/>
          <w:szCs w:val="28"/>
        </w:rPr>
        <w:t>(ДГТУ)</w:t>
      </w:r>
    </w:p>
    <w:p w14:paraId="1C76FF02" w14:textId="3B016410" w:rsidR="00403EF7" w:rsidRPr="00302D14" w:rsidRDefault="00403EF7" w:rsidP="00EE5ABE">
      <w:pPr>
        <w:spacing w:line="200" w:lineRule="atLeast"/>
        <w:ind w:right="-567"/>
        <w:rPr>
          <w:u w:val="single"/>
        </w:rPr>
      </w:pPr>
      <w:r w:rsidRPr="008267EA">
        <w:t xml:space="preserve">Факультет  </w:t>
      </w:r>
      <w:r w:rsidRPr="00302D14">
        <w:tab/>
      </w:r>
      <w:r>
        <w:rPr>
          <w:u w:val="single"/>
        </w:rPr>
        <w:t>Информатика и вычислительная техника</w:t>
      </w:r>
      <w:r>
        <w:rPr>
          <w:u w:val="single"/>
        </w:rPr>
        <w:tab/>
      </w:r>
      <w:r>
        <w:rPr>
          <w:u w:val="single"/>
        </w:rPr>
        <w:tab/>
      </w:r>
      <w:r>
        <w:rPr>
          <w:u w:val="single"/>
        </w:rPr>
        <w:tab/>
      </w:r>
      <w:r>
        <w:rPr>
          <w:u w:val="single"/>
        </w:rPr>
        <w:tab/>
      </w:r>
      <w:r>
        <w:rPr>
          <w:u w:val="single"/>
        </w:rPr>
        <w:tab/>
      </w:r>
      <w:r>
        <w:rPr>
          <w:u w:val="single"/>
        </w:rPr>
        <w:tab/>
      </w:r>
      <w:r>
        <w:rPr>
          <w:u w:val="single"/>
        </w:rPr>
        <w:tab/>
      </w:r>
    </w:p>
    <w:p w14:paraId="1C219E2F" w14:textId="77777777" w:rsidR="00403EF7" w:rsidRPr="008267EA" w:rsidRDefault="00403EF7" w:rsidP="00EE5ABE">
      <w:pPr>
        <w:spacing w:line="200" w:lineRule="atLeast"/>
        <w:ind w:right="-567"/>
        <w:rPr>
          <w:sz w:val="18"/>
          <w:szCs w:val="18"/>
        </w:rPr>
      </w:pPr>
      <w:r w:rsidRPr="008267EA">
        <w:tab/>
      </w:r>
      <w:r w:rsidRPr="008267EA">
        <w:tab/>
      </w:r>
      <w:r w:rsidRPr="008267EA">
        <w:tab/>
      </w:r>
      <w:r w:rsidRPr="008267EA">
        <w:tab/>
      </w:r>
      <w:r w:rsidRPr="008267EA">
        <w:tab/>
      </w:r>
      <w:r w:rsidRPr="008267EA">
        <w:rPr>
          <w:sz w:val="18"/>
          <w:szCs w:val="18"/>
        </w:rPr>
        <w:t>наименование факультета</w:t>
      </w:r>
    </w:p>
    <w:p w14:paraId="50BE3C3A" w14:textId="77777777" w:rsidR="00403EF7" w:rsidRPr="00302D14" w:rsidRDefault="00403EF7" w:rsidP="00EE5ABE">
      <w:pPr>
        <w:spacing w:line="200" w:lineRule="atLeast"/>
        <w:ind w:right="-567"/>
        <w:rPr>
          <w:u w:val="single"/>
        </w:rPr>
      </w:pPr>
      <w:r w:rsidRPr="008267EA">
        <w:t xml:space="preserve">Кафедра  </w:t>
      </w:r>
      <w:r>
        <w:tab/>
      </w:r>
      <w:r w:rsidRPr="00302D14">
        <w:rPr>
          <w:u w:val="single"/>
        </w:rPr>
        <w:t>Программное обеспечение вычислительной техники и автоматизированных систем</w:t>
      </w:r>
    </w:p>
    <w:p w14:paraId="2D195E07" w14:textId="77777777" w:rsidR="00403EF7" w:rsidRPr="008267EA" w:rsidRDefault="00403EF7" w:rsidP="00EE5ABE">
      <w:pPr>
        <w:spacing w:line="200" w:lineRule="atLeast"/>
        <w:ind w:right="-567"/>
        <w:rPr>
          <w:sz w:val="18"/>
          <w:szCs w:val="18"/>
        </w:rPr>
      </w:pPr>
      <w:r w:rsidRPr="008267EA">
        <w:tab/>
      </w:r>
      <w:r w:rsidRPr="008267EA">
        <w:tab/>
      </w:r>
      <w:r w:rsidRPr="008267EA">
        <w:tab/>
      </w:r>
      <w:r w:rsidRPr="008267EA">
        <w:tab/>
      </w:r>
      <w:r w:rsidRPr="008267EA">
        <w:tab/>
      </w:r>
      <w:r w:rsidRPr="008267EA">
        <w:rPr>
          <w:sz w:val="18"/>
          <w:szCs w:val="18"/>
        </w:rPr>
        <w:t>наименование кафедры</w:t>
      </w:r>
    </w:p>
    <w:tbl>
      <w:tblPr>
        <w:tblW w:w="3936" w:type="dxa"/>
        <w:tblInd w:w="6426" w:type="dxa"/>
        <w:tblLook w:val="01E0" w:firstRow="1" w:lastRow="1" w:firstColumn="1" w:lastColumn="1" w:noHBand="0" w:noVBand="0"/>
      </w:tblPr>
      <w:tblGrid>
        <w:gridCol w:w="808"/>
        <w:gridCol w:w="995"/>
        <w:gridCol w:w="2133"/>
      </w:tblGrid>
      <w:tr w:rsidR="00403EF7" w:rsidRPr="008267EA" w14:paraId="44DC1A6E" w14:textId="77777777" w:rsidTr="00EF19F6">
        <w:tc>
          <w:tcPr>
            <w:tcW w:w="3936" w:type="dxa"/>
            <w:gridSpan w:val="3"/>
            <w:shd w:val="clear" w:color="auto" w:fill="auto"/>
          </w:tcPr>
          <w:p w14:paraId="41390E08" w14:textId="77777777" w:rsidR="00403EF7" w:rsidRPr="008267EA" w:rsidRDefault="00403EF7" w:rsidP="00EE5ABE">
            <w:pPr>
              <w:spacing w:line="300" w:lineRule="auto"/>
              <w:ind w:right="-567"/>
            </w:pPr>
          </w:p>
        </w:tc>
      </w:tr>
      <w:tr w:rsidR="00403EF7" w:rsidRPr="008267EA" w14:paraId="52F55AD3" w14:textId="77777777" w:rsidTr="00EF19F6">
        <w:tc>
          <w:tcPr>
            <w:tcW w:w="1803" w:type="dxa"/>
            <w:gridSpan w:val="2"/>
            <w:shd w:val="clear" w:color="auto" w:fill="auto"/>
          </w:tcPr>
          <w:p w14:paraId="4AEEB96A" w14:textId="77777777" w:rsidR="00403EF7" w:rsidRPr="008267EA" w:rsidRDefault="00403EF7" w:rsidP="00EE5ABE">
            <w:pPr>
              <w:spacing w:line="300" w:lineRule="auto"/>
              <w:ind w:right="-567"/>
            </w:pPr>
          </w:p>
        </w:tc>
        <w:tc>
          <w:tcPr>
            <w:tcW w:w="2133" w:type="dxa"/>
            <w:shd w:val="clear" w:color="auto" w:fill="auto"/>
          </w:tcPr>
          <w:p w14:paraId="434BEDFA" w14:textId="77777777" w:rsidR="00403EF7" w:rsidRPr="008267EA" w:rsidRDefault="00403EF7" w:rsidP="00EE5ABE">
            <w:pPr>
              <w:spacing w:line="300" w:lineRule="auto"/>
              <w:ind w:right="-567"/>
            </w:pPr>
          </w:p>
        </w:tc>
      </w:tr>
      <w:tr w:rsidR="00403EF7" w:rsidRPr="008267EA" w14:paraId="24C94BC1" w14:textId="77777777" w:rsidTr="00EF19F6">
        <w:trPr>
          <w:trHeight w:val="226"/>
        </w:trPr>
        <w:tc>
          <w:tcPr>
            <w:tcW w:w="1803" w:type="dxa"/>
            <w:gridSpan w:val="2"/>
            <w:shd w:val="clear" w:color="auto" w:fill="auto"/>
          </w:tcPr>
          <w:p w14:paraId="29AA23AD" w14:textId="77777777" w:rsidR="00403EF7" w:rsidRPr="008267EA" w:rsidRDefault="00403EF7" w:rsidP="00EE5ABE">
            <w:pPr>
              <w:ind w:right="-567"/>
            </w:pPr>
          </w:p>
        </w:tc>
        <w:tc>
          <w:tcPr>
            <w:tcW w:w="2133" w:type="dxa"/>
            <w:shd w:val="clear" w:color="auto" w:fill="auto"/>
          </w:tcPr>
          <w:p w14:paraId="7F276136" w14:textId="77777777" w:rsidR="00403EF7" w:rsidRPr="008267EA" w:rsidRDefault="00403EF7" w:rsidP="00EE5ABE">
            <w:pPr>
              <w:ind w:right="-567"/>
            </w:pPr>
          </w:p>
        </w:tc>
      </w:tr>
      <w:tr w:rsidR="00403EF7" w:rsidRPr="008267EA" w14:paraId="66F0DEF2" w14:textId="77777777" w:rsidTr="00EF19F6">
        <w:trPr>
          <w:trHeight w:val="216"/>
        </w:trPr>
        <w:tc>
          <w:tcPr>
            <w:tcW w:w="1803" w:type="dxa"/>
            <w:gridSpan w:val="2"/>
            <w:shd w:val="clear" w:color="auto" w:fill="auto"/>
          </w:tcPr>
          <w:p w14:paraId="596BFDC2" w14:textId="77777777" w:rsidR="00403EF7" w:rsidRPr="008267EA" w:rsidRDefault="00403EF7" w:rsidP="00EE5ABE">
            <w:pPr>
              <w:ind w:right="-567"/>
              <w:jc w:val="center"/>
              <w:rPr>
                <w:sz w:val="18"/>
                <w:szCs w:val="18"/>
                <w:vertAlign w:val="superscript"/>
              </w:rPr>
            </w:pPr>
          </w:p>
        </w:tc>
        <w:tc>
          <w:tcPr>
            <w:tcW w:w="2133" w:type="dxa"/>
            <w:shd w:val="clear" w:color="auto" w:fill="auto"/>
          </w:tcPr>
          <w:p w14:paraId="1EF2E2BB" w14:textId="77777777" w:rsidR="00403EF7" w:rsidRPr="008267EA" w:rsidRDefault="00403EF7" w:rsidP="00EE5ABE">
            <w:pPr>
              <w:ind w:right="-567"/>
              <w:jc w:val="center"/>
              <w:rPr>
                <w:sz w:val="18"/>
                <w:szCs w:val="18"/>
                <w:vertAlign w:val="superscript"/>
              </w:rPr>
            </w:pPr>
          </w:p>
        </w:tc>
      </w:tr>
      <w:tr w:rsidR="00403EF7" w:rsidRPr="008267EA" w14:paraId="257EA3E1" w14:textId="77777777" w:rsidTr="00EF19F6">
        <w:tc>
          <w:tcPr>
            <w:tcW w:w="808" w:type="dxa"/>
            <w:shd w:val="clear" w:color="auto" w:fill="auto"/>
          </w:tcPr>
          <w:p w14:paraId="41A5E0E7" w14:textId="77777777" w:rsidR="00403EF7" w:rsidRPr="008267EA" w:rsidRDefault="00403EF7" w:rsidP="00EE5ABE">
            <w:pPr>
              <w:spacing w:line="300" w:lineRule="auto"/>
              <w:ind w:right="-567"/>
            </w:pPr>
          </w:p>
        </w:tc>
        <w:tc>
          <w:tcPr>
            <w:tcW w:w="3128" w:type="dxa"/>
            <w:gridSpan w:val="2"/>
            <w:shd w:val="clear" w:color="auto" w:fill="auto"/>
          </w:tcPr>
          <w:p w14:paraId="13B1C27B" w14:textId="77777777" w:rsidR="00403EF7" w:rsidRPr="008267EA" w:rsidRDefault="00403EF7" w:rsidP="00EE5ABE">
            <w:pPr>
              <w:spacing w:line="300" w:lineRule="auto"/>
              <w:ind w:right="-567"/>
            </w:pPr>
          </w:p>
        </w:tc>
      </w:tr>
    </w:tbl>
    <w:p w14:paraId="0661B540" w14:textId="77777777" w:rsidR="00403EF7" w:rsidRPr="008267EA" w:rsidRDefault="00403EF7" w:rsidP="00EE5ABE">
      <w:pPr>
        <w:keepNext/>
        <w:autoSpaceDE w:val="0"/>
        <w:autoSpaceDN w:val="0"/>
        <w:ind w:left="5664" w:right="-567" w:firstLine="708"/>
        <w:outlineLvl w:val="3"/>
      </w:pPr>
    </w:p>
    <w:p w14:paraId="6D7308CD" w14:textId="77777777" w:rsidR="00403EF7" w:rsidRPr="008267EA" w:rsidRDefault="00403EF7" w:rsidP="00EE5ABE">
      <w:pPr>
        <w:spacing w:after="120"/>
        <w:ind w:right="-567"/>
        <w:jc w:val="center"/>
        <w:rPr>
          <w:b/>
          <w:sz w:val="28"/>
          <w:szCs w:val="28"/>
        </w:rPr>
      </w:pPr>
      <w:r w:rsidRPr="008267EA">
        <w:rPr>
          <w:b/>
          <w:sz w:val="28"/>
          <w:szCs w:val="28"/>
        </w:rPr>
        <w:t>ПОЯСНИТЕЛЬНАЯ ЗАПИСКА</w:t>
      </w:r>
    </w:p>
    <w:p w14:paraId="71259548" w14:textId="77777777" w:rsidR="00403EF7" w:rsidRDefault="00403EF7" w:rsidP="00EE5ABE">
      <w:pPr>
        <w:spacing w:line="200" w:lineRule="atLeast"/>
        <w:ind w:right="-567"/>
        <w:jc w:val="center"/>
      </w:pPr>
      <w:r w:rsidRPr="008267EA">
        <w:t>к выпускной квалификационной работе на тему:</w:t>
      </w:r>
    </w:p>
    <w:p w14:paraId="49DCF240" w14:textId="77777777" w:rsidR="00403EF7" w:rsidRPr="008267EA" w:rsidRDefault="00403EF7" w:rsidP="00EE5ABE">
      <w:pPr>
        <w:spacing w:line="200" w:lineRule="atLeast"/>
        <w:ind w:right="-567"/>
        <w:jc w:val="center"/>
      </w:pPr>
    </w:p>
    <w:p w14:paraId="1688E6A7" w14:textId="24CF1C97" w:rsidR="0017323C" w:rsidRDefault="0017323C" w:rsidP="0017323C">
      <w:pPr>
        <w:spacing w:line="200" w:lineRule="atLeast"/>
        <w:ind w:right="-567"/>
        <w:jc w:val="center"/>
        <w:rPr>
          <w:u w:val="single"/>
        </w:rPr>
      </w:pPr>
      <w:r w:rsidRPr="0017323C">
        <w:rPr>
          <w:u w:val="single"/>
        </w:rPr>
        <w:t>Информационно-аналитическая система определения базовых</w:t>
      </w:r>
      <w:r>
        <w:rPr>
          <w:u w:val="single"/>
        </w:rPr>
        <w:t xml:space="preserve"> </w:t>
      </w:r>
      <w:r w:rsidRPr="0017323C">
        <w:rPr>
          <w:u w:val="single"/>
        </w:rPr>
        <w:t>эмоций человека</w:t>
      </w:r>
      <w:r w:rsidR="00277A0B">
        <w:rPr>
          <w:u w:val="single"/>
        </w:rPr>
        <w:tab/>
      </w:r>
      <w:r w:rsidRPr="0017323C">
        <w:rPr>
          <w:u w:val="single"/>
        </w:rPr>
        <w:t xml:space="preserve"> </w:t>
      </w:r>
    </w:p>
    <w:p w14:paraId="3C466E45" w14:textId="23916536" w:rsidR="00403EF7" w:rsidRDefault="0017323C" w:rsidP="00EE5ABE">
      <w:pPr>
        <w:spacing w:line="200" w:lineRule="atLeast"/>
        <w:ind w:right="-567"/>
        <w:jc w:val="center"/>
        <w:rPr>
          <w:u w:val="single"/>
        </w:rPr>
      </w:pPr>
      <w:r w:rsidRPr="0017323C">
        <w:rPr>
          <w:u w:val="single"/>
        </w:rPr>
        <w:t>по видеоряду</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50131EB" w14:textId="1C8A45E6" w:rsidR="00403EF7" w:rsidRDefault="00403EF7" w:rsidP="00EE5ABE">
      <w:pPr>
        <w:spacing w:line="200" w:lineRule="atLeast"/>
        <w:ind w:right="-567"/>
        <w:jc w:val="cente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9E4F0F1" w14:textId="7FA840AC" w:rsidR="00403EF7" w:rsidRPr="008267EA" w:rsidRDefault="00403EF7" w:rsidP="00EE5ABE">
      <w:pPr>
        <w:spacing w:line="200" w:lineRule="atLeast"/>
        <w:ind w:right="-567"/>
        <w:jc w:val="cente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EFC2F08" w14:textId="77777777" w:rsidR="00403EF7" w:rsidRPr="008267EA" w:rsidRDefault="00403EF7" w:rsidP="00EE5ABE">
      <w:pPr>
        <w:spacing w:line="200" w:lineRule="atLeast"/>
        <w:ind w:right="-567"/>
        <w:jc w:val="center"/>
      </w:pPr>
    </w:p>
    <w:p w14:paraId="5BA52BCF" w14:textId="77777777" w:rsidR="00403EF7" w:rsidRPr="008267EA" w:rsidRDefault="00403EF7" w:rsidP="00EE5ABE">
      <w:pPr>
        <w:spacing w:line="200" w:lineRule="atLeast"/>
        <w:ind w:right="-567"/>
      </w:pPr>
    </w:p>
    <w:p w14:paraId="6A8E7F3C" w14:textId="4E313F4E" w:rsidR="00403EF7" w:rsidRPr="00107A8D" w:rsidRDefault="00403EF7" w:rsidP="00EE5ABE">
      <w:pPr>
        <w:spacing w:line="200" w:lineRule="atLeast"/>
        <w:ind w:right="-567"/>
        <w:rPr>
          <w:u w:val="single"/>
        </w:rPr>
      </w:pPr>
      <w:r w:rsidRPr="008267EA">
        <w:t xml:space="preserve">Автор выпускной квалификационной работы    __________________       </w:t>
      </w:r>
      <w:r>
        <w:rPr>
          <w:u w:val="single"/>
        </w:rPr>
        <w:tab/>
      </w:r>
      <w:r w:rsidR="00BC2E40">
        <w:rPr>
          <w:u w:val="single"/>
        </w:rPr>
        <w:t>А.В. Перепечаев</w:t>
      </w:r>
      <w:r>
        <w:rPr>
          <w:u w:val="single"/>
        </w:rPr>
        <w:tab/>
      </w:r>
    </w:p>
    <w:p w14:paraId="77B4153B" w14:textId="77777777" w:rsidR="00403EF7" w:rsidRPr="008267EA" w:rsidRDefault="00403EF7" w:rsidP="00EE5ABE">
      <w:pPr>
        <w:spacing w:line="200" w:lineRule="atLeast"/>
        <w:ind w:right="-567" w:firstLine="3261"/>
      </w:pPr>
      <w:r w:rsidRPr="008267EA">
        <w:rPr>
          <w:sz w:val="17"/>
          <w:szCs w:val="17"/>
        </w:rPr>
        <w:t xml:space="preserve">                                             подпись, дата</w:t>
      </w:r>
      <w:r w:rsidRPr="008267EA">
        <w:rPr>
          <w:sz w:val="18"/>
          <w:szCs w:val="18"/>
          <w:vertAlign w:val="superscript"/>
        </w:rPr>
        <w:tab/>
      </w:r>
      <w:r w:rsidRPr="008267EA">
        <w:rPr>
          <w:sz w:val="18"/>
          <w:szCs w:val="18"/>
          <w:vertAlign w:val="superscript"/>
        </w:rPr>
        <w:tab/>
      </w:r>
      <w:r w:rsidRPr="008267EA">
        <w:rPr>
          <w:sz w:val="18"/>
          <w:szCs w:val="18"/>
          <w:vertAlign w:val="superscript"/>
        </w:rPr>
        <w:tab/>
      </w:r>
      <w:r w:rsidRPr="008267EA">
        <w:rPr>
          <w:sz w:val="17"/>
          <w:szCs w:val="17"/>
        </w:rPr>
        <w:t>И.О.Ф.</w:t>
      </w:r>
    </w:p>
    <w:p w14:paraId="529F82FA" w14:textId="58BDA20A" w:rsidR="00403EF7" w:rsidRPr="00EC63D7" w:rsidRDefault="00403EF7" w:rsidP="00EE5ABE">
      <w:pPr>
        <w:spacing w:line="200" w:lineRule="atLeast"/>
        <w:ind w:right="-567"/>
        <w:rPr>
          <w:u w:val="single"/>
        </w:rPr>
      </w:pPr>
      <w:r w:rsidRPr="008267EA">
        <w:t>Обозначение ВКР</w:t>
      </w:r>
      <w:r w:rsidRPr="008267EA">
        <w:tab/>
      </w:r>
      <w:r>
        <w:rPr>
          <w:u w:val="single"/>
        </w:rPr>
        <w:t xml:space="preserve">   09.03.04.</w:t>
      </w:r>
      <w:r w:rsidR="00A8257E" w:rsidRPr="00EE5ABE">
        <w:rPr>
          <w:u w:val="single"/>
        </w:rPr>
        <w:t>56</w:t>
      </w:r>
      <w:r>
        <w:rPr>
          <w:u w:val="single"/>
        </w:rPr>
        <w:t>0000.000 ПЗ</w:t>
      </w:r>
      <w:r>
        <w:rPr>
          <w:u w:val="single"/>
        </w:rPr>
        <w:tab/>
      </w:r>
      <w:r w:rsidRPr="008267EA">
        <w:tab/>
      </w:r>
      <w:r>
        <w:tab/>
      </w:r>
      <w:r w:rsidRPr="008267EA">
        <w:t xml:space="preserve">Группа  </w:t>
      </w:r>
      <w:r>
        <w:rPr>
          <w:u w:val="single"/>
        </w:rPr>
        <w:tab/>
      </w:r>
      <w:sdt>
        <w:sdtPr>
          <w:rPr>
            <w:u w:val="single"/>
          </w:rPr>
          <w:id w:val="-1365044949"/>
          <w:placeholder>
            <w:docPart w:val="BA548A86EE9040408EE9A922F738A25A"/>
          </w:placeholder>
          <w:dropDownList>
            <w:listItem w:displayText="Выберите" w:value="Выберите"/>
            <w:listItem w:displayText="ВПР41" w:value="ВПР41"/>
            <w:listItem w:displayText="ВПР42" w:value="ВПР42"/>
          </w:dropDownList>
        </w:sdtPr>
        <w:sdtEndPr/>
        <w:sdtContent>
          <w:r w:rsidR="00A04AB9">
            <w:rPr>
              <w:u w:val="single"/>
            </w:rPr>
            <w:t>ВПР42</w:t>
          </w:r>
        </w:sdtContent>
      </w:sdt>
      <w:r>
        <w:rPr>
          <w:u w:val="single"/>
        </w:rPr>
        <w:tab/>
      </w:r>
      <w:r>
        <w:rPr>
          <w:u w:val="single"/>
        </w:rPr>
        <w:tab/>
      </w:r>
    </w:p>
    <w:p w14:paraId="4C70851D" w14:textId="77777777" w:rsidR="00403EF7" w:rsidRPr="008267EA" w:rsidRDefault="00403EF7" w:rsidP="00EE5ABE">
      <w:pPr>
        <w:spacing w:line="200" w:lineRule="atLeast"/>
        <w:ind w:right="-567"/>
        <w:jc w:val="center"/>
      </w:pPr>
    </w:p>
    <w:p w14:paraId="13AF90A4" w14:textId="77777777" w:rsidR="00403EF7" w:rsidRPr="00617D79" w:rsidRDefault="00403EF7" w:rsidP="00EE5ABE">
      <w:pPr>
        <w:spacing w:line="200" w:lineRule="atLeast"/>
        <w:ind w:right="-567"/>
        <w:rPr>
          <w:u w:val="single"/>
        </w:rPr>
      </w:pPr>
      <w:r w:rsidRPr="008267EA">
        <w:t>Направление подготовки (специальность)</w:t>
      </w:r>
      <w:r>
        <w:t xml:space="preserve"> </w:t>
      </w:r>
      <w:r>
        <w:rPr>
          <w:u w:val="single"/>
        </w:rPr>
        <w:t xml:space="preserve">  09.03.0</w:t>
      </w:r>
      <w:r w:rsidRPr="00E005E7">
        <w:rPr>
          <w:u w:val="single"/>
        </w:rPr>
        <w:t>4</w:t>
      </w:r>
      <w:r>
        <w:rPr>
          <w:u w:val="single"/>
        </w:rPr>
        <w:tab/>
      </w:r>
      <w:r>
        <w:t xml:space="preserve">   </w:t>
      </w:r>
      <w:r>
        <w:rPr>
          <w:u w:val="single"/>
        </w:rPr>
        <w:t xml:space="preserve">  Программная инженерия</w:t>
      </w:r>
      <w:r>
        <w:rPr>
          <w:u w:val="single"/>
        </w:rPr>
        <w:tab/>
      </w:r>
      <w:r>
        <w:rPr>
          <w:u w:val="single"/>
        </w:rPr>
        <w:tab/>
      </w:r>
    </w:p>
    <w:p w14:paraId="514C94A8" w14:textId="77777777" w:rsidR="00403EF7" w:rsidRPr="008267EA" w:rsidRDefault="00403EF7" w:rsidP="00EE5ABE">
      <w:pPr>
        <w:tabs>
          <w:tab w:val="left" w:pos="4678"/>
          <w:tab w:val="left" w:pos="6237"/>
        </w:tabs>
        <w:spacing w:line="200" w:lineRule="atLeast"/>
        <w:ind w:right="-567"/>
        <w:jc w:val="both"/>
        <w:rPr>
          <w:sz w:val="18"/>
          <w:szCs w:val="18"/>
          <w:vertAlign w:val="superscript"/>
        </w:rPr>
      </w:pPr>
      <w:r>
        <w:rPr>
          <w:sz w:val="17"/>
          <w:szCs w:val="17"/>
        </w:rPr>
        <w:tab/>
      </w:r>
      <w:r w:rsidRPr="008267EA">
        <w:rPr>
          <w:sz w:val="17"/>
          <w:szCs w:val="17"/>
        </w:rPr>
        <w:t>код</w:t>
      </w:r>
      <w:r>
        <w:rPr>
          <w:sz w:val="18"/>
          <w:szCs w:val="18"/>
        </w:rPr>
        <w:tab/>
      </w:r>
      <w:r w:rsidRPr="008267EA">
        <w:rPr>
          <w:sz w:val="17"/>
          <w:szCs w:val="17"/>
        </w:rPr>
        <w:t>наименование направления подготовки</w:t>
      </w:r>
    </w:p>
    <w:p w14:paraId="01EFC9E6" w14:textId="77777777" w:rsidR="00403EF7" w:rsidRPr="008267EA" w:rsidRDefault="00403EF7" w:rsidP="00EE5ABE">
      <w:pPr>
        <w:spacing w:line="200" w:lineRule="atLeast"/>
        <w:ind w:right="-567"/>
      </w:pPr>
    </w:p>
    <w:p w14:paraId="6721405D" w14:textId="77777777" w:rsidR="00403EF7" w:rsidRPr="008267EA" w:rsidRDefault="00403EF7" w:rsidP="00EE5ABE">
      <w:pPr>
        <w:spacing w:line="200" w:lineRule="atLeast"/>
        <w:ind w:right="-567"/>
      </w:pPr>
    </w:p>
    <w:p w14:paraId="01AF1864" w14:textId="77777777" w:rsidR="00403EF7" w:rsidRPr="00D2200E" w:rsidRDefault="00403EF7" w:rsidP="00EE5ABE">
      <w:pPr>
        <w:spacing w:line="200" w:lineRule="atLeast"/>
        <w:ind w:right="-567"/>
        <w:rPr>
          <w:u w:val="single"/>
        </w:rPr>
      </w:pPr>
      <w:r w:rsidRPr="008267EA">
        <w:t xml:space="preserve">Направленность (профиль) </w:t>
      </w:r>
      <w:r>
        <w:rPr>
          <w:u w:val="single"/>
        </w:rPr>
        <w:t xml:space="preserve">  </w:t>
      </w:r>
      <w:r w:rsidRPr="00302D14">
        <w:rPr>
          <w:u w:val="single"/>
        </w:rPr>
        <w:t>Программное обеспечение вычислительной техники и</w:t>
      </w:r>
      <w:r>
        <w:rPr>
          <w:u w:val="single"/>
        </w:rPr>
        <w:tab/>
      </w:r>
      <w:r>
        <w:rPr>
          <w:u w:val="single"/>
        </w:rPr>
        <w:tab/>
      </w:r>
      <w:r w:rsidRPr="00302D14">
        <w:rPr>
          <w:u w:val="single"/>
        </w:rPr>
        <w:t xml:space="preserve"> </w:t>
      </w:r>
      <w:r>
        <w:rPr>
          <w:u w:val="single"/>
        </w:rPr>
        <w:tab/>
      </w:r>
      <w:r w:rsidRPr="00302D14">
        <w:rPr>
          <w:u w:val="single"/>
        </w:rPr>
        <w:t>автоматизированных систем</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5476E53" w14:textId="77777777" w:rsidR="00403EF7" w:rsidRPr="008267EA" w:rsidRDefault="00403EF7" w:rsidP="00EE5ABE">
      <w:pPr>
        <w:spacing w:line="200" w:lineRule="atLeast"/>
        <w:ind w:right="-567"/>
      </w:pPr>
    </w:p>
    <w:p w14:paraId="10603043" w14:textId="05ECABD1" w:rsidR="00403EF7" w:rsidRPr="00045183" w:rsidRDefault="00403EF7" w:rsidP="00EE5ABE">
      <w:pPr>
        <w:spacing w:line="200" w:lineRule="atLeast"/>
        <w:ind w:right="-567"/>
        <w:rPr>
          <w:u w:val="single"/>
        </w:rPr>
      </w:pPr>
      <w:r w:rsidRPr="008267EA">
        <w:t>Руководитель работы</w:t>
      </w:r>
      <w:r>
        <w:tab/>
      </w:r>
      <w:r>
        <w:rPr>
          <w:u w:val="single"/>
        </w:rPr>
        <w:tab/>
      </w:r>
      <w:r>
        <w:rPr>
          <w:u w:val="single"/>
        </w:rPr>
        <w:tab/>
      </w:r>
      <w:r>
        <w:rPr>
          <w:u w:val="single"/>
        </w:rPr>
        <w:tab/>
      </w:r>
      <w:r>
        <w:tab/>
      </w:r>
      <w:r>
        <w:rPr>
          <w:u w:val="single"/>
        </w:rPr>
        <w:t xml:space="preserve">  </w:t>
      </w:r>
      <w:sdt>
        <w:sdtPr>
          <w:rPr>
            <w:u w:val="single"/>
          </w:rPr>
          <w:id w:val="-186987421"/>
          <w:placeholder>
            <w:docPart w:val="BA548A86EE9040408EE9A922F738A25A"/>
          </w:placeholder>
          <w:dropDownList>
            <w:listItem w:displayText="Выберите руководителя" w:value="Выберите руководителя"/>
            <w:listItem w:displayText="Зав. каф., В.В. Долгов" w:value="Зав. каф., В.В. Долгов"/>
            <w:listItem w:displayText="Профессор, М.В. Гранков" w:value="Профессор, М.В. Гранков"/>
            <w:listItem w:displayText="Профессор, А.Г. Жуковский" w:value="Профессор, А.Г. Жуковский"/>
            <w:listItem w:displayText="Профессор, В.Н. Землянухин" w:value="Профессор, В.Н. Землянухин"/>
            <w:listItem w:displayText="Профессор, В.Г. Кобак" w:value="Профессор, В.Г. Кобак"/>
            <w:listItem w:displayText="Профессор, Р.А. Нейдорф" w:value="Профессор, Р.А. Нейдорф"/>
            <w:listItem w:displayText="Профессор, А.Е. Чистяков" w:value="Профессор, А.Е. Чистяков"/>
            <w:listItem w:displayText="Доцент, Б.В. Габрельян" w:value="Доцент, Б.В. Габрельян"/>
            <w:listItem w:displayText="Доцент, А.Д. Загребнева" w:value="Доцент, А.Д. Загребнева"/>
            <w:listItem w:displayText="Доцент, А.В. Криворучко" w:value="Доцент, А.В. Криворучко"/>
            <w:listItem w:displayText="Доцент, Н.В. Кудинов" w:value="Доцент, Н.В. Кудинов"/>
            <w:listItem w:displayText="Доцент, Т.А. Медведева" w:value="Доцент, Т.А. Медведева"/>
            <w:listItem w:displayText="Доцент, И.П. Рыбалко" w:value="Доцент, И.П. Рыбалко"/>
            <w:listItem w:displayText="Доцент, А.А. Скляренко" w:value="Доцент, А.А. Скляренко"/>
            <w:listItem w:displayText="Доцент, С.А. Швидченко" w:value="Доцент, С.А. Швидченко"/>
          </w:dropDownList>
        </w:sdtPr>
        <w:sdtEndPr/>
        <w:sdtContent>
          <w:r w:rsidR="00275476">
            <w:rPr>
              <w:u w:val="single"/>
            </w:rPr>
            <w:t>Зав. каф., В.В. Долгов</w:t>
          </w:r>
        </w:sdtContent>
      </w:sdt>
      <w:r>
        <w:rPr>
          <w:u w:val="single"/>
        </w:rPr>
        <w:tab/>
      </w:r>
      <w:r>
        <w:rPr>
          <w:u w:val="single"/>
        </w:rPr>
        <w:tab/>
      </w:r>
    </w:p>
    <w:p w14:paraId="5528371B" w14:textId="77777777" w:rsidR="00403EF7" w:rsidRPr="008267EA" w:rsidRDefault="00403EF7" w:rsidP="00EE5ABE">
      <w:pPr>
        <w:tabs>
          <w:tab w:val="left" w:pos="3402"/>
          <w:tab w:val="left" w:pos="6946"/>
        </w:tabs>
        <w:spacing w:line="200" w:lineRule="atLeast"/>
        <w:ind w:right="-567"/>
        <w:jc w:val="both"/>
        <w:rPr>
          <w:sz w:val="18"/>
          <w:szCs w:val="18"/>
          <w:vertAlign w:val="superscript"/>
        </w:rPr>
      </w:pPr>
      <w:r>
        <w:rPr>
          <w:sz w:val="17"/>
          <w:szCs w:val="17"/>
        </w:rPr>
        <w:tab/>
      </w:r>
      <w:r w:rsidRPr="008267EA">
        <w:rPr>
          <w:sz w:val="17"/>
          <w:szCs w:val="17"/>
        </w:rPr>
        <w:t>подпись, дата</w:t>
      </w:r>
      <w:r>
        <w:rPr>
          <w:sz w:val="17"/>
          <w:szCs w:val="17"/>
        </w:rPr>
        <w:tab/>
      </w:r>
      <w:r w:rsidRPr="008267EA">
        <w:rPr>
          <w:sz w:val="17"/>
          <w:szCs w:val="17"/>
        </w:rPr>
        <w:t>должность, И.О.Ф.</w:t>
      </w:r>
      <w:r w:rsidRPr="008267EA">
        <w:rPr>
          <w:sz w:val="17"/>
          <w:szCs w:val="17"/>
        </w:rPr>
        <w:tab/>
      </w:r>
    </w:p>
    <w:p w14:paraId="02D6EC91" w14:textId="77777777" w:rsidR="00403EF7" w:rsidRPr="008267EA" w:rsidRDefault="00403EF7" w:rsidP="00EE5ABE">
      <w:pPr>
        <w:ind w:right="-567"/>
        <w:rPr>
          <w:color w:val="FFFFFF"/>
        </w:rPr>
      </w:pPr>
      <w:r w:rsidRPr="008267EA">
        <w:rPr>
          <w:color w:val="FFFFFF"/>
        </w:rPr>
        <w:t>Консультанты по разделам:</w:t>
      </w:r>
    </w:p>
    <w:p w14:paraId="0A3E1D6B" w14:textId="77777777" w:rsidR="00403EF7" w:rsidRPr="008267EA" w:rsidRDefault="00403EF7" w:rsidP="00EE5ABE">
      <w:pPr>
        <w:spacing w:line="200" w:lineRule="atLeast"/>
        <w:ind w:right="-567"/>
        <w:jc w:val="both"/>
        <w:rPr>
          <w:sz w:val="17"/>
          <w:szCs w:val="17"/>
        </w:rPr>
      </w:pPr>
    </w:p>
    <w:p w14:paraId="0BFB41D5" w14:textId="549FB76D" w:rsidR="00403EF7" w:rsidRPr="00AF1B17" w:rsidRDefault="00CC66C5" w:rsidP="00EE5ABE">
      <w:pPr>
        <w:spacing w:line="300" w:lineRule="auto"/>
        <w:ind w:right="-567"/>
        <w:jc w:val="center"/>
      </w:pPr>
      <w:r>
        <w:tab/>
      </w:r>
    </w:p>
    <w:p w14:paraId="41193613" w14:textId="77777777" w:rsidR="00403EF7" w:rsidRDefault="00403EF7" w:rsidP="00EE5ABE">
      <w:pPr>
        <w:spacing w:line="300" w:lineRule="auto"/>
        <w:ind w:right="-567"/>
        <w:jc w:val="center"/>
      </w:pPr>
    </w:p>
    <w:p w14:paraId="7F3C6033" w14:textId="161A496F" w:rsidR="00403EF7" w:rsidRDefault="00403EF7" w:rsidP="00D3186D">
      <w:pPr>
        <w:spacing w:line="300" w:lineRule="auto"/>
        <w:ind w:right="-567"/>
        <w:jc w:val="center"/>
      </w:pPr>
    </w:p>
    <w:p w14:paraId="097FE020" w14:textId="09C5D2F7" w:rsidR="008C21F6" w:rsidRDefault="008C21F6" w:rsidP="00D3186D">
      <w:pPr>
        <w:spacing w:line="300" w:lineRule="auto"/>
        <w:ind w:right="-567"/>
        <w:jc w:val="center"/>
      </w:pPr>
    </w:p>
    <w:p w14:paraId="053B0F12" w14:textId="77777777" w:rsidR="008C21F6" w:rsidRDefault="008C21F6" w:rsidP="00EE5ABE">
      <w:pPr>
        <w:spacing w:line="300" w:lineRule="auto"/>
        <w:ind w:right="-567"/>
        <w:jc w:val="center"/>
      </w:pPr>
    </w:p>
    <w:p w14:paraId="0C7A1444" w14:textId="77777777" w:rsidR="00403EF7" w:rsidRDefault="00403EF7" w:rsidP="00EE5ABE">
      <w:pPr>
        <w:spacing w:line="300" w:lineRule="auto"/>
        <w:ind w:right="-567"/>
      </w:pPr>
    </w:p>
    <w:p w14:paraId="42683E82" w14:textId="77777777" w:rsidR="00403EF7" w:rsidRPr="008267EA" w:rsidRDefault="00403EF7" w:rsidP="00EE5ABE">
      <w:pPr>
        <w:spacing w:line="300" w:lineRule="auto"/>
        <w:ind w:right="-567"/>
        <w:jc w:val="center"/>
      </w:pPr>
      <w:proofErr w:type="spellStart"/>
      <w:r w:rsidRPr="008267EA">
        <w:t>Ростов</w:t>
      </w:r>
      <w:proofErr w:type="spellEnd"/>
      <w:r w:rsidRPr="008267EA">
        <w:t>-на-Дону</w:t>
      </w:r>
    </w:p>
    <w:p w14:paraId="3432D7D8" w14:textId="77777777" w:rsidR="00403EF7" w:rsidRDefault="00403EF7" w:rsidP="00EE5ABE">
      <w:pPr>
        <w:ind w:right="-567"/>
        <w:jc w:val="center"/>
      </w:pPr>
      <w:r w:rsidRPr="008267EA">
        <w:t>20</w:t>
      </w:r>
      <w:r>
        <w:t>20</w:t>
      </w:r>
    </w:p>
    <w:p w14:paraId="1D8F5269" w14:textId="77777777" w:rsidR="00403EF7" w:rsidRDefault="00403EF7" w:rsidP="00403EF7"/>
    <w:p w14:paraId="79EC2773" w14:textId="77777777" w:rsidR="00836AF4" w:rsidRPr="00836AF4" w:rsidRDefault="00836AF4" w:rsidP="00EE5ABE">
      <w:pPr>
        <w:ind w:right="-285"/>
        <w:jc w:val="center"/>
        <w:rPr>
          <w:noProof/>
          <w:sz w:val="28"/>
          <w:szCs w:val="28"/>
        </w:rPr>
      </w:pPr>
      <w:r w:rsidRPr="00836AF4">
        <w:rPr>
          <w:noProof/>
          <w:sz w:val="28"/>
          <w:szCs w:val="28"/>
        </w:rPr>
        <w:lastRenderedPageBreak/>
        <w:drawing>
          <wp:inline distT="0" distB="0" distL="0" distR="0" wp14:anchorId="3CDD41B8" wp14:editId="0F2F16B9">
            <wp:extent cx="591820" cy="5918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820" cy="591820"/>
                    </a:xfrm>
                    <a:prstGeom prst="rect">
                      <a:avLst/>
                    </a:prstGeom>
                    <a:noFill/>
                    <a:ln>
                      <a:noFill/>
                    </a:ln>
                  </pic:spPr>
                </pic:pic>
              </a:graphicData>
            </a:graphic>
          </wp:inline>
        </w:drawing>
      </w:r>
    </w:p>
    <w:p w14:paraId="73B2512C" w14:textId="77777777" w:rsidR="00836AF4" w:rsidRPr="00836AF4" w:rsidRDefault="00836AF4" w:rsidP="00EE5ABE">
      <w:pPr>
        <w:ind w:right="-285"/>
        <w:rPr>
          <w:sz w:val="20"/>
          <w:szCs w:val="20"/>
        </w:rPr>
      </w:pPr>
    </w:p>
    <w:p w14:paraId="1AE1027E" w14:textId="77777777" w:rsidR="00836AF4" w:rsidRPr="00836AF4" w:rsidRDefault="00836AF4" w:rsidP="00EE5ABE">
      <w:pPr>
        <w:spacing w:after="120"/>
        <w:ind w:right="-285"/>
        <w:jc w:val="center"/>
        <w:outlineLvl w:val="0"/>
        <w:rPr>
          <w:sz w:val="28"/>
          <w:szCs w:val="28"/>
        </w:rPr>
      </w:pPr>
      <w:r w:rsidRPr="00836AF4">
        <w:rPr>
          <w:szCs w:val="28"/>
        </w:rPr>
        <w:t>МИНИСТЕРСТВО НАУКИ И ВЫСШЕГО ОБРАЗОВАНИЯ РОССИЙСКОЙ ФЕДЕРАЦИИ</w:t>
      </w:r>
    </w:p>
    <w:p w14:paraId="452958D7" w14:textId="77777777" w:rsidR="00836AF4" w:rsidRPr="00836AF4" w:rsidRDefault="00836AF4" w:rsidP="00EE5ABE">
      <w:pPr>
        <w:ind w:right="-285"/>
        <w:jc w:val="center"/>
        <w:rPr>
          <w:b/>
          <w:bCs/>
          <w:sz w:val="28"/>
          <w:szCs w:val="28"/>
        </w:rPr>
      </w:pPr>
      <w:r w:rsidRPr="00836AF4">
        <w:rPr>
          <w:b/>
          <w:bCs/>
          <w:sz w:val="28"/>
          <w:szCs w:val="28"/>
        </w:rPr>
        <w:t>ФЕДЕРАЛЬНОЕ ГОСУДАРСТВЕННОЕ БЮДЖЕТНОЕ</w:t>
      </w:r>
    </w:p>
    <w:p w14:paraId="5E420B5E" w14:textId="77777777" w:rsidR="00836AF4" w:rsidRPr="00836AF4" w:rsidRDefault="00836AF4" w:rsidP="00EE5ABE">
      <w:pPr>
        <w:ind w:right="-285"/>
        <w:jc w:val="center"/>
        <w:rPr>
          <w:b/>
          <w:bCs/>
          <w:sz w:val="28"/>
          <w:szCs w:val="28"/>
        </w:rPr>
      </w:pPr>
      <w:r w:rsidRPr="00836AF4">
        <w:rPr>
          <w:b/>
          <w:bCs/>
          <w:sz w:val="28"/>
          <w:szCs w:val="28"/>
        </w:rPr>
        <w:t>ОБРАЗОВАТЕЛЬНОЕ УЧРЕЖДЕНИЕ ВЫСШЕГО ОБРАЗОВАНИЯ</w:t>
      </w:r>
      <w:r w:rsidRPr="00836AF4">
        <w:rPr>
          <w:b/>
          <w:bCs/>
          <w:sz w:val="28"/>
          <w:szCs w:val="28"/>
        </w:rPr>
        <w:br/>
        <w:t xml:space="preserve"> «ДОНСКОЙ ГОСУДАРСТВЕННЫЙ ТЕХНИЧЕСКИЙ УНИВЕРСИТЕТ»</w:t>
      </w:r>
    </w:p>
    <w:p w14:paraId="26BAF821" w14:textId="77777777" w:rsidR="00836AF4" w:rsidRPr="00836AF4" w:rsidRDefault="00836AF4" w:rsidP="00EE5ABE">
      <w:pPr>
        <w:spacing w:after="120"/>
        <w:ind w:right="-285"/>
        <w:jc w:val="center"/>
        <w:rPr>
          <w:b/>
          <w:bCs/>
          <w:sz w:val="28"/>
          <w:szCs w:val="28"/>
        </w:rPr>
      </w:pPr>
      <w:r w:rsidRPr="00836AF4">
        <w:rPr>
          <w:b/>
          <w:bCs/>
          <w:sz w:val="28"/>
          <w:szCs w:val="28"/>
        </w:rPr>
        <w:t>(ДГТУ)</w:t>
      </w:r>
    </w:p>
    <w:p w14:paraId="6DCDE1CD" w14:textId="77777777" w:rsidR="00836AF4" w:rsidRPr="00836AF4" w:rsidRDefault="00836AF4" w:rsidP="00EE5ABE">
      <w:pPr>
        <w:spacing w:line="200" w:lineRule="atLeast"/>
        <w:ind w:right="-285"/>
      </w:pPr>
    </w:p>
    <w:p w14:paraId="0E5C712F" w14:textId="77777777" w:rsidR="00836AF4" w:rsidRPr="00836AF4" w:rsidRDefault="00836AF4" w:rsidP="00EE5ABE">
      <w:pPr>
        <w:spacing w:line="200" w:lineRule="atLeast"/>
        <w:ind w:right="-285"/>
        <w:rPr>
          <w:u w:val="single"/>
        </w:rPr>
      </w:pPr>
      <w:r w:rsidRPr="00836AF4">
        <w:t xml:space="preserve">Факультет  </w:t>
      </w:r>
      <w:r w:rsidRPr="00836AF4">
        <w:tab/>
      </w:r>
      <w:r w:rsidRPr="00836AF4">
        <w:rPr>
          <w:u w:val="single"/>
        </w:rPr>
        <w:t>Информатика и вычислительная техника</w:t>
      </w:r>
      <w:r w:rsidRPr="00836AF4">
        <w:rPr>
          <w:u w:val="single"/>
        </w:rPr>
        <w:tab/>
      </w:r>
      <w:r w:rsidRPr="00836AF4">
        <w:rPr>
          <w:u w:val="single"/>
        </w:rPr>
        <w:tab/>
      </w:r>
      <w:r w:rsidRPr="00836AF4">
        <w:rPr>
          <w:u w:val="single"/>
        </w:rPr>
        <w:tab/>
      </w:r>
      <w:r w:rsidRPr="00836AF4">
        <w:rPr>
          <w:u w:val="single"/>
        </w:rPr>
        <w:tab/>
      </w:r>
      <w:r w:rsidRPr="00836AF4">
        <w:rPr>
          <w:u w:val="single"/>
        </w:rPr>
        <w:tab/>
      </w:r>
      <w:r w:rsidRPr="00836AF4">
        <w:rPr>
          <w:u w:val="single"/>
        </w:rPr>
        <w:tab/>
      </w:r>
      <w:r w:rsidRPr="00836AF4">
        <w:rPr>
          <w:u w:val="single"/>
        </w:rPr>
        <w:tab/>
      </w:r>
    </w:p>
    <w:p w14:paraId="0B6EC75C" w14:textId="77777777" w:rsidR="00836AF4" w:rsidRPr="00836AF4" w:rsidRDefault="00836AF4" w:rsidP="00EE5ABE">
      <w:pPr>
        <w:spacing w:line="200" w:lineRule="atLeast"/>
        <w:ind w:right="-285"/>
        <w:rPr>
          <w:sz w:val="18"/>
          <w:szCs w:val="18"/>
        </w:rPr>
      </w:pPr>
      <w:r w:rsidRPr="00836AF4">
        <w:tab/>
      </w:r>
      <w:r w:rsidRPr="00836AF4">
        <w:tab/>
      </w:r>
      <w:r w:rsidRPr="00836AF4">
        <w:tab/>
      </w:r>
      <w:r w:rsidRPr="00836AF4">
        <w:tab/>
      </w:r>
      <w:r w:rsidRPr="00836AF4">
        <w:tab/>
      </w:r>
      <w:r w:rsidRPr="00836AF4">
        <w:rPr>
          <w:sz w:val="18"/>
          <w:szCs w:val="18"/>
        </w:rPr>
        <w:t>наименование факультета</w:t>
      </w:r>
    </w:p>
    <w:p w14:paraId="33E2B923" w14:textId="77777777" w:rsidR="00836AF4" w:rsidRPr="00836AF4" w:rsidRDefault="00836AF4" w:rsidP="00EE5ABE">
      <w:pPr>
        <w:spacing w:line="200" w:lineRule="atLeast"/>
        <w:ind w:right="-285"/>
        <w:rPr>
          <w:u w:val="single"/>
        </w:rPr>
      </w:pPr>
      <w:r w:rsidRPr="00836AF4">
        <w:t xml:space="preserve">Кафедра  </w:t>
      </w:r>
      <w:r w:rsidRPr="00836AF4">
        <w:tab/>
      </w:r>
      <w:r w:rsidRPr="00836AF4">
        <w:rPr>
          <w:u w:val="single"/>
        </w:rPr>
        <w:t>Программное обеспечение вычислительной техники и автоматизированных систем</w:t>
      </w:r>
    </w:p>
    <w:p w14:paraId="1BE54DB5" w14:textId="77777777" w:rsidR="00836AF4" w:rsidRPr="00836AF4" w:rsidRDefault="00836AF4" w:rsidP="00EE5ABE">
      <w:pPr>
        <w:spacing w:line="200" w:lineRule="atLeast"/>
        <w:ind w:right="-285"/>
        <w:rPr>
          <w:sz w:val="18"/>
          <w:szCs w:val="18"/>
        </w:rPr>
      </w:pPr>
      <w:r w:rsidRPr="00836AF4">
        <w:tab/>
      </w:r>
      <w:r w:rsidRPr="00836AF4">
        <w:tab/>
      </w:r>
      <w:r w:rsidRPr="00836AF4">
        <w:tab/>
      </w:r>
      <w:r w:rsidRPr="00836AF4">
        <w:tab/>
      </w:r>
      <w:r w:rsidRPr="00836AF4">
        <w:tab/>
      </w:r>
      <w:r w:rsidRPr="00836AF4">
        <w:rPr>
          <w:sz w:val="18"/>
          <w:szCs w:val="18"/>
        </w:rPr>
        <w:t>наименование кафедры</w:t>
      </w:r>
    </w:p>
    <w:p w14:paraId="46E2D200" w14:textId="77777777" w:rsidR="00836AF4" w:rsidRPr="00836AF4" w:rsidRDefault="00836AF4" w:rsidP="00EE5ABE">
      <w:pPr>
        <w:ind w:right="-285"/>
      </w:pPr>
    </w:p>
    <w:p w14:paraId="069F1B27" w14:textId="77777777" w:rsidR="00836AF4" w:rsidRPr="00836AF4" w:rsidRDefault="00836AF4" w:rsidP="00EE5ABE">
      <w:pPr>
        <w:ind w:right="-285"/>
      </w:pPr>
    </w:p>
    <w:tbl>
      <w:tblPr>
        <w:tblW w:w="3936" w:type="dxa"/>
        <w:tblInd w:w="6426" w:type="dxa"/>
        <w:tblLook w:val="01E0" w:firstRow="1" w:lastRow="1" w:firstColumn="1" w:lastColumn="1" w:noHBand="0" w:noVBand="0"/>
      </w:tblPr>
      <w:tblGrid>
        <w:gridCol w:w="808"/>
        <w:gridCol w:w="995"/>
        <w:gridCol w:w="2133"/>
      </w:tblGrid>
      <w:tr w:rsidR="00836AF4" w:rsidRPr="00836AF4" w14:paraId="7EBE705D" w14:textId="77777777" w:rsidTr="00EF19F6">
        <w:tc>
          <w:tcPr>
            <w:tcW w:w="3936" w:type="dxa"/>
            <w:gridSpan w:val="3"/>
            <w:shd w:val="clear" w:color="auto" w:fill="auto"/>
          </w:tcPr>
          <w:p w14:paraId="20E14FC8" w14:textId="77777777" w:rsidR="00836AF4" w:rsidRPr="00836AF4" w:rsidRDefault="00836AF4" w:rsidP="00EE5ABE">
            <w:pPr>
              <w:spacing w:line="300" w:lineRule="auto"/>
              <w:ind w:right="-285"/>
              <w:rPr>
                <w:color w:val="FFFFFF"/>
              </w:rPr>
            </w:pPr>
          </w:p>
        </w:tc>
      </w:tr>
      <w:tr w:rsidR="00836AF4" w:rsidRPr="00836AF4" w14:paraId="01CDB5FB" w14:textId="77777777" w:rsidTr="00EF19F6">
        <w:tc>
          <w:tcPr>
            <w:tcW w:w="1803" w:type="dxa"/>
            <w:gridSpan w:val="2"/>
            <w:shd w:val="clear" w:color="auto" w:fill="auto"/>
          </w:tcPr>
          <w:p w14:paraId="6AE98F47" w14:textId="77777777" w:rsidR="00836AF4" w:rsidRPr="00836AF4" w:rsidRDefault="00836AF4" w:rsidP="00EE5ABE">
            <w:pPr>
              <w:spacing w:line="300" w:lineRule="auto"/>
              <w:ind w:right="-285"/>
              <w:rPr>
                <w:color w:val="FFFFFF"/>
              </w:rPr>
            </w:pPr>
          </w:p>
        </w:tc>
        <w:tc>
          <w:tcPr>
            <w:tcW w:w="2133" w:type="dxa"/>
            <w:shd w:val="clear" w:color="auto" w:fill="auto"/>
          </w:tcPr>
          <w:p w14:paraId="1D2A7B6D" w14:textId="77777777" w:rsidR="00836AF4" w:rsidRPr="00836AF4" w:rsidRDefault="00836AF4" w:rsidP="00EE5ABE">
            <w:pPr>
              <w:spacing w:line="300" w:lineRule="auto"/>
              <w:ind w:right="-285"/>
              <w:rPr>
                <w:color w:val="FFFFFF"/>
              </w:rPr>
            </w:pPr>
          </w:p>
        </w:tc>
      </w:tr>
      <w:tr w:rsidR="00836AF4" w:rsidRPr="00836AF4" w14:paraId="5650FD4C" w14:textId="77777777" w:rsidTr="00EF19F6">
        <w:trPr>
          <w:trHeight w:val="226"/>
        </w:trPr>
        <w:tc>
          <w:tcPr>
            <w:tcW w:w="1803" w:type="dxa"/>
            <w:gridSpan w:val="2"/>
            <w:shd w:val="clear" w:color="auto" w:fill="auto"/>
          </w:tcPr>
          <w:p w14:paraId="4BCB0632" w14:textId="77777777" w:rsidR="00836AF4" w:rsidRPr="00836AF4" w:rsidRDefault="00836AF4" w:rsidP="00EE5ABE">
            <w:pPr>
              <w:ind w:right="-285"/>
              <w:rPr>
                <w:color w:val="FFFFFF"/>
              </w:rPr>
            </w:pPr>
          </w:p>
        </w:tc>
        <w:tc>
          <w:tcPr>
            <w:tcW w:w="2133" w:type="dxa"/>
            <w:shd w:val="clear" w:color="auto" w:fill="auto"/>
          </w:tcPr>
          <w:p w14:paraId="46B985DB" w14:textId="77777777" w:rsidR="00836AF4" w:rsidRPr="00836AF4" w:rsidRDefault="00836AF4" w:rsidP="00EE5ABE">
            <w:pPr>
              <w:ind w:right="-285"/>
              <w:rPr>
                <w:color w:val="FFFFFF"/>
              </w:rPr>
            </w:pPr>
          </w:p>
        </w:tc>
      </w:tr>
      <w:tr w:rsidR="00836AF4" w:rsidRPr="00836AF4" w14:paraId="42979C1A" w14:textId="77777777" w:rsidTr="00EF19F6">
        <w:trPr>
          <w:trHeight w:val="216"/>
        </w:trPr>
        <w:tc>
          <w:tcPr>
            <w:tcW w:w="1803" w:type="dxa"/>
            <w:gridSpan w:val="2"/>
            <w:shd w:val="clear" w:color="auto" w:fill="auto"/>
          </w:tcPr>
          <w:p w14:paraId="7C12252C" w14:textId="77777777" w:rsidR="00836AF4" w:rsidRPr="00836AF4" w:rsidRDefault="00836AF4" w:rsidP="00EE5ABE">
            <w:pPr>
              <w:ind w:right="-285"/>
              <w:jc w:val="center"/>
              <w:rPr>
                <w:color w:val="FFFFFF"/>
                <w:sz w:val="18"/>
                <w:szCs w:val="18"/>
                <w:vertAlign w:val="superscript"/>
              </w:rPr>
            </w:pPr>
          </w:p>
        </w:tc>
        <w:tc>
          <w:tcPr>
            <w:tcW w:w="2133" w:type="dxa"/>
            <w:shd w:val="clear" w:color="auto" w:fill="auto"/>
          </w:tcPr>
          <w:p w14:paraId="5F28FDA5" w14:textId="77777777" w:rsidR="00836AF4" w:rsidRPr="00836AF4" w:rsidRDefault="00836AF4" w:rsidP="00EE5ABE">
            <w:pPr>
              <w:ind w:right="-285"/>
              <w:jc w:val="center"/>
              <w:rPr>
                <w:color w:val="FFFFFF"/>
                <w:sz w:val="18"/>
                <w:szCs w:val="18"/>
                <w:vertAlign w:val="superscript"/>
              </w:rPr>
            </w:pPr>
          </w:p>
        </w:tc>
      </w:tr>
      <w:tr w:rsidR="00836AF4" w:rsidRPr="00836AF4" w14:paraId="1811E044" w14:textId="77777777" w:rsidTr="00EF19F6">
        <w:tc>
          <w:tcPr>
            <w:tcW w:w="808" w:type="dxa"/>
            <w:shd w:val="clear" w:color="auto" w:fill="auto"/>
          </w:tcPr>
          <w:p w14:paraId="4D4C6045" w14:textId="77777777" w:rsidR="00836AF4" w:rsidRPr="00836AF4" w:rsidRDefault="00836AF4" w:rsidP="00EE5ABE">
            <w:pPr>
              <w:spacing w:line="300" w:lineRule="auto"/>
              <w:ind w:right="-285"/>
              <w:rPr>
                <w:color w:val="FFFFFF"/>
              </w:rPr>
            </w:pPr>
          </w:p>
        </w:tc>
        <w:tc>
          <w:tcPr>
            <w:tcW w:w="3128" w:type="dxa"/>
            <w:gridSpan w:val="2"/>
            <w:shd w:val="clear" w:color="auto" w:fill="auto"/>
          </w:tcPr>
          <w:p w14:paraId="06161435" w14:textId="77777777" w:rsidR="00836AF4" w:rsidRPr="00836AF4" w:rsidRDefault="00836AF4" w:rsidP="00EE5ABE">
            <w:pPr>
              <w:spacing w:line="300" w:lineRule="auto"/>
              <w:ind w:right="-285"/>
              <w:rPr>
                <w:color w:val="FFFFFF"/>
              </w:rPr>
            </w:pPr>
          </w:p>
        </w:tc>
      </w:tr>
    </w:tbl>
    <w:p w14:paraId="00D54E39" w14:textId="77777777" w:rsidR="00836AF4" w:rsidRPr="00836AF4" w:rsidRDefault="00836AF4" w:rsidP="00EE5ABE">
      <w:pPr>
        <w:ind w:right="-285"/>
      </w:pPr>
    </w:p>
    <w:p w14:paraId="1226990E" w14:textId="77777777" w:rsidR="00836AF4" w:rsidRPr="00836AF4" w:rsidRDefault="00836AF4" w:rsidP="00EE5ABE">
      <w:pPr>
        <w:keepNext/>
        <w:autoSpaceDE w:val="0"/>
        <w:autoSpaceDN w:val="0"/>
        <w:ind w:left="5664" w:right="-285" w:firstLine="708"/>
        <w:outlineLvl w:val="3"/>
      </w:pPr>
    </w:p>
    <w:p w14:paraId="6DCA7857" w14:textId="77777777" w:rsidR="00836AF4" w:rsidRPr="00836AF4" w:rsidRDefault="00836AF4" w:rsidP="00EE5ABE">
      <w:pPr>
        <w:ind w:right="-285"/>
        <w:jc w:val="center"/>
        <w:rPr>
          <w:b/>
          <w:sz w:val="28"/>
          <w:szCs w:val="28"/>
        </w:rPr>
      </w:pPr>
      <w:r w:rsidRPr="00836AF4">
        <w:rPr>
          <w:b/>
          <w:sz w:val="28"/>
          <w:szCs w:val="28"/>
        </w:rPr>
        <w:t>ЗАДАНИЕ</w:t>
      </w:r>
    </w:p>
    <w:p w14:paraId="0B77872D" w14:textId="77777777" w:rsidR="00836AF4" w:rsidRPr="00836AF4" w:rsidRDefault="00836AF4" w:rsidP="00EE5ABE">
      <w:pPr>
        <w:spacing w:line="200" w:lineRule="atLeast"/>
        <w:ind w:right="-285"/>
        <w:jc w:val="center"/>
      </w:pPr>
      <w:r w:rsidRPr="00836AF4">
        <w:t xml:space="preserve">на выпускную квалификационную работу </w:t>
      </w:r>
    </w:p>
    <w:p w14:paraId="038971E3" w14:textId="77777777" w:rsidR="00836AF4" w:rsidRPr="00836AF4" w:rsidRDefault="00836AF4" w:rsidP="00EE5ABE">
      <w:pPr>
        <w:spacing w:line="200" w:lineRule="atLeast"/>
        <w:ind w:right="-285"/>
        <w:jc w:val="center"/>
      </w:pPr>
    </w:p>
    <w:p w14:paraId="4AE2CF35" w14:textId="4CD631E8" w:rsidR="00836AF4" w:rsidRPr="00836AF4" w:rsidRDefault="00836AF4" w:rsidP="00EE5ABE">
      <w:pPr>
        <w:ind w:right="-285"/>
        <w:rPr>
          <w:u w:val="single"/>
        </w:rPr>
      </w:pPr>
      <w:r w:rsidRPr="00836AF4">
        <w:t xml:space="preserve">Обучающийся </w:t>
      </w:r>
      <w:r w:rsidRPr="00836AF4">
        <w:rPr>
          <w:u w:val="single"/>
        </w:rPr>
        <w:tab/>
      </w:r>
      <w:r>
        <w:rPr>
          <w:u w:val="single"/>
        </w:rPr>
        <w:t>Перепечаев Александр Викторович</w:t>
      </w:r>
      <w:r w:rsidRPr="00836AF4">
        <w:rPr>
          <w:u w:val="single"/>
        </w:rPr>
        <w:tab/>
      </w:r>
      <w:r w:rsidRPr="00836AF4">
        <w:rPr>
          <w:u w:val="single"/>
        </w:rPr>
        <w:tab/>
      </w:r>
      <w:r w:rsidRPr="00836AF4">
        <w:tab/>
        <w:t xml:space="preserve">Группа  </w:t>
      </w:r>
      <w:r w:rsidRPr="00836AF4">
        <w:rPr>
          <w:u w:val="single"/>
        </w:rPr>
        <w:tab/>
      </w:r>
      <w:sdt>
        <w:sdtPr>
          <w:rPr>
            <w:u w:val="single"/>
          </w:rPr>
          <w:id w:val="932863938"/>
          <w:placeholder>
            <w:docPart w:val="3B8525276AF643DA9DFE8618538E345A"/>
          </w:placeholder>
          <w:dropDownList>
            <w:listItem w:displayText="Выберите" w:value="Выберите"/>
            <w:listItem w:displayText="ВПР41" w:value="ВПР41"/>
            <w:listItem w:displayText="ВПР42" w:value="ВПР42"/>
          </w:dropDownList>
        </w:sdtPr>
        <w:sdtEndPr/>
        <w:sdtContent>
          <w:r>
            <w:rPr>
              <w:u w:val="single"/>
            </w:rPr>
            <w:t>ВПР42</w:t>
          </w:r>
        </w:sdtContent>
      </w:sdt>
      <w:r w:rsidRPr="00836AF4">
        <w:rPr>
          <w:u w:val="single"/>
        </w:rPr>
        <w:tab/>
      </w:r>
    </w:p>
    <w:p w14:paraId="7A33F180" w14:textId="77777777" w:rsidR="00836AF4" w:rsidRPr="00836AF4" w:rsidRDefault="00836AF4" w:rsidP="00EE5ABE">
      <w:pPr>
        <w:ind w:right="-285"/>
        <w:jc w:val="center"/>
      </w:pPr>
    </w:p>
    <w:p w14:paraId="35C4C61E" w14:textId="02566467" w:rsidR="00836AF4" w:rsidRPr="00836AF4" w:rsidRDefault="00836AF4" w:rsidP="00EE5ABE">
      <w:pPr>
        <w:ind w:right="-285"/>
        <w:rPr>
          <w:u w:val="single"/>
        </w:rPr>
      </w:pPr>
      <w:r w:rsidRPr="00836AF4">
        <w:t>Обозначение ВКР</w:t>
      </w:r>
      <w:r w:rsidRPr="00836AF4">
        <w:tab/>
      </w:r>
      <w:r w:rsidRPr="00836AF4">
        <w:rPr>
          <w:u w:val="single"/>
        </w:rPr>
        <w:tab/>
        <w:t>09.03.04.</w:t>
      </w:r>
      <w:r w:rsidR="004E5836">
        <w:rPr>
          <w:u w:val="single"/>
        </w:rPr>
        <w:t>56</w:t>
      </w:r>
      <w:r w:rsidRPr="00836AF4">
        <w:rPr>
          <w:u w:val="single"/>
        </w:rPr>
        <w:t>0000.000 ПЗ</w:t>
      </w:r>
      <w:r w:rsidRPr="00836AF4">
        <w:rPr>
          <w:u w:val="single"/>
        </w:rPr>
        <w:tab/>
      </w:r>
    </w:p>
    <w:p w14:paraId="58F1483C" w14:textId="77777777" w:rsidR="00836AF4" w:rsidRPr="00836AF4" w:rsidRDefault="00836AF4" w:rsidP="00EE5ABE">
      <w:pPr>
        <w:ind w:right="-285"/>
      </w:pPr>
    </w:p>
    <w:p w14:paraId="6E96F4AE" w14:textId="13C51D8E" w:rsidR="00B55D67" w:rsidRDefault="00836AF4" w:rsidP="00B55D67">
      <w:pPr>
        <w:ind w:right="-285"/>
        <w:rPr>
          <w:u w:val="single"/>
        </w:rPr>
      </w:pPr>
      <w:r w:rsidRPr="00836AF4">
        <w:t>Тема</w:t>
      </w:r>
      <w:r w:rsidRPr="00836AF4">
        <w:tab/>
      </w:r>
      <w:r w:rsidR="00B55D67" w:rsidRPr="00B55D67">
        <w:rPr>
          <w:u w:val="single"/>
        </w:rPr>
        <w:t>Информационно-аналитическая система определения базовых эмоций</w:t>
      </w:r>
      <w:r w:rsidR="00B55D67">
        <w:rPr>
          <w:u w:val="single"/>
        </w:rPr>
        <w:t xml:space="preserve"> </w:t>
      </w:r>
      <w:r w:rsidR="00B55D67" w:rsidRPr="00B55D67">
        <w:rPr>
          <w:u w:val="single"/>
        </w:rPr>
        <w:t>человека</w:t>
      </w:r>
      <w:r w:rsidR="00B55D67">
        <w:rPr>
          <w:u w:val="single"/>
        </w:rPr>
        <w:tab/>
      </w:r>
      <w:r w:rsidR="00B55D67">
        <w:rPr>
          <w:u w:val="single"/>
        </w:rPr>
        <w:tab/>
        <w:t xml:space="preserve"> </w:t>
      </w:r>
    </w:p>
    <w:p w14:paraId="3B6D0FBF" w14:textId="7EE1790D" w:rsidR="00836AF4" w:rsidRPr="00836AF4" w:rsidRDefault="00B55D67" w:rsidP="00EE5ABE">
      <w:pPr>
        <w:ind w:right="-285" w:firstLine="709"/>
        <w:rPr>
          <w:u w:val="single"/>
        </w:rPr>
      </w:pPr>
      <w:r w:rsidRPr="00B55D67">
        <w:rPr>
          <w:u w:val="single"/>
        </w:rPr>
        <w:t>по видеоряду</w:t>
      </w:r>
      <w:r w:rsidRPr="00B55D67">
        <w:rPr>
          <w:u w:val="single"/>
        </w:rPr>
        <w:tab/>
      </w:r>
      <w:r w:rsidR="00836AF4" w:rsidRPr="00836AF4">
        <w:rPr>
          <w:u w:val="single"/>
        </w:rPr>
        <w:tab/>
      </w:r>
      <w:r w:rsidR="00836AF4" w:rsidRPr="00836AF4">
        <w:rPr>
          <w:u w:val="single"/>
        </w:rPr>
        <w:tab/>
      </w:r>
      <w:r w:rsidR="00836AF4" w:rsidRPr="00836AF4">
        <w:rPr>
          <w:u w:val="single"/>
        </w:rPr>
        <w:tab/>
      </w:r>
      <w:r w:rsidR="00836AF4" w:rsidRPr="00836AF4">
        <w:rPr>
          <w:u w:val="single"/>
        </w:rPr>
        <w:tab/>
      </w:r>
      <w:r w:rsidR="00836AF4" w:rsidRPr="00836AF4">
        <w:rPr>
          <w:u w:val="single"/>
        </w:rPr>
        <w:tab/>
      </w:r>
      <w:r w:rsidR="00836AF4" w:rsidRPr="00836AF4">
        <w:rPr>
          <w:u w:val="single"/>
        </w:rPr>
        <w:tab/>
      </w:r>
      <w:r w:rsidR="00836AF4" w:rsidRPr="00836AF4">
        <w:rPr>
          <w:u w:val="single"/>
        </w:rPr>
        <w:tab/>
      </w:r>
      <w:r>
        <w:rPr>
          <w:u w:val="single"/>
        </w:rPr>
        <w:tab/>
      </w:r>
      <w:r>
        <w:rPr>
          <w:u w:val="single"/>
        </w:rPr>
        <w:tab/>
      </w:r>
      <w:r>
        <w:rPr>
          <w:u w:val="single"/>
        </w:rPr>
        <w:tab/>
      </w:r>
      <w:r>
        <w:rPr>
          <w:u w:val="single"/>
        </w:rPr>
        <w:tab/>
      </w:r>
    </w:p>
    <w:p w14:paraId="6201E614" w14:textId="1AEF58A0" w:rsidR="00836AF4" w:rsidRPr="00836AF4" w:rsidRDefault="00836AF4" w:rsidP="00EE5ABE">
      <w:pPr>
        <w:ind w:right="-285"/>
        <w:rPr>
          <w:u w:val="single"/>
        </w:rPr>
      </w:pPr>
      <w:r w:rsidRPr="00836AF4">
        <w:tab/>
      </w:r>
    </w:p>
    <w:p w14:paraId="7DE48958" w14:textId="77777777" w:rsidR="00836AF4" w:rsidRPr="00836AF4" w:rsidRDefault="00836AF4" w:rsidP="00EE5ABE">
      <w:pPr>
        <w:ind w:right="-285"/>
      </w:pPr>
    </w:p>
    <w:p w14:paraId="4375ED61" w14:textId="77777777" w:rsidR="00836AF4" w:rsidRPr="00836AF4" w:rsidRDefault="00836AF4" w:rsidP="00EE5ABE">
      <w:pPr>
        <w:ind w:right="-285"/>
      </w:pPr>
      <w:r w:rsidRPr="00836AF4">
        <w:t xml:space="preserve">Утверждено приказом по ДГТУ  </w:t>
      </w:r>
      <w:sdt>
        <w:sdtPr>
          <w:id w:val="-1608645414"/>
          <w:placeholder>
            <w:docPart w:val="3BDF7AE1A4A14BB1887055B14BDF8C8E"/>
          </w:placeholder>
          <w:dropDownList>
            <w:listItem w:displayText="Выберите приказ из списка" w:value="Выберите приказ из списка"/>
            <w:listItem w:displayText="№ 5116-ЛС-О  от  « 30 » декабря  2019 г." w:value="№ 5116-ЛС-О  от  « 30 » декабря  2019 г."/>
            <w:listItem w:displayText="№ 784-ЛС-О  от  « 05 » марта  2020 г." w:value="№ 784-ЛС-О  от  « 05 » марта  2020 г."/>
            <w:listItem w:displayText="№ 1283-ЛС-О  от  « 08 » мая  2020 г." w:value="№ 1283-ЛС-О  от  « 08 » мая  2020 г."/>
            <w:listItem w:displayText="№ 1460-ЛС-О  от  « 22 » мая  2020 г." w:value="№ 1460-ЛС-О  от  « 22 » мая  2020 г."/>
          </w:dropDownList>
        </w:sdtPr>
        <w:sdtEndPr/>
        <w:sdtContent>
          <w:r w:rsidRPr="00836AF4">
            <w:t>Выберите приказ из списка</w:t>
          </w:r>
        </w:sdtContent>
      </w:sdt>
    </w:p>
    <w:p w14:paraId="1E20782F" w14:textId="77777777" w:rsidR="00836AF4" w:rsidRPr="00836AF4" w:rsidRDefault="00836AF4" w:rsidP="00EE5ABE">
      <w:pPr>
        <w:ind w:right="-285"/>
      </w:pPr>
    </w:p>
    <w:p w14:paraId="5EAF63A9" w14:textId="77777777" w:rsidR="00836AF4" w:rsidRPr="00836AF4" w:rsidRDefault="00836AF4" w:rsidP="00EE5ABE">
      <w:pPr>
        <w:ind w:right="-285"/>
      </w:pPr>
      <w:r w:rsidRPr="00836AF4">
        <w:t xml:space="preserve">Срок представления ВКР к защите    « </w:t>
      </w:r>
      <w:r w:rsidRPr="00836AF4">
        <w:rPr>
          <w:highlight w:val="yellow"/>
        </w:rPr>
        <w:t>ХХ</w:t>
      </w:r>
      <w:r w:rsidRPr="00836AF4">
        <w:t xml:space="preserve"> »   июня  2020 г.</w:t>
      </w:r>
    </w:p>
    <w:p w14:paraId="098F3A44" w14:textId="77777777" w:rsidR="00836AF4" w:rsidRPr="00836AF4" w:rsidRDefault="00836AF4" w:rsidP="00EE5ABE">
      <w:pPr>
        <w:spacing w:before="120"/>
        <w:ind w:right="-285"/>
        <w:jc w:val="both"/>
      </w:pPr>
    </w:p>
    <w:p w14:paraId="56BAFD72" w14:textId="77777777" w:rsidR="00836AF4" w:rsidRPr="00836AF4" w:rsidRDefault="00836AF4" w:rsidP="00EE5ABE">
      <w:pPr>
        <w:spacing w:before="120"/>
        <w:ind w:right="-285"/>
        <w:jc w:val="both"/>
      </w:pPr>
      <w:r w:rsidRPr="00836AF4">
        <w:t>Исходные данные для выпускной квалификационной работы:</w:t>
      </w:r>
    </w:p>
    <w:p w14:paraId="5E99E7D6" w14:textId="77777777" w:rsidR="00836AF4" w:rsidRPr="00836AF4" w:rsidRDefault="00836AF4" w:rsidP="00EE5ABE">
      <w:pPr>
        <w:ind w:right="-285"/>
        <w:jc w:val="both"/>
        <w:rPr>
          <w:u w:val="single"/>
        </w:rPr>
      </w:pPr>
    </w:p>
    <w:p w14:paraId="568C1DAA" w14:textId="242FEAD3" w:rsidR="00AF53E0" w:rsidRPr="00AF53E0" w:rsidRDefault="00836AF4" w:rsidP="00AF53E0">
      <w:pPr>
        <w:ind w:right="-285"/>
        <w:jc w:val="both"/>
        <w:rPr>
          <w:u w:val="single"/>
        </w:rPr>
      </w:pPr>
      <w:r w:rsidRPr="00836AF4">
        <w:rPr>
          <w:u w:val="single"/>
        </w:rPr>
        <w:tab/>
        <w:t xml:space="preserve">Задание на выпускную квалификационную работу, </w:t>
      </w:r>
      <w:r w:rsidR="00567CE8">
        <w:rPr>
          <w:u w:val="single"/>
        </w:rPr>
        <w:t>о</w:t>
      </w:r>
      <w:r w:rsidR="00AF53E0" w:rsidRPr="00AF53E0">
        <w:rPr>
          <w:u w:val="single"/>
        </w:rPr>
        <w:t xml:space="preserve">фициальный сайт Пола </w:t>
      </w:r>
      <w:proofErr w:type="spellStart"/>
      <w:r w:rsidR="00AF53E0" w:rsidRPr="00AF53E0">
        <w:rPr>
          <w:u w:val="single"/>
        </w:rPr>
        <w:t>Экмана</w:t>
      </w:r>
      <w:proofErr w:type="spellEnd"/>
      <w:r w:rsidR="00567CE8">
        <w:rPr>
          <w:u w:val="single"/>
        </w:rPr>
        <w:t>,</w:t>
      </w:r>
      <w:r w:rsidR="00567CE8">
        <w:rPr>
          <w:u w:val="single"/>
        </w:rPr>
        <w:tab/>
      </w:r>
    </w:p>
    <w:p w14:paraId="57B5670B" w14:textId="52DFF8EC" w:rsidR="00836AF4" w:rsidRPr="00836AF4" w:rsidRDefault="00567CE8" w:rsidP="00EE5ABE">
      <w:pPr>
        <w:ind w:right="-285"/>
        <w:jc w:val="both"/>
        <w:rPr>
          <w:u w:val="single"/>
        </w:rPr>
      </w:pPr>
      <w:r>
        <w:rPr>
          <w:u w:val="single"/>
        </w:rPr>
        <w:t>к</w:t>
      </w:r>
      <w:r w:rsidR="00AF53E0" w:rsidRPr="00AF53E0">
        <w:rPr>
          <w:u w:val="single"/>
        </w:rPr>
        <w:t>ак технологии распознают наши эмоции и почему это так перспективн</w:t>
      </w:r>
      <w:r>
        <w:rPr>
          <w:u w:val="single"/>
        </w:rPr>
        <w:t>о</w:t>
      </w:r>
      <w:r w:rsidR="00AF53E0" w:rsidRPr="00516107">
        <w:rPr>
          <w:u w:val="single"/>
        </w:rPr>
        <w:t xml:space="preserve">, </w:t>
      </w:r>
      <w:r>
        <w:rPr>
          <w:u w:val="single"/>
        </w:rPr>
        <w:t>о</w:t>
      </w:r>
      <w:r w:rsidR="00AF53E0" w:rsidRPr="00AF53E0">
        <w:rPr>
          <w:u w:val="single"/>
        </w:rPr>
        <w:t xml:space="preserve">фициальный сайт компании </w:t>
      </w:r>
      <w:proofErr w:type="spellStart"/>
      <w:r w:rsidR="00AF53E0" w:rsidRPr="00AF53E0">
        <w:rPr>
          <w:u w:val="single"/>
        </w:rPr>
        <w:t>Neurodatalab</w:t>
      </w:r>
      <w:proofErr w:type="spellEnd"/>
      <w:r w:rsidR="00AF53E0" w:rsidRPr="00516107">
        <w:rPr>
          <w:u w:val="single"/>
        </w:rPr>
        <w:t xml:space="preserve">, </w:t>
      </w:r>
      <w:r>
        <w:rPr>
          <w:u w:val="single"/>
        </w:rPr>
        <w:t>о</w:t>
      </w:r>
      <w:r w:rsidR="00AF53E0" w:rsidRPr="00AF53E0">
        <w:rPr>
          <w:u w:val="single"/>
        </w:rPr>
        <w:t>фициальный сайт компании EMODETECT</w:t>
      </w:r>
      <w:r w:rsidR="00AF53E0" w:rsidRPr="00516107">
        <w:rPr>
          <w:u w:val="single"/>
        </w:rPr>
        <w:t xml:space="preserve">, </w:t>
      </w:r>
      <w:r>
        <w:rPr>
          <w:u w:val="single"/>
        </w:rPr>
        <w:t>б</w:t>
      </w:r>
      <w:r w:rsidR="00AF53E0" w:rsidRPr="00AF53E0">
        <w:rPr>
          <w:u w:val="single"/>
        </w:rPr>
        <w:t>азовые эмоции</w:t>
      </w:r>
      <w:r w:rsidR="00AF53E0" w:rsidRPr="00516107">
        <w:rPr>
          <w:u w:val="single"/>
        </w:rPr>
        <w:t xml:space="preserve">, </w:t>
      </w:r>
      <w:r>
        <w:rPr>
          <w:u w:val="single"/>
        </w:rPr>
        <w:t>с</w:t>
      </w:r>
      <w:r w:rsidR="00AF53E0" w:rsidRPr="00AF53E0">
        <w:rPr>
          <w:u w:val="single"/>
        </w:rPr>
        <w:t xml:space="preserve">айт набора данных </w:t>
      </w:r>
      <w:proofErr w:type="spellStart"/>
      <w:r w:rsidR="00AF53E0" w:rsidRPr="00AF53E0">
        <w:rPr>
          <w:u w:val="single"/>
        </w:rPr>
        <w:t>Cohn-Kanade</w:t>
      </w:r>
      <w:proofErr w:type="spellEnd"/>
      <w:r w:rsidR="00AF53E0" w:rsidRPr="00AF53E0">
        <w:rPr>
          <w:u w:val="single"/>
        </w:rPr>
        <w:t xml:space="preserve"> </w:t>
      </w:r>
      <w:r w:rsidR="00AF53E0" w:rsidRPr="00516107">
        <w:rPr>
          <w:u w:val="single"/>
        </w:rPr>
        <w:t xml:space="preserve">, </w:t>
      </w:r>
      <w:r>
        <w:rPr>
          <w:u w:val="single"/>
        </w:rPr>
        <w:t>с</w:t>
      </w:r>
      <w:r w:rsidR="00AF53E0" w:rsidRPr="00AF53E0">
        <w:rPr>
          <w:u w:val="single"/>
        </w:rPr>
        <w:t>айт набора данных JAFFE</w:t>
      </w:r>
      <w:r w:rsidR="00AF53E0" w:rsidRPr="00516107">
        <w:rPr>
          <w:u w:val="single"/>
        </w:rPr>
        <w:t xml:space="preserve">, </w:t>
      </w:r>
      <w:r>
        <w:rPr>
          <w:u w:val="single"/>
        </w:rPr>
        <w:t>к</w:t>
      </w:r>
      <w:r w:rsidR="00AF53E0" w:rsidRPr="00AF53E0">
        <w:rPr>
          <w:u w:val="single"/>
        </w:rPr>
        <w:t xml:space="preserve">риминалистическая идентификация человека по признакам внешности </w:t>
      </w:r>
      <w:r w:rsidR="00AF53E0" w:rsidRPr="00516107">
        <w:rPr>
          <w:u w:val="single"/>
        </w:rPr>
        <w:t xml:space="preserve">, </w:t>
      </w:r>
      <w:r>
        <w:rPr>
          <w:u w:val="single"/>
        </w:rPr>
        <w:t>п</w:t>
      </w:r>
      <w:r w:rsidR="00AF53E0" w:rsidRPr="00AF53E0">
        <w:rPr>
          <w:u w:val="single"/>
        </w:rPr>
        <w:t xml:space="preserve">очему нужно стать </w:t>
      </w:r>
      <w:proofErr w:type="spellStart"/>
      <w:r w:rsidR="00AF53E0" w:rsidRPr="00AF53E0">
        <w:rPr>
          <w:u w:val="single"/>
        </w:rPr>
        <w:t>Android</w:t>
      </w:r>
      <w:proofErr w:type="spellEnd"/>
      <w:r w:rsidR="00AF53E0" w:rsidRPr="00AF53E0">
        <w:rPr>
          <w:u w:val="single"/>
        </w:rPr>
        <w:t>-разработчиком</w:t>
      </w:r>
      <w:r w:rsidR="00AF53E0" w:rsidRPr="00516107">
        <w:rPr>
          <w:u w:val="single"/>
        </w:rPr>
        <w:t xml:space="preserve">, </w:t>
      </w:r>
      <w:r>
        <w:rPr>
          <w:u w:val="single"/>
        </w:rPr>
        <w:t>р</w:t>
      </w:r>
      <w:r w:rsidR="00AF53E0" w:rsidRPr="00AF53E0">
        <w:rPr>
          <w:u w:val="single"/>
        </w:rPr>
        <w:t xml:space="preserve">уководство по языку </w:t>
      </w:r>
      <w:proofErr w:type="spellStart"/>
      <w:r w:rsidR="00AF53E0" w:rsidRPr="00AF53E0">
        <w:rPr>
          <w:u w:val="single"/>
        </w:rPr>
        <w:t>Kotlin</w:t>
      </w:r>
      <w:proofErr w:type="spellEnd"/>
      <w:r w:rsidR="00AF53E0" w:rsidRPr="00516107">
        <w:rPr>
          <w:u w:val="single"/>
        </w:rPr>
        <w:t xml:space="preserve">, </w:t>
      </w:r>
      <w:r>
        <w:rPr>
          <w:u w:val="single"/>
        </w:rPr>
        <w:t>р</w:t>
      </w:r>
      <w:r w:rsidR="00AF53E0" w:rsidRPr="00AF53E0">
        <w:rPr>
          <w:u w:val="single"/>
        </w:rPr>
        <w:t xml:space="preserve">уководство по использованию HTTP </w:t>
      </w:r>
      <w:proofErr w:type="spellStart"/>
      <w:r w:rsidR="00AF53E0" w:rsidRPr="00AF53E0">
        <w:rPr>
          <w:u w:val="single"/>
        </w:rPr>
        <w:t>Client</w:t>
      </w:r>
      <w:proofErr w:type="spellEnd"/>
      <w:r w:rsidR="00AF53E0" w:rsidRPr="00AF53E0">
        <w:rPr>
          <w:u w:val="single"/>
        </w:rPr>
        <w:t xml:space="preserve"> </w:t>
      </w:r>
      <w:proofErr w:type="spellStart"/>
      <w:r w:rsidR="00AF53E0" w:rsidRPr="00AF53E0">
        <w:rPr>
          <w:u w:val="single"/>
        </w:rPr>
        <w:t>Retrofit</w:t>
      </w:r>
      <w:proofErr w:type="spellEnd"/>
      <w:r w:rsidR="00AF53E0" w:rsidRPr="00516107">
        <w:rPr>
          <w:u w:val="single"/>
        </w:rPr>
        <w:t xml:space="preserve">, </w:t>
      </w:r>
      <w:r>
        <w:rPr>
          <w:u w:val="single"/>
        </w:rPr>
        <w:t>о</w:t>
      </w:r>
      <w:r w:rsidR="00AF53E0" w:rsidRPr="00AF53E0">
        <w:rPr>
          <w:u w:val="single"/>
        </w:rPr>
        <w:t xml:space="preserve">фициальный сайт </w:t>
      </w:r>
      <w:proofErr w:type="spellStart"/>
      <w:r w:rsidR="00AF53E0" w:rsidRPr="00AF53E0">
        <w:rPr>
          <w:u w:val="single"/>
        </w:rPr>
        <w:t>Bootstrap</w:t>
      </w:r>
      <w:proofErr w:type="spellEnd"/>
      <w:r w:rsidR="00AF53E0" w:rsidRPr="00516107">
        <w:rPr>
          <w:u w:val="single"/>
        </w:rPr>
        <w:t xml:space="preserve">, </w:t>
      </w:r>
      <w:r>
        <w:rPr>
          <w:u w:val="single"/>
        </w:rPr>
        <w:t>о</w:t>
      </w:r>
      <w:r w:rsidR="00AF53E0" w:rsidRPr="00AF53E0">
        <w:rPr>
          <w:u w:val="single"/>
        </w:rPr>
        <w:t xml:space="preserve">фициальный сайт </w:t>
      </w:r>
      <w:proofErr w:type="spellStart"/>
      <w:r w:rsidR="00AF53E0" w:rsidRPr="00AF53E0">
        <w:rPr>
          <w:u w:val="single"/>
        </w:rPr>
        <w:t>PyTorch</w:t>
      </w:r>
      <w:proofErr w:type="spellEnd"/>
      <w:r w:rsidR="00AF53E0" w:rsidRPr="00516107">
        <w:rPr>
          <w:u w:val="single"/>
        </w:rPr>
        <w:t>,</w:t>
      </w:r>
      <w:r w:rsidR="00B67543" w:rsidRPr="00B67543">
        <w:t xml:space="preserve"> </w:t>
      </w:r>
      <w:proofErr w:type="spellStart"/>
      <w:r w:rsidR="00AF53E0" w:rsidRPr="00AF53E0">
        <w:rPr>
          <w:u w:val="single"/>
        </w:rPr>
        <w:t>GitHub</w:t>
      </w:r>
      <w:proofErr w:type="spellEnd"/>
      <w:r w:rsidR="00AF53E0" w:rsidRPr="00AF53E0">
        <w:rPr>
          <w:u w:val="single"/>
        </w:rPr>
        <w:t xml:space="preserve"> платформы </w:t>
      </w:r>
      <w:proofErr w:type="spellStart"/>
      <w:r w:rsidR="00AF53E0" w:rsidRPr="00AF53E0">
        <w:rPr>
          <w:u w:val="single"/>
        </w:rPr>
        <w:t>Catalyst</w:t>
      </w:r>
      <w:proofErr w:type="spellEnd"/>
      <w:r w:rsidR="00AF53E0" w:rsidRPr="00516107">
        <w:rPr>
          <w:u w:val="single"/>
        </w:rPr>
        <w:t xml:space="preserve">, </w:t>
      </w:r>
      <w:r w:rsidR="00B67543" w:rsidRPr="00B67543">
        <w:rPr>
          <w:u w:val="single"/>
        </w:rPr>
        <w:t xml:space="preserve">NPM модуль </w:t>
      </w:r>
      <w:proofErr w:type="spellStart"/>
      <w:r w:rsidR="00B67543" w:rsidRPr="00B67543">
        <w:rPr>
          <w:u w:val="single"/>
        </w:rPr>
        <w:t>Child</w:t>
      </w:r>
      <w:proofErr w:type="spellEnd"/>
      <w:r w:rsidR="00B67543" w:rsidRPr="00B67543">
        <w:rPr>
          <w:u w:val="single"/>
        </w:rPr>
        <w:t xml:space="preserve"> </w:t>
      </w:r>
      <w:proofErr w:type="spellStart"/>
      <w:r w:rsidR="00B67543" w:rsidRPr="00B67543">
        <w:rPr>
          <w:u w:val="single"/>
        </w:rPr>
        <w:t>Process</w:t>
      </w:r>
      <w:proofErr w:type="spellEnd"/>
      <w:r w:rsidR="00B67543">
        <w:rPr>
          <w:u w:val="single"/>
        </w:rPr>
        <w:t>,</w:t>
      </w:r>
      <w:r w:rsidR="00B67543" w:rsidRPr="00154FED">
        <w:rPr>
          <w:u w:val="single"/>
        </w:rPr>
        <w:t xml:space="preserve"> </w:t>
      </w:r>
      <w:r w:rsidR="0087680F" w:rsidRPr="0087680F">
        <w:rPr>
          <w:u w:val="single"/>
        </w:rPr>
        <w:t>16.</w:t>
      </w:r>
      <w:r w:rsidR="0087680F" w:rsidRPr="0087680F">
        <w:rPr>
          <w:u w:val="single"/>
        </w:rPr>
        <w:tab/>
      </w:r>
      <w:proofErr w:type="spellStart"/>
      <w:r w:rsidR="0087680F" w:rsidRPr="0087680F">
        <w:rPr>
          <w:u w:val="single"/>
        </w:rPr>
        <w:t>GitHub</w:t>
      </w:r>
      <w:proofErr w:type="spellEnd"/>
      <w:r w:rsidR="0087680F" w:rsidRPr="0087680F">
        <w:rPr>
          <w:u w:val="single"/>
        </w:rPr>
        <w:t xml:space="preserve"> модель shape_predictor_68_face_landmarks.dat</w:t>
      </w:r>
      <w:r w:rsidR="0087680F">
        <w:rPr>
          <w:u w:val="single"/>
        </w:rPr>
        <w:t xml:space="preserve">, </w:t>
      </w:r>
      <w:r>
        <w:rPr>
          <w:u w:val="single"/>
        </w:rPr>
        <w:t>ф</w:t>
      </w:r>
      <w:r w:rsidR="00AF53E0" w:rsidRPr="00AF53E0">
        <w:rPr>
          <w:u w:val="single"/>
        </w:rPr>
        <w:t xml:space="preserve">рагменты </w:t>
      </w:r>
      <w:proofErr w:type="spellStart"/>
      <w:r w:rsidR="00AF53E0" w:rsidRPr="00AF53E0">
        <w:rPr>
          <w:u w:val="single"/>
        </w:rPr>
        <w:t>Android</w:t>
      </w:r>
      <w:proofErr w:type="spellEnd"/>
      <w:r w:rsidR="00AF53E0" w:rsidRPr="00516107">
        <w:rPr>
          <w:u w:val="single"/>
        </w:rPr>
        <w:t xml:space="preserve">, </w:t>
      </w:r>
      <w:r w:rsidR="00C57E79">
        <w:rPr>
          <w:u w:val="single"/>
        </w:rPr>
        <w:t>м</w:t>
      </w:r>
      <w:r w:rsidR="00AF53E0" w:rsidRPr="00AF53E0">
        <w:rPr>
          <w:u w:val="single"/>
        </w:rPr>
        <w:t xml:space="preserve">етрики в задачах машинного обучения </w:t>
      </w:r>
      <w:r w:rsidR="00836AF4" w:rsidRPr="00836AF4">
        <w:rPr>
          <w:u w:val="single"/>
        </w:rPr>
        <w:tab/>
      </w:r>
      <w:r w:rsidR="00836AF4" w:rsidRPr="00836AF4">
        <w:rPr>
          <w:u w:val="single"/>
        </w:rPr>
        <w:tab/>
      </w:r>
      <w:r w:rsidR="00836AF4" w:rsidRPr="00836AF4">
        <w:rPr>
          <w:u w:val="single"/>
        </w:rPr>
        <w:tab/>
      </w:r>
      <w:r w:rsidR="00836AF4" w:rsidRPr="00836AF4">
        <w:rPr>
          <w:u w:val="single"/>
        </w:rPr>
        <w:tab/>
      </w:r>
      <w:r w:rsidR="00836AF4" w:rsidRPr="00836AF4">
        <w:rPr>
          <w:u w:val="single"/>
        </w:rPr>
        <w:tab/>
      </w:r>
      <w:r w:rsidR="00836AF4" w:rsidRPr="00836AF4">
        <w:rPr>
          <w:u w:val="single"/>
        </w:rPr>
        <w:tab/>
      </w:r>
      <w:r w:rsidR="00836AF4" w:rsidRPr="00836AF4">
        <w:rPr>
          <w:u w:val="single"/>
        </w:rPr>
        <w:tab/>
      </w:r>
      <w:r w:rsidR="00836AF4" w:rsidRPr="00836AF4">
        <w:rPr>
          <w:u w:val="single"/>
        </w:rPr>
        <w:tab/>
      </w:r>
      <w:r w:rsidR="00836AF4" w:rsidRPr="00836AF4">
        <w:rPr>
          <w:u w:val="single"/>
        </w:rPr>
        <w:tab/>
      </w:r>
      <w:r w:rsidR="00836AF4" w:rsidRPr="00836AF4">
        <w:rPr>
          <w:u w:val="single"/>
        </w:rPr>
        <w:tab/>
      </w:r>
      <w:r w:rsidR="00671FA7">
        <w:rPr>
          <w:u w:val="single"/>
        </w:rPr>
        <w:tab/>
      </w:r>
      <w:r w:rsidR="008B070D">
        <w:rPr>
          <w:u w:val="single"/>
        </w:rPr>
        <w:tab/>
      </w:r>
      <w:r w:rsidR="008B070D">
        <w:rPr>
          <w:u w:val="single"/>
        </w:rPr>
        <w:tab/>
      </w:r>
      <w:r w:rsidR="008B070D">
        <w:rPr>
          <w:u w:val="single"/>
        </w:rPr>
        <w:tab/>
      </w:r>
      <w:r w:rsidR="008B070D">
        <w:rPr>
          <w:u w:val="single"/>
        </w:rPr>
        <w:tab/>
      </w:r>
      <w:r w:rsidR="008B070D">
        <w:rPr>
          <w:u w:val="single"/>
        </w:rPr>
        <w:tab/>
      </w:r>
      <w:r w:rsidR="008B070D">
        <w:rPr>
          <w:u w:val="single"/>
        </w:rPr>
        <w:tab/>
      </w:r>
      <w:r w:rsidR="008B070D">
        <w:rPr>
          <w:u w:val="single"/>
        </w:rPr>
        <w:tab/>
      </w:r>
      <w:r w:rsidR="008B070D">
        <w:rPr>
          <w:u w:val="single"/>
        </w:rPr>
        <w:tab/>
      </w:r>
      <w:r w:rsidR="008B070D">
        <w:rPr>
          <w:u w:val="single"/>
        </w:rPr>
        <w:tab/>
      </w:r>
      <w:r w:rsidR="008B070D">
        <w:rPr>
          <w:u w:val="single"/>
        </w:rPr>
        <w:tab/>
      </w:r>
      <w:r w:rsidR="00FA0CCB">
        <w:rPr>
          <w:u w:val="single"/>
        </w:rPr>
        <w:tab/>
      </w:r>
      <w:r w:rsidR="00FA0CCB">
        <w:rPr>
          <w:u w:val="single"/>
        </w:rPr>
        <w:tab/>
      </w:r>
      <w:r w:rsidR="00FA0CCB">
        <w:rPr>
          <w:u w:val="single"/>
        </w:rPr>
        <w:tab/>
      </w:r>
      <w:r w:rsidR="00FA0CCB">
        <w:rPr>
          <w:u w:val="single"/>
        </w:rPr>
        <w:tab/>
      </w:r>
      <w:r w:rsidR="00FA0CCB">
        <w:rPr>
          <w:u w:val="single"/>
        </w:rPr>
        <w:tab/>
      </w:r>
      <w:r w:rsidR="00FA0CCB">
        <w:rPr>
          <w:u w:val="single"/>
        </w:rPr>
        <w:tab/>
      </w:r>
    </w:p>
    <w:p w14:paraId="653EFF83" w14:textId="77777777" w:rsidR="00836AF4" w:rsidRPr="00836AF4" w:rsidRDefault="00836AF4" w:rsidP="00836AF4">
      <w:pPr>
        <w:jc w:val="both"/>
      </w:pPr>
      <w:r w:rsidRPr="00836AF4">
        <w:br w:type="page"/>
      </w:r>
    </w:p>
    <w:p w14:paraId="5CC0869E" w14:textId="77777777" w:rsidR="00536A73" w:rsidRPr="00E24E6C" w:rsidRDefault="00536A73" w:rsidP="00536A73">
      <w:pPr>
        <w:spacing w:line="360" w:lineRule="auto"/>
        <w:jc w:val="both"/>
      </w:pPr>
      <w:r w:rsidRPr="00E24E6C">
        <w:lastRenderedPageBreak/>
        <w:t>Содержание пояснительной записки</w:t>
      </w:r>
    </w:p>
    <w:p w14:paraId="60F94BA4" w14:textId="77777777" w:rsidR="00536A73" w:rsidRPr="00E24E6C" w:rsidRDefault="00536A73" w:rsidP="00536A73">
      <w:pPr>
        <w:jc w:val="both"/>
      </w:pPr>
      <w:r w:rsidRPr="00E24E6C">
        <w:t>ВВЕДЕНИЕ:</w:t>
      </w:r>
    </w:p>
    <w:p w14:paraId="56D7B02A" w14:textId="77777777" w:rsidR="00536A73" w:rsidRPr="002202FC" w:rsidRDefault="00536A73" w:rsidP="00536A73">
      <w:pPr>
        <w:jc w:val="both"/>
        <w:rPr>
          <w:color w:val="000000"/>
        </w:rPr>
      </w:pPr>
      <w:r w:rsidRPr="002202FC">
        <w:rPr>
          <w:color w:val="000000"/>
        </w:rPr>
        <w:t>Краткое описание предметной области. Анализ актуальности поставленной цели и задач. Описание области применения.</w:t>
      </w:r>
      <w:r w:rsidRPr="002202FC">
        <w:rPr>
          <w:color w:val="000000"/>
        </w:rPr>
        <w:tab/>
      </w:r>
      <w:r w:rsidRPr="002202FC">
        <w:rPr>
          <w:color w:val="000000"/>
        </w:rPr>
        <w:tab/>
      </w:r>
      <w:r w:rsidRPr="002202FC">
        <w:rPr>
          <w:color w:val="000000"/>
        </w:rPr>
        <w:tab/>
      </w:r>
      <w:r w:rsidRPr="002202FC">
        <w:rPr>
          <w:color w:val="000000"/>
        </w:rPr>
        <w:tab/>
      </w:r>
      <w:r w:rsidRPr="002202FC">
        <w:rPr>
          <w:color w:val="000000"/>
        </w:rPr>
        <w:tab/>
      </w:r>
      <w:r w:rsidRPr="002202FC">
        <w:rPr>
          <w:color w:val="000000"/>
        </w:rPr>
        <w:tab/>
      </w:r>
      <w:r w:rsidRPr="002202FC">
        <w:rPr>
          <w:color w:val="000000"/>
        </w:rPr>
        <w:tab/>
      </w:r>
      <w:r w:rsidRPr="002202FC">
        <w:rPr>
          <w:color w:val="000000"/>
        </w:rPr>
        <w:tab/>
      </w:r>
      <w:r w:rsidRPr="002202FC">
        <w:rPr>
          <w:color w:val="000000"/>
        </w:rPr>
        <w:tab/>
      </w:r>
    </w:p>
    <w:p w14:paraId="4AFE27E2" w14:textId="134CF740" w:rsidR="0031234F" w:rsidRDefault="0031234F" w:rsidP="00536A73">
      <w:pPr>
        <w:jc w:val="both"/>
        <w:rPr>
          <w:color w:val="000000"/>
        </w:rPr>
      </w:pPr>
    </w:p>
    <w:p w14:paraId="0AB6062E" w14:textId="77777777" w:rsidR="0031234F" w:rsidRPr="002202FC" w:rsidRDefault="0031234F" w:rsidP="00536A73">
      <w:pPr>
        <w:jc w:val="both"/>
        <w:rPr>
          <w:color w:val="000000"/>
        </w:rPr>
      </w:pPr>
    </w:p>
    <w:p w14:paraId="3B9BF31F" w14:textId="77777777" w:rsidR="00EF19F6" w:rsidRDefault="00EF19F6" w:rsidP="00536A73">
      <w:pPr>
        <w:spacing w:line="0" w:lineRule="atLeast"/>
        <w:jc w:val="both"/>
      </w:pPr>
      <w:r w:rsidRPr="00EF19F6">
        <w:t>Наименование и содержание разделов:</w:t>
      </w:r>
    </w:p>
    <w:p w14:paraId="4C2FDBD4" w14:textId="7209D780" w:rsidR="00536A73" w:rsidRPr="002202FC" w:rsidRDefault="00536A73" w:rsidP="00536A73">
      <w:pPr>
        <w:spacing w:line="0" w:lineRule="atLeast"/>
        <w:jc w:val="both"/>
      </w:pPr>
      <w:r w:rsidRPr="002202FC">
        <w:t>1.</w:t>
      </w:r>
      <w:r w:rsidR="00C82054">
        <w:t xml:space="preserve"> </w:t>
      </w:r>
      <w:r w:rsidR="0031234F" w:rsidRPr="0031234F">
        <w:t>Обзор информационно-аналитической системы определения базовых эмоций человека</w:t>
      </w:r>
      <w:r w:rsidR="007C6962" w:rsidRPr="00CD2482">
        <w:t xml:space="preserve">. </w:t>
      </w:r>
      <w:r w:rsidR="007C6962">
        <w:t>В данном разделе указана цель и поставлены задачи для достижения данной цели. Описана предметная область и проведен анализ конкурентов.</w:t>
      </w:r>
      <w:r w:rsidRPr="002202FC">
        <w:tab/>
      </w:r>
      <w:r w:rsidRPr="002202FC">
        <w:tab/>
      </w:r>
      <w:r w:rsidRPr="002202FC">
        <w:tab/>
      </w:r>
      <w:r w:rsidRPr="002202FC">
        <w:tab/>
      </w:r>
      <w:r w:rsidRPr="002202FC">
        <w:tab/>
      </w:r>
    </w:p>
    <w:p w14:paraId="63112F80" w14:textId="615F5139" w:rsidR="00536A73" w:rsidRPr="002202FC" w:rsidRDefault="00536A73" w:rsidP="00536A73">
      <w:pPr>
        <w:spacing w:line="0" w:lineRule="atLeast"/>
        <w:jc w:val="both"/>
      </w:pPr>
      <w:r w:rsidRPr="002202FC">
        <w:t>2.</w:t>
      </w:r>
      <w:r w:rsidR="00C82054">
        <w:t xml:space="preserve"> </w:t>
      </w:r>
      <w:r w:rsidR="0031234F" w:rsidRPr="0031234F">
        <w:t>Алгоритмическое конструирование информационно-аналитической системы определения базовых эмоций человека</w:t>
      </w:r>
      <w:r w:rsidR="0031234F" w:rsidRPr="0031234F" w:rsidDel="0031234F">
        <w:t xml:space="preserve"> </w:t>
      </w:r>
      <w:r w:rsidR="007C6962">
        <w:t>.</w:t>
      </w:r>
      <w:r w:rsidRPr="002202FC">
        <w:tab/>
      </w:r>
      <w:r w:rsidR="007C6962">
        <w:t>В данном разделе описываются основные алгоритмы системы, будущий интерфейс и описывается модуль нейронной сети.</w:t>
      </w:r>
      <w:r w:rsidRPr="002202FC">
        <w:tab/>
      </w:r>
      <w:r w:rsidRPr="002202FC">
        <w:tab/>
      </w:r>
      <w:r w:rsidRPr="002202FC">
        <w:tab/>
      </w:r>
    </w:p>
    <w:p w14:paraId="25583963" w14:textId="5623D666" w:rsidR="00536A73" w:rsidRPr="002202FC" w:rsidRDefault="00536A73" w:rsidP="00536A73">
      <w:pPr>
        <w:spacing w:line="0" w:lineRule="atLeast"/>
        <w:jc w:val="both"/>
      </w:pPr>
      <w:r w:rsidRPr="002202FC">
        <w:t>3.</w:t>
      </w:r>
      <w:r w:rsidR="00C82054">
        <w:t xml:space="preserve"> </w:t>
      </w:r>
      <w:r w:rsidR="0031234F" w:rsidRPr="0031234F">
        <w:t>Программное конструирование информационно-аналитической системы определения базовых эмоций человека</w:t>
      </w:r>
      <w:r w:rsidR="007C6962">
        <w:t xml:space="preserve">. В данном разделе происходит выбор инструментов для разработки системы, а также описывается основных программных модулей. </w:t>
      </w:r>
      <w:r w:rsidRPr="002202FC">
        <w:tab/>
      </w:r>
      <w:r w:rsidRPr="002202FC">
        <w:tab/>
      </w:r>
      <w:r w:rsidRPr="002202FC">
        <w:tab/>
      </w:r>
      <w:r w:rsidRPr="002202FC">
        <w:tab/>
      </w:r>
    </w:p>
    <w:p w14:paraId="50E5190C" w14:textId="7AEBFE55" w:rsidR="007C6962" w:rsidRPr="002202FC" w:rsidRDefault="00536A73" w:rsidP="00536A73">
      <w:pPr>
        <w:spacing w:line="0" w:lineRule="atLeast"/>
        <w:jc w:val="both"/>
      </w:pPr>
      <w:r w:rsidRPr="002202FC">
        <w:t xml:space="preserve">4. </w:t>
      </w:r>
      <w:r w:rsidR="0031234F" w:rsidRPr="0031234F">
        <w:rPr>
          <w:color w:val="000000"/>
        </w:rPr>
        <w:t>Тестирование</w:t>
      </w:r>
      <w:r w:rsidRPr="002202FC">
        <w:t xml:space="preserve">. </w:t>
      </w:r>
      <w:r w:rsidR="007C6962">
        <w:t xml:space="preserve">В данном разделе представлены </w:t>
      </w:r>
      <w:r w:rsidR="00130040">
        <w:t>примеры работы,</w:t>
      </w:r>
      <w:r w:rsidR="007C6962">
        <w:t xml:space="preserve"> разработанной систем.</w:t>
      </w:r>
    </w:p>
    <w:p w14:paraId="1C94FAB2" w14:textId="1F9011C3" w:rsidR="0031234F" w:rsidRPr="0031234F" w:rsidRDefault="0031234F" w:rsidP="00CD2482">
      <w:pPr>
        <w:spacing w:line="0" w:lineRule="atLeast"/>
        <w:jc w:val="both"/>
        <w:rPr>
          <w:color w:val="000000"/>
        </w:rPr>
      </w:pPr>
      <w:r w:rsidRPr="0031234F">
        <w:rPr>
          <w:color w:val="000000"/>
        </w:rPr>
        <w:t>5</w:t>
      </w:r>
      <w:r>
        <w:rPr>
          <w:color w:val="000000"/>
        </w:rPr>
        <w:t>.</w:t>
      </w:r>
      <w:r w:rsidR="00C82054">
        <w:rPr>
          <w:color w:val="000000"/>
        </w:rPr>
        <w:t xml:space="preserve"> </w:t>
      </w:r>
      <w:r w:rsidRPr="0031234F">
        <w:rPr>
          <w:color w:val="000000"/>
        </w:rPr>
        <w:t>Безопасность и экологичность выпускной квалификационной работы</w:t>
      </w:r>
      <w:r w:rsidR="007C6962">
        <w:t>.</w:t>
      </w:r>
      <w:r w:rsidR="007A41D1">
        <w:t xml:space="preserve"> Проведен р</w:t>
      </w:r>
      <w:r w:rsidR="007A41D1" w:rsidRPr="007A41D1">
        <w:t>асчет системы искусственного освещения помещений</w:t>
      </w:r>
      <w:r w:rsidR="007A41D1">
        <w:t>. Выделены основные принципы пожарной безопасности и экологичность.</w:t>
      </w:r>
    </w:p>
    <w:p w14:paraId="1A6236A3" w14:textId="32441505" w:rsidR="0031234F" w:rsidRPr="00160CDE" w:rsidRDefault="0031234F" w:rsidP="0031234F">
      <w:pPr>
        <w:jc w:val="both"/>
        <w:rPr>
          <w:color w:val="000000"/>
        </w:rPr>
      </w:pPr>
      <w:r w:rsidRPr="0031234F">
        <w:rPr>
          <w:color w:val="000000"/>
        </w:rPr>
        <w:t>6</w:t>
      </w:r>
      <w:r>
        <w:rPr>
          <w:color w:val="000000"/>
        </w:rPr>
        <w:t>.</w:t>
      </w:r>
      <w:r w:rsidRPr="0031234F">
        <w:rPr>
          <w:color w:val="000000"/>
        </w:rPr>
        <w:t xml:space="preserve"> Экономическое обоснование работы</w:t>
      </w:r>
      <w:r w:rsidR="00130040">
        <w:t>.</w:t>
      </w:r>
      <w:r w:rsidR="00160CDE">
        <w:t xml:space="preserve"> Подсчитаны расходы на разработку, а также подсчитана эффективность разрабатываемой системы.</w:t>
      </w:r>
      <w:r w:rsidR="006904DD">
        <w:t xml:space="preserve"> Определена м</w:t>
      </w:r>
      <w:r w:rsidR="006904DD" w:rsidRPr="006904DD">
        <w:t>аркетинговая ориентация программного продукта</w:t>
      </w:r>
      <w:r w:rsidR="00160CDE">
        <w:t>.</w:t>
      </w:r>
    </w:p>
    <w:p w14:paraId="09661D58" w14:textId="77777777" w:rsidR="00536A73" w:rsidRPr="002202FC" w:rsidRDefault="00536A73" w:rsidP="00536A73">
      <w:pPr>
        <w:spacing w:line="0" w:lineRule="atLeast"/>
        <w:jc w:val="both"/>
      </w:pPr>
    </w:p>
    <w:p w14:paraId="2D805D9C" w14:textId="77777777" w:rsidR="00536A73" w:rsidRDefault="00536A73" w:rsidP="00536A73">
      <w:pPr>
        <w:jc w:val="both"/>
      </w:pPr>
      <w:r w:rsidRPr="00E24E6C">
        <w:t>ЗАКЛЮЧЕНИЕ:</w:t>
      </w:r>
    </w:p>
    <w:p w14:paraId="6ECBDE78" w14:textId="4A89046E" w:rsidR="00536A73" w:rsidRPr="00434083" w:rsidRDefault="002B0E47">
      <w:pPr>
        <w:jc w:val="both"/>
      </w:pPr>
      <w:r>
        <w:t>Подведение итогов. Описание конечного результат</w:t>
      </w:r>
      <w:r w:rsidR="00D44EDF">
        <w:t>а.</w:t>
      </w:r>
      <w:r w:rsidR="00536A73" w:rsidRPr="002202FC">
        <w:tab/>
      </w:r>
      <w:r w:rsidR="00536A73" w:rsidRPr="002202FC">
        <w:tab/>
      </w:r>
      <w:r w:rsidR="00536A73" w:rsidRPr="002202FC">
        <w:tab/>
      </w:r>
      <w:r w:rsidR="00536A73" w:rsidRPr="002202FC">
        <w:tab/>
      </w:r>
      <w:r w:rsidR="00536A73" w:rsidRPr="002202FC">
        <w:tab/>
      </w:r>
      <w:r w:rsidR="00536A73" w:rsidRPr="002202FC">
        <w:tab/>
      </w:r>
      <w:r w:rsidR="00536A73" w:rsidRPr="002202FC">
        <w:tab/>
      </w:r>
      <w:r w:rsidR="00536A73" w:rsidRPr="002202FC">
        <w:tab/>
      </w:r>
      <w:r w:rsidR="00536A73" w:rsidRPr="002202FC">
        <w:tab/>
      </w:r>
      <w:r w:rsidR="00536A73" w:rsidRPr="002202FC">
        <w:tab/>
      </w:r>
      <w:r w:rsidR="00536A73" w:rsidRPr="002202FC">
        <w:tab/>
      </w:r>
      <w:r w:rsidR="00536A73" w:rsidRPr="002202FC">
        <w:tab/>
      </w:r>
      <w:r w:rsidR="00536A73" w:rsidRPr="002202FC">
        <w:tab/>
      </w:r>
      <w:r w:rsidR="00536A73" w:rsidRPr="002202FC">
        <w:tab/>
      </w:r>
      <w:r w:rsidR="00536A73" w:rsidRPr="002202FC">
        <w:tab/>
      </w:r>
      <w:r w:rsidR="00536A73" w:rsidRPr="002202FC">
        <w:tab/>
      </w:r>
      <w:r w:rsidR="00536A73" w:rsidRPr="002202FC">
        <w:tab/>
      </w:r>
    </w:p>
    <w:p w14:paraId="1E229895" w14:textId="77777777" w:rsidR="00536A73" w:rsidRPr="00434083" w:rsidRDefault="00536A73" w:rsidP="00536A73">
      <w:pPr>
        <w:jc w:val="both"/>
      </w:pPr>
    </w:p>
    <w:p w14:paraId="304450B1" w14:textId="77777777" w:rsidR="00536A73" w:rsidRPr="00434083" w:rsidRDefault="00536A73" w:rsidP="00536A73">
      <w:pPr>
        <w:jc w:val="both"/>
      </w:pPr>
      <w:r w:rsidRPr="00434083">
        <w:tab/>
      </w:r>
      <w:r w:rsidRPr="00434083">
        <w:tab/>
      </w:r>
      <w:r w:rsidRPr="00434083">
        <w:tab/>
      </w:r>
      <w:r w:rsidRPr="00434083">
        <w:tab/>
      </w:r>
      <w:r w:rsidRPr="00434083">
        <w:tab/>
      </w:r>
      <w:r w:rsidRPr="00434083">
        <w:tab/>
      </w:r>
      <w:r w:rsidRPr="00434083">
        <w:tab/>
      </w:r>
      <w:r w:rsidRPr="00434083">
        <w:tab/>
      </w:r>
      <w:r w:rsidRPr="00434083">
        <w:tab/>
      </w:r>
      <w:r w:rsidRPr="00434083">
        <w:tab/>
      </w:r>
      <w:r w:rsidRPr="00434083">
        <w:tab/>
      </w:r>
      <w:r w:rsidRPr="00434083">
        <w:tab/>
      </w:r>
      <w:r w:rsidRPr="00434083">
        <w:tab/>
      </w:r>
    </w:p>
    <w:p w14:paraId="47D8517E" w14:textId="77777777" w:rsidR="00536A73" w:rsidRPr="00E24E6C" w:rsidRDefault="00536A73" w:rsidP="00536A73">
      <w:pPr>
        <w:spacing w:line="360" w:lineRule="auto"/>
        <w:jc w:val="both"/>
      </w:pPr>
    </w:p>
    <w:p w14:paraId="479CB63F" w14:textId="77777777" w:rsidR="001D10E7" w:rsidRDefault="001D10E7" w:rsidP="00DF4946">
      <w:pPr>
        <w:jc w:val="both"/>
        <w:rPr>
          <w:sz w:val="20"/>
          <w:szCs w:val="20"/>
        </w:rPr>
        <w:sectPr w:rsidR="001D10E7" w:rsidSect="005E27D6">
          <w:pgSz w:w="11906" w:h="16838"/>
          <w:pgMar w:top="1134" w:right="851" w:bottom="426" w:left="1134" w:header="709" w:footer="709" w:gutter="0"/>
          <w:cols w:space="708"/>
          <w:titlePg/>
          <w:docGrid w:linePitch="360"/>
        </w:sectPr>
      </w:pPr>
    </w:p>
    <w:p w14:paraId="2F51D809" w14:textId="121E251E" w:rsidR="00B021A4" w:rsidRPr="004643DB" w:rsidRDefault="00B021A4" w:rsidP="00B021A4">
      <w:pPr>
        <w:spacing w:after="240"/>
        <w:jc w:val="center"/>
        <w:rPr>
          <w:b/>
          <w:sz w:val="28"/>
          <w:szCs w:val="28"/>
        </w:rPr>
      </w:pPr>
      <w:r w:rsidRPr="004643DB">
        <w:rPr>
          <w:b/>
          <w:sz w:val="28"/>
          <w:szCs w:val="28"/>
        </w:rPr>
        <w:lastRenderedPageBreak/>
        <w:t>АННОТАЦИЯ</w:t>
      </w:r>
    </w:p>
    <w:p w14:paraId="71D9B0BA" w14:textId="14186CBD" w:rsidR="00B021A4" w:rsidRPr="004643DB" w:rsidRDefault="00B021A4" w:rsidP="00B021A4">
      <w:pPr>
        <w:spacing w:after="240"/>
        <w:ind w:firstLine="902"/>
        <w:rPr>
          <w:sz w:val="28"/>
          <w:szCs w:val="28"/>
        </w:rPr>
      </w:pPr>
      <w:r w:rsidRPr="004643DB">
        <w:rPr>
          <w:sz w:val="28"/>
          <w:szCs w:val="28"/>
        </w:rPr>
        <w:t xml:space="preserve">Отчет включает: страниц – </w:t>
      </w:r>
      <w:r w:rsidR="00392D0A" w:rsidRPr="000164AE">
        <w:rPr>
          <w:sz w:val="28"/>
          <w:szCs w:val="28"/>
        </w:rPr>
        <w:t>95</w:t>
      </w:r>
      <w:r w:rsidRPr="004643DB">
        <w:rPr>
          <w:sz w:val="28"/>
          <w:szCs w:val="28"/>
        </w:rPr>
        <w:t xml:space="preserve">, рисунков – </w:t>
      </w:r>
      <w:r w:rsidR="00467CBC" w:rsidRPr="000164AE">
        <w:rPr>
          <w:sz w:val="28"/>
          <w:szCs w:val="28"/>
        </w:rPr>
        <w:t>26</w:t>
      </w:r>
      <w:r w:rsidRPr="004643DB">
        <w:rPr>
          <w:sz w:val="28"/>
          <w:szCs w:val="28"/>
        </w:rPr>
        <w:t xml:space="preserve">, таблицы – </w:t>
      </w:r>
      <w:r w:rsidR="00467CBC" w:rsidRPr="000164AE">
        <w:rPr>
          <w:sz w:val="28"/>
          <w:szCs w:val="28"/>
        </w:rPr>
        <w:t>15</w:t>
      </w:r>
      <w:r w:rsidRPr="004643DB">
        <w:rPr>
          <w:sz w:val="28"/>
          <w:szCs w:val="28"/>
        </w:rPr>
        <w:t xml:space="preserve">, источников – </w:t>
      </w:r>
      <w:r w:rsidR="00467CBC" w:rsidRPr="000164AE">
        <w:rPr>
          <w:sz w:val="28"/>
          <w:szCs w:val="28"/>
        </w:rPr>
        <w:t>1</w:t>
      </w:r>
      <w:r w:rsidR="00466C2C">
        <w:rPr>
          <w:sz w:val="28"/>
          <w:szCs w:val="28"/>
        </w:rPr>
        <w:t>8</w:t>
      </w:r>
      <w:r w:rsidRPr="004643DB">
        <w:rPr>
          <w:sz w:val="28"/>
          <w:szCs w:val="28"/>
        </w:rPr>
        <w:t xml:space="preserve">, приложений – </w:t>
      </w:r>
      <w:r w:rsidR="00467CBC" w:rsidRPr="000164AE">
        <w:rPr>
          <w:sz w:val="28"/>
          <w:szCs w:val="28"/>
        </w:rPr>
        <w:t>2</w:t>
      </w:r>
      <w:r w:rsidR="00467CBC" w:rsidRPr="004643DB">
        <w:rPr>
          <w:sz w:val="28"/>
          <w:szCs w:val="28"/>
        </w:rPr>
        <w:t>.</w:t>
      </w:r>
    </w:p>
    <w:p w14:paraId="64B0028B" w14:textId="53F4611D" w:rsidR="00EE5ABE" w:rsidRDefault="00EE5ABE" w:rsidP="00AF1B17">
      <w:pPr>
        <w:pStyle w:val="afff4"/>
        <w:ind w:left="0"/>
      </w:pPr>
      <w:r w:rsidRPr="00EE5ABE">
        <w:t>Цель работы –</w:t>
      </w:r>
      <w:r w:rsidR="00B95A2F" w:rsidRPr="00AF1B17">
        <w:t xml:space="preserve"> </w:t>
      </w:r>
      <w:r w:rsidR="00B95A2F" w:rsidRPr="00B95A2F">
        <w:t xml:space="preserve">улучшить распознавание эмоций человека и дать </w:t>
      </w:r>
      <w:r w:rsidR="00041D0D">
        <w:t xml:space="preserve">простой </w:t>
      </w:r>
      <w:r w:rsidR="00B95A2F" w:rsidRPr="00B95A2F">
        <w:t>доступ к системам распознавания эмоций</w:t>
      </w:r>
      <w:r w:rsidR="00B95A2F" w:rsidRPr="00AF1B17">
        <w:t xml:space="preserve">. </w:t>
      </w:r>
      <w:r w:rsidRPr="00EE5ABE">
        <w:t>Представлены алгоритмы и программная реализация клиентской и серверной частей. Клиентская часть реализована</w:t>
      </w:r>
      <w:r w:rsidR="00B109E8">
        <w:t xml:space="preserve">, как под платформу </w:t>
      </w:r>
      <w:r w:rsidR="00B109E8">
        <w:rPr>
          <w:lang w:val="en-US"/>
        </w:rPr>
        <w:t>Android</w:t>
      </w:r>
      <w:r w:rsidR="00B109E8" w:rsidRPr="00AF1B17">
        <w:t xml:space="preserve"> </w:t>
      </w:r>
      <w:r w:rsidR="00B109E8">
        <w:t xml:space="preserve">на языке </w:t>
      </w:r>
      <w:r w:rsidR="00B109E8">
        <w:rPr>
          <w:lang w:val="en-US"/>
        </w:rPr>
        <w:t>Kotlin</w:t>
      </w:r>
      <w:r w:rsidR="00B109E8" w:rsidRPr="00AF1B17">
        <w:t xml:space="preserve">, </w:t>
      </w:r>
      <w:r w:rsidR="00B109E8">
        <w:t>так и</w:t>
      </w:r>
      <w:r w:rsidRPr="00EE5ABE">
        <w:t xml:space="preserve"> на языке разметки HTML, с использованием фреймворка </w:t>
      </w:r>
      <w:proofErr w:type="spellStart"/>
      <w:r w:rsidRPr="00EE5ABE">
        <w:t>Bootstrap</w:t>
      </w:r>
      <w:proofErr w:type="spellEnd"/>
      <w:r w:rsidRPr="00EE5ABE">
        <w:t xml:space="preserve"> и языка сценариев </w:t>
      </w:r>
      <w:proofErr w:type="spellStart"/>
      <w:r w:rsidRPr="00EE5ABE">
        <w:t>JavaScript</w:t>
      </w:r>
      <w:proofErr w:type="spellEnd"/>
      <w:r w:rsidRPr="00EE5ABE">
        <w:t xml:space="preserve">, серверная </w:t>
      </w:r>
      <w:r w:rsidR="00B109E8" w:rsidRPr="00EE5ABE">
        <w:t>част</w:t>
      </w:r>
      <w:r w:rsidR="00B109E8">
        <w:t>ь</w:t>
      </w:r>
      <w:r w:rsidR="00B109E8" w:rsidRPr="00EE5ABE">
        <w:t xml:space="preserve"> </w:t>
      </w:r>
      <w:r w:rsidRPr="00EE5ABE">
        <w:t xml:space="preserve">– на языке программирования </w:t>
      </w:r>
      <w:r w:rsidR="00B109E8">
        <w:rPr>
          <w:lang w:val="en-US"/>
        </w:rPr>
        <w:t>JavaScript</w:t>
      </w:r>
      <w:r w:rsidR="00B109E8" w:rsidRPr="00AF1B17">
        <w:t xml:space="preserve"> </w:t>
      </w:r>
      <w:r w:rsidR="00B109E8">
        <w:t xml:space="preserve">и с помощью программной платформы </w:t>
      </w:r>
      <w:r w:rsidR="00B109E8">
        <w:rPr>
          <w:lang w:val="en-US"/>
        </w:rPr>
        <w:t>Node</w:t>
      </w:r>
      <w:r w:rsidR="00B109E8" w:rsidRPr="00AF1B17">
        <w:t>.</w:t>
      </w:r>
      <w:proofErr w:type="spellStart"/>
      <w:r w:rsidR="00B109E8">
        <w:rPr>
          <w:lang w:val="en-US"/>
        </w:rPr>
        <w:t>js</w:t>
      </w:r>
      <w:proofErr w:type="spellEnd"/>
      <w:r w:rsidRPr="00EE5ABE">
        <w:t>,</w:t>
      </w:r>
      <w:r w:rsidR="00024C24" w:rsidRPr="00AF1B17">
        <w:t xml:space="preserve"> </w:t>
      </w:r>
      <w:r w:rsidR="00024C24">
        <w:t xml:space="preserve">нейронная сеть реализована на языке программирования </w:t>
      </w:r>
      <w:r w:rsidR="00024C24">
        <w:rPr>
          <w:lang w:val="en-US"/>
        </w:rPr>
        <w:t>Python</w:t>
      </w:r>
      <w:r w:rsidR="00905F59">
        <w:t xml:space="preserve"> с использованием </w:t>
      </w:r>
      <w:proofErr w:type="spellStart"/>
      <w:r w:rsidR="00A43563">
        <w:rPr>
          <w:lang w:val="en-US"/>
        </w:rPr>
        <w:t>PyTorch</w:t>
      </w:r>
      <w:proofErr w:type="spellEnd"/>
      <w:r w:rsidR="00905F59" w:rsidRPr="000164AE">
        <w:t xml:space="preserve">, </w:t>
      </w:r>
      <w:r w:rsidR="00905F59">
        <w:rPr>
          <w:lang w:val="en-US"/>
        </w:rPr>
        <w:t>Catalyst</w:t>
      </w:r>
      <w:r w:rsidR="00905F59" w:rsidRPr="000164AE">
        <w:t xml:space="preserve">, </w:t>
      </w:r>
      <w:proofErr w:type="spellStart"/>
      <w:r w:rsidR="00905F59">
        <w:rPr>
          <w:lang w:val="en-US"/>
        </w:rPr>
        <w:t>Dlib</w:t>
      </w:r>
      <w:proofErr w:type="spellEnd"/>
      <w:r w:rsidRPr="00EE5ABE">
        <w:t xml:space="preserve">. В работе представлен обзор </w:t>
      </w:r>
      <w:r w:rsidR="00905F59">
        <w:t>информационно-аналитической системы определения базовых эмоций</w:t>
      </w:r>
      <w:r w:rsidR="003E5432" w:rsidRPr="000164AE">
        <w:t>.</w:t>
      </w:r>
    </w:p>
    <w:p w14:paraId="719497BB" w14:textId="0A75CFC2" w:rsidR="00B021A4" w:rsidRPr="004643DB" w:rsidRDefault="00B021A4" w:rsidP="00B021A4">
      <w:pPr>
        <w:spacing w:before="240" w:after="240"/>
        <w:ind w:firstLine="284"/>
        <w:jc w:val="center"/>
        <w:rPr>
          <w:b/>
          <w:bCs/>
          <w:sz w:val="28"/>
          <w:szCs w:val="28"/>
          <w:lang w:val="en-US"/>
        </w:rPr>
      </w:pPr>
      <w:r w:rsidRPr="004643DB">
        <w:rPr>
          <w:b/>
          <w:bCs/>
          <w:sz w:val="28"/>
          <w:szCs w:val="28"/>
          <w:lang w:val="en-US"/>
        </w:rPr>
        <w:t>ABSTRACT</w:t>
      </w:r>
    </w:p>
    <w:p w14:paraId="6C8DD239" w14:textId="1F0BD45B" w:rsidR="00B021A4" w:rsidRPr="004643DB" w:rsidRDefault="00B021A4" w:rsidP="00B021A4">
      <w:pPr>
        <w:spacing w:after="240"/>
        <w:ind w:firstLine="851"/>
        <w:rPr>
          <w:sz w:val="28"/>
          <w:szCs w:val="28"/>
          <w:lang w:val="en-US"/>
        </w:rPr>
      </w:pPr>
      <w:r w:rsidRPr="004643DB">
        <w:rPr>
          <w:rStyle w:val="shorttext"/>
          <w:sz w:val="28"/>
          <w:szCs w:val="28"/>
          <w:lang w:val="en"/>
        </w:rPr>
        <w:t>The report includes</w:t>
      </w:r>
      <w:r w:rsidRPr="004643DB">
        <w:rPr>
          <w:rStyle w:val="shorttext"/>
          <w:sz w:val="28"/>
          <w:szCs w:val="28"/>
          <w:lang w:val="en-US"/>
        </w:rPr>
        <w:t xml:space="preserve">: </w:t>
      </w:r>
      <w:r w:rsidRPr="004643DB">
        <w:rPr>
          <w:sz w:val="28"/>
          <w:szCs w:val="28"/>
          <w:lang w:val="en"/>
        </w:rPr>
        <w:t>pages</w:t>
      </w:r>
      <w:r w:rsidRPr="004643DB">
        <w:rPr>
          <w:sz w:val="28"/>
          <w:szCs w:val="28"/>
          <w:lang w:val="en-US"/>
        </w:rPr>
        <w:t xml:space="preserve"> – </w:t>
      </w:r>
      <w:r w:rsidR="00467CBC">
        <w:rPr>
          <w:sz w:val="28"/>
          <w:szCs w:val="28"/>
          <w:lang w:val="en-US"/>
        </w:rPr>
        <w:t>95</w:t>
      </w:r>
      <w:r w:rsidR="00467CBC" w:rsidRPr="004643DB">
        <w:rPr>
          <w:sz w:val="28"/>
          <w:szCs w:val="28"/>
          <w:lang w:val="en-US"/>
        </w:rPr>
        <w:t xml:space="preserve">, </w:t>
      </w:r>
      <w:r w:rsidRPr="004643DB">
        <w:rPr>
          <w:sz w:val="28"/>
          <w:szCs w:val="28"/>
          <w:lang w:val="en"/>
        </w:rPr>
        <w:t>drawings</w:t>
      </w:r>
      <w:r w:rsidRPr="004643DB">
        <w:rPr>
          <w:sz w:val="28"/>
          <w:szCs w:val="28"/>
          <w:lang w:val="en-US"/>
        </w:rPr>
        <w:t xml:space="preserve"> – </w:t>
      </w:r>
      <w:r w:rsidR="00467CBC">
        <w:rPr>
          <w:sz w:val="28"/>
          <w:szCs w:val="28"/>
          <w:lang w:val="en-US"/>
        </w:rPr>
        <w:t>26</w:t>
      </w:r>
      <w:r w:rsidR="00467CBC" w:rsidRPr="004643DB">
        <w:rPr>
          <w:sz w:val="28"/>
          <w:szCs w:val="28"/>
          <w:lang w:val="en-US"/>
        </w:rPr>
        <w:t>,</w:t>
      </w:r>
      <w:r w:rsidR="00467CBC" w:rsidRPr="004643DB">
        <w:rPr>
          <w:sz w:val="28"/>
          <w:szCs w:val="28"/>
          <w:lang w:val="en"/>
        </w:rPr>
        <w:t xml:space="preserve"> </w:t>
      </w:r>
      <w:r w:rsidRPr="004643DB">
        <w:rPr>
          <w:sz w:val="28"/>
          <w:szCs w:val="28"/>
          <w:lang w:val="en"/>
        </w:rPr>
        <w:t>tables</w:t>
      </w:r>
      <w:r w:rsidRPr="004643DB">
        <w:rPr>
          <w:sz w:val="28"/>
          <w:szCs w:val="28"/>
          <w:lang w:val="en-US"/>
        </w:rPr>
        <w:t xml:space="preserve"> – 7, </w:t>
      </w:r>
      <w:r w:rsidRPr="000164AE">
        <w:rPr>
          <w:rStyle w:val="gt-baf-word-clickable"/>
          <w:sz w:val="28"/>
          <w:szCs w:val="28"/>
          <w:lang w:val="en-US"/>
        </w:rPr>
        <w:t>sources</w:t>
      </w:r>
      <w:r w:rsidRPr="004643DB">
        <w:rPr>
          <w:rStyle w:val="gt-baf-word-clickable"/>
          <w:lang w:val="en-US"/>
        </w:rPr>
        <w:t xml:space="preserve"> – </w:t>
      </w:r>
      <w:r w:rsidR="00467CBC">
        <w:rPr>
          <w:rStyle w:val="gt-baf-word-clickable"/>
          <w:lang w:val="en-US"/>
        </w:rPr>
        <w:t>1</w:t>
      </w:r>
      <w:r w:rsidR="00466C2C" w:rsidRPr="000164AE">
        <w:rPr>
          <w:rStyle w:val="gt-baf-word-clickable"/>
          <w:lang w:val="en-US"/>
        </w:rPr>
        <w:t>8</w:t>
      </w:r>
      <w:r w:rsidR="00467CBC" w:rsidRPr="004643DB">
        <w:rPr>
          <w:rStyle w:val="gt-baf-word-clickable"/>
          <w:lang w:val="en-US"/>
        </w:rPr>
        <w:t xml:space="preserve">, </w:t>
      </w:r>
      <w:r w:rsidRPr="004643DB">
        <w:rPr>
          <w:rStyle w:val="refresult"/>
          <w:sz w:val="28"/>
          <w:szCs w:val="28"/>
          <w:lang w:val="en-US"/>
        </w:rPr>
        <w:t xml:space="preserve">applications – </w:t>
      </w:r>
      <w:r w:rsidR="00467CBC">
        <w:rPr>
          <w:rStyle w:val="refresult"/>
          <w:sz w:val="28"/>
          <w:szCs w:val="28"/>
          <w:lang w:val="en-US"/>
        </w:rPr>
        <w:t>2</w:t>
      </w:r>
      <w:r w:rsidR="00467CBC" w:rsidRPr="004643DB">
        <w:rPr>
          <w:rStyle w:val="refresult"/>
          <w:sz w:val="28"/>
          <w:szCs w:val="28"/>
          <w:lang w:val="en-US"/>
        </w:rPr>
        <w:t>.</w:t>
      </w:r>
    </w:p>
    <w:p w14:paraId="1897B00C" w14:textId="28155F79" w:rsidR="00B021A4" w:rsidRDefault="000F6693" w:rsidP="00B021A4">
      <w:pPr>
        <w:spacing w:line="360" w:lineRule="auto"/>
        <w:jc w:val="both"/>
        <w:rPr>
          <w:sz w:val="28"/>
          <w:szCs w:val="28"/>
          <w:lang w:val="en"/>
        </w:rPr>
      </w:pPr>
      <w:r w:rsidRPr="000F6693">
        <w:rPr>
          <w:sz w:val="28"/>
          <w:szCs w:val="28"/>
          <w:lang w:val="en"/>
        </w:rPr>
        <w:t xml:space="preserve">The </w:t>
      </w:r>
      <w:r w:rsidR="000F1E09">
        <w:rPr>
          <w:sz w:val="28"/>
          <w:szCs w:val="28"/>
          <w:lang w:val="en"/>
        </w:rPr>
        <w:t>goal</w:t>
      </w:r>
      <w:r w:rsidRPr="000F6693">
        <w:rPr>
          <w:sz w:val="28"/>
          <w:szCs w:val="28"/>
          <w:lang w:val="en"/>
        </w:rPr>
        <w:t xml:space="preserve"> of the work is to improve recognition of human emotions and give easy access to emotion recognition systems. Algorithms and software implementation of client and server parts are presented. The client part is implemented both under the Android platform in the Kotlin language and in the HTML markup language using the Bootstrap framework and the JavaScript scripting language, the server part is implemented in the JavaScript programming language and using the Node.js software platform, the neural network is implemented in the programming language Python using </w:t>
      </w:r>
      <w:proofErr w:type="spellStart"/>
      <w:r w:rsidRPr="000F6693">
        <w:rPr>
          <w:sz w:val="28"/>
          <w:szCs w:val="28"/>
          <w:lang w:val="en"/>
        </w:rPr>
        <w:t>Py</w:t>
      </w:r>
      <w:r>
        <w:rPr>
          <w:sz w:val="28"/>
          <w:szCs w:val="28"/>
          <w:lang w:val="en"/>
        </w:rPr>
        <w:t>Torch</w:t>
      </w:r>
      <w:proofErr w:type="spellEnd"/>
      <w:r w:rsidRPr="000F6693">
        <w:rPr>
          <w:sz w:val="28"/>
          <w:szCs w:val="28"/>
          <w:lang w:val="en"/>
        </w:rPr>
        <w:t xml:space="preserve">, Catalyst, </w:t>
      </w:r>
      <w:proofErr w:type="spellStart"/>
      <w:r w:rsidRPr="000F6693">
        <w:rPr>
          <w:sz w:val="28"/>
          <w:szCs w:val="28"/>
          <w:lang w:val="en"/>
        </w:rPr>
        <w:t>Dlib</w:t>
      </w:r>
      <w:proofErr w:type="spellEnd"/>
      <w:r w:rsidRPr="000F6693">
        <w:rPr>
          <w:sz w:val="28"/>
          <w:szCs w:val="28"/>
          <w:lang w:val="en"/>
        </w:rPr>
        <w:t>. The paper provides an overview of the information-analytical system for determining basic emotions</w:t>
      </w:r>
    </w:p>
    <w:p w14:paraId="31E9DB33" w14:textId="738B0BF1" w:rsidR="00B021A4" w:rsidRDefault="00B021A4" w:rsidP="00B021A4">
      <w:pPr>
        <w:spacing w:line="360" w:lineRule="auto"/>
        <w:jc w:val="both"/>
        <w:rPr>
          <w:sz w:val="28"/>
          <w:szCs w:val="28"/>
          <w:lang w:val="en"/>
        </w:rPr>
      </w:pPr>
    </w:p>
    <w:p w14:paraId="6828DA74" w14:textId="02517853" w:rsidR="00B021A4" w:rsidRDefault="00B021A4" w:rsidP="00B021A4">
      <w:pPr>
        <w:spacing w:line="360" w:lineRule="auto"/>
        <w:jc w:val="both"/>
        <w:rPr>
          <w:sz w:val="28"/>
          <w:szCs w:val="28"/>
          <w:lang w:val="en"/>
        </w:rPr>
      </w:pPr>
    </w:p>
    <w:p w14:paraId="0A81B603" w14:textId="2D304ADD" w:rsidR="00B021A4" w:rsidRDefault="00B021A4" w:rsidP="00B021A4">
      <w:pPr>
        <w:spacing w:line="360" w:lineRule="auto"/>
        <w:jc w:val="both"/>
        <w:rPr>
          <w:sz w:val="28"/>
          <w:szCs w:val="28"/>
          <w:lang w:val="en"/>
        </w:rPr>
      </w:pPr>
    </w:p>
    <w:p w14:paraId="30B4CC7B" w14:textId="23154ADD" w:rsidR="00B021A4" w:rsidRDefault="00B021A4" w:rsidP="00B021A4">
      <w:pPr>
        <w:spacing w:line="360" w:lineRule="auto"/>
        <w:jc w:val="both"/>
        <w:rPr>
          <w:sz w:val="28"/>
          <w:szCs w:val="28"/>
          <w:lang w:val="en"/>
        </w:rPr>
      </w:pPr>
    </w:p>
    <w:p w14:paraId="02E5B6A6" w14:textId="419CBC88" w:rsidR="00B021A4" w:rsidRDefault="00B021A4" w:rsidP="00B021A4">
      <w:pPr>
        <w:spacing w:line="360" w:lineRule="auto"/>
        <w:jc w:val="both"/>
        <w:rPr>
          <w:sz w:val="28"/>
          <w:szCs w:val="28"/>
          <w:lang w:val="en"/>
        </w:rPr>
      </w:pPr>
    </w:p>
    <w:p w14:paraId="0460041B" w14:textId="728A3288" w:rsidR="00B021A4" w:rsidRDefault="00B021A4" w:rsidP="00B021A4">
      <w:pPr>
        <w:spacing w:line="360" w:lineRule="auto"/>
        <w:jc w:val="both"/>
        <w:rPr>
          <w:sz w:val="28"/>
          <w:szCs w:val="28"/>
          <w:lang w:val="en-US"/>
        </w:rPr>
      </w:pPr>
    </w:p>
    <w:p w14:paraId="388B523D" w14:textId="77777777" w:rsidR="00BA090A" w:rsidRDefault="00BA090A" w:rsidP="00B021A4">
      <w:pPr>
        <w:spacing w:line="360" w:lineRule="auto"/>
        <w:jc w:val="both"/>
        <w:rPr>
          <w:sz w:val="28"/>
          <w:szCs w:val="28"/>
          <w:lang w:val="en-US"/>
        </w:rPr>
      </w:pPr>
    </w:p>
    <w:p w14:paraId="3A262384" w14:textId="3DD55881" w:rsidR="00FA5645" w:rsidRPr="00EE5ABE" w:rsidRDefault="00FA5645" w:rsidP="00B021A4">
      <w:pPr>
        <w:jc w:val="center"/>
        <w:rPr>
          <w:sz w:val="28"/>
          <w:szCs w:val="28"/>
          <w:lang w:val="en-US"/>
        </w:rPr>
        <w:sectPr w:rsidR="00FA5645" w:rsidRPr="00EE5ABE" w:rsidSect="00EE5ABE">
          <w:pgSz w:w="11906" w:h="16838"/>
          <w:pgMar w:top="567" w:right="851" w:bottom="426" w:left="1134" w:header="709" w:footer="709" w:gutter="0"/>
          <w:cols w:space="708"/>
          <w:titlePg/>
          <w:docGrid w:linePitch="360"/>
        </w:sectPr>
      </w:pPr>
    </w:p>
    <w:p w14:paraId="5668FA2A" w14:textId="77777777" w:rsidR="00B66191" w:rsidRPr="00B66191" w:rsidRDefault="002D6827" w:rsidP="00B66191">
      <w:pPr>
        <w:spacing w:after="480" w:line="360" w:lineRule="auto"/>
        <w:jc w:val="center"/>
        <w:rPr>
          <w:b/>
          <w:color w:val="171717"/>
          <w:sz w:val="28"/>
          <w:szCs w:val="28"/>
        </w:rPr>
      </w:pPr>
      <w:r>
        <w:rPr>
          <w:b/>
          <w:noProof/>
          <w:color w:val="171717"/>
          <w:sz w:val="28"/>
          <w:szCs w:val="28"/>
        </w:rPr>
        <w:lastRenderedPageBreak/>
        <w:pict w14:anchorId="165D362D">
          <v:group id="Группа 1981" o:spid="_x0000_s1198" style="position:absolute;left:0;text-align:left;margin-left:54.25pt;margin-top:29.85pt;width:518.8pt;height:802.3pt;z-index:2516638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" o:allowincell="f">
            <v:rect id="Rectangle 14" o:spid="_x0000_s1199"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4eMIA&#10;AADdAAAADwAAAGRycy9kb3ducmV2LnhtbERPzYrCMBC+C/sOYRa8aaoHsV2j1AVhT4vWPsDQzLbF&#10;ZlKb2HZ9eiMI3ubj+53NbjSN6KlztWUFi3kEgriwuuZSQX4+zNYgnEfW2FgmBf/kYLf9mGww0Xbg&#10;E/WZL0UIYZeggsr7NpHSFRUZdHPbEgfuz3YGfYBdKXWHQwg3jVxG0UoarDk0VNjSd0XFJbsZBRc/&#10;9r9pmd0Pcb6Pi+M+HW7XVKnp55h+gfA0+rf45f7RYX68XsLzm3CC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fh4wgAAAN0AAAAPAAAAAAAAAAAAAAAAAJgCAABkcnMvZG93&#10;bnJldi54bWxQSwUGAAAAAAQABAD1AAAAhwMAAAAA&#10;" filled="f" strokeweight="2pt"/>
            <v:line id="Line 15" o:spid="_x0000_s1200"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7S8EAAADdAAAADwAAAGRycy9kb3ducmV2LnhtbERPS4vCMBC+C/6HMII3TVUUrUYRocve&#10;FqsXb9Nm+sBmUpqsdv/9RhC8zcf3nN2hN414UOdqywpm0wgEcW51zaWC6yWZrEE4j6yxsUwK/sjB&#10;YT8c7DDW9slneqS+FCGEXYwKKu/bWEqXV2TQTW1LHLjCdgZ9gF0pdYfPEG4aOY+ilTRYc2iosKVT&#10;Rfk9/TUK7rfrMvn6OelLkx51Vib+lhVaqfGoP25BeOr9R/x2f+swf7NewOubcIL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5/tLwQAAAN0AAAAPAAAAAAAAAAAAAAAA&#10;AKECAABkcnMvZG93bnJldi54bWxQSwUGAAAAAAQABAD5AAAAjwMAAAAA&#10;" strokeweight="2pt"/>
            <v:line id="Line 16" o:spid="_x0000_s1201"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5jP8EAAADdAAAADwAAAGRycy9kb3ducmV2LnhtbERPS4vCMBC+C/6HMII3TRUVrUYRocve&#10;FqsXb9Nm+sBmUpqsdv/9RhC8zcf3nN2hN414UOdqywpm0wgEcW51zaWC6yWZrEE4j6yxsUwK/sjB&#10;YT8c7DDW9slneqS+FCGEXYwKKu/bWEqXV2TQTW1LHLjCdgZ9gF0pdYfPEG4aOY+ilTRYc2iosKVT&#10;Rfk9/TUK7rfrMvn6OelLkx51Vib+lhVaqfGoP25BeOr9R/x2f+swf7NewOubcIL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DmM/wQAAAN0AAAAPAAAAAAAAAAAAAAAA&#10;AKECAABkcnMvZG93bnJldi54bWxQSwUGAAAAAAQABAD5AAAAjwMAAAAA&#10;" strokeweight="2pt"/>
            <v:line id="Line 17" o:spid="_x0000_s1202"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LGpL4AAADdAAAADwAAAGRycy9kb3ducmV2LnhtbERPvQrCMBDeBd8hnOCmqYKi1SgiVNzE&#10;6uJ2NmdbbC6liVrf3giC2318v7dct6YST2pcaVnBaBiBIM6sLjlXcD4lgxkI55E1VpZJwZscrFfd&#10;zhJjbV98pGfqcxFC2MWooPC+jqV0WUEG3dDWxIG72cagD7DJpW7wFcJNJcdRNJUGSw4NBda0LSi7&#10;pw+j4H45T5LdYatPVbrR1zzxl+tNK9XvtZsFCE+t/4t/7r0O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8QsakvgAAAN0AAAAPAAAAAAAAAAAAAAAAAKEC&#10;AABkcnMvZG93bnJldi54bWxQSwUGAAAAAAQABAD5AAAAjAMAAAAA&#10;" strokeweight="2pt"/>
            <v:line id="Line 18" o:spid="_x0000_s1203"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BY074AAADdAAAADwAAAGRycy9kb3ducmV2LnhtbERPvQrCMBDeBd8hnOCmqYKi1SgiVNzE&#10;6uJ2NmdbbC6liVrf3giC2318v7dct6YST2pcaVnBaBiBIM6sLjlXcD4lgxkI55E1VpZJwZscrFfd&#10;zhJjbV98pGfqcxFC2MWooPC+jqV0WUEG3dDWxIG72cagD7DJpW7wFcJNJcdRNJUGSw4NBda0LSi7&#10;pw+j4H45T5LdYatPVbrR1zzxl+tNK9XvtZsFCE+t/4t/7r0O8+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kFjTvgAAAN0AAAAPAAAAAAAAAAAAAAAAAKEC&#10;AABkcnMvZG93bnJldi54bWxQSwUGAAAAAAQABAD5AAAAjAMAAAAA&#10;" strokeweight="2pt"/>
            <v:line id="Line 19" o:spid="_x0000_s1204"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NpOsQAAADdAAAADwAAAGRycy9kb3ducmV2LnhtbESPQYvCQAyF74L/YYiwN50qKFodRYQu&#10;3patvXiLndgWO5nSmdXuv98cFrwlvJf3vuwOg2vVk/rQeDYwnyWgiEtvG64MFJdsugYVIrLF1jMZ&#10;+KUAh/14tMPU+hd/0zOPlZIQDikaqGPsUq1DWZPDMPMdsWh33zuMsvaVtj2+JNy1epEkK+2wYWmo&#10;saNTTeUj/3EGHtdimX1+neylzY/2VmXxertbYz4mw3ELKtIQ3+b/67MV/M1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Q2k6xAAAAN0AAAAPAAAAAAAAAAAA&#10;AAAAAKECAABkcnMvZG93bnJldi54bWxQSwUGAAAAAAQABAD5AAAAkgMAAAAA&#10;" strokeweight="2pt"/>
            <v:line id="Line 20" o:spid="_x0000_s1205"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LIDb4AAADdAAAADwAAAGRycy9kb3ducmV2LnhtbERPvQrCMBDeBd8hnOCmqYKi1SgiVNzE&#10;6uJ2NmdbbC6liVrf3giC2318v7dct6YST2pcaVnBaBiBIM6sLjlXcD4lgxkI55E1VpZJwZscrFfd&#10;zhJjbV98pGfqcxFC2MWooPC+jqV0WUEG3dDWxIG72cagD7DJpW7wFcJNJcdRNJUGSw4NBda0LSi7&#10;pw+j4H45T5LdYatPVbrR1zzxl+tNK9XvtZsFCE+t/4t/7r0O8+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2csgNvgAAAN0AAAAPAAAAAAAAAAAAAAAAAKEC&#10;AABkcnMvZG93bnJldi54bWxQSwUGAAAAAAQABAD5AAAAjAMAAAAA&#10;" strokeweight="2pt"/>
            <v:line id="Line 21" o:spid="_x0000_s1206"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5tlsEAAADdAAAADwAAAGRycy9kb3ducmV2LnhtbERPS4vCMBC+C/6HMII3TVUUrUYRocve&#10;FqsXb9Nm+sBmUpqsdv/9RhC8zcf3nN2hN414UOdqywpm0wgEcW51zaWC6yWZrEE4j6yxsUwK/sjB&#10;YT8c7DDW9slneqS+FCGEXYwKKu/bWEqXV2TQTW1LHLjCdgZ9gF0pdYfPEG4aOY+ilTRYc2iosKVT&#10;Rfk9/TUK7rfrMvn6OelLkx51Vib+lhVaqfGoP25BeOr9R/x2f+swf7NZwOubcIL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Pm2WwQAAAN0AAAAPAAAAAAAAAAAAAAAA&#10;AKECAABkcnMvZG93bnJldi54bWxQSwUGAAAAAAQABAD5AAAAjwMAAAAA&#10;" strokeweight="2pt"/>
            <v:line id="Line 22" o:spid="_x0000_s1207"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KTCMMAAADdAAAADwAAAGRycy9kb3ducmV2LnhtbERPzWoCMRC+F/oOYQq91axSpLsaRVqF&#10;igfptg8wbsbN6mayJFG3Pr0RCr3Nx/c703lvW3EmHxrHCoaDDARx5XTDtYKf79XLG4gQkTW2jknB&#10;LwWYzx4fplhod+EvOpexFimEQ4EKTIxdIWWoDFkMA9cRJ27vvMWYoK+l9nhJ4baVoywbS4sNpwaD&#10;Hb0bqo7lySpY+93mOLzWRu547Zft9iMP9qDU81O/mICI1Md/8Z/7U6f5ef4K92/SCXJ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SkwjDAAAA3QAAAA8AAAAAAAAAAAAA&#10;AAAAoQIAAGRycy9kb3ducmV2LnhtbFBLBQYAAAAABAAEAPkAAACRAwAAAAA=&#10;" strokeweight="1pt"/>
            <v:line id="Line 23" o:spid="_x0000_s1208"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42k8MAAADdAAAADwAAAGRycy9kb3ducmV2LnhtbERPzWoCMRC+F/oOYQq91axCpbsaRVqF&#10;igfptg8wbsbN6mayJFG3Pr0RCr3Nx/c703lvW3EmHxrHCoaDDARx5XTDtYKf79XLG4gQkTW2jknB&#10;LwWYzx4fplhod+EvOpexFimEQ4EKTIxdIWWoDFkMA9cRJ27vvMWYoK+l9nhJ4baVoywbS4sNpwaD&#10;Hb0bqo7lySpY+93mOLzWRu547Zft9iMP9qDU81O/mICI1Md/8Z/7U6f5ef4K92/SCXJ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eNpPDAAAA3QAAAA8AAAAAAAAAAAAA&#10;AAAAoQIAAGRycy9kb3ducmV2LnhtbFBLBQYAAAAABAAEAPkAAACRAwAAAAA=&#10;" strokeweight="1pt"/>
            <v:rect id="Rectangle 24" o:spid="_x0000_s1209"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UteMAA&#10;AADdAAAADwAAAGRycy9kb3ducmV2LnhtbERPTYvCMBC9L/gfwgje1lSRYqtRiiB4tbsLHodmbKvN&#10;pCZR6783Cwt7m8f7nPV2MJ14kPOtZQWzaQKCuLK65VrB99f+cwnCB2SNnWVS8CIP283oY425tk8+&#10;0qMMtYgh7HNU0ITQ51L6qiGDfmp74sidrTMYInS11A6fMdx0cp4kqTTYcmxosKddQ9W1vBsFRXEZ&#10;fm5lhnsvl4lL9ULXxUmpyXgoViACDeFf/Oc+6Dg/y1L4/SaeID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UteMAAAADdAAAADwAAAAAAAAAAAAAAAACYAgAAZHJzL2Rvd25y&#10;ZXYueG1sUEsFBgAAAAAEAAQA9QAAAIUDAAAAAA==&#10;" filled="f" stroked="f" strokeweight=".25pt">
              <v:textbox style="mso-next-textbox:#Rectangle 24" inset="1pt,1pt,1pt,1pt">
                <w:txbxContent>
                  <w:p w14:paraId="10F40E7A" w14:textId="77777777" w:rsidR="006F17C5" w:rsidRDefault="006F17C5" w:rsidP="00B66191">
                    <w:pPr>
                      <w:pStyle w:val="ad"/>
                      <w:jc w:val="center"/>
                      <w:rPr>
                        <w:sz w:val="18"/>
                      </w:rPr>
                    </w:pPr>
                    <w:proofErr w:type="spellStart"/>
                    <w:r>
                      <w:rPr>
                        <w:sz w:val="18"/>
                      </w:rPr>
                      <w:t>Изм</w:t>
                    </w:r>
                    <w:proofErr w:type="spellEnd"/>
                    <w:r>
                      <w:rPr>
                        <w:sz w:val="18"/>
                      </w:rPr>
                      <w:t>.</w:t>
                    </w:r>
                  </w:p>
                </w:txbxContent>
              </v:textbox>
            </v:rect>
            <v:rect id="Rectangle 25" o:spid="_x0000_s1210"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I48IA&#10;AADdAAAADwAAAGRycy9kb3ducmV2LnhtbERPTWvDMAy9D/ofjAq7LU7H6JK0bgmFwq7LVuhRxGqS&#10;NpZT20uyfz8PBrvp8T613c+mFyM531lWsEpSEMS11R03Cj4/jk8ZCB+QNfaWScE3edjvFg9bLLSd&#10;+J3GKjQihrAvUEEbwlBI6euWDPrEDsSRu1hnMEToGqkdTjHc9PI5TdfSYMexocWBDi3Vt+rLKCjL&#10;63y6VzkevcxSt9YvuinPSj0u53IDItAc/sV/7jcd5+f5K/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YjjwgAAAN0AAAAPAAAAAAAAAAAAAAAAAJgCAABkcnMvZG93&#10;bnJldi54bWxQSwUGAAAAAAQABAD1AAAAhwMAAAAA&#10;" filled="f" stroked="f" strokeweight=".25pt">
              <v:textbox style="mso-next-textbox:#Rectangle 25" inset="1pt,1pt,1pt,1pt">
                <w:txbxContent>
                  <w:p w14:paraId="7DDC25A6" w14:textId="77777777" w:rsidR="006F17C5" w:rsidRDefault="006F17C5" w:rsidP="00B66191">
                    <w:pPr>
                      <w:pStyle w:val="ad"/>
                      <w:jc w:val="center"/>
                      <w:rPr>
                        <w:sz w:val="18"/>
                      </w:rPr>
                    </w:pPr>
                    <w:r>
                      <w:rPr>
                        <w:sz w:val="18"/>
                      </w:rPr>
                      <w:t>Лист</w:t>
                    </w:r>
                  </w:p>
                </w:txbxContent>
              </v:textbox>
            </v:rect>
            <v:rect id="Rectangle 26" o:spid="_x0000_s1211"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YckcMA&#10;AADdAAAADwAAAGRycy9kb3ducmV2LnhtbESPQWvCQBCF74X+h2WE3urGImKiq4SC4NWo4HHIjkna&#10;7Gy6u2r67zuHgrcZ3pv3vllvR9erO4XYeTYwm2agiGtvO24MnI679yWomJAt9p7JwC9F2G5eX9ZY&#10;WP/gA92r1CgJ4ViggTalodA61i05jFM/EIt29cFhkjU02gZ8SLjr9UeWLbTDjqWhxYE+W6q/q5sz&#10;UJZf4/mnynEX9TILCzu3TXkx5m0ylitQicb0NP9f763g57ngyj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YckcMAAADdAAAADwAAAAAAAAAAAAAAAACYAgAAZHJzL2Rv&#10;d25yZXYueG1sUEsFBgAAAAAEAAQA9QAAAIgDAAAAAA==&#10;" filled="f" stroked="f" strokeweight=".25pt">
              <v:textbox style="mso-next-textbox:#Rectangle 26" inset="1pt,1pt,1pt,1pt">
                <w:txbxContent>
                  <w:p w14:paraId="019D4E84" w14:textId="77777777" w:rsidR="006F17C5" w:rsidRDefault="006F17C5" w:rsidP="00B66191">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27" o:spid="_x0000_s1212"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q5CsAA&#10;AADdAAAADwAAAGRycy9kb3ducmV2LnhtbERPTYvCMBC9C/6HMMLebLrLIrZrlCIIXq0KHodmbLvb&#10;TGqS1frvjSB4m8f7nMVqMJ24kvOtZQWfSQqCuLK65VrBYb+ZzkH4gKyxs0wK7uRhtRyPFphre+Md&#10;XctQixjCPkcFTQh9LqWvGjLoE9sTR+5sncEQoauldniL4aaTX2k6kwZbjg0N9rRuqPor/42Covgd&#10;jpcyw42X89TN9Leui5NSH5Oh+AERaAhv8cu91XF+l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5q5CsAAAADdAAAADwAAAAAAAAAAAAAAAACYAgAAZHJzL2Rvd25y&#10;ZXYueG1sUEsFBgAAAAAEAAQA9QAAAIUDAAAAAA==&#10;" filled="f" stroked="f" strokeweight=".25pt">
              <v:textbox style="mso-next-textbox:#Rectangle 27" inset="1pt,1pt,1pt,1pt">
                <w:txbxContent>
                  <w:p w14:paraId="0AD9BF26" w14:textId="77777777" w:rsidR="006F17C5" w:rsidRDefault="006F17C5" w:rsidP="00B66191">
                    <w:pPr>
                      <w:pStyle w:val="ad"/>
                      <w:jc w:val="center"/>
                      <w:rPr>
                        <w:sz w:val="18"/>
                      </w:rPr>
                    </w:pPr>
                    <w:proofErr w:type="spellStart"/>
                    <w:r>
                      <w:rPr>
                        <w:sz w:val="18"/>
                      </w:rPr>
                      <w:t>Подпись</w:t>
                    </w:r>
                    <w:proofErr w:type="spellEnd"/>
                  </w:p>
                </w:txbxContent>
              </v:textbox>
            </v:rect>
            <v:rect id="Rectangle 28" o:spid="_x0000_s1213"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ur8IA&#10;AADdAAAADwAAAGRycy9kb3ducmV2LnhtbESPwWrCQBCG7wXfYRnBW7OxiGjqKqEgeDVtweOQnSZp&#10;s7Nxd9X49s5B6HH45/9mvs1udL26UoidZwPzLAdFXHvbcWPg63P/ugIVE7LF3jMZuFOE3XbyssHC&#10;+hsf6VqlRgmEY4EG2pSGQutYt+QwZn4gluzHB4dJxtBoG/AmcNfrtzxfaocdy4UWB/poqf6rLs5A&#10;Wf6O3+dqjfuoV3lY2oVtypMxs+lYvoNKNKb/5Wf7YA0IUf4XGzEBv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P66vwgAAAN0AAAAPAAAAAAAAAAAAAAAAAJgCAABkcnMvZG93&#10;bnJldi54bWxQSwUGAAAAAAQABAD1AAAAhwMAAAAA&#10;" filled="f" stroked="f" strokeweight=".25pt">
              <v:textbox style="mso-next-textbox:#Rectangle 28" inset="1pt,1pt,1pt,1pt">
                <w:txbxContent>
                  <w:p w14:paraId="5E86DA30" w14:textId="77777777" w:rsidR="006F17C5" w:rsidRDefault="006F17C5" w:rsidP="00B66191">
                    <w:pPr>
                      <w:pStyle w:val="ad"/>
                      <w:jc w:val="center"/>
                      <w:rPr>
                        <w:sz w:val="18"/>
                      </w:rPr>
                    </w:pPr>
                    <w:r>
                      <w:rPr>
                        <w:sz w:val="18"/>
                      </w:rPr>
                      <w:t>Дата</w:t>
                    </w:r>
                  </w:p>
                </w:txbxContent>
              </v:textbox>
            </v:rect>
            <v:rect id="Rectangle 29" o:spid="_x0000_s1214"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LNMIA&#10;AADdAAAADwAAAGRycy9kb3ducmV2LnhtbESPQWvCQBSE74L/YXmCN92kSEhTVwmFQK9NFXp8ZF+T&#10;aPZturvV+O/dguBxmJlvmO1+MoO4kPO9ZQXpOgFB3Fjdc6vg8FWtchA+IGscLJOCG3nY7+azLRba&#10;XvmTLnVoRYSwL1BBF8JYSOmbjgz6tR2Jo/djncEQpWuldniNcDPIlyTJpMGe40KHI7131JzrP6Og&#10;LE/T8bd+xcrLPHGZ3ui2/FZquZjKNxCBpvAMP9ofWkEkpvD/Jj4B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ws0wgAAAN0AAAAPAAAAAAAAAAAAAAAAAJgCAABkcnMvZG93&#10;bnJldi54bWxQSwUGAAAAAAQABAD1AAAAhwMAAAAA&#10;" filled="f" stroked="f" strokeweight=".25pt">
              <v:textbox style="mso-next-textbox:#Rectangle 29" inset="1pt,1pt,1pt,1pt">
                <w:txbxContent>
                  <w:p w14:paraId="766D506B" w14:textId="77777777" w:rsidR="006F17C5" w:rsidRDefault="006F17C5" w:rsidP="00B66191">
                    <w:pPr>
                      <w:pStyle w:val="ad"/>
                      <w:jc w:val="center"/>
                      <w:rPr>
                        <w:sz w:val="18"/>
                      </w:rPr>
                    </w:pPr>
                    <w:r>
                      <w:rPr>
                        <w:sz w:val="18"/>
                      </w:rPr>
                      <w:t>Лист</w:t>
                    </w:r>
                  </w:p>
                </w:txbxContent>
              </v:textbox>
            </v:rect>
            <v:rect id="Rectangle 30" o:spid="_x0000_s1215"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GVQ8AA&#10;AADdAAAADwAAAGRycy9kb3ducmV2LnhtbESPQYvCMBSE74L/ITzBm6aKiFuNUgTBq12FPT6aZ1tt&#10;XmoStf57syB4HGbmG2a16UwjHuR8bVnBZJyAIC6srrlUcPzdjRYgfEDW2FgmBS/ysFn3eytMtX3y&#10;gR55KEWEsE9RQRVCm0rpi4oM+rFtiaN3ts5giNKVUjt8Rrhp5DRJ5tJgzXGhwpa2FRXX/G4UZNml&#10;O93yH9x5uUjcXM90mf0pNRx02RJEoC58w5/2XiuIxCn8v4lP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GVQ8AAAADdAAAADwAAAAAAAAAAAAAAAACYAgAAZHJzL2Rvd25y&#10;ZXYueG1sUEsFBgAAAAAEAAQA9QAAAIUDAAAAAA==&#10;" filled="f" stroked="f" strokeweight=".25pt">
              <v:textbox style="mso-next-textbox:#Rectangle 30" inset="1pt,1pt,1pt,1pt">
                <w:txbxContent>
                  <w:p w14:paraId="5AB30D75" w14:textId="572AE1F0" w:rsidR="006F17C5" w:rsidRPr="00A02852" w:rsidRDefault="006F17C5" w:rsidP="00B66191">
                    <w:pPr>
                      <w:pStyle w:val="ad"/>
                      <w:jc w:val="center"/>
                      <w:rPr>
                        <w:sz w:val="18"/>
                        <w:lang w:val="ru-RU"/>
                      </w:rPr>
                    </w:pPr>
                    <w:r>
                      <w:rPr>
                        <w:sz w:val="18"/>
                        <w:lang w:val="ru-RU"/>
                      </w:rPr>
                      <w:t>4</w:t>
                    </w:r>
                  </w:p>
                </w:txbxContent>
              </v:textbox>
            </v:rect>
            <v:rect id="Rectangle 31" o:spid="_x0000_s1216" style="position:absolute;left:7787;top:17257;width:12159;height:566;visibility:visible" filled="f" stroked="f" strokeweight=".25pt">
              <v:textbox style="mso-next-textbox:#Rectangle 31" inset="1pt,1pt,1pt,1pt">
                <w:txbxContent>
                  <w:p w14:paraId="2218339F" w14:textId="3443C0F2" w:rsidR="006F17C5" w:rsidRDefault="006F17C5" w:rsidP="00B66191">
                    <w:pPr>
                      <w:pStyle w:val="ad"/>
                      <w:jc w:val="center"/>
                      <w:rPr>
                        <w:rFonts w:ascii="Arial" w:hAnsi="Arial" w:cs="Arial"/>
                        <w:sz w:val="40"/>
                        <w:szCs w:val="40"/>
                        <w:lang w:val="ru-RU"/>
                      </w:rPr>
                    </w:pPr>
                    <w:r>
                      <w:rPr>
                        <w:rFonts w:ascii="Arial" w:hAnsi="Arial" w:cs="Arial"/>
                        <w:sz w:val="40"/>
                        <w:szCs w:val="40"/>
                        <w:lang w:val="en-US"/>
                      </w:rPr>
                      <w:t>09.03.04</w:t>
                    </w:r>
                    <w:r w:rsidRPr="00EE5ABE">
                      <w:rPr>
                        <w:rFonts w:ascii="Arial" w:hAnsi="Arial" w:cs="Arial"/>
                        <w:sz w:val="40"/>
                        <w:szCs w:val="40"/>
                        <w:lang w:val="ru-RU"/>
                      </w:rPr>
                      <w:t>.56.0000.000</w:t>
                    </w:r>
                    <w:r>
                      <w:rPr>
                        <w:rFonts w:ascii="Arial" w:hAnsi="Arial" w:cs="Arial"/>
                        <w:sz w:val="40"/>
                        <w:szCs w:val="40"/>
                        <w:lang w:val="en-US"/>
                      </w:rPr>
                      <w:t>.</w:t>
                    </w:r>
                    <w:r w:rsidRPr="00EE5ABE">
                      <w:rPr>
                        <w:rFonts w:ascii="Arial" w:hAnsi="Arial" w:cs="Arial"/>
                        <w:sz w:val="40"/>
                        <w:szCs w:val="40"/>
                        <w:lang w:val="ru-RU"/>
                      </w:rPr>
                      <w:t>П</w:t>
                    </w:r>
                    <w:r>
                      <w:rPr>
                        <w:rFonts w:ascii="Arial" w:hAnsi="Arial" w:cs="Arial"/>
                        <w:sz w:val="40"/>
                        <w:szCs w:val="40"/>
                        <w:lang w:val="ru-RU"/>
                      </w:rPr>
                      <w:t>З</w:t>
                    </w:r>
                  </w:p>
                  <w:p w14:paraId="09FFCB07" w14:textId="77777777" w:rsidR="006F17C5" w:rsidRPr="00EE5ABE" w:rsidRDefault="006F17C5" w:rsidP="00B66191">
                    <w:pPr>
                      <w:pStyle w:val="ad"/>
                      <w:jc w:val="center"/>
                      <w:rPr>
                        <w:rFonts w:ascii="Arial" w:hAnsi="Arial" w:cs="Arial"/>
                        <w:sz w:val="40"/>
                        <w:szCs w:val="40"/>
                        <w:lang w:val="ru-RU"/>
                      </w:rPr>
                    </w:pPr>
                  </w:p>
                  <w:p w14:paraId="1FEA75E1" w14:textId="00B90E63" w:rsidR="006F17C5" w:rsidRPr="00EE5ABE" w:rsidRDefault="006F17C5" w:rsidP="00B66191">
                    <w:pPr>
                      <w:pStyle w:val="ad"/>
                      <w:jc w:val="center"/>
                      <w:rPr>
                        <w:rFonts w:ascii="Arial" w:hAnsi="Arial" w:cs="Arial"/>
                        <w:sz w:val="40"/>
                        <w:szCs w:val="40"/>
                        <w:lang w:val="ru-RU"/>
                      </w:rPr>
                    </w:pPr>
                  </w:p>
                  <w:p w14:paraId="566990AE" w14:textId="77777777" w:rsidR="006F17C5" w:rsidRPr="00EE5ABE" w:rsidRDefault="006F17C5" w:rsidP="00B66191">
                    <w:pPr>
                      <w:pStyle w:val="ad"/>
                      <w:jc w:val="center"/>
                      <w:rPr>
                        <w:rFonts w:ascii="Arial" w:hAnsi="Arial" w:cs="Arial"/>
                        <w:sz w:val="40"/>
                        <w:szCs w:val="40"/>
                        <w:lang w:val="en-US"/>
                      </w:rPr>
                    </w:pPr>
                  </w:p>
                  <w:p w14:paraId="158126BE" w14:textId="77777777" w:rsidR="006F17C5" w:rsidRPr="00EE5ABE" w:rsidRDefault="006F17C5" w:rsidP="00B66191">
                    <w:pPr>
                      <w:rPr>
                        <w:rFonts w:ascii="Arial" w:hAnsi="Arial" w:cs="Arial"/>
                        <w:sz w:val="40"/>
                        <w:szCs w:val="40"/>
                      </w:rPr>
                    </w:pPr>
                  </w:p>
                </w:txbxContent>
              </v:textbox>
            </v:rect>
            <v:line id="Line 32" o:spid="_x0000_s1217"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hL2r8AAADdAAAADwAAAGRycy9kb3ducmV2LnhtbESPwQrCMBBE74L/EFbwpqmiItUoIlS8&#10;idWLt7VZ22KzKU3U+vdGEDwOM/OGWa5bU4knNa60rGA0jEAQZ1aXnCs4n5LBHITzyBory6TgTQ7W&#10;q25nibG2Lz7SM/W5CBB2MSoovK9jKV1WkEE3tDVx8G62MeiDbHKpG3wFuKnkOIpm0mDJYaHAmrYF&#10;Zff0YRTcL+dpsjts9alKN/qaJ/5yvWml+r12swDhqfX/8K+91woCcQLfN+EJ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0hL2r8AAADdAAAADwAAAAAAAAAAAAAAAACh&#10;AgAAZHJzL2Rvd25yZXYueG1sUEsFBgAAAAAEAAQA+QAAAI0DAAAAAA==&#10;" strokeweight="2pt"/>
            <v:line id="Line 33" o:spid="_x0000_s1218"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TuQb8AAADdAAAADwAAAGRycy9kb3ducmV2LnhtbESPwQrCMBBE74L/EFbwpqmCItUoIlS8&#10;idVLb2uztsVmU5qo9e+NIHgcZuYNs9p0phZPal1lWcFkHIEgzq2uuFBwOSejBQjnkTXWlknBmxxs&#10;1v3eCmNtX3yiZ+oLESDsYlRQet/EUrq8JINubBvi4N1sa9AH2RZSt/gKcFPLaRTNpcGKw0KJDe1K&#10;yu/pwyi4Z5dZsj/u9LlOt/paJD673rRSw0G3XYLw1Pl/+Nc+aAWBOIPvm/AE5P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ATuQb8AAADdAAAADwAAAAAAAAAAAAAAAACh&#10;AgAAZHJzL2Rvd25yZXYueG1sUEsFBgAAAAAEAAQA+QAAAI0DAAAAAA==&#10;" strokeweight="2pt"/>
            <v:line id="Line 34" o:spid="_x0000_s1219"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MW3MMAAADdAAAADwAAAGRycy9kb3ducmV2LnhtbESPQWsCMRSE70L/Q3hCb25WD0VXo4i1&#10;UOlBtP0Bz81zs7p5WZJUt/31RhA8DjPzDTNbdLYRF/KhdqxgmOUgiEuna64U/Hx/DMYgQkTW2Dgm&#10;BX8UYDF/6c2w0O7KO7rsYyUShEOBCkyMbSFlKA1ZDJlriZN3dN5iTNJXUnu8Jrht5CjP36TFmtOC&#10;wZZWhsrz/tcq2PjD13n4Xxl54I1fN9v3SbAnpV773XIKIlIXn+FH+1MruBPh/iY9A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TFtzDAAAA3QAAAA8AAAAAAAAAAAAA&#10;AAAAoQIAAGRycy9kb3ducmV2LnhtbFBLBQYAAAAABAAEAPkAAACRAwAAAAA=&#10;" strokeweight="1pt"/>
            <v:line id="Line 35" o:spid="_x0000_s1220"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R8UAAADdAAAADwAAAGRycy9kb3ducmV2LnhtbESPwW7CMBBE70j9B2sr9QYOPQBNcaKq&#10;LVIRBwTtByzxEgfidWS7EPr1NRISx9HMvNHMy9624kQ+NI4VjEcZCOLK6YZrBT/fi+EMRIjIGlvH&#10;pOBCAcriYTDHXLszb+i0jbVIEA45KjAxdrmUoTJkMYxcR5y8vfMWY5K+ltrjOcFtK5+zbCItNpwW&#10;DHb0bqg6bn+tgqXfrY7jv9rIHS/9Z7v+eAn2oNTTY//2CiJSH+/hW/tLK0jEKVzfpCcg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R8UAAADdAAAADwAAAAAAAAAA&#10;AAAAAAChAgAAZHJzL2Rvd25yZXYueG1sUEsFBgAAAAAEAAQA+QAAAJMDAAAAAA==&#10;" strokeweight="1pt"/>
            <v:line id="Line 36" o:spid="_x0000_s1221"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AnNcUAAADdAAAADwAAAGRycy9kb3ducmV2LnhtbESPy24CMQxF90j8Q2Sk7iBDF1UZCKjq&#10;QyrqouLxAWbiTqZMnFGSwsDX1wskltb1PfZZrHrfqhPF1AQ2MJ0UoIirYBuuDex3H+NnUCkjW2wD&#10;k4ELJVgth4MFljaceUOnba6VQDiVaMDl3JVap8qRxzQJHbFkPyF6zDLGWtuIZ4H7Vj8WxZP22LBc&#10;cNjRq6PquP3zBtbx8HWcXmunD7yO7+332yz5X2MeRv3LHFSmPt+Xb+1Pa0CI8q7YiAno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AnNcUAAADdAAAADwAAAAAAAAAA&#10;AAAAAAChAgAAZHJzL2Rvd25yZXYueG1sUEsFBgAAAAAEAAQA+QAAAJMDAAAAAA==&#10;" strokeweight="1pt"/>
            <v:group id="Group 37" o:spid="_x0000_s122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8q978QAAADdAAAADwAAAGRycy9kb3ducmV2LnhtbESPQYvCMBSE78L+h/AW&#10;vGnaXRS3axQRVzyIoC6It0fzbIvNS2liW/+9EQSPw8x8w0znnSlFQ7UrLCuIhxEI4tTqgjMF/8e/&#10;wQSE88gaS8uk4E4O5rOP3hQTbVveU3PwmQgQdgkqyL2vEildmpNBN7QVcfAutjbog6wzqWtsA9yU&#10;8iuKxtJgwWEhx4qWOaXXw80oWLfYLr7jVbO9Xpb383G0O21jUqr/2S1+QXjq/Dv8am+0gkD8ge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8q978QAAADdAAAA&#10;DwAAAAAAAAAAAAAAAACqAgAAZHJzL2Rvd25yZXYueG1sUEsFBgAAAAAEAAQA+gAAAJsDAAAAAA==&#10;">
              <v:rect id="Rectangle 38" o:spid="_x0000_s122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Y4csAA&#10;AADdAAAADwAAAGRycy9kb3ducmV2LnhtbERPz2vCMBS+D/wfwhN2m4lllK4apQgFr+s22PHRPNtq&#10;81KTqN1/vxwGO358v7f72Y7iTj4MjjWsVwoEcevMwJ2Gz4/6pQARIrLB0TFp+KEA+93iaYulcQ9+&#10;p3sTO5FCOJSooY9xKqUMbU8Ww8pNxIk7OW8xJug7aTw+UrgdZaZULi0OnBp6nOjQU3tpblZDVZ3n&#10;r2vzhnWQhfK5eTVd9a3183KuNiAizfFf/Oc+Gg2ZWqf96U16An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Y4csAAAADdAAAADwAAAAAAAAAAAAAAAACYAgAAZHJzL2Rvd25y&#10;ZXYueG1sUEsFBgAAAAAEAAQA9QAAAIUDAAAAAA==&#10;" filled="f" stroked="f" strokeweight=".25pt">
                <v:textbox style="mso-next-textbox:#Rectangle 38" inset="1pt,1pt,1pt,1pt">
                  <w:txbxContent>
                    <w:p w14:paraId="16B8018C" w14:textId="77777777" w:rsidR="006F17C5" w:rsidRDefault="006F17C5" w:rsidP="00B66191">
                      <w:pPr>
                        <w:pStyle w:val="ad"/>
                        <w:rPr>
                          <w:sz w:val="18"/>
                        </w:rPr>
                      </w:pPr>
                      <w:proofErr w:type="spellStart"/>
                      <w:r>
                        <w:rPr>
                          <w:sz w:val="18"/>
                        </w:rPr>
                        <w:t>Разраб</w:t>
                      </w:r>
                      <w:proofErr w:type="spellEnd"/>
                      <w:r>
                        <w:rPr>
                          <w:sz w:val="18"/>
                        </w:rPr>
                        <w:t>.</w:t>
                      </w:r>
                    </w:p>
                  </w:txbxContent>
                </v:textbox>
              </v:rect>
              <v:rect id="Rectangle 39" o:spid="_x0000_s122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qd6cIA&#10;AADdAAAADwAAAGRycy9kb3ducmV2LnhtbESPQYvCMBSE78L+h/AWvGlSEdFqlCIIe93uLnh8NM+2&#10;bvPSTaLWf28WBI/DzHzDbHaD7cSVfGgda8imCgRx5UzLtYbvr8NkCSJEZIOdY9JwpwC77dtog7lx&#10;N/6kaxlrkSAcctTQxNjnUoaqIYth6nri5J2ctxiT9LU0Hm8Jbjs5U2ohLbacFhrsad9Q9VterIai&#10;OA8/f+UKD0EulV+YuamLo9bj96FYg4g0xFf42f4wGmYqy+D/TXoC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qp3pwgAAAN0AAAAPAAAAAAAAAAAAAAAAAJgCAABkcnMvZG93&#10;bnJldi54bWxQSwUGAAAAAAQABAD1AAAAhwMAAAAA&#10;" filled="f" stroked="f" strokeweight=".25pt">
                <v:textbox style="mso-next-textbox:#Rectangle 39" inset="1pt,1pt,1pt,1pt">
                  <w:txbxContent>
                    <w:p w14:paraId="2C200604" w14:textId="22017971" w:rsidR="006F17C5" w:rsidRDefault="006F17C5" w:rsidP="00B66191">
                      <w:pPr>
                        <w:pStyle w:val="ad"/>
                        <w:rPr>
                          <w:sz w:val="14"/>
                          <w:szCs w:val="14"/>
                          <w:lang w:val="ru-RU"/>
                        </w:rPr>
                      </w:pPr>
                      <w:r>
                        <w:rPr>
                          <w:sz w:val="14"/>
                          <w:szCs w:val="14"/>
                          <w:lang w:val="ru-RU"/>
                        </w:rPr>
                        <w:t>Перепечаев А.В.</w:t>
                      </w:r>
                    </w:p>
                  </w:txbxContent>
                </v:textbox>
              </v:rect>
            </v:group>
            <v:group id="Group 40" o:spid="_x0000_s122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Le5Q8cAAADd&#10;AAAADwAAAAAAAAAAAAAAAACqAgAAZHJzL2Rvd25yZXYueG1sUEsFBgAAAAAEAAQA+gAAAJ4DAAAA&#10;AA==&#10;">
              <v:rect id="Rectangle 41" o:spid="_x0000_s122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SmBcMA&#10;AADdAAAADwAAAGRycy9kb3ducmV2LnhtbESPQWsCMRSE70L/Q3iF3jTRiqyrURZB6LWrhR4fm+fu&#10;2s3LNom6/feNIHgcZuYbZr0dbCeu5EPrWMN0okAQV860XGs4HvbjDESIyAY7x6ThjwJsNy+jNebG&#10;3fiTrmWsRYJwyFFDE2OfSxmqhiyGieuJk3dy3mJM0tfSeLwluO3kTKmFtNhyWmiwp11D1U95sRqK&#10;4jx8/ZZL3AeZKb8wc1MX31q/vQ7FCkSkIT7Dj/aH0TBT03e4v0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SmBcMAAADdAAAADwAAAAAAAAAAAAAAAACYAgAAZHJzL2Rv&#10;d25yZXYueG1sUEsFBgAAAAAEAAQA9QAAAIgDAAAAAA==&#10;" filled="f" stroked="f" strokeweight=".25pt">
                <v:textbox style="mso-next-textbox:#Rectangle 41" inset="1pt,1pt,1pt,1pt">
                  <w:txbxContent>
                    <w:p w14:paraId="63939D18" w14:textId="77777777" w:rsidR="006F17C5" w:rsidRDefault="006F17C5" w:rsidP="00B66191">
                      <w:pPr>
                        <w:pStyle w:val="ad"/>
                        <w:rPr>
                          <w:sz w:val="18"/>
                        </w:rPr>
                      </w:pPr>
                      <w:proofErr w:type="spellStart"/>
                      <w:r>
                        <w:rPr>
                          <w:sz w:val="18"/>
                        </w:rPr>
                        <w:t>Провер</w:t>
                      </w:r>
                      <w:proofErr w:type="spellEnd"/>
                      <w:r>
                        <w:rPr>
                          <w:sz w:val="18"/>
                        </w:rPr>
                        <w:t>.</w:t>
                      </w:r>
                    </w:p>
                    <w:p w14:paraId="30FE9329" w14:textId="77777777" w:rsidR="006F17C5" w:rsidRDefault="006F17C5" w:rsidP="00B66191">
                      <w:pPr>
                        <w:pStyle w:val="ad"/>
                        <w:rPr>
                          <w:sz w:val="18"/>
                        </w:rPr>
                      </w:pPr>
                    </w:p>
                    <w:p w14:paraId="316065E2" w14:textId="77777777" w:rsidR="006F17C5" w:rsidRDefault="006F17C5" w:rsidP="00B66191">
                      <w:pPr>
                        <w:pStyle w:val="ad"/>
                        <w:rPr>
                          <w:sz w:val="18"/>
                        </w:rPr>
                      </w:pPr>
                    </w:p>
                  </w:txbxContent>
                </v:textbox>
              </v:rect>
              <v:rect id="Rectangle 42" o:spid="_x0000_s122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ccIA&#10;AADdAAAADwAAAGRycy9kb3ducmV2LnhtbESPQYvCMBSE7wv+h/AEb2uiiLjVKEUQvNrdhT0+mmdb&#10;bV5qErX+e7MgeBxm5htmteltK27kQ+NYw2SsQBCXzjRcafj53n0uQISIbLB1TBoeFGCzHnysMDPu&#10;zge6FbESCcIhQw11jF0mZShrshjGriNO3tF5izFJX0nj8Z7gtpVTpebSYsNpocaOtjWV5+JqNeT5&#10;qf+9FF+4C3Kh/NzMTJX/aT0a9vkSRKQ+vsOv9t5omKrJDP7fp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T5xwgAAAN0AAAAPAAAAAAAAAAAAAAAAAJgCAABkcnMvZG93&#10;bnJldi54bWxQSwUGAAAAAAQABAD1AAAAhwMAAAAA&#10;" filled="f" stroked="f" strokeweight=".25pt">
                <v:textbox style="mso-next-textbox:#Rectangle 42" inset="1pt,1pt,1pt,1pt">
                  <w:txbxContent>
                    <w:p w14:paraId="5A316EB5" w14:textId="408B1055" w:rsidR="006F17C5" w:rsidRPr="00A22EC6" w:rsidRDefault="006F17C5" w:rsidP="00B66191">
                      <w:pPr>
                        <w:pStyle w:val="ad"/>
                        <w:rPr>
                          <w:sz w:val="14"/>
                          <w:szCs w:val="14"/>
                          <w:lang w:val="ru-RU"/>
                        </w:rPr>
                      </w:pPr>
                      <w:r>
                        <w:rPr>
                          <w:sz w:val="14"/>
                          <w:szCs w:val="14"/>
                          <w:lang w:val="ru-RU"/>
                        </w:rPr>
                        <w:t>Долгов В.В.</w:t>
                      </w:r>
                    </w:p>
                  </w:txbxContent>
                </v:textbox>
              </v:rect>
            </v:group>
            <v:group id="Group 43" o:spid="_x0000_s122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NeITfFAAAA3QAA&#10;AA8AAAAAAAAAAAAAAAAAqgIAAGRycy9kb3ducmV2LnhtbFBLBQYAAAAABAAEAPoAAACcAwAAAAA=&#10;">
              <v:rect id="Rectangle 44" o:spid="_x0000_s122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iyMAA&#10;AADdAAAADwAAAGRycy9kb3ducmV2LnhtbERPTYvCMBC9C/sfwix403RFi3aNUgTB61YFj0Mz21ab&#10;STeJ2v33RhC8zeN9znLdm1bcyPnGsoKvcQKCuLS64UrBYb8dzUH4gKyxtUwK/snDevUxWGKm7Z1/&#10;6FaESsQQ9hkqqEPoMil9WZNBP7YdceR+rTMYInSV1A7vMdy0cpIkqTTYcGyosaNNTeWluBoFeX7u&#10;j3/FArdezhOX6qmu8pNSw88+/wYRqA9v8cu903H+b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C1iyMAAAADdAAAADwAAAAAAAAAAAAAAAACYAgAAZHJzL2Rvd25y&#10;ZXYueG1sUEsFBgAAAAAEAAQA9QAAAIUDAAAAAA==&#10;" filled="f" stroked="f" strokeweight=".25pt">
                <v:textbox style="mso-next-textbox:#Rectangle 44" inset="1pt,1pt,1pt,1pt">
                  <w:txbxContent>
                    <w:p w14:paraId="35710D44" w14:textId="77777777" w:rsidR="006F17C5" w:rsidRDefault="006F17C5" w:rsidP="00B66191"/>
                  </w:txbxContent>
                </v:textbox>
              </v:rect>
              <v:rect id="Rectangle 45" o:spid="_x0000_s123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HHU8IA&#10;AADdAAAADwAAAGRycy9kb3ducmV2LnhtbERPTWvCQBC9F/wPywje6kYx0aauEgqC16YteByy0yQ1&#10;Oxt3t0n8991Cobd5vM/ZHyfTiYGcby0rWC0TEMSV1S3XCt7fTo87ED4ga+wsk4I7eTgeZg97zLUd&#10;+ZWGMtQihrDPUUETQp9L6auGDPql7Ykj92mdwRChq6V2OMZw08l1kmTSYMuxocGeXhqqruW3UVAU&#10;X9PHrXzCk5e7xGV6o+viotRiPhXPIAJN4V/85z7rOD9N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YcdTwgAAAN0AAAAPAAAAAAAAAAAAAAAAAJgCAABkcnMvZG93&#10;bnJldi54bWxQSwUGAAAAAAQABAD1AAAAhwMAAAAA&#10;" filled="f" stroked="f" strokeweight=".25pt">
                <v:textbox style="mso-next-textbox:#Rectangle 45" inset="1pt,1pt,1pt,1pt">
                  <w:txbxContent>
                    <w:p w14:paraId="4D16B8AD" w14:textId="77777777" w:rsidR="006F17C5" w:rsidRPr="00A22EC6" w:rsidRDefault="006F17C5" w:rsidP="00B66191">
                      <w:pPr>
                        <w:pStyle w:val="ad"/>
                        <w:rPr>
                          <w:sz w:val="14"/>
                          <w:szCs w:val="14"/>
                          <w:lang w:val="ru-RU"/>
                        </w:rPr>
                      </w:pPr>
                    </w:p>
                    <w:p w14:paraId="7BB7AFEB" w14:textId="77777777" w:rsidR="006F17C5" w:rsidRDefault="006F17C5" w:rsidP="00B66191"/>
                  </w:txbxContent>
                </v:textbox>
              </v:rect>
            </v:group>
            <v:line id="Line 52" o:spid="_x0000_s1231"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Nw774AAADdAAAADwAAAGRycy9kb3ducmV2LnhtbERPvQrCMBDeBd8hnOCmqaIi1SgiVNzE&#10;6uJ2NmdbbC6liVrf3giC2318v7dct6YST2pcaVnBaBiBIM6sLjlXcD4lgzkI55E1VpZJwZscrFfd&#10;zhJjbV98pGfqcxFC2MWooPC+jqV0WUEG3dDWxIG72cagD7DJpW7wFcJNJcdRNJMGSw4NBda0LSi7&#10;pw+j4H45T5PdYatPVbrR1zzxl+tNK9XvtZsFCE+t/4t/7r0O86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k3DvvgAAAN0AAAAPAAAAAAAAAAAAAAAAAKEC&#10;AABkcnMvZG93bnJldi54bWxQSwUGAAAAAAQABAD5AAAAjAMAAAAA&#10;" strokeweight="2pt"/>
            <v:rect id="Rectangle 53" o:spid="_x0000_s1232" style="position:absolute;left:7787;top:18314;width:6292;height:16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CLcEA&#10;AADdAAAADwAAAGRycy9kb3ducmV2LnhtbERPS4vCMBC+L/gfwgje1lShslajiKJ42/qg57EZ22Iz&#10;KU3U+u83grC3+fieM192phYPal1lWcFoGIEgzq2uuFBwPm2/f0A4j6yxtkwKXuRgueh9zTHR9skH&#10;ehx9IUIIuwQVlN43iZQuL8mgG9qGOHBX2xr0AbaF1C0+Q7ip5TiKJtJgxaGhxIbWJeW3490oiDnb&#10;bNKpPf2m1W6UxiZLL4dMqUG/W81AeOr8v/jj3uswP57E8P4mnC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fAi3BAAAA3QAAAA8AAAAAAAAAAAAAAAAAmAIAAGRycy9kb3du&#10;cmV2LnhtbFBLBQYAAAAABAAEAPUAAACGAwAAAAA=&#10;" filled="f" stroked="f" strokeweight=".25pt">
              <v:textbox style="mso-next-textbox:#Rectangle 53" inset="1pt,1pt,1pt,1pt">
                <w:txbxContent>
                  <w:p w14:paraId="50E4B9DD" w14:textId="24A31042" w:rsidR="006F17C5" w:rsidRPr="00A078EA" w:rsidRDefault="006F17C5" w:rsidP="00B66191">
                    <w:pPr>
                      <w:pStyle w:val="22"/>
                      <w:rPr>
                        <w:sz w:val="18"/>
                        <w:lang w:val="ru-RU"/>
                      </w:rPr>
                    </w:pPr>
                    <w:r w:rsidRPr="00A078EA">
                      <w:rPr>
                        <w:sz w:val="18"/>
                        <w:lang w:val="ru-RU"/>
                      </w:rPr>
                      <w:t xml:space="preserve">«Информационно-аналитическая система </w:t>
                    </w:r>
                    <w:bookmarkStart w:id="0" w:name="_Hlk42632827"/>
                    <w:r w:rsidRPr="00A078EA">
                      <w:rPr>
                        <w:sz w:val="18"/>
                        <w:lang w:val="ru-RU"/>
                      </w:rPr>
                      <w:t>определения базовых эмоций человека</w:t>
                    </w:r>
                    <w:bookmarkEnd w:id="0"/>
                    <w:r w:rsidRPr="00A078EA">
                      <w:rPr>
                        <w:sz w:val="18"/>
                        <w:lang w:val="ru-RU"/>
                      </w:rPr>
                      <w:t>»</w:t>
                    </w:r>
                  </w:p>
                </w:txbxContent>
              </v:textbox>
            </v:rect>
            <v:line id="Line 54" o:spid="_x0000_s1233"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1LA74AAADdAAAADwAAAGRycy9kb3ducmV2LnhtbERPvQrCMBDeBd8hnOCmqYJFqlFEqLiJ&#10;1cXtbM622FxKE7W+vREEt/v4fm+57kwtntS6yrKCyTgCQZxbXXGh4HxKR3MQziNrrC2Tgjc5WK/6&#10;vSUm2r74SM/MFyKEsEtQQel9k0jp8pIMurFtiAN3s61BH2BbSN3iK4SbWk6jKJYGKw4NJTa0LSm/&#10;Zw+j4H45z9LdYatPdbbR1yL1l+tNKzUcdJsFCE+d/4t/7r0O82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DUsDvgAAAN0AAAAPAAAAAAAAAAAAAAAAAKEC&#10;AABkcnMvZG93bnJldi54bWxQSwUGAAAAAAQABAD5AAAAjAMAAAAA&#10;" strokeweight="2pt"/>
            <v:line id="Line 55" o:spid="_x0000_s1234"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HumL8AAADdAAAADwAAAGRycy9kb3ducmV2LnhtbERPSwrCMBDdC94hjOBOUwU/VKOIUHEn&#10;VjfuxmZsi82kNFHr7Y0guJvH+85y3ZpKPKlxpWUFo2EEgjizuuRcwfmUDOYgnEfWWFkmBW9ysF51&#10;O0uMtX3xkZ6pz0UIYRejgsL7OpbSZQUZdENbEwfuZhuDPsAml7rBVwg3lRxH0VQaLDk0FFjTtqDs&#10;nj6MgvvlPEl2h60+VelGX/PEX643rVS/124WIDy1/i/+ufc6zJ9M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kHumL8AAADdAAAADwAAAAAAAAAAAAAAAACh&#10;AgAAZHJzL2Rvd25yZXYueG1sUEsFBgAAAAAEAAQA+QAAAI0DAAAAAA==&#10;" strokeweight="2pt"/>
            <v:line id="Line 56" o:spid="_x0000_s1235"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566sMAAADdAAAADwAAAGRycy9kb3ducmV2LnhtbESPQYvCQAyF74L/YYjgTacrKEvXUUSo&#10;eBOrF2+xE9tiJ1M6o9Z/bw7C3hLey3tfluveNepJXag9G/iZJqCIC29rLg2cT9nkF1SIyBYbz2Tg&#10;TQHWq+Fgian1Lz7SM4+lkhAOKRqoYmxTrUNRkcMw9S2xaDffOYyydqW2Hb4k3DV6liQL7bBmaaiw&#10;pW1FxT1/OAP3y3me7Q5be2ryjb2WWbxcb9aY8ajf/IGK1Md/8/d6bwV/vhBc+UZG0Ks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eurDAAAA3QAAAA8AAAAAAAAAAAAA&#10;AAAAoQIAAGRycy9kb3ducmV2LnhtbFBLBQYAAAAABAAEAPkAAACRAwAAAAA=&#10;" strokeweight="2pt"/>
            <v:rect id="Rectangle 57" o:spid="_x0000_s1236"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48B8IA&#10;AADdAAAADwAAAGRycy9kb3ducmV2LnhtbERPTWvDMAy9F/YfjAa9Nc7KFtK0bgmDwK7LWthRxFqS&#10;LpYz203Tfz8PBr3p8T61O8xmEBM531tW8JSkIIgbq3tuFRw/qlUOwgdkjYNlUnAjD4f9w2KHhbZX&#10;fqepDq2IIewLVNCFMBZS+qYjgz6xI3HkvqwzGCJ0rdQOrzHcDHKdppk02HNs6HCk146a7/piFJTl&#10;eT791BusvMxTl+ln3ZafSi0f53ILItAc7uJ/95uO81+yD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jwHwgAAAN0AAAAPAAAAAAAAAAAAAAAAAJgCAABkcnMvZG93&#10;bnJldi54bWxQSwUGAAAAAAQABAD1AAAAhwMAAAAA&#10;" filled="f" stroked="f" strokeweight=".25pt">
              <v:textbox style="mso-next-textbox:#Rectangle 57" inset="1pt,1pt,1pt,1pt">
                <w:txbxContent>
                  <w:p w14:paraId="71BB37E9" w14:textId="77777777" w:rsidR="006F17C5" w:rsidRDefault="006F17C5" w:rsidP="00B66191">
                    <w:pPr>
                      <w:pStyle w:val="ad"/>
                      <w:jc w:val="center"/>
                      <w:rPr>
                        <w:sz w:val="18"/>
                      </w:rPr>
                    </w:pPr>
                    <w:proofErr w:type="spellStart"/>
                    <w:r>
                      <w:rPr>
                        <w:sz w:val="18"/>
                      </w:rPr>
                      <w:t>Лит</w:t>
                    </w:r>
                    <w:proofErr w:type="spellEnd"/>
                    <w:r>
                      <w:rPr>
                        <w:sz w:val="18"/>
                      </w:rPr>
                      <w:t>.</w:t>
                    </w:r>
                  </w:p>
                </w:txbxContent>
              </v:textbox>
            </v:rect>
            <v:rect id="Rectangle 58" o:spid="_x0000_s1237"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0DR8QA&#10;AADdAAAADwAAAGRycy9kb3ducmV2LnhtbESPT2/CMAzF75P4DpGRuI0UxPhTCKiahLTruk3iaDWm&#10;LTROSTLovv18mLSbrff83s+7w+A6dacQW88GZtMMFHHlbcu1gc+P4/MaVEzIFjvPZOCHIhz2o6cd&#10;5tY/+J3uZaqVhHDM0UCTUp9rHauGHMap74lFO/vgMMkaam0DPiTcdXqeZUvtsGVpaLCn14aqa/nt&#10;DBTFZfi6lRs8Rr3OwtIubF2cjJmMh2ILKtGQ/s1/129W8F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9A0fEAAAA3QAAAA8AAAAAAAAAAAAAAAAAmAIAAGRycy9k&#10;b3ducmV2LnhtbFBLBQYAAAAABAAEAPUAAACJAwAAAAA=&#10;" filled="f" stroked="f" strokeweight=".25pt">
              <v:textbox style="mso-next-textbox:#Rectangle 58" inset="1pt,1pt,1pt,1pt">
                <w:txbxContent>
                  <w:p w14:paraId="365CE3AD" w14:textId="77777777" w:rsidR="006F17C5" w:rsidRDefault="006F17C5" w:rsidP="00B66191">
                    <w:pPr>
                      <w:pStyle w:val="ad"/>
                      <w:jc w:val="center"/>
                      <w:rPr>
                        <w:sz w:val="18"/>
                      </w:rPr>
                    </w:pPr>
                    <w:r>
                      <w:rPr>
                        <w:sz w:val="18"/>
                      </w:rPr>
                      <w:t>Листов</w:t>
                    </w:r>
                  </w:p>
                </w:txbxContent>
              </v:textbox>
            </v:rect>
            <v:rect id="Rectangle 59" o:spid="_x0000_s1238"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Gm3MIA&#10;AADdAAAADwAAAGRycy9kb3ducmV2LnhtbERP32vCMBB+F/Y/hBN8s6myua4zShEEX1cV9ng0t6az&#10;uXRJpt1/vwwGvt3H9/PW29H24ko+dI4VLLIcBHHjdMetgtNxPy9AhIissXdMCn4owHbzMFljqd2N&#10;3+hax1akEA4lKjAxDqWUoTFkMWRuIE7ch/MWY4K+ldrjLYXbXi7zfCUtdpwaDA60M9Rc6m+roKo+&#10;x/NX/YL7IIvcr/Sjbqt3pWbTsXoFEWmMd/G/+6DT/K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cabcwgAAAN0AAAAPAAAAAAAAAAAAAAAAAJgCAABkcnMvZG93&#10;bnJldi54bWxQSwUGAAAAAAQABAD1AAAAhwMAAAAA&#10;" filled="f" stroked="f" strokeweight=".25pt">
              <v:textbox style="mso-next-textbox:#Rectangle 59" inset="1pt,1pt,1pt,1pt">
                <w:txbxContent>
                  <w:p w14:paraId="24972B68" w14:textId="31FE581C" w:rsidR="006F17C5" w:rsidRPr="006F7842" w:rsidRDefault="006F17C5" w:rsidP="00B66191">
                    <w:pPr>
                      <w:pStyle w:val="ad"/>
                      <w:jc w:val="center"/>
                      <w:rPr>
                        <w:sz w:val="18"/>
                        <w:lang w:val="ru-RU"/>
                      </w:rPr>
                    </w:pPr>
                    <w:r>
                      <w:rPr>
                        <w:sz w:val="18"/>
                        <w:lang w:val="ru-RU"/>
                      </w:rPr>
                      <w:t>95</w:t>
                    </w:r>
                  </w:p>
                </w:txbxContent>
              </v:textbox>
            </v:rect>
            <v:line id="Line 60" o:spid="_x0000_s1239"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9N8MAAADdAAAADwAAAGRycy9kb3ducmV2LnhtbERPzWoCMRC+F3yHMIK3mlWwtVujiFqo&#10;eBBtH2DcjJvVzWRJUl19elMo9DYf3+9MZq2txYV8qBwrGPQzEMSF0xWXCr6/Pp7HIEJE1lg7JgU3&#10;CjCbdp4mmGt35R1d9rEUKYRDjgpMjE0uZSgMWQx91xAn7ui8xZigL6X2eE3htpbDLHuRFitODQYb&#10;Whgqzvsfq2DtD5vz4F4aeeC1X9Xb5VuwJ6V63Xb+DiJSG//Ff+5PneaPXof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qvTfDAAAA3QAAAA8AAAAAAAAAAAAA&#10;AAAAoQIAAGRycy9kb3ducmV2LnhtbFBLBQYAAAAABAAEAPkAAACRAwAAAAA=&#10;" strokeweight="1pt"/>
            <v:line id="Line 61" o:spid="_x0000_s1240"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YYrMMAAADdAAAADwAAAGRycy9kb3ducmV2LnhtbERPzWoCMRC+F/oOYQreNGul2m6NUtSC&#10;4kFq+wDjZrrZupksSdTVpzeC0Nt8fL8znra2FkfyoXKsoN/LQBAXTldcKvj5/uy+gggRWWPtmBSc&#10;KcB08vgwxly7E3/RcRtLkUI45KjAxNjkUobCkMXQcw1x4n6dtxgT9KXUHk8p3NbyOcuG0mLFqcFg&#10;QzNDxX57sApWfrfe9y+lkTte+UW9mb8F+6dU56n9eAcRqY3/4rt7qdP8l9EA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mGKzDAAAA3QAAAA8AAAAAAAAAAAAA&#10;AAAAoQIAAGRycy9kb3ducmV2LnhtbFBLBQYAAAAABAAEAPkAAACRAwAAAAA=&#10;" strokeweight="1pt"/>
            <w10:wrap anchorx="page" anchory="page"/>
            <w10:anchorlock/>
          </v:group>
        </w:pict>
      </w:r>
      <w:r w:rsidR="00B66191" w:rsidRPr="00B66191">
        <w:rPr>
          <w:b/>
          <w:color w:val="171717"/>
          <w:sz w:val="28"/>
          <w:szCs w:val="28"/>
        </w:rPr>
        <w:t>СОДЕРЖАНИЕ</w:t>
      </w:r>
    </w:p>
    <w:p w14:paraId="1451FEBE" w14:textId="33AC429B" w:rsidR="00B66191" w:rsidRPr="00B66191" w:rsidRDefault="00B66191" w:rsidP="00DF01B6">
      <w:pPr>
        <w:tabs>
          <w:tab w:val="right" w:pos="9921"/>
        </w:tabs>
        <w:spacing w:line="360" w:lineRule="auto"/>
        <w:ind w:left="709"/>
        <w:jc w:val="center"/>
        <w:rPr>
          <w:bCs/>
          <w:sz w:val="28"/>
          <w:szCs w:val="28"/>
        </w:rPr>
      </w:pPr>
      <w:r w:rsidRPr="00B66191">
        <w:rPr>
          <w:bCs/>
          <w:sz w:val="28"/>
          <w:szCs w:val="28"/>
        </w:rPr>
        <w:t xml:space="preserve"> ВВЕДЕНИЕ</w:t>
      </w:r>
      <w:r w:rsidRPr="00B66191">
        <w:rPr>
          <w:bCs/>
          <w:sz w:val="28"/>
          <w:szCs w:val="28"/>
        </w:rPr>
        <w:tab/>
      </w:r>
      <w:r w:rsidR="00CA6495">
        <w:rPr>
          <w:bCs/>
          <w:sz w:val="28"/>
          <w:szCs w:val="28"/>
        </w:rPr>
        <w:t>8</w:t>
      </w:r>
    </w:p>
    <w:p w14:paraId="28A67E90" w14:textId="2279280B" w:rsidR="00B66191" w:rsidRPr="00B66191" w:rsidRDefault="00B66191" w:rsidP="00DF01B6">
      <w:pPr>
        <w:tabs>
          <w:tab w:val="right" w:pos="9921"/>
        </w:tabs>
        <w:spacing w:line="360" w:lineRule="auto"/>
        <w:ind w:left="567"/>
        <w:rPr>
          <w:bCs/>
          <w:sz w:val="28"/>
          <w:szCs w:val="28"/>
        </w:rPr>
      </w:pPr>
      <w:r w:rsidRPr="00B66191">
        <w:rPr>
          <w:bCs/>
          <w:sz w:val="28"/>
          <w:szCs w:val="28"/>
        </w:rPr>
        <w:t>1 Обзор информационно-аналитической системы определения базовых эмоций человека</w:t>
      </w:r>
      <w:r w:rsidRPr="00B66191">
        <w:rPr>
          <w:bCs/>
          <w:sz w:val="28"/>
          <w:szCs w:val="28"/>
        </w:rPr>
        <w:tab/>
      </w:r>
      <w:r w:rsidR="00CA6495">
        <w:rPr>
          <w:bCs/>
          <w:sz w:val="28"/>
          <w:szCs w:val="28"/>
        </w:rPr>
        <w:t>9</w:t>
      </w:r>
    </w:p>
    <w:p w14:paraId="1652355A" w14:textId="0FC2B134" w:rsidR="00B66191" w:rsidRPr="00B66191" w:rsidRDefault="00B66191" w:rsidP="00677163">
      <w:pPr>
        <w:tabs>
          <w:tab w:val="right" w:pos="9921"/>
        </w:tabs>
        <w:spacing w:line="360" w:lineRule="auto"/>
        <w:ind w:left="709" w:firstLine="142"/>
        <w:jc w:val="center"/>
        <w:rPr>
          <w:bCs/>
          <w:sz w:val="28"/>
          <w:szCs w:val="28"/>
        </w:rPr>
      </w:pPr>
      <w:r w:rsidRPr="00B66191">
        <w:rPr>
          <w:bCs/>
          <w:sz w:val="28"/>
          <w:szCs w:val="28"/>
        </w:rPr>
        <w:t>1.1 Обзор предметной области</w:t>
      </w:r>
      <w:r w:rsidRPr="00B66191">
        <w:rPr>
          <w:bCs/>
          <w:sz w:val="28"/>
          <w:szCs w:val="28"/>
        </w:rPr>
        <w:tab/>
      </w:r>
      <w:r w:rsidR="00CA6495">
        <w:rPr>
          <w:bCs/>
          <w:sz w:val="28"/>
          <w:szCs w:val="28"/>
        </w:rPr>
        <w:t>9</w:t>
      </w:r>
    </w:p>
    <w:p w14:paraId="6AD58BC5" w14:textId="7B46C744" w:rsidR="00B66191" w:rsidRPr="00B66191" w:rsidRDefault="00B66191" w:rsidP="00677163">
      <w:pPr>
        <w:tabs>
          <w:tab w:val="right" w:pos="9921"/>
        </w:tabs>
        <w:spacing w:line="360" w:lineRule="auto"/>
        <w:ind w:left="709" w:firstLine="142"/>
        <w:jc w:val="center"/>
        <w:rPr>
          <w:sz w:val="28"/>
          <w:szCs w:val="28"/>
        </w:rPr>
      </w:pPr>
      <w:r w:rsidRPr="00B66191">
        <w:rPr>
          <w:sz w:val="28"/>
          <w:szCs w:val="28"/>
        </w:rPr>
        <w:t>1.2 Обзор аналогов</w:t>
      </w:r>
      <w:r w:rsidRPr="00B66191">
        <w:rPr>
          <w:sz w:val="28"/>
          <w:szCs w:val="28"/>
        </w:rPr>
        <w:tab/>
      </w:r>
      <w:r w:rsidR="00CA6495">
        <w:rPr>
          <w:sz w:val="28"/>
          <w:szCs w:val="28"/>
        </w:rPr>
        <w:t>10</w:t>
      </w:r>
    </w:p>
    <w:p w14:paraId="1D5FE8BF" w14:textId="72874EAF" w:rsidR="00B66191" w:rsidRPr="00CA6495" w:rsidRDefault="00B66191" w:rsidP="00677163">
      <w:pPr>
        <w:tabs>
          <w:tab w:val="right" w:pos="9921"/>
        </w:tabs>
        <w:spacing w:line="360" w:lineRule="auto"/>
        <w:ind w:left="709" w:firstLine="567"/>
        <w:rPr>
          <w:sz w:val="28"/>
          <w:szCs w:val="28"/>
          <w:lang w:val="en-US"/>
        </w:rPr>
      </w:pPr>
      <w:r w:rsidRPr="00CA6495">
        <w:rPr>
          <w:sz w:val="28"/>
          <w:szCs w:val="28"/>
          <w:lang w:val="en-US"/>
        </w:rPr>
        <w:t xml:space="preserve">1.2.1 </w:t>
      </w:r>
      <w:r w:rsidRPr="00B66191">
        <w:rPr>
          <w:sz w:val="28"/>
          <w:szCs w:val="28"/>
        </w:rPr>
        <w:t>Обзор</w:t>
      </w:r>
      <w:r w:rsidRPr="00CA6495">
        <w:rPr>
          <w:sz w:val="28"/>
          <w:szCs w:val="28"/>
          <w:lang w:val="en-US"/>
        </w:rPr>
        <w:t xml:space="preserve"> </w:t>
      </w:r>
      <w:proofErr w:type="spellStart"/>
      <w:r w:rsidRPr="00B66191">
        <w:rPr>
          <w:sz w:val="28"/>
          <w:szCs w:val="28"/>
          <w:lang w:val="en-US"/>
        </w:rPr>
        <w:t>Neurodata</w:t>
      </w:r>
      <w:proofErr w:type="spellEnd"/>
      <w:r w:rsidRPr="00CA6495">
        <w:rPr>
          <w:sz w:val="28"/>
          <w:szCs w:val="28"/>
          <w:lang w:val="en-US"/>
        </w:rPr>
        <w:t xml:space="preserve"> </w:t>
      </w:r>
      <w:r w:rsidRPr="00B66191">
        <w:rPr>
          <w:sz w:val="28"/>
          <w:szCs w:val="28"/>
          <w:lang w:val="en-US"/>
        </w:rPr>
        <w:t>Lab</w:t>
      </w:r>
      <w:r w:rsidRPr="00CA6495">
        <w:rPr>
          <w:sz w:val="28"/>
          <w:szCs w:val="28"/>
          <w:lang w:val="en-US"/>
        </w:rPr>
        <w:tab/>
      </w:r>
      <w:r w:rsidR="00CA6495" w:rsidRPr="00CA6495">
        <w:rPr>
          <w:sz w:val="28"/>
          <w:szCs w:val="28"/>
          <w:lang w:val="en-US"/>
        </w:rPr>
        <w:t>10</w:t>
      </w:r>
    </w:p>
    <w:p w14:paraId="0370BBAF" w14:textId="2E316295" w:rsidR="00B66191" w:rsidRPr="00942444" w:rsidRDefault="00B66191" w:rsidP="00677163">
      <w:pPr>
        <w:tabs>
          <w:tab w:val="right" w:pos="9921"/>
        </w:tabs>
        <w:spacing w:line="360" w:lineRule="auto"/>
        <w:ind w:left="709" w:firstLine="567"/>
        <w:rPr>
          <w:sz w:val="28"/>
          <w:szCs w:val="28"/>
          <w:lang w:val="en-US"/>
        </w:rPr>
      </w:pPr>
      <w:r w:rsidRPr="00942444">
        <w:rPr>
          <w:sz w:val="28"/>
          <w:szCs w:val="28"/>
          <w:lang w:val="en-US"/>
        </w:rPr>
        <w:t xml:space="preserve">1.2.2 </w:t>
      </w:r>
      <w:r w:rsidRPr="00B66191">
        <w:rPr>
          <w:sz w:val="28"/>
          <w:szCs w:val="28"/>
        </w:rPr>
        <w:t>Обзор</w:t>
      </w:r>
      <w:r w:rsidRPr="00942444">
        <w:rPr>
          <w:sz w:val="28"/>
          <w:szCs w:val="28"/>
          <w:lang w:val="en-US"/>
        </w:rPr>
        <w:t xml:space="preserve"> </w:t>
      </w:r>
      <w:proofErr w:type="spellStart"/>
      <w:r w:rsidRPr="00B66191">
        <w:rPr>
          <w:sz w:val="28"/>
          <w:szCs w:val="28"/>
          <w:lang w:val="en-US"/>
        </w:rPr>
        <w:t>EmoDetect</w:t>
      </w:r>
      <w:proofErr w:type="spellEnd"/>
      <w:r w:rsidRPr="00942444">
        <w:rPr>
          <w:sz w:val="28"/>
          <w:szCs w:val="28"/>
          <w:lang w:val="en-US"/>
        </w:rPr>
        <w:tab/>
      </w:r>
      <w:r w:rsidR="00CA6495" w:rsidRPr="00942444">
        <w:rPr>
          <w:sz w:val="28"/>
          <w:szCs w:val="28"/>
          <w:lang w:val="en-US"/>
        </w:rPr>
        <w:t>10</w:t>
      </w:r>
    </w:p>
    <w:p w14:paraId="16DCE951" w14:textId="41F67537" w:rsidR="00B66191" w:rsidRPr="00B66191" w:rsidRDefault="00B66191" w:rsidP="00677163">
      <w:pPr>
        <w:tabs>
          <w:tab w:val="right" w:pos="9921"/>
        </w:tabs>
        <w:spacing w:line="360" w:lineRule="auto"/>
        <w:ind w:left="709" w:firstLine="142"/>
        <w:rPr>
          <w:sz w:val="28"/>
          <w:szCs w:val="28"/>
        </w:rPr>
      </w:pPr>
      <w:r w:rsidRPr="00B66191">
        <w:rPr>
          <w:sz w:val="28"/>
          <w:szCs w:val="28"/>
        </w:rPr>
        <w:t>1.3 Цель и задачи</w:t>
      </w:r>
      <w:r w:rsidRPr="00B66191">
        <w:rPr>
          <w:sz w:val="28"/>
          <w:szCs w:val="28"/>
        </w:rPr>
        <w:tab/>
      </w:r>
      <w:r w:rsidR="00883FD0">
        <w:rPr>
          <w:sz w:val="28"/>
          <w:szCs w:val="28"/>
        </w:rPr>
        <w:t>1</w:t>
      </w:r>
      <w:r w:rsidR="00CA6495">
        <w:rPr>
          <w:sz w:val="28"/>
          <w:szCs w:val="28"/>
        </w:rPr>
        <w:t>1</w:t>
      </w:r>
    </w:p>
    <w:p w14:paraId="33EF7981" w14:textId="56545873" w:rsidR="00B66191" w:rsidRPr="008C2499" w:rsidRDefault="00B66191" w:rsidP="00677163">
      <w:pPr>
        <w:tabs>
          <w:tab w:val="right" w:pos="9921"/>
        </w:tabs>
        <w:spacing w:line="360" w:lineRule="auto"/>
        <w:ind w:left="709" w:firstLine="142"/>
        <w:rPr>
          <w:sz w:val="28"/>
          <w:szCs w:val="28"/>
        </w:rPr>
      </w:pPr>
      <w:r w:rsidRPr="00B66191">
        <w:rPr>
          <w:sz w:val="28"/>
          <w:szCs w:val="28"/>
        </w:rPr>
        <w:t>1.4 Вывод</w:t>
      </w:r>
      <w:r w:rsidRPr="00B66191">
        <w:rPr>
          <w:sz w:val="28"/>
          <w:szCs w:val="28"/>
        </w:rPr>
        <w:tab/>
      </w:r>
      <w:r w:rsidR="0003563C">
        <w:rPr>
          <w:sz w:val="28"/>
          <w:szCs w:val="28"/>
        </w:rPr>
        <w:t>1</w:t>
      </w:r>
      <w:r w:rsidR="0003563C" w:rsidRPr="009F2419">
        <w:rPr>
          <w:sz w:val="28"/>
          <w:szCs w:val="28"/>
        </w:rPr>
        <w:t>3</w:t>
      </w:r>
    </w:p>
    <w:p w14:paraId="051522BB" w14:textId="723DF1E7" w:rsidR="00B66191" w:rsidRPr="00B66191" w:rsidRDefault="00B66191" w:rsidP="00DF01B6">
      <w:pPr>
        <w:tabs>
          <w:tab w:val="right" w:pos="9921"/>
        </w:tabs>
        <w:spacing w:line="360" w:lineRule="auto"/>
        <w:ind w:left="709"/>
        <w:rPr>
          <w:bCs/>
          <w:sz w:val="28"/>
          <w:szCs w:val="28"/>
        </w:rPr>
      </w:pPr>
      <w:r w:rsidRPr="00B66191">
        <w:rPr>
          <w:bCs/>
          <w:sz w:val="28"/>
          <w:szCs w:val="28"/>
        </w:rPr>
        <w:t>2 Алгоритмическое конструирование информационно-аналитической системы определения базовых эмоций человека</w:t>
      </w:r>
      <w:r w:rsidRPr="00B66191">
        <w:rPr>
          <w:bCs/>
          <w:sz w:val="28"/>
          <w:szCs w:val="28"/>
        </w:rPr>
        <w:tab/>
      </w:r>
      <w:r w:rsidR="00A217B8">
        <w:rPr>
          <w:bCs/>
          <w:sz w:val="28"/>
          <w:szCs w:val="28"/>
        </w:rPr>
        <w:t>1</w:t>
      </w:r>
      <w:r w:rsidR="00CA6495">
        <w:rPr>
          <w:bCs/>
          <w:sz w:val="28"/>
          <w:szCs w:val="28"/>
        </w:rPr>
        <w:t>4</w:t>
      </w:r>
    </w:p>
    <w:p w14:paraId="16E223BF" w14:textId="22BFE84B" w:rsidR="00B66191" w:rsidRPr="0003563C" w:rsidRDefault="00B66191" w:rsidP="00677163">
      <w:pPr>
        <w:tabs>
          <w:tab w:val="right" w:pos="9921"/>
        </w:tabs>
        <w:spacing w:line="360" w:lineRule="auto"/>
        <w:ind w:left="709" w:firstLine="142"/>
        <w:jc w:val="center"/>
        <w:rPr>
          <w:bCs/>
          <w:sz w:val="28"/>
          <w:szCs w:val="28"/>
        </w:rPr>
      </w:pPr>
      <w:r w:rsidRPr="00B66191">
        <w:rPr>
          <w:bCs/>
          <w:sz w:val="28"/>
          <w:szCs w:val="28"/>
        </w:rPr>
        <w:t>2.1 Описание моделей</w:t>
      </w:r>
      <w:r w:rsidRPr="00B66191">
        <w:rPr>
          <w:bCs/>
          <w:sz w:val="28"/>
          <w:szCs w:val="28"/>
        </w:rPr>
        <w:tab/>
      </w:r>
      <w:r w:rsidR="0003563C">
        <w:rPr>
          <w:bCs/>
          <w:sz w:val="28"/>
          <w:szCs w:val="28"/>
        </w:rPr>
        <w:t>1</w:t>
      </w:r>
      <w:r w:rsidR="0003563C" w:rsidRPr="009F2419">
        <w:rPr>
          <w:bCs/>
          <w:sz w:val="28"/>
          <w:szCs w:val="28"/>
        </w:rPr>
        <w:t>4</w:t>
      </w:r>
    </w:p>
    <w:p w14:paraId="7C82189F" w14:textId="06B2A1B6" w:rsidR="00B66191" w:rsidRPr="0003563C" w:rsidRDefault="00B66191" w:rsidP="00677163">
      <w:pPr>
        <w:tabs>
          <w:tab w:val="right" w:pos="9921"/>
        </w:tabs>
        <w:spacing w:line="360" w:lineRule="auto"/>
        <w:ind w:left="709" w:firstLine="142"/>
        <w:jc w:val="center"/>
        <w:rPr>
          <w:bCs/>
          <w:sz w:val="28"/>
          <w:szCs w:val="28"/>
        </w:rPr>
      </w:pPr>
      <w:r w:rsidRPr="00B66191">
        <w:rPr>
          <w:bCs/>
          <w:sz w:val="28"/>
          <w:szCs w:val="28"/>
        </w:rPr>
        <w:t>2.2 Алгоритм регистрации пользователя</w:t>
      </w:r>
      <w:r w:rsidR="00272E9A">
        <w:rPr>
          <w:bCs/>
          <w:sz w:val="28"/>
          <w:szCs w:val="28"/>
        </w:rPr>
        <w:t xml:space="preserve"> в мобильном приложении</w:t>
      </w:r>
      <w:r w:rsidRPr="00B66191">
        <w:rPr>
          <w:bCs/>
          <w:sz w:val="28"/>
          <w:szCs w:val="28"/>
        </w:rPr>
        <w:tab/>
      </w:r>
      <w:r w:rsidR="0003563C">
        <w:rPr>
          <w:bCs/>
          <w:sz w:val="28"/>
          <w:szCs w:val="28"/>
        </w:rPr>
        <w:t>1</w:t>
      </w:r>
      <w:r w:rsidR="0003563C" w:rsidRPr="009F2419">
        <w:rPr>
          <w:bCs/>
          <w:sz w:val="28"/>
          <w:szCs w:val="28"/>
        </w:rPr>
        <w:t>5</w:t>
      </w:r>
    </w:p>
    <w:p w14:paraId="25F77B7B" w14:textId="2A604F85" w:rsidR="00B66191" w:rsidRPr="0003563C" w:rsidRDefault="00B66191" w:rsidP="00677163">
      <w:pPr>
        <w:tabs>
          <w:tab w:val="right" w:pos="9921"/>
        </w:tabs>
        <w:spacing w:line="360" w:lineRule="auto"/>
        <w:ind w:left="709" w:firstLine="142"/>
        <w:rPr>
          <w:bCs/>
          <w:sz w:val="28"/>
          <w:szCs w:val="28"/>
        </w:rPr>
      </w:pPr>
      <w:r w:rsidRPr="00B66191">
        <w:rPr>
          <w:bCs/>
          <w:sz w:val="28"/>
          <w:szCs w:val="28"/>
        </w:rPr>
        <w:t>2.3 Алгоритм входа в мобильное приложение</w:t>
      </w:r>
      <w:r w:rsidRPr="00B66191">
        <w:rPr>
          <w:bCs/>
          <w:sz w:val="28"/>
          <w:szCs w:val="28"/>
        </w:rPr>
        <w:tab/>
      </w:r>
      <w:r w:rsidR="0003563C">
        <w:rPr>
          <w:bCs/>
          <w:sz w:val="28"/>
          <w:szCs w:val="28"/>
        </w:rPr>
        <w:t>1</w:t>
      </w:r>
      <w:r w:rsidR="0003563C" w:rsidRPr="009F2419">
        <w:rPr>
          <w:bCs/>
          <w:sz w:val="28"/>
          <w:szCs w:val="28"/>
        </w:rPr>
        <w:t>6</w:t>
      </w:r>
    </w:p>
    <w:p w14:paraId="5242EF41" w14:textId="77777777" w:rsidR="00272E9A" w:rsidRDefault="00272E9A" w:rsidP="009F2419">
      <w:pPr>
        <w:tabs>
          <w:tab w:val="left" w:pos="0"/>
          <w:tab w:val="right" w:pos="9921"/>
        </w:tabs>
        <w:spacing w:line="360" w:lineRule="auto"/>
        <w:ind w:left="709" w:firstLine="142"/>
        <w:rPr>
          <w:bCs/>
          <w:sz w:val="28"/>
          <w:szCs w:val="28"/>
        </w:rPr>
      </w:pPr>
      <w:r w:rsidRPr="00272E9A">
        <w:rPr>
          <w:bCs/>
          <w:sz w:val="28"/>
          <w:szCs w:val="28"/>
        </w:rPr>
        <w:t xml:space="preserve">2.4 Алгоритм отправки фотографии и получения ответа об эмоции на </w:t>
      </w:r>
    </w:p>
    <w:p w14:paraId="2248F0EE" w14:textId="23D62821" w:rsidR="00B66191" w:rsidRPr="0003563C" w:rsidRDefault="00272E9A" w:rsidP="00677163">
      <w:pPr>
        <w:tabs>
          <w:tab w:val="left" w:pos="0"/>
          <w:tab w:val="right" w:pos="9921"/>
        </w:tabs>
        <w:spacing w:line="360" w:lineRule="auto"/>
        <w:ind w:left="709" w:firstLine="142"/>
        <w:jc w:val="center"/>
        <w:rPr>
          <w:bCs/>
          <w:sz w:val="28"/>
          <w:szCs w:val="28"/>
        </w:rPr>
      </w:pPr>
      <w:r w:rsidRPr="00272E9A">
        <w:rPr>
          <w:bCs/>
          <w:sz w:val="28"/>
          <w:szCs w:val="28"/>
        </w:rPr>
        <w:t xml:space="preserve">фото </w:t>
      </w:r>
      <w:r w:rsidR="00B66191" w:rsidRPr="00B66191">
        <w:rPr>
          <w:bCs/>
          <w:sz w:val="28"/>
          <w:szCs w:val="28"/>
        </w:rPr>
        <w:tab/>
      </w:r>
      <w:r w:rsidR="0003563C">
        <w:rPr>
          <w:bCs/>
          <w:sz w:val="28"/>
          <w:szCs w:val="28"/>
        </w:rPr>
        <w:t>1</w:t>
      </w:r>
      <w:r w:rsidR="0003563C" w:rsidRPr="009F2419">
        <w:rPr>
          <w:bCs/>
          <w:sz w:val="28"/>
          <w:szCs w:val="28"/>
        </w:rPr>
        <w:t>7</w:t>
      </w:r>
    </w:p>
    <w:p w14:paraId="72AAA3F5" w14:textId="646ED4B7" w:rsidR="00272E9A" w:rsidRPr="0003563C" w:rsidRDefault="00272E9A" w:rsidP="009F2419">
      <w:pPr>
        <w:tabs>
          <w:tab w:val="left" w:pos="0"/>
          <w:tab w:val="right" w:pos="9921"/>
        </w:tabs>
        <w:spacing w:line="360" w:lineRule="auto"/>
        <w:ind w:left="709" w:firstLine="142"/>
        <w:rPr>
          <w:sz w:val="28"/>
          <w:szCs w:val="20"/>
        </w:rPr>
      </w:pPr>
      <w:r w:rsidRPr="00272E9A">
        <w:rPr>
          <w:sz w:val="28"/>
          <w:szCs w:val="20"/>
        </w:rPr>
        <w:t>2.5 Алгоритм получения информации об имеющихся эмоциях на видео</w:t>
      </w:r>
      <w:r w:rsidR="00E125C7">
        <w:rPr>
          <w:sz w:val="28"/>
          <w:szCs w:val="20"/>
        </w:rPr>
        <w:tab/>
      </w:r>
      <w:r w:rsidR="0003563C" w:rsidRPr="009F2419">
        <w:rPr>
          <w:sz w:val="28"/>
          <w:szCs w:val="20"/>
        </w:rPr>
        <w:t>18</w:t>
      </w:r>
    </w:p>
    <w:p w14:paraId="1760F39B" w14:textId="519D844C" w:rsidR="00272E9A" w:rsidRPr="0003563C" w:rsidRDefault="00272E9A" w:rsidP="009F2419">
      <w:pPr>
        <w:tabs>
          <w:tab w:val="left" w:pos="0"/>
          <w:tab w:val="right" w:pos="9921"/>
        </w:tabs>
        <w:spacing w:line="360" w:lineRule="auto"/>
        <w:ind w:left="709" w:firstLine="142"/>
        <w:rPr>
          <w:sz w:val="28"/>
          <w:szCs w:val="20"/>
        </w:rPr>
      </w:pPr>
      <w:r w:rsidRPr="00272E9A">
        <w:rPr>
          <w:sz w:val="28"/>
          <w:szCs w:val="20"/>
        </w:rPr>
        <w:t>2.6 Алгоритм получения эмоции на фото</w:t>
      </w:r>
      <w:r w:rsidR="00E125C7">
        <w:rPr>
          <w:sz w:val="28"/>
          <w:szCs w:val="20"/>
        </w:rPr>
        <w:tab/>
      </w:r>
      <w:r w:rsidR="0003563C" w:rsidRPr="009F2419">
        <w:rPr>
          <w:sz w:val="28"/>
          <w:szCs w:val="20"/>
        </w:rPr>
        <w:t>19</w:t>
      </w:r>
    </w:p>
    <w:p w14:paraId="7D6E2FB0" w14:textId="6A0638D2" w:rsidR="00272E9A" w:rsidRPr="0003563C" w:rsidRDefault="00272E9A" w:rsidP="009F2419">
      <w:pPr>
        <w:tabs>
          <w:tab w:val="left" w:pos="0"/>
          <w:tab w:val="right" w:pos="9921"/>
        </w:tabs>
        <w:spacing w:line="360" w:lineRule="auto"/>
        <w:ind w:left="709" w:firstLine="142"/>
        <w:rPr>
          <w:sz w:val="28"/>
          <w:szCs w:val="20"/>
        </w:rPr>
      </w:pPr>
      <w:r w:rsidRPr="00272E9A">
        <w:rPr>
          <w:sz w:val="28"/>
          <w:szCs w:val="20"/>
        </w:rPr>
        <w:t>2.7 Алгоритм разметки фотографий пользователем</w:t>
      </w:r>
      <w:r w:rsidR="00E125C7">
        <w:rPr>
          <w:sz w:val="28"/>
          <w:szCs w:val="20"/>
        </w:rPr>
        <w:tab/>
      </w:r>
      <w:r w:rsidR="0003563C" w:rsidRPr="009F2419">
        <w:rPr>
          <w:sz w:val="28"/>
          <w:szCs w:val="20"/>
        </w:rPr>
        <w:t>20</w:t>
      </w:r>
    </w:p>
    <w:p w14:paraId="07285D7D" w14:textId="32A77F91" w:rsidR="00272E9A" w:rsidRPr="0003563C" w:rsidRDefault="00272E9A" w:rsidP="009F2419">
      <w:pPr>
        <w:tabs>
          <w:tab w:val="left" w:pos="0"/>
          <w:tab w:val="right" w:pos="9921"/>
        </w:tabs>
        <w:spacing w:line="360" w:lineRule="auto"/>
        <w:ind w:left="709" w:firstLine="142"/>
        <w:rPr>
          <w:sz w:val="28"/>
          <w:szCs w:val="20"/>
        </w:rPr>
      </w:pPr>
      <w:r>
        <w:rPr>
          <w:sz w:val="28"/>
          <w:szCs w:val="20"/>
        </w:rPr>
        <w:t>2</w:t>
      </w:r>
      <w:r w:rsidRPr="00272E9A">
        <w:rPr>
          <w:sz w:val="28"/>
          <w:szCs w:val="20"/>
        </w:rPr>
        <w:t>.8 Проектирование интерфейса мобильного приложения</w:t>
      </w:r>
      <w:r w:rsidR="00E125C7">
        <w:rPr>
          <w:sz w:val="28"/>
          <w:szCs w:val="20"/>
        </w:rPr>
        <w:tab/>
      </w:r>
      <w:r w:rsidR="0003563C" w:rsidRPr="009F2419">
        <w:rPr>
          <w:sz w:val="28"/>
          <w:szCs w:val="20"/>
        </w:rPr>
        <w:t>21</w:t>
      </w:r>
    </w:p>
    <w:p w14:paraId="32974347" w14:textId="46952425" w:rsidR="00272E9A" w:rsidRPr="0003563C" w:rsidRDefault="00272E9A" w:rsidP="009F2419">
      <w:pPr>
        <w:tabs>
          <w:tab w:val="left" w:pos="0"/>
          <w:tab w:val="right" w:pos="9921"/>
        </w:tabs>
        <w:spacing w:line="360" w:lineRule="auto"/>
        <w:ind w:left="709" w:firstLine="142"/>
        <w:rPr>
          <w:sz w:val="28"/>
          <w:szCs w:val="20"/>
        </w:rPr>
      </w:pPr>
      <w:r w:rsidRPr="00272E9A">
        <w:rPr>
          <w:sz w:val="28"/>
          <w:szCs w:val="20"/>
        </w:rPr>
        <w:t xml:space="preserve">2.9 Проектирование </w:t>
      </w:r>
      <w:proofErr w:type="spellStart"/>
      <w:r w:rsidRPr="00272E9A">
        <w:rPr>
          <w:sz w:val="28"/>
          <w:szCs w:val="20"/>
        </w:rPr>
        <w:t>Web</w:t>
      </w:r>
      <w:proofErr w:type="spellEnd"/>
      <w:r w:rsidRPr="00272E9A">
        <w:rPr>
          <w:sz w:val="28"/>
          <w:szCs w:val="20"/>
        </w:rPr>
        <w:t xml:space="preserve">-интерфейса </w:t>
      </w:r>
      <w:r w:rsidR="00E125C7">
        <w:rPr>
          <w:sz w:val="28"/>
          <w:szCs w:val="20"/>
        </w:rPr>
        <w:tab/>
      </w:r>
      <w:r w:rsidR="0003563C" w:rsidRPr="009F2419">
        <w:rPr>
          <w:sz w:val="28"/>
          <w:szCs w:val="20"/>
        </w:rPr>
        <w:t>23</w:t>
      </w:r>
    </w:p>
    <w:p w14:paraId="6FFCBD7A" w14:textId="0DBF58DA" w:rsidR="00272E9A" w:rsidRPr="0003563C" w:rsidRDefault="00272E9A" w:rsidP="009F2419">
      <w:pPr>
        <w:tabs>
          <w:tab w:val="left" w:pos="0"/>
          <w:tab w:val="right" w:pos="9921"/>
        </w:tabs>
        <w:spacing w:line="360" w:lineRule="auto"/>
        <w:ind w:left="709" w:firstLine="142"/>
        <w:rPr>
          <w:sz w:val="28"/>
          <w:szCs w:val="20"/>
        </w:rPr>
      </w:pPr>
      <w:r w:rsidRPr="00272E9A">
        <w:rPr>
          <w:sz w:val="28"/>
          <w:szCs w:val="20"/>
        </w:rPr>
        <w:t>2.10 Проектирование API интерфейса серверной части</w:t>
      </w:r>
      <w:r w:rsidR="00E125C7">
        <w:rPr>
          <w:sz w:val="28"/>
          <w:szCs w:val="20"/>
        </w:rPr>
        <w:tab/>
      </w:r>
      <w:r w:rsidR="0003563C" w:rsidRPr="009F2419">
        <w:rPr>
          <w:sz w:val="28"/>
          <w:szCs w:val="20"/>
        </w:rPr>
        <w:t>25</w:t>
      </w:r>
    </w:p>
    <w:p w14:paraId="634FACBB" w14:textId="2D72E5E5" w:rsidR="00B66191" w:rsidRPr="008C2499" w:rsidRDefault="00272E9A" w:rsidP="00272E9A">
      <w:pPr>
        <w:tabs>
          <w:tab w:val="right" w:pos="9921"/>
        </w:tabs>
        <w:spacing w:line="360" w:lineRule="auto"/>
        <w:ind w:left="709" w:firstLine="142"/>
        <w:rPr>
          <w:sz w:val="28"/>
          <w:szCs w:val="20"/>
        </w:rPr>
      </w:pPr>
      <w:r w:rsidRPr="00272E9A">
        <w:rPr>
          <w:sz w:val="28"/>
          <w:szCs w:val="20"/>
        </w:rPr>
        <w:t>2.11 Описание модуля нейронной сети</w:t>
      </w:r>
      <w:r w:rsidR="00B66191" w:rsidRPr="00B66191">
        <w:rPr>
          <w:sz w:val="28"/>
          <w:szCs w:val="20"/>
        </w:rPr>
        <w:tab/>
      </w:r>
      <w:r w:rsidR="0003563C" w:rsidRPr="009F2419">
        <w:rPr>
          <w:sz w:val="28"/>
          <w:szCs w:val="20"/>
        </w:rPr>
        <w:t>25</w:t>
      </w:r>
    </w:p>
    <w:p w14:paraId="02A26CB6" w14:textId="4A1B19BE" w:rsidR="00B66191" w:rsidRPr="008C2499" w:rsidRDefault="002D6827" w:rsidP="00677163">
      <w:pPr>
        <w:tabs>
          <w:tab w:val="right" w:pos="9921"/>
        </w:tabs>
        <w:autoSpaceDE w:val="0"/>
        <w:autoSpaceDN w:val="0"/>
        <w:adjustRightInd w:val="0"/>
        <w:spacing w:line="360" w:lineRule="auto"/>
        <w:ind w:left="709" w:firstLine="142"/>
        <w:jc w:val="both"/>
        <w:rPr>
          <w:color w:val="000000"/>
          <w:sz w:val="28"/>
          <w:szCs w:val="28"/>
          <w:lang w:eastAsia="x-none"/>
        </w:rPr>
      </w:pPr>
      <w:r>
        <w:rPr>
          <w:noProof/>
        </w:rPr>
        <w:pict w14:anchorId="37A18293">
          <v:rect id="Прямоугольник 11" o:spid="_x0000_s1338" style="position:absolute;left:0;text-align:left;margin-left:430.35pt;margin-top:785.55pt;width:145.5pt;height:35.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" filled="f" stroked="f" strokeweight=".25pt">
            <v:textbox inset="1pt,1pt,1pt,1pt">
              <w:txbxContent>
                <w:p w14:paraId="61D985D9" w14:textId="77777777" w:rsidR="006F17C5" w:rsidRDefault="006F17C5" w:rsidP="002F0E3E">
                  <w:pPr>
                    <w:pStyle w:val="ad"/>
                    <w:jc w:val="center"/>
                    <w:rPr>
                      <w:sz w:val="24"/>
                      <w:lang w:val="ru-RU"/>
                    </w:rPr>
                  </w:pPr>
                  <w:r>
                    <w:rPr>
                      <w:sz w:val="24"/>
                      <w:lang w:val="ru-RU"/>
                    </w:rPr>
                    <w:t>ДГТУ</w:t>
                  </w:r>
                </w:p>
                <w:p w14:paraId="70F0C7F2" w14:textId="77777777" w:rsidR="006F17C5" w:rsidRPr="006266B5" w:rsidRDefault="006F17C5" w:rsidP="002F0E3E">
                  <w:pPr>
                    <w:pStyle w:val="ad"/>
                    <w:jc w:val="center"/>
                    <w:rPr>
                      <w:sz w:val="24"/>
                      <w:lang w:val="ru-RU"/>
                    </w:rPr>
                  </w:pPr>
                  <w:r>
                    <w:rPr>
                      <w:sz w:val="24"/>
                      <w:lang w:val="ru-RU"/>
                    </w:rPr>
                    <w:t>кафедра ПОВТ и АС</w:t>
                  </w:r>
                </w:p>
              </w:txbxContent>
            </v:textbox>
          </v:rect>
        </w:pict>
      </w:r>
      <w:r w:rsidR="00B66191" w:rsidRPr="00B66191">
        <w:rPr>
          <w:color w:val="000000"/>
          <w:sz w:val="28"/>
          <w:szCs w:val="28"/>
          <w:lang w:val="x-none" w:eastAsia="x-none"/>
        </w:rPr>
        <w:t>2.</w:t>
      </w:r>
      <w:r w:rsidR="00272E9A">
        <w:rPr>
          <w:color w:val="000000"/>
          <w:sz w:val="28"/>
          <w:szCs w:val="28"/>
          <w:lang w:eastAsia="x-none"/>
        </w:rPr>
        <w:t>12</w:t>
      </w:r>
      <w:r w:rsidR="00272E9A" w:rsidRPr="00B66191">
        <w:rPr>
          <w:color w:val="000000"/>
          <w:sz w:val="28"/>
          <w:szCs w:val="28"/>
          <w:lang w:val="x-none" w:eastAsia="x-none"/>
        </w:rPr>
        <w:t xml:space="preserve"> </w:t>
      </w:r>
      <w:r w:rsidR="00B66191" w:rsidRPr="00B66191">
        <w:rPr>
          <w:color w:val="000000"/>
          <w:sz w:val="28"/>
          <w:szCs w:val="28"/>
          <w:lang w:val="x-none" w:eastAsia="x-none"/>
        </w:rPr>
        <w:t>Вывод по главе</w:t>
      </w:r>
      <w:r w:rsidR="00B66191" w:rsidRPr="00B66191">
        <w:rPr>
          <w:color w:val="000000"/>
          <w:sz w:val="28"/>
          <w:szCs w:val="28"/>
          <w:lang w:eastAsia="x-none"/>
        </w:rPr>
        <w:tab/>
      </w:r>
      <w:r w:rsidR="0003563C">
        <w:rPr>
          <w:color w:val="000000"/>
          <w:sz w:val="28"/>
          <w:szCs w:val="28"/>
          <w:lang w:eastAsia="x-none"/>
        </w:rPr>
        <w:t>2</w:t>
      </w:r>
      <w:r w:rsidR="0003563C" w:rsidRPr="009F2419">
        <w:rPr>
          <w:color w:val="000000"/>
          <w:sz w:val="28"/>
          <w:szCs w:val="28"/>
          <w:lang w:eastAsia="x-none"/>
        </w:rPr>
        <w:t>6</w:t>
      </w:r>
    </w:p>
    <w:p w14:paraId="19955747" w14:textId="6AC09690" w:rsidR="00A17564" w:rsidRDefault="002D6827">
      <w:pPr>
        <w:spacing w:after="160" w:line="259" w:lineRule="auto"/>
        <w:rPr>
          <w:color w:val="000000"/>
          <w:sz w:val="28"/>
          <w:szCs w:val="28"/>
          <w:lang w:eastAsia="x-none"/>
        </w:rPr>
        <w:sectPr w:rsidR="00A17564" w:rsidSect="005E27D6">
          <w:footerReference w:type="default" r:id="rId9"/>
          <w:type w:val="continuous"/>
          <w:pgSz w:w="11906" w:h="16838"/>
          <w:pgMar w:top="1134" w:right="851" w:bottom="567" w:left="1134" w:header="709" w:footer="709" w:gutter="0"/>
          <w:cols w:space="708"/>
          <w:titlePg/>
          <w:docGrid w:linePitch="360"/>
        </w:sectPr>
      </w:pPr>
      <w:r>
        <w:rPr>
          <w:noProof/>
        </w:rPr>
        <w:pict w14:anchorId="795D052D">
          <v:shapetype id="_x0000_t202" coordsize="21600,21600" o:spt="202" path="m,l,21600r21600,l21600,xe">
            <v:stroke joinstyle="miter"/>
            <v:path gradientshapeok="t" o:connecttype="rect"/>
          </v:shapetype>
          <v:shape id="_x0000_s1342" type="#_x0000_t202" style="position:absolute;margin-left:366.4pt;margin-top:106.4pt;width:148.55pt;height:41.35pt;z-index:251672064">
            <v:textbox>
              <w:txbxContent>
                <w:p w14:paraId="009C7AA6" w14:textId="433C1A78" w:rsidR="006F17C5" w:rsidRPr="00A078EA" w:rsidRDefault="006F17C5" w:rsidP="00A078EA">
                  <w:pPr>
                    <w:jc w:val="center"/>
                    <w:rPr>
                      <w:i/>
                      <w:iCs/>
                    </w:rPr>
                  </w:pPr>
                  <w:r w:rsidRPr="00A078EA">
                    <w:rPr>
                      <w:i/>
                      <w:iCs/>
                    </w:rPr>
                    <w:t xml:space="preserve">ДГТУ </w:t>
                  </w:r>
                  <w:r w:rsidRPr="00A078EA">
                    <w:rPr>
                      <w:i/>
                      <w:iCs/>
                    </w:rPr>
                    <w:br/>
                    <w:t>кафедра ПОВТ и АС</w:t>
                  </w:r>
                </w:p>
              </w:txbxContent>
            </v:textbox>
          </v:shape>
        </w:pict>
      </w:r>
      <w:r>
        <w:rPr>
          <w:noProof/>
        </w:rPr>
        <w:pict w14:anchorId="1ED60735">
          <v:shape id="Надпись 2" o:spid="_x0000_s1329" type="#_x0000_t202" style="position:absolute;margin-left:50.5pt;margin-top:134.6pt;width:79.8pt;height:15pt;z-index:251661824;visibility:visible;mso-wrap-distance-left:9pt;mso-wrap-distance-top:3.6pt;mso-wrap-distance-right:9pt;mso-wrap-distance-bottom:3.6pt;mso-position-horizontal-relative:text;mso-position-vertical-relative:text;mso-width-relative:margin;mso-height-relative:margin;v-text-anchor:top" stroked="f">
            <v:textbox style="mso-next-textbox:#Надпись 2">
              <w:txbxContent>
                <w:p w14:paraId="55973F37" w14:textId="240E62AA" w:rsidR="006F17C5" w:rsidRPr="0084082D" w:rsidRDefault="006F17C5" w:rsidP="0084082D">
                  <w:pPr>
                    <w:pStyle w:val="ad"/>
                    <w:rPr>
                      <w:sz w:val="14"/>
                      <w:szCs w:val="22"/>
                    </w:rPr>
                  </w:pPr>
                </w:p>
                <w:p w14:paraId="266103BD" w14:textId="77777777" w:rsidR="006F17C5" w:rsidRPr="0084082D" w:rsidRDefault="006F17C5" w:rsidP="0084082D">
                  <w:pPr>
                    <w:rPr>
                      <w:sz w:val="20"/>
                      <w:szCs w:val="20"/>
                    </w:rPr>
                  </w:pPr>
                </w:p>
              </w:txbxContent>
            </v:textbox>
            <w10:wrap type="square"/>
          </v:shape>
        </w:pict>
      </w:r>
      <w:r>
        <w:rPr>
          <w:noProof/>
        </w:rPr>
        <w:pict w14:anchorId="1ED60735">
          <v:shape id="_x0000_s1285" type="#_x0000_t202" style="position:absolute;margin-left:-8pt;margin-top:133.75pt;width:55.35pt;height:18.9pt;z-index:25166284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285">
              <w:txbxContent>
                <w:p w14:paraId="3B3CEB02" w14:textId="5C7B3697" w:rsidR="006F17C5" w:rsidRDefault="006F17C5" w:rsidP="0084082D">
                  <w:pPr>
                    <w:pStyle w:val="ad"/>
                    <w:rPr>
                      <w:sz w:val="18"/>
                    </w:rPr>
                  </w:pPr>
                </w:p>
                <w:p w14:paraId="2780050F" w14:textId="19966F6A" w:rsidR="006F17C5" w:rsidRPr="0084082D" w:rsidRDefault="006F17C5"/>
              </w:txbxContent>
            </v:textbox>
            <w10:wrap type="square"/>
          </v:shape>
        </w:pict>
      </w:r>
    </w:p>
    <w:p w14:paraId="2C312F60" w14:textId="28D4C8D2" w:rsidR="00B66191" w:rsidRPr="0003563C" w:rsidRDefault="00B66191" w:rsidP="00DF01B6">
      <w:pPr>
        <w:tabs>
          <w:tab w:val="right" w:pos="9921"/>
        </w:tabs>
        <w:spacing w:line="360" w:lineRule="auto"/>
        <w:ind w:left="709"/>
        <w:rPr>
          <w:bCs/>
          <w:sz w:val="28"/>
          <w:szCs w:val="28"/>
        </w:rPr>
      </w:pPr>
      <w:r w:rsidRPr="00B66191">
        <w:rPr>
          <w:bCs/>
          <w:sz w:val="28"/>
          <w:szCs w:val="28"/>
        </w:rPr>
        <w:lastRenderedPageBreak/>
        <w:t>3 Программное конструирование информационно-аналитической системы определения базовых эмоций человека</w:t>
      </w:r>
      <w:r w:rsidRPr="00B66191">
        <w:rPr>
          <w:bCs/>
          <w:sz w:val="28"/>
          <w:szCs w:val="28"/>
        </w:rPr>
        <w:tab/>
      </w:r>
      <w:r w:rsidR="0003563C">
        <w:rPr>
          <w:bCs/>
          <w:sz w:val="28"/>
          <w:szCs w:val="28"/>
        </w:rPr>
        <w:t>2</w:t>
      </w:r>
      <w:r w:rsidR="0003563C" w:rsidRPr="009F2419">
        <w:rPr>
          <w:bCs/>
          <w:sz w:val="28"/>
          <w:szCs w:val="28"/>
        </w:rPr>
        <w:t>7</w:t>
      </w:r>
    </w:p>
    <w:p w14:paraId="195499A1" w14:textId="6B222BE7" w:rsidR="004D0F39" w:rsidRPr="0003563C" w:rsidRDefault="004D0F39" w:rsidP="00E3002D">
      <w:pPr>
        <w:tabs>
          <w:tab w:val="right" w:pos="9921"/>
        </w:tabs>
        <w:spacing w:line="360" w:lineRule="auto"/>
        <w:ind w:left="709" w:firstLine="142"/>
        <w:rPr>
          <w:bCs/>
          <w:sz w:val="28"/>
          <w:szCs w:val="28"/>
        </w:rPr>
      </w:pPr>
      <w:r>
        <w:rPr>
          <w:bCs/>
          <w:sz w:val="28"/>
          <w:szCs w:val="28"/>
        </w:rPr>
        <w:t>3.1</w:t>
      </w:r>
      <w:r w:rsidRPr="004D0F39">
        <w:t xml:space="preserve"> </w:t>
      </w:r>
      <w:r w:rsidRPr="004D0F39">
        <w:rPr>
          <w:bCs/>
          <w:sz w:val="28"/>
          <w:szCs w:val="28"/>
        </w:rPr>
        <w:t>Обоснование выбор средств разработки</w:t>
      </w:r>
      <w:r>
        <w:rPr>
          <w:bCs/>
          <w:sz w:val="28"/>
          <w:szCs w:val="28"/>
        </w:rPr>
        <w:tab/>
      </w:r>
      <w:r w:rsidR="0003563C">
        <w:rPr>
          <w:bCs/>
          <w:sz w:val="28"/>
          <w:szCs w:val="28"/>
        </w:rPr>
        <w:t>2</w:t>
      </w:r>
      <w:r w:rsidR="0003563C" w:rsidRPr="009F2419">
        <w:rPr>
          <w:bCs/>
          <w:sz w:val="28"/>
          <w:szCs w:val="28"/>
        </w:rPr>
        <w:t>7</w:t>
      </w:r>
    </w:p>
    <w:p w14:paraId="771AEDB9" w14:textId="76510371" w:rsidR="004D0F39" w:rsidRPr="0003563C" w:rsidRDefault="004D0F39" w:rsidP="00E3002D">
      <w:pPr>
        <w:tabs>
          <w:tab w:val="right" w:pos="9921"/>
        </w:tabs>
        <w:spacing w:line="360" w:lineRule="auto"/>
        <w:ind w:left="709" w:firstLine="142"/>
        <w:rPr>
          <w:bCs/>
          <w:sz w:val="28"/>
          <w:szCs w:val="28"/>
        </w:rPr>
      </w:pPr>
      <w:r>
        <w:rPr>
          <w:bCs/>
          <w:sz w:val="28"/>
          <w:szCs w:val="28"/>
        </w:rPr>
        <w:t>3.2 Описание основных классов</w:t>
      </w:r>
      <w:r>
        <w:rPr>
          <w:bCs/>
          <w:sz w:val="28"/>
          <w:szCs w:val="28"/>
        </w:rPr>
        <w:tab/>
      </w:r>
      <w:r w:rsidR="0003563C">
        <w:rPr>
          <w:bCs/>
          <w:sz w:val="28"/>
          <w:szCs w:val="28"/>
        </w:rPr>
        <w:t>2</w:t>
      </w:r>
      <w:r w:rsidR="0003563C" w:rsidRPr="009F2419">
        <w:rPr>
          <w:bCs/>
          <w:sz w:val="28"/>
          <w:szCs w:val="28"/>
        </w:rPr>
        <w:t>8</w:t>
      </w:r>
    </w:p>
    <w:p w14:paraId="2033C3A0" w14:textId="55FB378A" w:rsidR="00E3002D" w:rsidRPr="00942444" w:rsidRDefault="004D0F39" w:rsidP="00E3002D">
      <w:pPr>
        <w:tabs>
          <w:tab w:val="right" w:pos="9921"/>
        </w:tabs>
        <w:spacing w:line="360" w:lineRule="auto"/>
        <w:ind w:left="709" w:firstLine="567"/>
        <w:rPr>
          <w:bCs/>
          <w:sz w:val="28"/>
          <w:szCs w:val="28"/>
          <w:lang w:val="en-US"/>
        </w:rPr>
      </w:pPr>
      <w:r w:rsidRPr="00942444">
        <w:rPr>
          <w:bCs/>
          <w:sz w:val="28"/>
          <w:szCs w:val="28"/>
          <w:lang w:val="en-US"/>
        </w:rPr>
        <w:t>3.2.1</w:t>
      </w:r>
      <w:r w:rsidR="00E3002D" w:rsidRPr="00942444">
        <w:rPr>
          <w:bCs/>
          <w:sz w:val="28"/>
          <w:szCs w:val="28"/>
          <w:lang w:val="en-US"/>
        </w:rPr>
        <w:t xml:space="preserve"> </w:t>
      </w:r>
      <w:r w:rsidR="00E3002D" w:rsidRPr="00E3002D">
        <w:rPr>
          <w:bCs/>
          <w:sz w:val="28"/>
          <w:szCs w:val="28"/>
        </w:rPr>
        <w:t>Интерфейс</w:t>
      </w:r>
      <w:r w:rsidR="00E3002D" w:rsidRPr="00942444">
        <w:rPr>
          <w:bCs/>
          <w:sz w:val="28"/>
          <w:szCs w:val="28"/>
          <w:lang w:val="en-US"/>
        </w:rPr>
        <w:t xml:space="preserve"> </w:t>
      </w:r>
      <w:proofErr w:type="spellStart"/>
      <w:r w:rsidR="00E3002D" w:rsidRPr="00E3002D">
        <w:rPr>
          <w:bCs/>
          <w:sz w:val="28"/>
          <w:szCs w:val="28"/>
          <w:lang w:val="en-US"/>
        </w:rPr>
        <w:t>WikiApiService</w:t>
      </w:r>
      <w:proofErr w:type="spellEnd"/>
      <w:r w:rsidR="00E3002D" w:rsidRPr="00942444">
        <w:rPr>
          <w:bCs/>
          <w:sz w:val="28"/>
          <w:szCs w:val="28"/>
          <w:lang w:val="en-US"/>
        </w:rPr>
        <w:tab/>
      </w:r>
      <w:r w:rsidR="0003563C" w:rsidRPr="00942444">
        <w:rPr>
          <w:bCs/>
          <w:sz w:val="28"/>
          <w:szCs w:val="28"/>
          <w:lang w:val="en-US"/>
        </w:rPr>
        <w:t>2</w:t>
      </w:r>
      <w:r w:rsidR="0003563C">
        <w:rPr>
          <w:bCs/>
          <w:sz w:val="28"/>
          <w:szCs w:val="28"/>
          <w:lang w:val="en-US"/>
        </w:rPr>
        <w:t>8</w:t>
      </w:r>
    </w:p>
    <w:p w14:paraId="1D84E97E" w14:textId="721589B5" w:rsidR="004D0F39" w:rsidRPr="003722CF" w:rsidRDefault="004D0F39" w:rsidP="00E3002D">
      <w:pPr>
        <w:tabs>
          <w:tab w:val="right" w:pos="9921"/>
        </w:tabs>
        <w:spacing w:line="360" w:lineRule="auto"/>
        <w:ind w:left="709" w:firstLine="567"/>
        <w:rPr>
          <w:bCs/>
          <w:sz w:val="28"/>
          <w:szCs w:val="28"/>
          <w:lang w:val="en-US"/>
        </w:rPr>
      </w:pPr>
      <w:r w:rsidRPr="00E3002D">
        <w:rPr>
          <w:bCs/>
          <w:sz w:val="28"/>
          <w:szCs w:val="28"/>
          <w:lang w:val="en-US"/>
        </w:rPr>
        <w:t>3.2.2</w:t>
      </w:r>
      <w:r w:rsidR="00E3002D" w:rsidRPr="00E3002D">
        <w:rPr>
          <w:bCs/>
          <w:sz w:val="28"/>
          <w:szCs w:val="28"/>
          <w:lang w:val="en-US"/>
        </w:rPr>
        <w:t xml:space="preserve"> </w:t>
      </w:r>
      <w:r w:rsidR="00E3002D" w:rsidRPr="00E3002D">
        <w:rPr>
          <w:bCs/>
          <w:sz w:val="28"/>
          <w:szCs w:val="28"/>
        </w:rPr>
        <w:t>Класс</w:t>
      </w:r>
      <w:r w:rsidR="00E3002D" w:rsidRPr="00E3002D">
        <w:rPr>
          <w:bCs/>
          <w:sz w:val="28"/>
          <w:szCs w:val="28"/>
          <w:lang w:val="en-US"/>
        </w:rPr>
        <w:t xml:space="preserve"> </w:t>
      </w:r>
      <w:proofErr w:type="spellStart"/>
      <w:r w:rsidR="00E3002D" w:rsidRPr="00E3002D">
        <w:rPr>
          <w:bCs/>
          <w:sz w:val="28"/>
          <w:szCs w:val="28"/>
          <w:lang w:val="en-US"/>
        </w:rPr>
        <w:t>EmotionActivity</w:t>
      </w:r>
      <w:proofErr w:type="spellEnd"/>
      <w:r w:rsidR="00E3002D" w:rsidRPr="0084082D">
        <w:rPr>
          <w:bCs/>
          <w:sz w:val="28"/>
          <w:szCs w:val="28"/>
          <w:lang w:val="en-US"/>
        </w:rPr>
        <w:tab/>
      </w:r>
      <w:r w:rsidR="0003563C" w:rsidRPr="00E3002D">
        <w:rPr>
          <w:bCs/>
          <w:sz w:val="28"/>
          <w:szCs w:val="28"/>
          <w:lang w:val="en-US"/>
        </w:rPr>
        <w:t>2</w:t>
      </w:r>
      <w:r w:rsidR="0003563C">
        <w:rPr>
          <w:bCs/>
          <w:sz w:val="28"/>
          <w:szCs w:val="28"/>
          <w:lang w:val="en-US"/>
        </w:rPr>
        <w:t>9</w:t>
      </w:r>
    </w:p>
    <w:p w14:paraId="7725ADE4" w14:textId="19366D2D" w:rsidR="004D0F39" w:rsidRDefault="004D0F39" w:rsidP="00E3002D">
      <w:pPr>
        <w:tabs>
          <w:tab w:val="right" w:pos="9921"/>
        </w:tabs>
        <w:spacing w:line="360" w:lineRule="auto"/>
        <w:ind w:left="709" w:firstLine="567"/>
        <w:rPr>
          <w:bCs/>
          <w:sz w:val="28"/>
          <w:szCs w:val="28"/>
          <w:lang w:val="en-US"/>
        </w:rPr>
      </w:pPr>
      <w:r w:rsidRPr="00E3002D">
        <w:rPr>
          <w:bCs/>
          <w:sz w:val="28"/>
          <w:szCs w:val="28"/>
          <w:lang w:val="en-US"/>
        </w:rPr>
        <w:t>3.2.3</w:t>
      </w:r>
      <w:r w:rsidR="00E3002D" w:rsidRPr="00E3002D">
        <w:rPr>
          <w:bCs/>
          <w:sz w:val="28"/>
          <w:szCs w:val="28"/>
          <w:lang w:val="en-US"/>
        </w:rPr>
        <w:t xml:space="preserve"> </w:t>
      </w:r>
      <w:r w:rsidR="00E3002D" w:rsidRPr="00E3002D">
        <w:rPr>
          <w:bCs/>
          <w:sz w:val="28"/>
          <w:szCs w:val="28"/>
        </w:rPr>
        <w:t>Класс</w:t>
      </w:r>
      <w:r w:rsidR="00E3002D" w:rsidRPr="00E3002D">
        <w:rPr>
          <w:bCs/>
          <w:sz w:val="28"/>
          <w:szCs w:val="28"/>
          <w:lang w:val="en-US"/>
        </w:rPr>
        <w:t xml:space="preserve"> </w:t>
      </w:r>
      <w:proofErr w:type="spellStart"/>
      <w:r w:rsidR="00E3002D" w:rsidRPr="00E3002D">
        <w:rPr>
          <w:bCs/>
          <w:sz w:val="28"/>
          <w:szCs w:val="28"/>
          <w:lang w:val="en-US"/>
        </w:rPr>
        <w:t>MainActivity</w:t>
      </w:r>
      <w:proofErr w:type="spellEnd"/>
      <w:r w:rsidR="00E3002D">
        <w:rPr>
          <w:bCs/>
          <w:sz w:val="28"/>
          <w:szCs w:val="28"/>
          <w:lang w:val="en-US"/>
        </w:rPr>
        <w:tab/>
      </w:r>
      <w:r w:rsidR="0003563C" w:rsidRPr="00E3002D">
        <w:rPr>
          <w:bCs/>
          <w:sz w:val="28"/>
          <w:szCs w:val="28"/>
          <w:lang w:val="en-US"/>
        </w:rPr>
        <w:t>2</w:t>
      </w:r>
      <w:r w:rsidR="0003563C">
        <w:rPr>
          <w:bCs/>
          <w:sz w:val="28"/>
          <w:szCs w:val="28"/>
          <w:lang w:val="en-US"/>
        </w:rPr>
        <w:t>9</w:t>
      </w:r>
    </w:p>
    <w:p w14:paraId="127F9239" w14:textId="33F582F6" w:rsidR="0003563C" w:rsidRPr="009F2419" w:rsidRDefault="0003563C" w:rsidP="009F2419">
      <w:pPr>
        <w:tabs>
          <w:tab w:val="right" w:pos="9921"/>
        </w:tabs>
        <w:spacing w:line="360" w:lineRule="auto"/>
        <w:ind w:left="709" w:firstLine="142"/>
        <w:rPr>
          <w:bCs/>
          <w:sz w:val="28"/>
          <w:szCs w:val="28"/>
        </w:rPr>
      </w:pPr>
      <w:r w:rsidRPr="009F2419">
        <w:rPr>
          <w:bCs/>
          <w:sz w:val="28"/>
          <w:szCs w:val="28"/>
        </w:rPr>
        <w:t xml:space="preserve">3.3 Описание работы </w:t>
      </w:r>
      <w:r w:rsidRPr="0003563C">
        <w:rPr>
          <w:bCs/>
          <w:sz w:val="28"/>
          <w:szCs w:val="28"/>
          <w:lang w:val="en-US"/>
        </w:rPr>
        <w:t>Web</w:t>
      </w:r>
      <w:r w:rsidRPr="009F2419">
        <w:rPr>
          <w:bCs/>
          <w:sz w:val="28"/>
          <w:szCs w:val="28"/>
        </w:rPr>
        <w:t>-панели</w:t>
      </w:r>
      <w:r>
        <w:rPr>
          <w:bCs/>
          <w:sz w:val="28"/>
          <w:szCs w:val="28"/>
        </w:rPr>
        <w:tab/>
      </w:r>
      <w:r w:rsidRPr="009F2419">
        <w:rPr>
          <w:bCs/>
          <w:sz w:val="28"/>
          <w:szCs w:val="28"/>
        </w:rPr>
        <w:t>29</w:t>
      </w:r>
    </w:p>
    <w:p w14:paraId="431947A9" w14:textId="0F049F64" w:rsidR="0003563C" w:rsidRPr="009F2419" w:rsidRDefault="0003563C" w:rsidP="009F2419">
      <w:pPr>
        <w:tabs>
          <w:tab w:val="right" w:pos="9921"/>
        </w:tabs>
        <w:spacing w:line="360" w:lineRule="auto"/>
        <w:ind w:left="709" w:firstLine="142"/>
        <w:rPr>
          <w:bCs/>
          <w:sz w:val="28"/>
          <w:szCs w:val="28"/>
        </w:rPr>
      </w:pPr>
      <w:r w:rsidRPr="009F2419">
        <w:rPr>
          <w:bCs/>
          <w:sz w:val="28"/>
          <w:szCs w:val="28"/>
        </w:rPr>
        <w:t>3.4 Описание работы модуля нейронной сети</w:t>
      </w:r>
      <w:r>
        <w:rPr>
          <w:bCs/>
          <w:sz w:val="28"/>
          <w:szCs w:val="28"/>
        </w:rPr>
        <w:tab/>
      </w:r>
      <w:r w:rsidRPr="009F2419">
        <w:rPr>
          <w:bCs/>
          <w:sz w:val="28"/>
          <w:szCs w:val="28"/>
        </w:rPr>
        <w:t>30</w:t>
      </w:r>
    </w:p>
    <w:p w14:paraId="4A12EFB7" w14:textId="1F35C63D" w:rsidR="0003563C" w:rsidRDefault="0003563C" w:rsidP="009F2419">
      <w:pPr>
        <w:tabs>
          <w:tab w:val="right" w:pos="9921"/>
        </w:tabs>
        <w:spacing w:line="360" w:lineRule="auto"/>
        <w:ind w:left="709" w:firstLine="142"/>
        <w:rPr>
          <w:bCs/>
          <w:sz w:val="28"/>
          <w:szCs w:val="28"/>
        </w:rPr>
      </w:pPr>
      <w:r w:rsidRPr="009F2419">
        <w:rPr>
          <w:bCs/>
          <w:sz w:val="28"/>
          <w:szCs w:val="28"/>
        </w:rPr>
        <w:t xml:space="preserve">3.5 Реализованный </w:t>
      </w:r>
      <w:r w:rsidRPr="0003563C">
        <w:rPr>
          <w:bCs/>
          <w:sz w:val="28"/>
          <w:szCs w:val="28"/>
          <w:lang w:val="en-US"/>
        </w:rPr>
        <w:t>API</w:t>
      </w:r>
      <w:r w:rsidRPr="009F2419">
        <w:rPr>
          <w:bCs/>
          <w:sz w:val="28"/>
          <w:szCs w:val="28"/>
        </w:rPr>
        <w:tab/>
        <w:t>31</w:t>
      </w:r>
    </w:p>
    <w:p w14:paraId="19F44E4C" w14:textId="56A13E07" w:rsidR="00FD0D8D" w:rsidRPr="00780848" w:rsidRDefault="00B66191" w:rsidP="00CD2482">
      <w:pPr>
        <w:tabs>
          <w:tab w:val="right" w:pos="9921"/>
        </w:tabs>
        <w:spacing w:line="360" w:lineRule="auto"/>
        <w:ind w:left="851" w:hanging="142"/>
        <w:rPr>
          <w:bCs/>
          <w:sz w:val="28"/>
          <w:szCs w:val="28"/>
        </w:rPr>
      </w:pPr>
      <w:r w:rsidRPr="00F400C5">
        <w:rPr>
          <w:bCs/>
          <w:sz w:val="28"/>
          <w:szCs w:val="28"/>
        </w:rPr>
        <w:t xml:space="preserve">4 </w:t>
      </w:r>
      <w:r w:rsidRPr="00B66191">
        <w:rPr>
          <w:bCs/>
          <w:sz w:val="28"/>
          <w:szCs w:val="28"/>
        </w:rPr>
        <w:t>Тестирование</w:t>
      </w:r>
      <w:r w:rsidRPr="00F400C5">
        <w:rPr>
          <w:bCs/>
          <w:sz w:val="28"/>
          <w:szCs w:val="28"/>
        </w:rPr>
        <w:tab/>
      </w:r>
      <w:r w:rsidR="00780848" w:rsidRPr="009F2419">
        <w:rPr>
          <w:bCs/>
          <w:sz w:val="28"/>
          <w:szCs w:val="28"/>
        </w:rPr>
        <w:t>3</w:t>
      </w:r>
      <w:r w:rsidR="00780848" w:rsidRPr="000164AE">
        <w:rPr>
          <w:bCs/>
          <w:sz w:val="28"/>
          <w:szCs w:val="28"/>
        </w:rPr>
        <w:t>4</w:t>
      </w:r>
    </w:p>
    <w:p w14:paraId="496E2B0C" w14:textId="02D56425" w:rsidR="00FD0D8D" w:rsidRPr="00780848" w:rsidRDefault="00FD0D8D" w:rsidP="00CD2482">
      <w:pPr>
        <w:tabs>
          <w:tab w:val="right" w:pos="9921"/>
        </w:tabs>
        <w:spacing w:line="360" w:lineRule="auto"/>
        <w:ind w:left="709" w:firstLine="142"/>
        <w:rPr>
          <w:bCs/>
          <w:sz w:val="28"/>
          <w:szCs w:val="28"/>
        </w:rPr>
      </w:pPr>
      <w:r w:rsidRPr="00FD0D8D">
        <w:rPr>
          <w:bCs/>
          <w:sz w:val="28"/>
          <w:szCs w:val="28"/>
        </w:rPr>
        <w:t>4.1 Тестовые примеры мобильного приложения</w:t>
      </w:r>
      <w:r w:rsidR="000B731D">
        <w:rPr>
          <w:bCs/>
          <w:sz w:val="28"/>
          <w:szCs w:val="28"/>
        </w:rPr>
        <w:tab/>
      </w:r>
      <w:r w:rsidR="00780848" w:rsidRPr="009F2419">
        <w:rPr>
          <w:bCs/>
          <w:sz w:val="28"/>
          <w:szCs w:val="28"/>
        </w:rPr>
        <w:t>3</w:t>
      </w:r>
      <w:r w:rsidR="00780848" w:rsidRPr="000164AE">
        <w:rPr>
          <w:bCs/>
          <w:sz w:val="28"/>
          <w:szCs w:val="28"/>
        </w:rPr>
        <w:t>4</w:t>
      </w:r>
    </w:p>
    <w:p w14:paraId="2C08FAF2" w14:textId="05477FDA" w:rsidR="00A17564" w:rsidRPr="00780848" w:rsidRDefault="00FD0D8D" w:rsidP="00CD2482">
      <w:pPr>
        <w:tabs>
          <w:tab w:val="right" w:pos="9921"/>
        </w:tabs>
        <w:spacing w:line="360" w:lineRule="auto"/>
        <w:ind w:left="709" w:firstLine="142"/>
        <w:rPr>
          <w:bCs/>
          <w:sz w:val="28"/>
          <w:szCs w:val="28"/>
        </w:rPr>
      </w:pPr>
      <w:r w:rsidRPr="00FD0D8D">
        <w:rPr>
          <w:bCs/>
          <w:sz w:val="28"/>
          <w:szCs w:val="28"/>
        </w:rPr>
        <w:t xml:space="preserve">4.2 Тестовые примеры работы </w:t>
      </w:r>
      <w:proofErr w:type="spellStart"/>
      <w:r w:rsidRPr="00FD0D8D">
        <w:rPr>
          <w:bCs/>
          <w:sz w:val="28"/>
          <w:szCs w:val="28"/>
        </w:rPr>
        <w:t>web</w:t>
      </w:r>
      <w:proofErr w:type="spellEnd"/>
      <w:r w:rsidRPr="00FD0D8D">
        <w:rPr>
          <w:bCs/>
          <w:sz w:val="28"/>
          <w:szCs w:val="28"/>
        </w:rPr>
        <w:t>-панели</w:t>
      </w:r>
      <w:r w:rsidR="000B731D">
        <w:rPr>
          <w:bCs/>
          <w:sz w:val="28"/>
          <w:szCs w:val="28"/>
        </w:rPr>
        <w:tab/>
      </w:r>
      <w:r w:rsidR="00780848" w:rsidRPr="009F2419">
        <w:rPr>
          <w:bCs/>
          <w:sz w:val="28"/>
          <w:szCs w:val="28"/>
        </w:rPr>
        <w:t>3</w:t>
      </w:r>
      <w:r w:rsidR="00780848" w:rsidRPr="000164AE">
        <w:rPr>
          <w:bCs/>
          <w:sz w:val="28"/>
          <w:szCs w:val="28"/>
        </w:rPr>
        <w:t>6</w:t>
      </w:r>
    </w:p>
    <w:p w14:paraId="318E4E27" w14:textId="78563769" w:rsidR="00DF6A58" w:rsidRPr="00FC4E83" w:rsidRDefault="00EE682A" w:rsidP="00516107">
      <w:pPr>
        <w:tabs>
          <w:tab w:val="right" w:pos="9921"/>
        </w:tabs>
        <w:spacing w:line="360" w:lineRule="auto"/>
        <w:ind w:left="709"/>
        <w:rPr>
          <w:bCs/>
          <w:sz w:val="28"/>
          <w:szCs w:val="28"/>
        </w:rPr>
      </w:pPr>
      <w:r>
        <w:rPr>
          <w:bCs/>
          <w:sz w:val="28"/>
          <w:szCs w:val="28"/>
        </w:rPr>
        <w:t>5</w:t>
      </w:r>
      <w:r w:rsidR="00DF6A58" w:rsidRPr="00DF6A58">
        <w:rPr>
          <w:bCs/>
          <w:sz w:val="28"/>
          <w:szCs w:val="28"/>
        </w:rPr>
        <w:t xml:space="preserve"> Безопасность и экологичность выпускной квалификационной работы</w:t>
      </w:r>
      <w:r w:rsidR="00BC4D9B">
        <w:rPr>
          <w:bCs/>
          <w:sz w:val="28"/>
          <w:szCs w:val="28"/>
        </w:rPr>
        <w:tab/>
      </w:r>
      <w:r w:rsidR="00FC4E83">
        <w:rPr>
          <w:bCs/>
          <w:sz w:val="28"/>
          <w:szCs w:val="28"/>
        </w:rPr>
        <w:t>4</w:t>
      </w:r>
      <w:r w:rsidR="00FC4E83" w:rsidRPr="000164AE">
        <w:rPr>
          <w:bCs/>
          <w:sz w:val="28"/>
          <w:szCs w:val="28"/>
        </w:rPr>
        <w:t>0</w:t>
      </w:r>
    </w:p>
    <w:p w14:paraId="3B58FC52" w14:textId="66C32669" w:rsidR="00DF6A58" w:rsidRPr="00FC4E83" w:rsidRDefault="00EE682A" w:rsidP="00DF6A58">
      <w:pPr>
        <w:tabs>
          <w:tab w:val="right" w:pos="9921"/>
        </w:tabs>
        <w:spacing w:line="360" w:lineRule="auto"/>
        <w:ind w:left="709" w:firstLine="284"/>
        <w:rPr>
          <w:bCs/>
          <w:sz w:val="28"/>
          <w:szCs w:val="28"/>
        </w:rPr>
      </w:pPr>
      <w:r>
        <w:rPr>
          <w:bCs/>
          <w:sz w:val="28"/>
          <w:szCs w:val="28"/>
        </w:rPr>
        <w:t>5</w:t>
      </w:r>
      <w:r w:rsidR="00DF6A58" w:rsidRPr="00DF6A58">
        <w:rPr>
          <w:bCs/>
          <w:sz w:val="28"/>
          <w:szCs w:val="28"/>
        </w:rPr>
        <w:t>.1 Анализ системы искусственного освещения помещений</w:t>
      </w:r>
      <w:r w:rsidR="00BC4D9B">
        <w:rPr>
          <w:bCs/>
          <w:sz w:val="28"/>
          <w:szCs w:val="28"/>
        </w:rPr>
        <w:tab/>
      </w:r>
      <w:r w:rsidR="00FC4E83">
        <w:rPr>
          <w:bCs/>
          <w:sz w:val="28"/>
          <w:szCs w:val="28"/>
        </w:rPr>
        <w:t>4</w:t>
      </w:r>
      <w:r w:rsidR="00FC4E83" w:rsidRPr="000164AE">
        <w:rPr>
          <w:bCs/>
          <w:sz w:val="28"/>
          <w:szCs w:val="28"/>
        </w:rPr>
        <w:t>0</w:t>
      </w:r>
    </w:p>
    <w:p w14:paraId="5FD4A613" w14:textId="67A58074" w:rsidR="00DF6A58" w:rsidRPr="00FC4E83" w:rsidRDefault="00EE682A" w:rsidP="00DF6A58">
      <w:pPr>
        <w:tabs>
          <w:tab w:val="right" w:pos="9921"/>
        </w:tabs>
        <w:spacing w:line="360" w:lineRule="auto"/>
        <w:ind w:left="709" w:firstLine="284"/>
        <w:rPr>
          <w:bCs/>
          <w:sz w:val="28"/>
          <w:szCs w:val="28"/>
        </w:rPr>
      </w:pPr>
      <w:r>
        <w:rPr>
          <w:bCs/>
          <w:sz w:val="28"/>
          <w:szCs w:val="28"/>
        </w:rPr>
        <w:t>5</w:t>
      </w:r>
      <w:r w:rsidR="00DF6A58" w:rsidRPr="00DF6A58">
        <w:rPr>
          <w:bCs/>
          <w:sz w:val="28"/>
          <w:szCs w:val="28"/>
        </w:rPr>
        <w:t>.2 Расчет системы искусственного освещения помещений</w:t>
      </w:r>
      <w:r w:rsidR="00BC4D9B">
        <w:rPr>
          <w:bCs/>
          <w:sz w:val="28"/>
          <w:szCs w:val="28"/>
        </w:rPr>
        <w:tab/>
      </w:r>
      <w:r w:rsidR="00FC4E83">
        <w:rPr>
          <w:bCs/>
          <w:sz w:val="28"/>
          <w:szCs w:val="28"/>
        </w:rPr>
        <w:t>4</w:t>
      </w:r>
      <w:r w:rsidR="00FC4E83" w:rsidRPr="000164AE">
        <w:rPr>
          <w:bCs/>
          <w:sz w:val="28"/>
          <w:szCs w:val="28"/>
        </w:rPr>
        <w:t>1</w:t>
      </w:r>
    </w:p>
    <w:p w14:paraId="7BF4059C" w14:textId="01BE6311" w:rsidR="00DF6A58" w:rsidRPr="00DF6A58" w:rsidRDefault="00EE682A" w:rsidP="00DF6A58">
      <w:pPr>
        <w:tabs>
          <w:tab w:val="right" w:pos="9921"/>
        </w:tabs>
        <w:spacing w:line="360" w:lineRule="auto"/>
        <w:ind w:left="709" w:firstLine="284"/>
        <w:rPr>
          <w:bCs/>
          <w:sz w:val="28"/>
          <w:szCs w:val="28"/>
        </w:rPr>
      </w:pPr>
      <w:r>
        <w:rPr>
          <w:bCs/>
          <w:sz w:val="28"/>
          <w:szCs w:val="28"/>
        </w:rPr>
        <w:t>5</w:t>
      </w:r>
      <w:r w:rsidR="00DF6A58" w:rsidRPr="00DF6A58">
        <w:rPr>
          <w:bCs/>
          <w:sz w:val="28"/>
          <w:szCs w:val="28"/>
        </w:rPr>
        <w:t xml:space="preserve">.3 Экологичность выпускной квалификационной работы </w:t>
      </w:r>
      <w:r w:rsidR="00BC4D9B">
        <w:rPr>
          <w:bCs/>
          <w:sz w:val="28"/>
          <w:szCs w:val="28"/>
        </w:rPr>
        <w:tab/>
        <w:t>44</w:t>
      </w:r>
    </w:p>
    <w:p w14:paraId="5B88224A" w14:textId="533DDB13" w:rsidR="00DF6A58" w:rsidRPr="00FC4E83" w:rsidRDefault="00EE682A" w:rsidP="00DF6A58">
      <w:pPr>
        <w:tabs>
          <w:tab w:val="right" w:pos="9921"/>
        </w:tabs>
        <w:spacing w:line="360" w:lineRule="auto"/>
        <w:ind w:left="709" w:firstLine="284"/>
        <w:rPr>
          <w:bCs/>
          <w:sz w:val="28"/>
          <w:szCs w:val="28"/>
        </w:rPr>
      </w:pPr>
      <w:r>
        <w:rPr>
          <w:bCs/>
          <w:sz w:val="28"/>
          <w:szCs w:val="28"/>
        </w:rPr>
        <w:t>5</w:t>
      </w:r>
      <w:r w:rsidR="00DF6A58" w:rsidRPr="00DF6A58">
        <w:rPr>
          <w:bCs/>
          <w:sz w:val="28"/>
          <w:szCs w:val="28"/>
        </w:rPr>
        <w:t>.4 Устойчивость к чрезвычайным ситуациям. Пожаробезопасность</w:t>
      </w:r>
      <w:r w:rsidR="00BC4D9B">
        <w:rPr>
          <w:bCs/>
          <w:sz w:val="28"/>
          <w:szCs w:val="28"/>
        </w:rPr>
        <w:tab/>
      </w:r>
      <w:r w:rsidR="00FC4E83">
        <w:rPr>
          <w:bCs/>
          <w:sz w:val="28"/>
          <w:szCs w:val="28"/>
        </w:rPr>
        <w:t>4</w:t>
      </w:r>
      <w:r w:rsidR="00FC4E83" w:rsidRPr="000164AE">
        <w:rPr>
          <w:bCs/>
          <w:sz w:val="28"/>
          <w:szCs w:val="28"/>
        </w:rPr>
        <w:t>5</w:t>
      </w:r>
    </w:p>
    <w:p w14:paraId="04E6C3F7" w14:textId="070A4830" w:rsidR="00DF6A58" w:rsidRPr="00FC4E83" w:rsidRDefault="00EE682A" w:rsidP="00DF6A58">
      <w:pPr>
        <w:tabs>
          <w:tab w:val="right" w:pos="9921"/>
        </w:tabs>
        <w:spacing w:line="360" w:lineRule="auto"/>
        <w:ind w:left="709" w:firstLine="284"/>
        <w:rPr>
          <w:bCs/>
          <w:sz w:val="28"/>
          <w:szCs w:val="28"/>
        </w:rPr>
      </w:pPr>
      <w:r>
        <w:rPr>
          <w:bCs/>
          <w:sz w:val="28"/>
          <w:szCs w:val="28"/>
        </w:rPr>
        <w:t>5</w:t>
      </w:r>
      <w:r w:rsidR="00DF6A58" w:rsidRPr="00DF6A58">
        <w:rPr>
          <w:bCs/>
          <w:sz w:val="28"/>
          <w:szCs w:val="28"/>
        </w:rPr>
        <w:t>.5 Вывод по главе</w:t>
      </w:r>
      <w:r w:rsidR="00BC4D9B">
        <w:rPr>
          <w:bCs/>
          <w:sz w:val="28"/>
          <w:szCs w:val="28"/>
        </w:rPr>
        <w:tab/>
      </w:r>
      <w:r w:rsidR="00FC4E83">
        <w:rPr>
          <w:bCs/>
          <w:sz w:val="28"/>
          <w:szCs w:val="28"/>
        </w:rPr>
        <w:t>4</w:t>
      </w:r>
      <w:r w:rsidR="00FC4E83" w:rsidRPr="000164AE">
        <w:rPr>
          <w:bCs/>
          <w:sz w:val="28"/>
          <w:szCs w:val="28"/>
        </w:rPr>
        <w:t>7</w:t>
      </w:r>
    </w:p>
    <w:p w14:paraId="2915A5DF" w14:textId="30801C93" w:rsidR="00BC4D9B" w:rsidRPr="00FC4E83" w:rsidRDefault="00BC4D9B" w:rsidP="00516107">
      <w:pPr>
        <w:tabs>
          <w:tab w:val="right" w:pos="9921"/>
        </w:tabs>
        <w:spacing w:line="360" w:lineRule="auto"/>
        <w:ind w:left="567" w:firstLine="142"/>
        <w:rPr>
          <w:bCs/>
          <w:sz w:val="28"/>
          <w:szCs w:val="28"/>
        </w:rPr>
      </w:pPr>
      <w:r w:rsidRPr="00BC4D9B">
        <w:rPr>
          <w:bCs/>
          <w:sz w:val="28"/>
          <w:szCs w:val="28"/>
        </w:rPr>
        <w:t>6 Экономическое обоснование работы</w:t>
      </w:r>
      <w:r>
        <w:rPr>
          <w:bCs/>
          <w:sz w:val="28"/>
          <w:szCs w:val="28"/>
        </w:rPr>
        <w:tab/>
      </w:r>
      <w:r w:rsidR="00FC4E83">
        <w:rPr>
          <w:bCs/>
          <w:sz w:val="28"/>
          <w:szCs w:val="28"/>
        </w:rPr>
        <w:t>4</w:t>
      </w:r>
      <w:r w:rsidR="00FC4E83" w:rsidRPr="000164AE">
        <w:rPr>
          <w:bCs/>
          <w:sz w:val="28"/>
          <w:szCs w:val="28"/>
        </w:rPr>
        <w:t>8</w:t>
      </w:r>
    </w:p>
    <w:p w14:paraId="3E892C8F" w14:textId="3DD503A7" w:rsidR="00BC4D9B" w:rsidRPr="00FC4E83" w:rsidRDefault="00BC4D9B" w:rsidP="00BC4D9B">
      <w:pPr>
        <w:tabs>
          <w:tab w:val="right" w:pos="9921"/>
        </w:tabs>
        <w:spacing w:line="360" w:lineRule="auto"/>
        <w:ind w:left="709" w:firstLine="284"/>
        <w:rPr>
          <w:bCs/>
          <w:sz w:val="28"/>
          <w:szCs w:val="28"/>
        </w:rPr>
      </w:pPr>
      <w:r w:rsidRPr="00BC4D9B">
        <w:rPr>
          <w:bCs/>
          <w:sz w:val="28"/>
          <w:szCs w:val="28"/>
        </w:rPr>
        <w:t>6.1 Основные аспекты реализации проекта</w:t>
      </w:r>
      <w:r>
        <w:rPr>
          <w:bCs/>
          <w:sz w:val="28"/>
          <w:szCs w:val="28"/>
        </w:rPr>
        <w:tab/>
      </w:r>
      <w:r w:rsidR="00FC4E83">
        <w:rPr>
          <w:bCs/>
          <w:sz w:val="28"/>
          <w:szCs w:val="28"/>
        </w:rPr>
        <w:t>4</w:t>
      </w:r>
      <w:r w:rsidR="00FC4E83" w:rsidRPr="000164AE">
        <w:rPr>
          <w:bCs/>
          <w:sz w:val="28"/>
          <w:szCs w:val="28"/>
        </w:rPr>
        <w:t>8</w:t>
      </w:r>
    </w:p>
    <w:p w14:paraId="2F7F4DE8" w14:textId="2FF9E5C0" w:rsidR="00BC4D9B" w:rsidRPr="00FC4E83" w:rsidRDefault="00BC4D9B" w:rsidP="00BC4D9B">
      <w:pPr>
        <w:tabs>
          <w:tab w:val="right" w:pos="9921"/>
        </w:tabs>
        <w:spacing w:line="360" w:lineRule="auto"/>
        <w:ind w:left="709" w:firstLine="284"/>
        <w:rPr>
          <w:bCs/>
          <w:sz w:val="28"/>
          <w:szCs w:val="28"/>
        </w:rPr>
      </w:pPr>
      <w:r w:rsidRPr="00BC4D9B">
        <w:rPr>
          <w:bCs/>
          <w:sz w:val="28"/>
          <w:szCs w:val="28"/>
        </w:rPr>
        <w:t>6.2 Характеристика программного продукта с позиций маркетинга</w:t>
      </w:r>
      <w:r>
        <w:rPr>
          <w:bCs/>
          <w:sz w:val="28"/>
          <w:szCs w:val="28"/>
        </w:rPr>
        <w:tab/>
      </w:r>
      <w:r w:rsidR="00FC4E83">
        <w:rPr>
          <w:bCs/>
          <w:sz w:val="28"/>
          <w:szCs w:val="28"/>
        </w:rPr>
        <w:t>4</w:t>
      </w:r>
      <w:r w:rsidR="00FC4E83" w:rsidRPr="000164AE">
        <w:rPr>
          <w:bCs/>
          <w:sz w:val="28"/>
          <w:szCs w:val="28"/>
        </w:rPr>
        <w:t>9</w:t>
      </w:r>
    </w:p>
    <w:p w14:paraId="41DC7C99" w14:textId="20EFC68D" w:rsidR="00BC4D9B" w:rsidRPr="00FC4E83" w:rsidRDefault="00BC4D9B" w:rsidP="00CD2482">
      <w:pPr>
        <w:tabs>
          <w:tab w:val="left" w:pos="1418"/>
          <w:tab w:val="right" w:pos="9921"/>
        </w:tabs>
        <w:spacing w:line="360" w:lineRule="auto"/>
        <w:ind w:left="993"/>
        <w:rPr>
          <w:bCs/>
          <w:sz w:val="28"/>
          <w:szCs w:val="28"/>
        </w:rPr>
      </w:pPr>
      <w:r w:rsidRPr="00BC4D9B">
        <w:rPr>
          <w:bCs/>
          <w:sz w:val="28"/>
          <w:szCs w:val="28"/>
        </w:rPr>
        <w:t>6.3 Определение продолжительности работ по разработке и внедрению программного продукта</w:t>
      </w:r>
      <w:r>
        <w:rPr>
          <w:bCs/>
          <w:sz w:val="28"/>
          <w:szCs w:val="28"/>
        </w:rPr>
        <w:tab/>
      </w:r>
      <w:r w:rsidR="00FC4E83" w:rsidRPr="000164AE">
        <w:rPr>
          <w:bCs/>
          <w:sz w:val="28"/>
          <w:szCs w:val="28"/>
        </w:rPr>
        <w:t>51</w:t>
      </w:r>
    </w:p>
    <w:p w14:paraId="42A4BFB7" w14:textId="29A0D3DC" w:rsidR="00BC4D9B" w:rsidRPr="00FC4E83" w:rsidRDefault="00BC4D9B" w:rsidP="00CD2482">
      <w:pPr>
        <w:tabs>
          <w:tab w:val="right" w:pos="9921"/>
        </w:tabs>
        <w:spacing w:line="360" w:lineRule="auto"/>
        <w:ind w:left="993"/>
        <w:rPr>
          <w:bCs/>
          <w:sz w:val="28"/>
          <w:szCs w:val="28"/>
        </w:rPr>
      </w:pPr>
      <w:r w:rsidRPr="00BC4D9B">
        <w:rPr>
          <w:bCs/>
          <w:sz w:val="28"/>
          <w:szCs w:val="28"/>
        </w:rPr>
        <w:t>6.4 Построение сетевой модели комплекса работ по созданию программного продукта</w:t>
      </w:r>
      <w:r>
        <w:rPr>
          <w:bCs/>
          <w:sz w:val="28"/>
          <w:szCs w:val="28"/>
        </w:rPr>
        <w:tab/>
      </w:r>
      <w:r w:rsidR="00FC4E83" w:rsidRPr="000164AE">
        <w:rPr>
          <w:bCs/>
          <w:sz w:val="28"/>
          <w:szCs w:val="28"/>
        </w:rPr>
        <w:t>53</w:t>
      </w:r>
    </w:p>
    <w:p w14:paraId="455BA9EB" w14:textId="19EC6116" w:rsidR="00BC4D9B" w:rsidRPr="00FC4E83" w:rsidRDefault="00BC4D9B" w:rsidP="00CD2482">
      <w:pPr>
        <w:tabs>
          <w:tab w:val="right" w:pos="9921"/>
        </w:tabs>
        <w:spacing w:line="360" w:lineRule="auto"/>
        <w:ind w:left="993"/>
        <w:rPr>
          <w:bCs/>
          <w:sz w:val="28"/>
          <w:szCs w:val="28"/>
        </w:rPr>
      </w:pPr>
      <w:r w:rsidRPr="00BC4D9B">
        <w:rPr>
          <w:bCs/>
          <w:sz w:val="28"/>
          <w:szCs w:val="28"/>
        </w:rPr>
        <w:t>6.5 Оценка потенциальной социально-экономической результативности внедрения программного продукта</w:t>
      </w:r>
      <w:r>
        <w:rPr>
          <w:bCs/>
          <w:sz w:val="28"/>
          <w:szCs w:val="28"/>
        </w:rPr>
        <w:tab/>
      </w:r>
      <w:r w:rsidR="00FC4E83" w:rsidRPr="000164AE">
        <w:rPr>
          <w:bCs/>
          <w:sz w:val="28"/>
          <w:szCs w:val="28"/>
        </w:rPr>
        <w:t>56</w:t>
      </w:r>
    </w:p>
    <w:p w14:paraId="68927F6D" w14:textId="1C554B62" w:rsidR="00BC4D9B" w:rsidRPr="00FC4E83" w:rsidRDefault="00BC4D9B" w:rsidP="00CD2482">
      <w:pPr>
        <w:tabs>
          <w:tab w:val="right" w:pos="9921"/>
        </w:tabs>
        <w:spacing w:line="360" w:lineRule="auto"/>
        <w:ind w:left="993"/>
        <w:rPr>
          <w:bCs/>
          <w:sz w:val="28"/>
          <w:szCs w:val="28"/>
        </w:rPr>
      </w:pPr>
      <w:r w:rsidRPr="00BC4D9B">
        <w:rPr>
          <w:bCs/>
          <w:sz w:val="28"/>
          <w:szCs w:val="28"/>
        </w:rPr>
        <w:t>6.6 Определение затрат на разработку и внедрение программного продукта</w:t>
      </w:r>
      <w:r w:rsidR="000F529B">
        <w:rPr>
          <w:bCs/>
          <w:sz w:val="28"/>
          <w:szCs w:val="28"/>
        </w:rPr>
        <w:tab/>
      </w:r>
      <w:r w:rsidR="00FC4E83" w:rsidRPr="000164AE">
        <w:rPr>
          <w:bCs/>
          <w:sz w:val="28"/>
          <w:szCs w:val="28"/>
        </w:rPr>
        <w:t>57</w:t>
      </w:r>
    </w:p>
    <w:p w14:paraId="572F5761" w14:textId="30A9EF56" w:rsidR="00BC4D9B" w:rsidRPr="00FC4E83" w:rsidRDefault="00BC4D9B" w:rsidP="00CD2482">
      <w:pPr>
        <w:tabs>
          <w:tab w:val="right" w:pos="9921"/>
        </w:tabs>
        <w:spacing w:line="360" w:lineRule="auto"/>
        <w:ind w:left="993"/>
        <w:rPr>
          <w:bCs/>
          <w:sz w:val="28"/>
          <w:szCs w:val="28"/>
        </w:rPr>
      </w:pPr>
      <w:r w:rsidRPr="00BC4D9B">
        <w:rPr>
          <w:bCs/>
          <w:sz w:val="28"/>
          <w:szCs w:val="28"/>
        </w:rPr>
        <w:lastRenderedPageBreak/>
        <w:t>6.7 Определение экономической эффективности создания и внедрения программного продукта</w:t>
      </w:r>
      <w:r w:rsidR="000F529B">
        <w:rPr>
          <w:bCs/>
          <w:sz w:val="28"/>
          <w:szCs w:val="28"/>
        </w:rPr>
        <w:tab/>
      </w:r>
      <w:r w:rsidR="00FC4E83" w:rsidRPr="000164AE">
        <w:rPr>
          <w:bCs/>
          <w:sz w:val="28"/>
          <w:szCs w:val="28"/>
        </w:rPr>
        <w:t>61</w:t>
      </w:r>
    </w:p>
    <w:p w14:paraId="5BA03672" w14:textId="024F824C" w:rsidR="00DF6A58" w:rsidRPr="00FC4E83" w:rsidRDefault="00BC4D9B" w:rsidP="00BC4D9B">
      <w:pPr>
        <w:tabs>
          <w:tab w:val="right" w:pos="9921"/>
        </w:tabs>
        <w:spacing w:line="360" w:lineRule="auto"/>
        <w:ind w:left="709" w:firstLine="284"/>
        <w:rPr>
          <w:bCs/>
          <w:sz w:val="28"/>
          <w:szCs w:val="28"/>
        </w:rPr>
      </w:pPr>
      <w:r w:rsidRPr="00BC4D9B">
        <w:rPr>
          <w:bCs/>
          <w:sz w:val="28"/>
          <w:szCs w:val="28"/>
        </w:rPr>
        <w:t>6.8 Вывод по главе</w:t>
      </w:r>
      <w:r w:rsidR="000F529B">
        <w:rPr>
          <w:bCs/>
          <w:sz w:val="28"/>
          <w:szCs w:val="28"/>
        </w:rPr>
        <w:tab/>
      </w:r>
      <w:r w:rsidR="00FC4E83" w:rsidRPr="000164AE">
        <w:rPr>
          <w:bCs/>
          <w:sz w:val="28"/>
          <w:szCs w:val="28"/>
        </w:rPr>
        <w:t>63</w:t>
      </w:r>
    </w:p>
    <w:p w14:paraId="109C9B4C" w14:textId="3F465F19" w:rsidR="00B66191" w:rsidRPr="00FC4E83" w:rsidRDefault="00B66191" w:rsidP="00DF01B6">
      <w:pPr>
        <w:tabs>
          <w:tab w:val="right" w:pos="9921"/>
        </w:tabs>
        <w:spacing w:line="360" w:lineRule="auto"/>
        <w:ind w:left="709"/>
        <w:jc w:val="center"/>
        <w:rPr>
          <w:bCs/>
          <w:sz w:val="28"/>
          <w:szCs w:val="28"/>
        </w:rPr>
      </w:pPr>
      <w:r w:rsidRPr="00B66191">
        <w:rPr>
          <w:bCs/>
          <w:sz w:val="28"/>
          <w:szCs w:val="28"/>
        </w:rPr>
        <w:t>ЗАКЛЮЧЕНИЕ</w:t>
      </w:r>
      <w:r w:rsidRPr="00B66191">
        <w:rPr>
          <w:bCs/>
          <w:sz w:val="28"/>
          <w:szCs w:val="28"/>
        </w:rPr>
        <w:tab/>
      </w:r>
      <w:r w:rsidR="00FC4E83" w:rsidRPr="000164AE">
        <w:rPr>
          <w:bCs/>
          <w:sz w:val="28"/>
          <w:szCs w:val="28"/>
        </w:rPr>
        <w:t>64</w:t>
      </w:r>
    </w:p>
    <w:p w14:paraId="62FE7F1C" w14:textId="09BB127C" w:rsidR="00B66191" w:rsidRPr="00FC4E83" w:rsidRDefault="00B66191" w:rsidP="00DF01B6">
      <w:pPr>
        <w:tabs>
          <w:tab w:val="right" w:pos="9921"/>
        </w:tabs>
        <w:spacing w:line="360" w:lineRule="auto"/>
        <w:ind w:left="709"/>
        <w:jc w:val="center"/>
        <w:rPr>
          <w:bCs/>
          <w:sz w:val="28"/>
          <w:szCs w:val="28"/>
        </w:rPr>
      </w:pPr>
      <w:r w:rsidRPr="00B66191">
        <w:rPr>
          <w:bCs/>
          <w:sz w:val="28"/>
          <w:szCs w:val="28"/>
        </w:rPr>
        <w:t>СПИСОК ИСПОЛЬЗУЕМОЙ ЛИТЕРАТУРЫ</w:t>
      </w:r>
      <w:r w:rsidRPr="00B66191">
        <w:rPr>
          <w:bCs/>
          <w:sz w:val="28"/>
          <w:szCs w:val="28"/>
        </w:rPr>
        <w:tab/>
      </w:r>
      <w:r w:rsidR="00FC4E83" w:rsidRPr="000164AE">
        <w:rPr>
          <w:bCs/>
          <w:sz w:val="28"/>
          <w:szCs w:val="28"/>
        </w:rPr>
        <w:t>65</w:t>
      </w:r>
    </w:p>
    <w:p w14:paraId="585F4078" w14:textId="68C0E5B4" w:rsidR="00B66191" w:rsidRPr="00FC4E83" w:rsidRDefault="00B66191" w:rsidP="00DF01B6">
      <w:pPr>
        <w:tabs>
          <w:tab w:val="right" w:pos="9921"/>
        </w:tabs>
        <w:spacing w:line="360" w:lineRule="auto"/>
        <w:ind w:left="709"/>
        <w:jc w:val="center"/>
        <w:rPr>
          <w:bCs/>
          <w:sz w:val="28"/>
          <w:szCs w:val="28"/>
        </w:rPr>
      </w:pPr>
      <w:r w:rsidRPr="00B66191">
        <w:rPr>
          <w:bCs/>
          <w:sz w:val="28"/>
          <w:szCs w:val="28"/>
        </w:rPr>
        <w:t xml:space="preserve">ПРИЛОЖЕНИЕ </w:t>
      </w:r>
      <w:r w:rsidRPr="00B66191">
        <w:rPr>
          <w:bCs/>
          <w:sz w:val="28"/>
          <w:szCs w:val="28"/>
          <w:lang w:val="en-US"/>
        </w:rPr>
        <w:t>A</w:t>
      </w:r>
      <w:r w:rsidRPr="00B66191">
        <w:rPr>
          <w:bCs/>
          <w:sz w:val="28"/>
          <w:szCs w:val="28"/>
        </w:rPr>
        <w:t>: Техническое задание на программное средство</w:t>
      </w:r>
      <w:r w:rsidRPr="00B66191">
        <w:rPr>
          <w:bCs/>
          <w:sz w:val="28"/>
          <w:szCs w:val="28"/>
        </w:rPr>
        <w:tab/>
      </w:r>
      <w:r w:rsidR="00FC4E83" w:rsidRPr="000164AE">
        <w:rPr>
          <w:bCs/>
          <w:sz w:val="28"/>
          <w:szCs w:val="28"/>
        </w:rPr>
        <w:t>67</w:t>
      </w:r>
    </w:p>
    <w:p w14:paraId="751EA7EF" w14:textId="670AAA18" w:rsidR="0052463A" w:rsidRPr="00FC4E83" w:rsidRDefault="00B66191" w:rsidP="0052463A">
      <w:pPr>
        <w:tabs>
          <w:tab w:val="right" w:pos="0"/>
          <w:tab w:val="left" w:pos="9639"/>
          <w:tab w:val="right" w:pos="9921"/>
        </w:tabs>
        <w:spacing w:line="360" w:lineRule="auto"/>
        <w:ind w:left="709" w:right="-1"/>
        <w:jc w:val="center"/>
        <w:rPr>
          <w:color w:val="171717"/>
          <w:sz w:val="28"/>
          <w:szCs w:val="28"/>
        </w:rPr>
        <w:sectPr w:rsidR="0052463A" w:rsidRPr="00FC4E83" w:rsidSect="00A078EA">
          <w:pgSz w:w="11906" w:h="16838"/>
          <w:pgMar w:top="1134" w:right="851" w:bottom="567" w:left="1134" w:header="709" w:footer="709" w:gutter="0"/>
          <w:pgNumType w:start="5"/>
          <w:cols w:space="708"/>
          <w:docGrid w:linePitch="360"/>
        </w:sectPr>
      </w:pPr>
      <w:r w:rsidRPr="00B66191">
        <w:rPr>
          <w:sz w:val="28"/>
          <w:szCs w:val="20"/>
        </w:rPr>
        <w:t xml:space="preserve">ПРИЛОЖЕНИЕ Б: </w:t>
      </w:r>
      <w:r w:rsidRPr="00B66191">
        <w:rPr>
          <w:color w:val="171717"/>
          <w:sz w:val="28"/>
          <w:szCs w:val="28"/>
        </w:rPr>
        <w:t>Исходный код программы</w:t>
      </w:r>
      <w:r w:rsidRPr="00B66191">
        <w:rPr>
          <w:color w:val="171717"/>
          <w:sz w:val="28"/>
          <w:szCs w:val="28"/>
        </w:rPr>
        <w:tab/>
      </w:r>
      <w:r w:rsidR="00FC4E83" w:rsidRPr="000164AE">
        <w:rPr>
          <w:color w:val="171717"/>
          <w:sz w:val="28"/>
          <w:szCs w:val="28"/>
        </w:rPr>
        <w:t>72</w:t>
      </w:r>
    </w:p>
    <w:p w14:paraId="5AFE0C8D" w14:textId="12F27D6A" w:rsidR="00B955D5" w:rsidRPr="00B955D5" w:rsidRDefault="00B955D5" w:rsidP="00EE5ABE">
      <w:pPr>
        <w:spacing w:after="240" w:line="360" w:lineRule="auto"/>
        <w:ind w:left="567"/>
        <w:jc w:val="center"/>
        <w:rPr>
          <w:b/>
          <w:sz w:val="28"/>
          <w:szCs w:val="20"/>
        </w:rPr>
      </w:pPr>
      <w:bookmarkStart w:id="1" w:name="_Hlk40288652"/>
      <w:r w:rsidRPr="00B955D5">
        <w:rPr>
          <w:b/>
          <w:sz w:val="28"/>
          <w:szCs w:val="20"/>
        </w:rPr>
        <w:lastRenderedPageBreak/>
        <w:t>ВВЕДЕНИЕ</w:t>
      </w:r>
    </w:p>
    <w:p w14:paraId="5F346898" w14:textId="77777777" w:rsidR="00B955D5" w:rsidRPr="00B955D5" w:rsidRDefault="00B955D5" w:rsidP="005D652F">
      <w:pPr>
        <w:spacing w:line="360" w:lineRule="auto"/>
        <w:ind w:left="567" w:firstLine="709"/>
        <w:jc w:val="both"/>
        <w:rPr>
          <w:sz w:val="28"/>
          <w:szCs w:val="28"/>
        </w:rPr>
      </w:pPr>
      <w:r w:rsidRPr="00B955D5">
        <w:rPr>
          <w:sz w:val="28"/>
          <w:szCs w:val="28"/>
        </w:rPr>
        <w:t xml:space="preserve">Сейчас почти у каждого второго человека есть мобильный телефон или компьютер, пользователи скачивают мобильные приложения, с их помощью учувствуют в различных движениях и обществах, мы открываем браузер на телефоне или компьютере и получаем доступ к огромному цифровому миру. Большинство пользователей любят развлекательный контент, который позволяет весело провести время и поделиться интересным результатом с друзьями в социальных сетях. </w:t>
      </w:r>
    </w:p>
    <w:p w14:paraId="789D7438" w14:textId="0B1AD590" w:rsidR="00B955D5" w:rsidRPr="00B955D5" w:rsidRDefault="00B955D5" w:rsidP="005D652F">
      <w:pPr>
        <w:spacing w:line="360" w:lineRule="auto"/>
        <w:ind w:left="567" w:firstLine="709"/>
        <w:jc w:val="both"/>
        <w:rPr>
          <w:sz w:val="28"/>
          <w:szCs w:val="28"/>
        </w:rPr>
      </w:pPr>
      <w:r w:rsidRPr="00B955D5">
        <w:rPr>
          <w:sz w:val="28"/>
          <w:szCs w:val="28"/>
        </w:rPr>
        <w:t>Также в настоящ</w:t>
      </w:r>
      <w:r w:rsidR="009C3837">
        <w:rPr>
          <w:sz w:val="28"/>
          <w:szCs w:val="28"/>
        </w:rPr>
        <w:t>е</w:t>
      </w:r>
      <w:r w:rsidRPr="00B955D5">
        <w:rPr>
          <w:sz w:val="28"/>
          <w:szCs w:val="28"/>
        </w:rPr>
        <w:t xml:space="preserve">е время компьютерное зрение все больше входит в нашу жизнь. Оно используется во многих областях, в том числе и в распознавании эмоций человека. </w:t>
      </w:r>
    </w:p>
    <w:p w14:paraId="4B8082DA" w14:textId="77777777" w:rsidR="00B955D5" w:rsidRPr="00B955D5" w:rsidRDefault="00B955D5" w:rsidP="005D652F">
      <w:pPr>
        <w:spacing w:line="360" w:lineRule="auto"/>
        <w:ind w:left="567" w:firstLine="709"/>
        <w:jc w:val="both"/>
        <w:rPr>
          <w:sz w:val="28"/>
          <w:szCs w:val="28"/>
        </w:rPr>
      </w:pPr>
      <w:r w:rsidRPr="00B955D5">
        <w:rPr>
          <w:sz w:val="28"/>
          <w:szCs w:val="28"/>
        </w:rPr>
        <w:t xml:space="preserve">Определением эмоций является интересным инструментом для обычных пользователей. Так как можно по фотографии увидеть, что испытывает человек и попытаться обмануть детектор. Также распознать эмоцию человека важно и для владельцев компаний, так как от настроения человека может очень сильно зависеть и доход компании. </w:t>
      </w:r>
    </w:p>
    <w:p w14:paraId="1C28BE70" w14:textId="6CCC5AA2" w:rsidR="00B955D5" w:rsidRPr="00B955D5" w:rsidDel="00AB44D1" w:rsidRDefault="00B955D5" w:rsidP="00AB44D1">
      <w:pPr>
        <w:spacing w:after="240" w:line="360" w:lineRule="auto"/>
        <w:jc w:val="both"/>
        <w:rPr>
          <w:del w:id="2" w:author="Александр Перепечаев" w:date="2021-05-26T13:27:00Z"/>
          <w:b/>
          <w:sz w:val="28"/>
          <w:szCs w:val="28"/>
        </w:rPr>
        <w:pPrChange w:id="3" w:author="Александр Перепечаев" w:date="2021-05-26T13:27:00Z">
          <w:pPr>
            <w:spacing w:after="240" w:line="360" w:lineRule="auto"/>
            <w:ind w:left="567" w:firstLine="709"/>
            <w:jc w:val="both"/>
          </w:pPr>
        </w:pPrChange>
      </w:pPr>
      <w:del w:id="4" w:author="Александр Перепечаев" w:date="2021-05-26T13:27:00Z">
        <w:r w:rsidRPr="00B955D5" w:rsidDel="00AB44D1">
          <w:rPr>
            <w:b/>
            <w:sz w:val="28"/>
            <w:szCs w:val="28"/>
          </w:rPr>
          <w:br w:type="page"/>
          <w:delText>1 Обзор информационно-аналитической системы определения базовых эмоций человека</w:delText>
        </w:r>
      </w:del>
    </w:p>
    <w:p w14:paraId="621E8EF9" w14:textId="77D8AE53" w:rsidR="00B955D5" w:rsidRPr="00B955D5" w:rsidDel="00AB44D1" w:rsidRDefault="00B955D5" w:rsidP="00AB44D1">
      <w:pPr>
        <w:spacing w:after="240" w:line="360" w:lineRule="auto"/>
        <w:jc w:val="both"/>
        <w:rPr>
          <w:del w:id="5" w:author="Александр Перепечаев" w:date="2021-05-26T13:27:00Z"/>
          <w:b/>
          <w:sz w:val="28"/>
          <w:szCs w:val="28"/>
        </w:rPr>
        <w:pPrChange w:id="6" w:author="Александр Перепечаев" w:date="2021-05-26T13:27:00Z">
          <w:pPr>
            <w:spacing w:before="240" w:after="240" w:line="360" w:lineRule="auto"/>
            <w:ind w:left="567" w:firstLine="709"/>
            <w:jc w:val="both"/>
          </w:pPr>
        </w:pPrChange>
      </w:pPr>
      <w:del w:id="7" w:author="Александр Перепечаев" w:date="2021-05-26T13:27:00Z">
        <w:r w:rsidRPr="00B955D5" w:rsidDel="00AB44D1">
          <w:rPr>
            <w:b/>
            <w:sz w:val="28"/>
            <w:szCs w:val="28"/>
          </w:rPr>
          <w:delText>1.1 Обзор предметной области</w:delText>
        </w:r>
      </w:del>
    </w:p>
    <w:p w14:paraId="495FE0D1" w14:textId="1158D183" w:rsidR="00B955D5" w:rsidRPr="00B955D5" w:rsidDel="00AB44D1" w:rsidRDefault="00B955D5" w:rsidP="00AB44D1">
      <w:pPr>
        <w:spacing w:after="240" w:line="360" w:lineRule="auto"/>
        <w:jc w:val="both"/>
        <w:rPr>
          <w:del w:id="8" w:author="Александр Перепечаев" w:date="2021-05-26T13:27:00Z"/>
          <w:sz w:val="28"/>
          <w:szCs w:val="28"/>
        </w:rPr>
        <w:pPrChange w:id="9" w:author="Александр Перепечаев" w:date="2021-05-26T13:27:00Z">
          <w:pPr>
            <w:spacing w:line="360" w:lineRule="auto"/>
            <w:ind w:left="567" w:firstLine="709"/>
            <w:jc w:val="both"/>
          </w:pPr>
        </w:pPrChange>
      </w:pPr>
      <w:del w:id="10" w:author="Александр Перепечаев" w:date="2021-05-26T13:27:00Z">
        <w:r w:rsidRPr="00B955D5" w:rsidDel="00AB44D1">
          <w:rPr>
            <w:sz w:val="28"/>
            <w:szCs w:val="28"/>
          </w:rPr>
          <w:delText xml:space="preserve">Каждый владелец бизнеса стремится увеличить свой доход, крупные корпорации хотят больше знать о нас, а государство лучше понимать нас и управлять нами. Для этого используется большое количество различных инструментов, в том числе и распознавание эмоций. Владельцы магазинов проверяют насколько нам нравится их сервис и хорошо ли работаю кассиры по выражению нашего лица, камеры в автомобилях могут определять переутомление человека, а при тестировании видеоигр определяется: в каких моментах игроку становится скучно. </w:delText>
        </w:r>
      </w:del>
    </w:p>
    <w:p w14:paraId="7E407D26" w14:textId="62447A0B" w:rsidR="00B955D5" w:rsidRPr="00B955D5" w:rsidDel="00AB44D1" w:rsidRDefault="00B955D5" w:rsidP="00AB44D1">
      <w:pPr>
        <w:spacing w:after="240" w:line="360" w:lineRule="auto"/>
        <w:jc w:val="both"/>
        <w:rPr>
          <w:del w:id="11" w:author="Александр Перепечаев" w:date="2021-05-26T13:27:00Z"/>
          <w:sz w:val="28"/>
          <w:szCs w:val="28"/>
        </w:rPr>
        <w:pPrChange w:id="12" w:author="Александр Перепечаев" w:date="2021-05-26T13:27:00Z">
          <w:pPr>
            <w:spacing w:line="360" w:lineRule="auto"/>
            <w:ind w:left="567" w:firstLine="709"/>
            <w:jc w:val="both"/>
          </w:pPr>
        </w:pPrChange>
      </w:pPr>
      <w:del w:id="13" w:author="Александр Перепечаев" w:date="2021-05-26T13:27:00Z">
        <w:r w:rsidRPr="00B955D5" w:rsidDel="00AB44D1">
          <w:rPr>
            <w:sz w:val="28"/>
            <w:szCs w:val="28"/>
          </w:rPr>
          <w:delText xml:space="preserve">Базовые эмоции появляются благодаря нейронным программам, заложенным в человеке с рождения, так что большая часть этих эмоций является врожденной. На их основе образуются комплексные социальные структуры и явления. </w:delText>
        </w:r>
      </w:del>
    </w:p>
    <w:p w14:paraId="0B0E2919" w14:textId="5DB3C7FA" w:rsidR="00B955D5" w:rsidRPr="00B955D5" w:rsidDel="00AB44D1" w:rsidRDefault="00B955D5" w:rsidP="00AB44D1">
      <w:pPr>
        <w:spacing w:after="240" w:line="360" w:lineRule="auto"/>
        <w:jc w:val="both"/>
        <w:rPr>
          <w:del w:id="14" w:author="Александр Перепечаев" w:date="2021-05-26T13:27:00Z"/>
          <w:sz w:val="28"/>
          <w:szCs w:val="28"/>
        </w:rPr>
        <w:pPrChange w:id="15" w:author="Александр Перепечаев" w:date="2021-05-26T13:27:00Z">
          <w:pPr>
            <w:spacing w:line="360" w:lineRule="auto"/>
            <w:ind w:left="567" w:firstLine="709"/>
            <w:jc w:val="both"/>
          </w:pPr>
        </w:pPrChange>
      </w:pPr>
      <w:del w:id="16" w:author="Александр Перепечаев" w:date="2021-05-26T13:27:00Z">
        <w:r w:rsidRPr="00B955D5" w:rsidDel="00AB44D1">
          <w:rPr>
            <w:sz w:val="28"/>
            <w:szCs w:val="28"/>
          </w:rPr>
          <w:delText>Разные ученные выделяют свой список базовых эмоций</w:delText>
        </w:r>
        <w:r w:rsidR="00094E5B" w:rsidDel="00AB44D1">
          <w:rPr>
            <w:sz w:val="28"/>
            <w:szCs w:val="28"/>
          </w:rPr>
          <w:delText>.</w:delText>
        </w:r>
        <w:r w:rsidRPr="00B955D5" w:rsidDel="00AB44D1">
          <w:rPr>
            <w:sz w:val="28"/>
            <w:szCs w:val="28"/>
          </w:rPr>
          <w:delText xml:space="preserve"> </w:delText>
        </w:r>
        <w:r w:rsidR="00094E5B" w:rsidDel="00AB44D1">
          <w:rPr>
            <w:sz w:val="28"/>
            <w:szCs w:val="28"/>
          </w:rPr>
          <w:delText>О</w:delText>
        </w:r>
        <w:r w:rsidR="00A93803" w:rsidDel="00AB44D1">
          <w:rPr>
            <w:sz w:val="28"/>
            <w:szCs w:val="28"/>
          </w:rPr>
          <w:delText xml:space="preserve">дним </w:delText>
        </w:r>
        <w:r w:rsidR="00B75B33" w:rsidDel="00AB44D1">
          <w:rPr>
            <w:sz w:val="28"/>
            <w:szCs w:val="28"/>
          </w:rPr>
          <w:delText>из самых известных людей,</w:delText>
        </w:r>
        <w:r w:rsidR="00A93803" w:rsidDel="00AB44D1">
          <w:rPr>
            <w:sz w:val="28"/>
            <w:szCs w:val="28"/>
          </w:rPr>
          <w:delText xml:space="preserve"> работающих в этой сфере</w:delText>
        </w:r>
        <w:r w:rsidR="00B75B33" w:rsidDel="00AB44D1">
          <w:rPr>
            <w:sz w:val="28"/>
            <w:szCs w:val="28"/>
          </w:rPr>
          <w:delText>,</w:delText>
        </w:r>
        <w:r w:rsidR="00A93803" w:rsidDel="00AB44D1">
          <w:rPr>
            <w:sz w:val="28"/>
            <w:szCs w:val="28"/>
          </w:rPr>
          <w:delText xml:space="preserve"> является Пол Экман, имен</w:delText>
        </w:r>
        <w:r w:rsidR="00094E5B" w:rsidDel="00AB44D1">
          <w:rPr>
            <w:sz w:val="28"/>
            <w:szCs w:val="28"/>
          </w:rPr>
          <w:delText>н</w:delText>
        </w:r>
        <w:r w:rsidR="00A93803" w:rsidDel="00AB44D1">
          <w:rPr>
            <w:sz w:val="28"/>
            <w:szCs w:val="28"/>
          </w:rPr>
          <w:delText xml:space="preserve">о он разработал </w:delText>
        </w:r>
        <w:r w:rsidR="00A93803" w:rsidRPr="00A93803" w:rsidDel="00AB44D1">
          <w:rPr>
            <w:sz w:val="28"/>
            <w:szCs w:val="28"/>
          </w:rPr>
          <w:delText>“Систем</w:delText>
        </w:r>
        <w:r w:rsidR="00A93803" w:rsidDel="00AB44D1">
          <w:rPr>
            <w:sz w:val="28"/>
            <w:szCs w:val="28"/>
            <w:lang w:val="en-US"/>
          </w:rPr>
          <w:delText>e</w:delText>
        </w:r>
        <w:r w:rsidR="00A93803" w:rsidRPr="00A93803" w:rsidDel="00AB44D1">
          <w:rPr>
            <w:sz w:val="28"/>
            <w:szCs w:val="28"/>
          </w:rPr>
          <w:delText xml:space="preserve"> кодирования лицевых движени</w:delText>
        </w:r>
        <w:r w:rsidR="00A93803" w:rsidDel="00AB44D1">
          <w:rPr>
            <w:sz w:val="28"/>
            <w:szCs w:val="28"/>
          </w:rPr>
          <w:delText>я</w:delText>
        </w:r>
        <w:r w:rsidR="00A93803" w:rsidRPr="00A93803" w:rsidDel="00AB44D1">
          <w:rPr>
            <w:sz w:val="28"/>
            <w:szCs w:val="28"/>
          </w:rPr>
          <w:delText xml:space="preserve">”, </w:delText>
        </w:r>
        <w:r w:rsidR="00A93803" w:rsidDel="00AB44D1">
          <w:rPr>
            <w:sz w:val="28"/>
            <w:szCs w:val="28"/>
          </w:rPr>
          <w:delText xml:space="preserve">которая позволяет закодировать </w:delText>
        </w:r>
        <w:r w:rsidR="00052CC6" w:rsidDel="00AB44D1">
          <w:rPr>
            <w:sz w:val="28"/>
            <w:szCs w:val="28"/>
          </w:rPr>
          <w:delText>и измер</w:delText>
        </w:r>
        <w:r w:rsidR="000C07A0" w:rsidDel="00AB44D1">
          <w:rPr>
            <w:sz w:val="28"/>
            <w:szCs w:val="28"/>
          </w:rPr>
          <w:delText>ить</w:delText>
        </w:r>
        <w:r w:rsidR="00052CC6" w:rsidDel="00AB44D1">
          <w:rPr>
            <w:sz w:val="28"/>
            <w:szCs w:val="28"/>
          </w:rPr>
          <w:delText xml:space="preserve"> </w:delText>
        </w:r>
        <w:r w:rsidR="00A93803" w:rsidDel="00AB44D1">
          <w:rPr>
            <w:sz w:val="28"/>
            <w:szCs w:val="28"/>
          </w:rPr>
          <w:delText>движения лица</w:delText>
        </w:r>
        <w:r w:rsidR="00682B87" w:rsidDel="00AB44D1">
          <w:rPr>
            <w:sz w:val="28"/>
            <w:szCs w:val="28"/>
          </w:rPr>
          <w:delText xml:space="preserve"> </w:delText>
        </w:r>
        <w:r w:rsidR="00682B87" w:rsidRPr="009F2419" w:rsidDel="00AB44D1">
          <w:rPr>
            <w:sz w:val="28"/>
            <w:szCs w:val="28"/>
          </w:rPr>
          <w:delText>[1]</w:delText>
        </w:r>
        <w:r w:rsidR="00A93803" w:rsidDel="00AB44D1">
          <w:rPr>
            <w:sz w:val="28"/>
            <w:szCs w:val="28"/>
          </w:rPr>
          <w:delText xml:space="preserve">. </w:delText>
        </w:r>
        <w:r w:rsidR="004847DF" w:rsidDel="00AB44D1">
          <w:rPr>
            <w:sz w:val="28"/>
            <w:szCs w:val="28"/>
          </w:rPr>
          <w:delText>М</w:delText>
        </w:r>
        <w:r w:rsidRPr="00B955D5" w:rsidDel="00AB44D1">
          <w:rPr>
            <w:sz w:val="28"/>
            <w:szCs w:val="28"/>
          </w:rPr>
          <w:delText xml:space="preserve">ы </w:delText>
        </w:r>
        <w:r w:rsidR="004847DF" w:rsidDel="00AB44D1">
          <w:rPr>
            <w:sz w:val="28"/>
            <w:szCs w:val="28"/>
          </w:rPr>
          <w:delText>решили остановиться на следующих базовых эмоциях</w:delText>
        </w:r>
        <w:r w:rsidRPr="00B955D5" w:rsidDel="00AB44D1">
          <w:rPr>
            <w:sz w:val="28"/>
            <w:szCs w:val="28"/>
          </w:rPr>
          <w:delText xml:space="preserve">: </w:delText>
        </w:r>
        <w:r w:rsidR="00C9249C" w:rsidRPr="00C9249C" w:rsidDel="00AB44D1">
          <w:rPr>
            <w:sz w:val="28"/>
            <w:szCs w:val="28"/>
          </w:rPr>
          <w:delText>злость, презрение, отвращение, страх, счастье, грусть</w:delText>
        </w:r>
        <w:r w:rsidR="00964AB5" w:rsidRPr="00CD2482" w:rsidDel="00AB44D1">
          <w:rPr>
            <w:sz w:val="28"/>
            <w:szCs w:val="28"/>
          </w:rPr>
          <w:delText xml:space="preserve"> </w:delText>
        </w:r>
        <w:r w:rsidR="002D3040" w:rsidDel="00AB44D1">
          <w:rPr>
            <w:sz w:val="28"/>
            <w:szCs w:val="28"/>
          </w:rPr>
          <w:delText>и</w:delText>
        </w:r>
        <w:r w:rsidR="00964AB5" w:rsidRPr="00C9249C" w:rsidDel="00AB44D1">
          <w:rPr>
            <w:sz w:val="28"/>
            <w:szCs w:val="28"/>
          </w:rPr>
          <w:delText xml:space="preserve"> </w:delText>
        </w:r>
        <w:r w:rsidR="00C9249C" w:rsidRPr="00C9249C" w:rsidDel="00AB44D1">
          <w:rPr>
            <w:sz w:val="28"/>
            <w:szCs w:val="28"/>
          </w:rPr>
          <w:delText>удивление.</w:delText>
        </w:r>
      </w:del>
    </w:p>
    <w:p w14:paraId="1A0EDEC3" w14:textId="514E8353" w:rsidR="00B955D5" w:rsidDel="00AB44D1" w:rsidRDefault="00B955D5" w:rsidP="00AB44D1">
      <w:pPr>
        <w:spacing w:after="240" w:line="360" w:lineRule="auto"/>
        <w:jc w:val="both"/>
        <w:rPr>
          <w:del w:id="17" w:author="Александр Перепечаев" w:date="2021-05-26T13:27:00Z"/>
          <w:sz w:val="28"/>
          <w:szCs w:val="28"/>
        </w:rPr>
        <w:pPrChange w:id="18" w:author="Александр Перепечаев" w:date="2021-05-26T13:27:00Z">
          <w:pPr>
            <w:spacing w:line="360" w:lineRule="auto"/>
            <w:ind w:left="567" w:firstLine="709"/>
            <w:jc w:val="both"/>
          </w:pPr>
        </w:pPrChange>
      </w:pPr>
      <w:del w:id="19" w:author="Александр Перепечаев" w:date="2021-05-26T13:27:00Z">
        <w:r w:rsidRPr="00B955D5" w:rsidDel="00AB44D1">
          <w:rPr>
            <w:sz w:val="28"/>
            <w:szCs w:val="28"/>
          </w:rPr>
          <w:delText>Сейчас рынок детекции эмоций находится на подъеме и по оценке западных специалистов к 2021 году он вырастет, по разным подсчетам, от $19 млрд до $37 млрд</w:delText>
        </w:r>
        <w:r w:rsidR="00682B87" w:rsidRPr="009F2419" w:rsidDel="00AB44D1">
          <w:rPr>
            <w:sz w:val="28"/>
            <w:szCs w:val="28"/>
          </w:rPr>
          <w:delText xml:space="preserve"> [2]</w:delText>
        </w:r>
        <w:r w:rsidRPr="00B955D5" w:rsidDel="00AB44D1">
          <w:rPr>
            <w:sz w:val="28"/>
            <w:szCs w:val="28"/>
          </w:rPr>
          <w:delText xml:space="preserve">. </w:delText>
        </w:r>
      </w:del>
    </w:p>
    <w:p w14:paraId="64898863" w14:textId="3D3B5177" w:rsidR="00527B41" w:rsidRPr="00B955D5" w:rsidDel="00AB44D1" w:rsidRDefault="00FB63E4" w:rsidP="00AB44D1">
      <w:pPr>
        <w:spacing w:after="240" w:line="360" w:lineRule="auto"/>
        <w:jc w:val="both"/>
        <w:rPr>
          <w:del w:id="20" w:author="Александр Перепечаев" w:date="2021-05-26T13:27:00Z"/>
          <w:sz w:val="28"/>
          <w:szCs w:val="28"/>
        </w:rPr>
        <w:pPrChange w:id="21" w:author="Александр Перепечаев" w:date="2021-05-26T13:27:00Z">
          <w:pPr>
            <w:spacing w:line="360" w:lineRule="auto"/>
            <w:ind w:left="567" w:firstLine="709"/>
            <w:jc w:val="both"/>
          </w:pPr>
        </w:pPrChange>
      </w:pPr>
      <w:del w:id="22" w:author="Александр Перепечаев" w:date="2021-05-26T13:27:00Z">
        <w:r w:rsidDel="00AB44D1">
          <w:rPr>
            <w:sz w:val="28"/>
            <w:szCs w:val="28"/>
          </w:rPr>
          <w:delText xml:space="preserve">Таким образом направление по определению эмоций человека является перспективным и ждет новых разработок. </w:delText>
        </w:r>
      </w:del>
    </w:p>
    <w:p w14:paraId="59014808" w14:textId="27B1176D" w:rsidR="000D3367" w:rsidDel="00AB44D1" w:rsidRDefault="000D3367" w:rsidP="00AB44D1">
      <w:pPr>
        <w:spacing w:after="240" w:line="360" w:lineRule="auto"/>
        <w:jc w:val="both"/>
        <w:rPr>
          <w:del w:id="23" w:author="Александр Перепечаев" w:date="2021-05-26T13:27:00Z"/>
        </w:rPr>
        <w:pPrChange w:id="24" w:author="Александр Перепечаев" w:date="2021-05-26T13:27:00Z">
          <w:pPr>
            <w:pStyle w:val="afffe"/>
          </w:pPr>
        </w:pPrChange>
      </w:pPr>
    </w:p>
    <w:p w14:paraId="113834EF" w14:textId="4FDC783A" w:rsidR="000D3367" w:rsidDel="00AB44D1" w:rsidRDefault="000D3367" w:rsidP="00AB44D1">
      <w:pPr>
        <w:spacing w:after="240" w:line="360" w:lineRule="auto"/>
        <w:jc w:val="both"/>
        <w:rPr>
          <w:del w:id="25" w:author="Александр Перепечаев" w:date="2021-05-26T13:27:00Z"/>
        </w:rPr>
        <w:pPrChange w:id="26" w:author="Александр Перепечаев" w:date="2021-05-26T13:27:00Z">
          <w:pPr>
            <w:pStyle w:val="afffe"/>
          </w:pPr>
        </w:pPrChange>
      </w:pPr>
    </w:p>
    <w:p w14:paraId="563C357B" w14:textId="28EB6B62" w:rsidR="00273D65" w:rsidRPr="00B955D5" w:rsidDel="00AB44D1" w:rsidRDefault="00B955D5" w:rsidP="00AB44D1">
      <w:pPr>
        <w:spacing w:after="240" w:line="360" w:lineRule="auto"/>
        <w:jc w:val="both"/>
        <w:rPr>
          <w:del w:id="27" w:author="Александр Перепечаев" w:date="2021-05-26T13:27:00Z"/>
        </w:rPr>
        <w:pPrChange w:id="28" w:author="Александр Перепечаев" w:date="2021-05-26T13:27:00Z">
          <w:pPr>
            <w:pStyle w:val="afffe"/>
          </w:pPr>
        </w:pPrChange>
      </w:pPr>
      <w:del w:id="29" w:author="Александр Перепечаев" w:date="2021-05-26T13:27:00Z">
        <w:r w:rsidRPr="00B955D5" w:rsidDel="00AB44D1">
          <w:delText>1.2 Обзор аналогов</w:delText>
        </w:r>
      </w:del>
    </w:p>
    <w:p w14:paraId="4660A2E8" w14:textId="4A67F578" w:rsidR="00B955D5" w:rsidRPr="00B955D5" w:rsidDel="00AB44D1" w:rsidRDefault="00B955D5" w:rsidP="00AB44D1">
      <w:pPr>
        <w:spacing w:after="240" w:line="360" w:lineRule="auto"/>
        <w:jc w:val="both"/>
        <w:rPr>
          <w:del w:id="30" w:author="Александр Перепечаев" w:date="2021-05-26T13:27:00Z"/>
        </w:rPr>
        <w:pPrChange w:id="31" w:author="Александр Перепечаев" w:date="2021-05-26T13:27:00Z">
          <w:pPr>
            <w:pStyle w:val="afffe"/>
          </w:pPr>
        </w:pPrChange>
      </w:pPr>
      <w:del w:id="32" w:author="Александр Перепечаев" w:date="2021-05-26T13:27:00Z">
        <w:r w:rsidRPr="00B955D5" w:rsidDel="00AB44D1">
          <w:delText>1.2.1 Обзор Neurodata Lab</w:delText>
        </w:r>
      </w:del>
    </w:p>
    <w:p w14:paraId="045667A4" w14:textId="0FFF9EE9" w:rsidR="00B955D5" w:rsidRPr="00B955D5" w:rsidDel="00AB44D1" w:rsidRDefault="00B955D5" w:rsidP="00AB44D1">
      <w:pPr>
        <w:spacing w:after="240" w:line="360" w:lineRule="auto"/>
        <w:jc w:val="both"/>
        <w:rPr>
          <w:del w:id="33" w:author="Александр Перепечаев" w:date="2021-05-26T13:27:00Z"/>
          <w:color w:val="000000"/>
          <w:sz w:val="28"/>
          <w:szCs w:val="28"/>
          <w:lang w:val="x-none" w:eastAsia="x-none"/>
        </w:rPr>
        <w:pPrChange w:id="34" w:author="Александр Перепечаев" w:date="2021-05-26T13:27:00Z">
          <w:pPr>
            <w:autoSpaceDE w:val="0"/>
            <w:autoSpaceDN w:val="0"/>
            <w:adjustRightInd w:val="0"/>
            <w:spacing w:line="360" w:lineRule="auto"/>
            <w:ind w:left="567" w:firstLine="709"/>
            <w:jc w:val="both"/>
          </w:pPr>
        </w:pPrChange>
      </w:pPr>
      <w:del w:id="35" w:author="Александр Перепечаев" w:date="2021-05-26T13:27:00Z">
        <w:r w:rsidRPr="00B955D5" w:rsidDel="00AB44D1">
          <w:rPr>
            <w:color w:val="000000"/>
            <w:sz w:val="28"/>
            <w:szCs w:val="28"/>
            <w:lang w:val="x-none" w:eastAsia="x-none"/>
          </w:rPr>
          <w:delText>Neurodata Lab разрабатывает решения, которые охватывают широкий спектр направлений в области исследований эмоций и их распознавания по аудио и видео, в том числе технологии по разделению голосов, послойного анализа и идентификации голоса спикера в аудиопотоке, комплексного трекинга движений тела и рук, а также детекции и распознавания ключевых точек и движений мышц лица в видеопотоке в режиме реального времени</w:delText>
        </w:r>
        <w:r w:rsidR="009D647A" w:rsidDel="00AB44D1">
          <w:rPr>
            <w:color w:val="000000"/>
            <w:sz w:val="28"/>
            <w:szCs w:val="28"/>
            <w:lang w:eastAsia="x-none"/>
          </w:rPr>
          <w:delText xml:space="preserve"> </w:delText>
        </w:r>
        <w:r w:rsidR="009D647A" w:rsidRPr="009D647A" w:rsidDel="00AB44D1">
          <w:rPr>
            <w:color w:val="000000"/>
            <w:sz w:val="28"/>
            <w:szCs w:val="28"/>
            <w:lang w:eastAsia="x-none"/>
          </w:rPr>
          <w:delText>[</w:delText>
        </w:r>
        <w:r w:rsidR="0077781D" w:rsidDel="00AB44D1">
          <w:rPr>
            <w:color w:val="000000"/>
            <w:sz w:val="28"/>
            <w:szCs w:val="28"/>
            <w:lang w:eastAsia="x-none"/>
          </w:rPr>
          <w:delText>3</w:delText>
        </w:r>
        <w:r w:rsidR="009D647A" w:rsidRPr="009449EA" w:rsidDel="00AB44D1">
          <w:rPr>
            <w:color w:val="000000"/>
            <w:sz w:val="28"/>
            <w:szCs w:val="28"/>
            <w:lang w:eastAsia="x-none"/>
          </w:rPr>
          <w:delText>]</w:delText>
        </w:r>
        <w:r w:rsidRPr="00B955D5" w:rsidDel="00AB44D1">
          <w:rPr>
            <w:color w:val="000000"/>
            <w:sz w:val="28"/>
            <w:szCs w:val="28"/>
            <w:lang w:val="x-none" w:eastAsia="x-none"/>
          </w:rPr>
          <w:delText>.</w:delText>
        </w:r>
      </w:del>
    </w:p>
    <w:p w14:paraId="01D2AB64" w14:textId="364A8983" w:rsidR="00B955D5" w:rsidRPr="00B955D5" w:rsidDel="00AB44D1" w:rsidRDefault="00B955D5" w:rsidP="00AB44D1">
      <w:pPr>
        <w:spacing w:after="240" w:line="360" w:lineRule="auto"/>
        <w:jc w:val="both"/>
        <w:rPr>
          <w:del w:id="36" w:author="Александр Перепечаев" w:date="2021-05-26T13:27:00Z"/>
          <w:color w:val="000000"/>
          <w:sz w:val="28"/>
          <w:szCs w:val="28"/>
          <w:lang w:val="x-none" w:eastAsia="x-none"/>
        </w:rPr>
        <w:pPrChange w:id="37" w:author="Александр Перепечаев" w:date="2021-05-26T13:27:00Z">
          <w:pPr>
            <w:autoSpaceDE w:val="0"/>
            <w:autoSpaceDN w:val="0"/>
            <w:adjustRightInd w:val="0"/>
            <w:spacing w:line="360" w:lineRule="auto"/>
            <w:ind w:left="567" w:firstLine="709"/>
            <w:jc w:val="both"/>
          </w:pPr>
        </w:pPrChange>
      </w:pPr>
      <w:del w:id="38" w:author="Александр Перепечаев" w:date="2021-05-26T13:27:00Z">
        <w:r w:rsidRPr="00B955D5" w:rsidDel="00AB44D1">
          <w:rPr>
            <w:color w:val="000000"/>
            <w:sz w:val="28"/>
            <w:szCs w:val="28"/>
            <w:lang w:val="x-none" w:eastAsia="x-none"/>
          </w:rPr>
          <w:delText xml:space="preserve">Плюсы: </w:delText>
        </w:r>
      </w:del>
    </w:p>
    <w:p w14:paraId="0A05C045" w14:textId="4812CD96" w:rsidR="00B955D5" w:rsidRPr="00B955D5" w:rsidDel="00AB44D1" w:rsidRDefault="00380C2F" w:rsidP="00AB44D1">
      <w:pPr>
        <w:spacing w:after="240" w:line="360" w:lineRule="auto"/>
        <w:jc w:val="both"/>
        <w:rPr>
          <w:del w:id="39" w:author="Александр Перепечаев" w:date="2021-05-26T13:27:00Z"/>
          <w:color w:val="000000"/>
          <w:sz w:val="28"/>
          <w:szCs w:val="28"/>
          <w:lang w:val="x-none" w:eastAsia="x-none"/>
        </w:rPr>
        <w:pPrChange w:id="40" w:author="Александр Перепечаев" w:date="2021-05-26T13:27:00Z">
          <w:pPr>
            <w:numPr>
              <w:numId w:val="13"/>
            </w:numPr>
            <w:autoSpaceDE w:val="0"/>
            <w:autoSpaceDN w:val="0"/>
            <w:adjustRightInd w:val="0"/>
            <w:spacing w:line="360" w:lineRule="auto"/>
            <w:ind w:left="567" w:firstLine="709"/>
            <w:jc w:val="both"/>
          </w:pPr>
        </w:pPrChange>
      </w:pPr>
      <w:del w:id="41" w:author="Александр Перепечаев" w:date="2021-05-26T13:27:00Z">
        <w:r w:rsidDel="00AB44D1">
          <w:rPr>
            <w:color w:val="000000"/>
            <w:sz w:val="28"/>
            <w:szCs w:val="28"/>
            <w:lang w:eastAsia="x-none"/>
          </w:rPr>
          <w:delText>в</w:delText>
        </w:r>
        <w:r w:rsidRPr="00B955D5" w:rsidDel="00AB44D1">
          <w:rPr>
            <w:color w:val="000000"/>
            <w:sz w:val="28"/>
            <w:szCs w:val="28"/>
            <w:lang w:val="x-none" w:eastAsia="x-none"/>
          </w:rPr>
          <w:delText xml:space="preserve">ысокая </w:delText>
        </w:r>
        <w:r w:rsidDel="00AB44D1">
          <w:rPr>
            <w:color w:val="000000"/>
            <w:sz w:val="28"/>
            <w:szCs w:val="28"/>
            <w:lang w:eastAsia="x-none"/>
          </w:rPr>
          <w:delText>точность определения</w:delText>
        </w:r>
        <w:r w:rsidRPr="00B955D5" w:rsidDel="00AB44D1">
          <w:rPr>
            <w:color w:val="000000"/>
            <w:sz w:val="28"/>
            <w:szCs w:val="28"/>
            <w:lang w:val="x-none" w:eastAsia="x-none"/>
          </w:rPr>
          <w:delText xml:space="preserve"> эмоций </w:delText>
        </w:r>
        <w:r w:rsidR="00BD50CD" w:rsidDel="00AB44D1">
          <w:rPr>
            <w:color w:val="000000"/>
            <w:sz w:val="28"/>
            <w:szCs w:val="28"/>
            <w:lang w:val="en-US" w:eastAsia="x-none"/>
          </w:rPr>
          <w:delText>;</w:delText>
        </w:r>
      </w:del>
    </w:p>
    <w:p w14:paraId="19ADDF9A" w14:textId="2813E7C4" w:rsidR="00B955D5" w:rsidRPr="00B955D5" w:rsidDel="00AB44D1" w:rsidRDefault="004A1493" w:rsidP="00AB44D1">
      <w:pPr>
        <w:spacing w:after="240" w:line="360" w:lineRule="auto"/>
        <w:jc w:val="both"/>
        <w:rPr>
          <w:del w:id="42" w:author="Александр Перепечаев" w:date="2021-05-26T13:27:00Z"/>
          <w:color w:val="000000"/>
          <w:sz w:val="28"/>
          <w:szCs w:val="28"/>
          <w:lang w:val="x-none" w:eastAsia="x-none"/>
        </w:rPr>
        <w:pPrChange w:id="43" w:author="Александр Перепечаев" w:date="2021-05-26T13:27:00Z">
          <w:pPr>
            <w:numPr>
              <w:numId w:val="13"/>
            </w:numPr>
            <w:autoSpaceDE w:val="0"/>
            <w:autoSpaceDN w:val="0"/>
            <w:adjustRightInd w:val="0"/>
            <w:spacing w:line="360" w:lineRule="auto"/>
            <w:ind w:left="567" w:firstLine="709"/>
            <w:jc w:val="both"/>
          </w:pPr>
        </w:pPrChange>
      </w:pPr>
      <w:del w:id="44" w:author="Александр Перепечаев" w:date="2021-05-26T13:27:00Z">
        <w:r w:rsidDel="00AB44D1">
          <w:rPr>
            <w:color w:val="000000"/>
            <w:sz w:val="28"/>
            <w:szCs w:val="28"/>
            <w:lang w:eastAsia="x-none"/>
          </w:rPr>
          <w:delText>б</w:delText>
        </w:r>
        <w:r w:rsidRPr="00B955D5" w:rsidDel="00AB44D1">
          <w:rPr>
            <w:color w:val="000000"/>
            <w:sz w:val="28"/>
            <w:szCs w:val="28"/>
            <w:lang w:val="x-none" w:eastAsia="x-none"/>
          </w:rPr>
          <w:delText xml:space="preserve">ольшое </w:delText>
        </w:r>
        <w:r w:rsidR="00B955D5" w:rsidRPr="00B955D5" w:rsidDel="00AB44D1">
          <w:rPr>
            <w:color w:val="000000"/>
            <w:sz w:val="28"/>
            <w:szCs w:val="28"/>
            <w:lang w:val="x-none" w:eastAsia="x-none"/>
          </w:rPr>
          <w:delText>число инструментов для определения эмоций</w:delText>
        </w:r>
        <w:r w:rsidR="00BD50CD" w:rsidRPr="00EE5ABE" w:rsidDel="00AB44D1">
          <w:rPr>
            <w:color w:val="000000"/>
            <w:sz w:val="28"/>
            <w:szCs w:val="28"/>
            <w:lang w:eastAsia="x-none"/>
          </w:rPr>
          <w:delText>;</w:delText>
        </w:r>
      </w:del>
    </w:p>
    <w:p w14:paraId="3E67DAD2" w14:textId="1AA90EC6" w:rsidR="00B955D5" w:rsidRPr="00B955D5" w:rsidDel="00AB44D1" w:rsidRDefault="004A1493" w:rsidP="00AB44D1">
      <w:pPr>
        <w:spacing w:after="240" w:line="360" w:lineRule="auto"/>
        <w:jc w:val="both"/>
        <w:rPr>
          <w:del w:id="45" w:author="Александр Перепечаев" w:date="2021-05-26T13:27:00Z"/>
          <w:color w:val="000000"/>
          <w:sz w:val="28"/>
          <w:szCs w:val="28"/>
          <w:lang w:val="x-none" w:eastAsia="x-none"/>
        </w:rPr>
        <w:pPrChange w:id="46" w:author="Александр Перепечаев" w:date="2021-05-26T13:27:00Z">
          <w:pPr>
            <w:numPr>
              <w:numId w:val="13"/>
            </w:numPr>
            <w:autoSpaceDE w:val="0"/>
            <w:autoSpaceDN w:val="0"/>
            <w:adjustRightInd w:val="0"/>
            <w:spacing w:line="360" w:lineRule="auto"/>
            <w:ind w:left="567" w:firstLine="709"/>
            <w:jc w:val="both"/>
          </w:pPr>
        </w:pPrChange>
      </w:pPr>
      <w:del w:id="47" w:author="Александр Перепечаев" w:date="2021-05-26T13:27:00Z">
        <w:r w:rsidDel="00AB44D1">
          <w:rPr>
            <w:color w:val="000000"/>
            <w:sz w:val="28"/>
            <w:szCs w:val="28"/>
            <w:lang w:eastAsia="x-none"/>
          </w:rPr>
          <w:delText>б</w:delText>
        </w:r>
        <w:r w:rsidRPr="00B955D5" w:rsidDel="00AB44D1">
          <w:rPr>
            <w:color w:val="000000"/>
            <w:sz w:val="28"/>
            <w:szCs w:val="28"/>
            <w:lang w:val="x-none" w:eastAsia="x-none"/>
          </w:rPr>
          <w:delText xml:space="preserve">ольшое </w:delText>
        </w:r>
        <w:r w:rsidR="00B955D5" w:rsidRPr="00B955D5" w:rsidDel="00AB44D1">
          <w:rPr>
            <w:color w:val="000000"/>
            <w:sz w:val="28"/>
            <w:szCs w:val="28"/>
            <w:lang w:val="x-none" w:eastAsia="x-none"/>
          </w:rPr>
          <w:delText>число параметров, в том числе и пульс</w:delText>
        </w:r>
        <w:r w:rsidR="00BD50CD" w:rsidRPr="00EE5ABE" w:rsidDel="00AB44D1">
          <w:rPr>
            <w:color w:val="000000"/>
            <w:sz w:val="28"/>
            <w:szCs w:val="28"/>
            <w:lang w:eastAsia="x-none"/>
          </w:rPr>
          <w:delText>;</w:delText>
        </w:r>
      </w:del>
    </w:p>
    <w:p w14:paraId="31428A9C" w14:textId="7453A0F3" w:rsidR="00B955D5" w:rsidRPr="00B955D5" w:rsidDel="00AB44D1" w:rsidRDefault="00B955D5" w:rsidP="00AB44D1">
      <w:pPr>
        <w:spacing w:after="240" w:line="360" w:lineRule="auto"/>
        <w:jc w:val="both"/>
        <w:rPr>
          <w:del w:id="48" w:author="Александр Перепечаев" w:date="2021-05-26T13:27:00Z"/>
          <w:color w:val="000000"/>
          <w:sz w:val="28"/>
          <w:szCs w:val="28"/>
          <w:lang w:val="x-none" w:eastAsia="x-none"/>
        </w:rPr>
        <w:pPrChange w:id="49" w:author="Александр Перепечаев" w:date="2021-05-26T13:27:00Z">
          <w:pPr>
            <w:autoSpaceDE w:val="0"/>
            <w:autoSpaceDN w:val="0"/>
            <w:adjustRightInd w:val="0"/>
            <w:spacing w:line="360" w:lineRule="auto"/>
            <w:ind w:left="567" w:firstLine="709"/>
            <w:jc w:val="both"/>
          </w:pPr>
        </w:pPrChange>
      </w:pPr>
      <w:del w:id="50" w:author="Александр Перепечаев" w:date="2021-05-26T13:27:00Z">
        <w:r w:rsidRPr="00B955D5" w:rsidDel="00AB44D1">
          <w:rPr>
            <w:color w:val="000000"/>
            <w:sz w:val="28"/>
            <w:szCs w:val="28"/>
            <w:lang w:val="x-none" w:eastAsia="x-none"/>
          </w:rPr>
          <w:delText xml:space="preserve">Минусы: </w:delText>
        </w:r>
      </w:del>
    </w:p>
    <w:p w14:paraId="60CC5C6F" w14:textId="522AEBD8" w:rsidR="00B955D5" w:rsidRPr="00B955D5" w:rsidDel="00AB44D1" w:rsidRDefault="004A1493" w:rsidP="00AB44D1">
      <w:pPr>
        <w:spacing w:after="240" w:line="360" w:lineRule="auto"/>
        <w:jc w:val="both"/>
        <w:rPr>
          <w:del w:id="51" w:author="Александр Перепечаев" w:date="2021-05-26T13:27:00Z"/>
          <w:color w:val="000000"/>
          <w:sz w:val="28"/>
          <w:szCs w:val="28"/>
          <w:lang w:val="x-none" w:eastAsia="x-none"/>
        </w:rPr>
        <w:pPrChange w:id="52" w:author="Александр Перепечаев" w:date="2021-05-26T13:27:00Z">
          <w:pPr>
            <w:numPr>
              <w:numId w:val="14"/>
            </w:numPr>
            <w:autoSpaceDE w:val="0"/>
            <w:autoSpaceDN w:val="0"/>
            <w:adjustRightInd w:val="0"/>
            <w:spacing w:line="360" w:lineRule="auto"/>
            <w:ind w:left="567" w:firstLine="709"/>
            <w:jc w:val="both"/>
          </w:pPr>
        </w:pPrChange>
      </w:pPr>
      <w:del w:id="53" w:author="Александр Перепечаев" w:date="2021-05-26T13:27:00Z">
        <w:r w:rsidDel="00AB44D1">
          <w:rPr>
            <w:color w:val="000000"/>
            <w:sz w:val="28"/>
            <w:szCs w:val="28"/>
            <w:lang w:eastAsia="x-none"/>
          </w:rPr>
          <w:delText>в</w:delText>
        </w:r>
        <w:r w:rsidRPr="00B955D5" w:rsidDel="00AB44D1">
          <w:rPr>
            <w:color w:val="000000"/>
            <w:sz w:val="28"/>
            <w:szCs w:val="28"/>
            <w:lang w:val="x-none" w:eastAsia="x-none"/>
          </w:rPr>
          <w:delText xml:space="preserve">ысокая </w:delText>
        </w:r>
        <w:r w:rsidR="00B955D5" w:rsidRPr="00B955D5" w:rsidDel="00AB44D1">
          <w:rPr>
            <w:color w:val="000000"/>
            <w:sz w:val="28"/>
            <w:szCs w:val="28"/>
            <w:lang w:val="x-none" w:eastAsia="x-none"/>
          </w:rPr>
          <w:delText>цена программного обеспечения</w:delText>
        </w:r>
        <w:r w:rsidR="00BD50CD" w:rsidDel="00AB44D1">
          <w:rPr>
            <w:color w:val="000000"/>
            <w:sz w:val="28"/>
            <w:szCs w:val="28"/>
            <w:lang w:val="en-US" w:eastAsia="x-none"/>
          </w:rPr>
          <w:delText>;</w:delText>
        </w:r>
      </w:del>
    </w:p>
    <w:p w14:paraId="1B02FF65" w14:textId="4A965F5E" w:rsidR="00B955D5" w:rsidRPr="00B955D5" w:rsidDel="00AB44D1" w:rsidRDefault="004A1493" w:rsidP="00AB44D1">
      <w:pPr>
        <w:spacing w:after="240" w:line="360" w:lineRule="auto"/>
        <w:jc w:val="both"/>
        <w:rPr>
          <w:del w:id="54" w:author="Александр Перепечаев" w:date="2021-05-26T13:27:00Z"/>
          <w:b/>
          <w:color w:val="000000"/>
          <w:sz w:val="28"/>
          <w:szCs w:val="28"/>
          <w:lang w:val="x-none" w:eastAsia="x-none"/>
        </w:rPr>
        <w:pPrChange w:id="55" w:author="Александр Перепечаев" w:date="2021-05-26T13:27:00Z">
          <w:pPr>
            <w:numPr>
              <w:numId w:val="14"/>
            </w:numPr>
            <w:autoSpaceDE w:val="0"/>
            <w:autoSpaceDN w:val="0"/>
            <w:adjustRightInd w:val="0"/>
            <w:spacing w:line="360" w:lineRule="auto"/>
            <w:ind w:left="567" w:firstLine="709"/>
            <w:jc w:val="both"/>
          </w:pPr>
        </w:pPrChange>
      </w:pPr>
      <w:del w:id="56" w:author="Александр Перепечаев" w:date="2021-05-26T13:27:00Z">
        <w:r w:rsidDel="00AB44D1">
          <w:rPr>
            <w:color w:val="000000"/>
            <w:sz w:val="28"/>
            <w:szCs w:val="28"/>
            <w:lang w:eastAsia="x-none"/>
          </w:rPr>
          <w:delText>з</w:delText>
        </w:r>
        <w:r w:rsidRPr="00B955D5" w:rsidDel="00AB44D1">
          <w:rPr>
            <w:color w:val="000000"/>
            <w:sz w:val="28"/>
            <w:szCs w:val="28"/>
            <w:lang w:val="x-none" w:eastAsia="x-none"/>
          </w:rPr>
          <w:delText xml:space="preserve">акрытая </w:delText>
        </w:r>
        <w:r w:rsidR="00B955D5" w:rsidRPr="00B955D5" w:rsidDel="00AB44D1">
          <w:rPr>
            <w:color w:val="000000"/>
            <w:sz w:val="28"/>
            <w:szCs w:val="28"/>
            <w:lang w:val="x-none" w:eastAsia="x-none"/>
          </w:rPr>
          <w:delText>система</w:delText>
        </w:r>
        <w:r w:rsidR="00BD50CD" w:rsidDel="00AB44D1">
          <w:rPr>
            <w:color w:val="000000"/>
            <w:sz w:val="28"/>
            <w:szCs w:val="28"/>
            <w:lang w:val="en-US" w:eastAsia="x-none"/>
          </w:rPr>
          <w:delText>;</w:delText>
        </w:r>
      </w:del>
    </w:p>
    <w:p w14:paraId="5D0C7CD6" w14:textId="6ABA0DC9" w:rsidR="00B955D5" w:rsidRPr="00B955D5" w:rsidDel="00AB44D1" w:rsidRDefault="00B955D5" w:rsidP="00AB44D1">
      <w:pPr>
        <w:spacing w:after="240" w:line="360" w:lineRule="auto"/>
        <w:jc w:val="both"/>
        <w:rPr>
          <w:del w:id="57" w:author="Александр Перепечаев" w:date="2021-05-26T13:27:00Z"/>
        </w:rPr>
        <w:pPrChange w:id="58" w:author="Александр Перепечаев" w:date="2021-05-26T13:27:00Z">
          <w:pPr>
            <w:pStyle w:val="afffe"/>
          </w:pPr>
        </w:pPrChange>
      </w:pPr>
      <w:del w:id="59" w:author="Александр Перепечаев" w:date="2021-05-26T13:27:00Z">
        <w:r w:rsidRPr="00B955D5" w:rsidDel="00AB44D1">
          <w:delText>1.2.2 Обзор EmoDetect</w:delText>
        </w:r>
      </w:del>
    </w:p>
    <w:p w14:paraId="431E11F5" w14:textId="1D084ED5" w:rsidR="00B955D5" w:rsidRPr="009D647A" w:rsidDel="00AB44D1" w:rsidRDefault="00B955D5" w:rsidP="00AB44D1">
      <w:pPr>
        <w:spacing w:after="240" w:line="360" w:lineRule="auto"/>
        <w:jc w:val="both"/>
        <w:rPr>
          <w:del w:id="60" w:author="Александр Перепечаев" w:date="2021-05-26T13:27:00Z"/>
          <w:color w:val="000000"/>
          <w:sz w:val="28"/>
          <w:szCs w:val="28"/>
          <w:lang w:eastAsia="x-none"/>
        </w:rPr>
        <w:pPrChange w:id="61" w:author="Александр Перепечаев" w:date="2021-05-26T13:27:00Z">
          <w:pPr>
            <w:autoSpaceDE w:val="0"/>
            <w:autoSpaceDN w:val="0"/>
            <w:adjustRightInd w:val="0"/>
            <w:spacing w:line="360" w:lineRule="auto"/>
            <w:ind w:left="567" w:firstLine="709"/>
            <w:jc w:val="both"/>
          </w:pPr>
        </w:pPrChange>
      </w:pPr>
      <w:del w:id="62" w:author="Александр Перепечаев" w:date="2021-05-26T13:27:00Z">
        <w:r w:rsidRPr="00B955D5" w:rsidDel="00AB44D1">
          <w:rPr>
            <w:color w:val="000000"/>
            <w:sz w:val="28"/>
            <w:szCs w:val="28"/>
            <w:lang w:val="x-none" w:eastAsia="x-none"/>
          </w:rPr>
          <w:delText>Классификатор программы EmoDetect распознаёт до 20 информативных локальных признаков лица, характеризующих психо-эмоциональное состояние человека (ASM)</w:delText>
        </w:r>
        <w:r w:rsidR="00473407" w:rsidRPr="009F2419" w:rsidDel="00AB44D1">
          <w:rPr>
            <w:color w:val="000000"/>
            <w:sz w:val="28"/>
            <w:szCs w:val="28"/>
            <w:lang w:eastAsia="x-none"/>
          </w:rPr>
          <w:delText xml:space="preserve"> </w:delText>
        </w:r>
        <w:r w:rsidR="00473407" w:rsidRPr="009449EA" w:rsidDel="00AB44D1">
          <w:rPr>
            <w:color w:val="000000"/>
            <w:sz w:val="28"/>
            <w:szCs w:val="28"/>
            <w:lang w:eastAsia="x-none"/>
          </w:rPr>
          <w:delText>[</w:delText>
        </w:r>
        <w:r w:rsidR="00473407" w:rsidDel="00AB44D1">
          <w:rPr>
            <w:color w:val="000000"/>
            <w:sz w:val="28"/>
            <w:szCs w:val="28"/>
            <w:lang w:eastAsia="x-none"/>
          </w:rPr>
          <w:delText>4</w:delText>
        </w:r>
        <w:r w:rsidR="00473407" w:rsidRPr="009449EA" w:rsidDel="00AB44D1">
          <w:rPr>
            <w:color w:val="000000"/>
            <w:sz w:val="28"/>
            <w:szCs w:val="28"/>
            <w:lang w:eastAsia="x-none"/>
          </w:rPr>
          <w:delText>]</w:delText>
        </w:r>
        <w:r w:rsidRPr="00B955D5" w:rsidDel="00AB44D1">
          <w:rPr>
            <w:color w:val="000000"/>
            <w:sz w:val="28"/>
            <w:szCs w:val="28"/>
            <w:lang w:val="x-none" w:eastAsia="x-none"/>
          </w:rPr>
          <w:delText>. Разработанный нами классификатор эмоций позволяет определить 6 базовых эмоций: радость, удивление, грусть, злость, страх, отвращение, а также нейтральное положение лица</w:delText>
        </w:r>
      </w:del>
    </w:p>
    <w:p w14:paraId="73A3B346" w14:textId="3B0EAEEB" w:rsidR="00B955D5" w:rsidRPr="009072F9" w:rsidDel="00AB44D1" w:rsidRDefault="00B955D5" w:rsidP="00AB44D1">
      <w:pPr>
        <w:spacing w:after="240" w:line="360" w:lineRule="auto"/>
        <w:jc w:val="both"/>
        <w:rPr>
          <w:del w:id="63" w:author="Александр Перепечаев" w:date="2021-05-26T13:27:00Z"/>
          <w:color w:val="000000"/>
          <w:sz w:val="28"/>
          <w:szCs w:val="28"/>
          <w:lang w:eastAsia="x-none"/>
        </w:rPr>
        <w:pPrChange w:id="64" w:author="Александр Перепечаев" w:date="2021-05-26T13:27:00Z">
          <w:pPr>
            <w:autoSpaceDE w:val="0"/>
            <w:autoSpaceDN w:val="0"/>
            <w:adjustRightInd w:val="0"/>
            <w:spacing w:line="360" w:lineRule="auto"/>
            <w:ind w:left="567" w:firstLine="709"/>
            <w:jc w:val="both"/>
          </w:pPr>
        </w:pPrChange>
      </w:pPr>
      <w:del w:id="65" w:author="Александр Перепечаев" w:date="2021-05-26T13:27:00Z">
        <w:r w:rsidRPr="00B955D5" w:rsidDel="00AB44D1">
          <w:rPr>
            <w:color w:val="000000"/>
            <w:sz w:val="28"/>
            <w:szCs w:val="28"/>
            <w:lang w:val="x-none" w:eastAsia="x-none"/>
          </w:rPr>
          <w:delText xml:space="preserve">Плюсы: </w:delText>
        </w:r>
      </w:del>
    </w:p>
    <w:p w14:paraId="6A218B60" w14:textId="206A2014" w:rsidR="00B955D5" w:rsidRPr="00B955D5" w:rsidDel="00AB44D1" w:rsidRDefault="004A1493" w:rsidP="00AB44D1">
      <w:pPr>
        <w:spacing w:after="240" w:line="360" w:lineRule="auto"/>
        <w:jc w:val="both"/>
        <w:rPr>
          <w:del w:id="66" w:author="Александр Перепечаев" w:date="2021-05-26T13:27:00Z"/>
          <w:color w:val="000000"/>
          <w:sz w:val="28"/>
          <w:szCs w:val="28"/>
          <w:lang w:val="x-none" w:eastAsia="x-none"/>
        </w:rPr>
        <w:pPrChange w:id="67" w:author="Александр Перепечаев" w:date="2021-05-26T13:27:00Z">
          <w:pPr>
            <w:numPr>
              <w:numId w:val="11"/>
            </w:numPr>
            <w:tabs>
              <w:tab w:val="left" w:pos="1701"/>
            </w:tabs>
            <w:autoSpaceDE w:val="0"/>
            <w:autoSpaceDN w:val="0"/>
            <w:adjustRightInd w:val="0"/>
            <w:spacing w:line="360" w:lineRule="auto"/>
            <w:ind w:left="567" w:firstLine="709"/>
            <w:jc w:val="both"/>
          </w:pPr>
        </w:pPrChange>
      </w:pPr>
      <w:del w:id="68" w:author="Александр Перепечаев" w:date="2021-05-26T13:27:00Z">
        <w:r w:rsidDel="00AB44D1">
          <w:rPr>
            <w:color w:val="000000"/>
            <w:sz w:val="28"/>
            <w:szCs w:val="28"/>
            <w:lang w:eastAsia="x-none"/>
          </w:rPr>
          <w:delText>в</w:delText>
        </w:r>
        <w:r w:rsidRPr="00B955D5" w:rsidDel="00AB44D1">
          <w:rPr>
            <w:color w:val="000000"/>
            <w:sz w:val="28"/>
            <w:szCs w:val="28"/>
            <w:lang w:val="x-none" w:eastAsia="x-none"/>
          </w:rPr>
          <w:delText xml:space="preserve">ысокая </w:delText>
        </w:r>
        <w:r w:rsidR="00244AE6" w:rsidDel="00AB44D1">
          <w:rPr>
            <w:color w:val="000000"/>
            <w:sz w:val="28"/>
            <w:szCs w:val="28"/>
            <w:lang w:eastAsia="x-none"/>
          </w:rPr>
          <w:delText>точность определения</w:delText>
        </w:r>
        <w:r w:rsidR="00244AE6" w:rsidRPr="00B955D5" w:rsidDel="00AB44D1">
          <w:rPr>
            <w:color w:val="000000"/>
            <w:sz w:val="28"/>
            <w:szCs w:val="28"/>
            <w:lang w:val="x-none" w:eastAsia="x-none"/>
          </w:rPr>
          <w:delText xml:space="preserve"> </w:delText>
        </w:r>
        <w:r w:rsidR="00B955D5" w:rsidRPr="00B955D5" w:rsidDel="00AB44D1">
          <w:rPr>
            <w:color w:val="000000"/>
            <w:sz w:val="28"/>
            <w:szCs w:val="28"/>
            <w:lang w:val="x-none" w:eastAsia="x-none"/>
          </w:rPr>
          <w:delText>эмоций</w:delText>
        </w:r>
        <w:r w:rsidR="009B2459" w:rsidDel="00AB44D1">
          <w:rPr>
            <w:color w:val="000000"/>
            <w:sz w:val="28"/>
            <w:szCs w:val="28"/>
            <w:lang w:val="en-US" w:eastAsia="x-none"/>
          </w:rPr>
          <w:delText>;</w:delText>
        </w:r>
      </w:del>
    </w:p>
    <w:p w14:paraId="23ECC0F6" w14:textId="23F17430" w:rsidR="00B955D5" w:rsidRPr="00B955D5" w:rsidDel="00AB44D1" w:rsidRDefault="004A1493" w:rsidP="00AB44D1">
      <w:pPr>
        <w:spacing w:after="240" w:line="360" w:lineRule="auto"/>
        <w:jc w:val="both"/>
        <w:rPr>
          <w:del w:id="69" w:author="Александр Перепечаев" w:date="2021-05-26T13:27:00Z"/>
          <w:color w:val="000000"/>
          <w:sz w:val="28"/>
          <w:szCs w:val="28"/>
          <w:lang w:val="x-none" w:eastAsia="x-none"/>
        </w:rPr>
        <w:pPrChange w:id="70" w:author="Александр Перепечаев" w:date="2021-05-26T13:27:00Z">
          <w:pPr>
            <w:numPr>
              <w:numId w:val="11"/>
            </w:numPr>
            <w:tabs>
              <w:tab w:val="left" w:pos="1701"/>
            </w:tabs>
            <w:autoSpaceDE w:val="0"/>
            <w:autoSpaceDN w:val="0"/>
            <w:adjustRightInd w:val="0"/>
            <w:spacing w:line="360" w:lineRule="auto"/>
            <w:ind w:left="567" w:firstLine="709"/>
            <w:jc w:val="both"/>
          </w:pPr>
        </w:pPrChange>
      </w:pPr>
      <w:del w:id="71" w:author="Александр Перепечаев" w:date="2021-05-26T13:27:00Z">
        <w:r w:rsidDel="00AB44D1">
          <w:rPr>
            <w:color w:val="000000"/>
            <w:sz w:val="28"/>
            <w:szCs w:val="28"/>
            <w:lang w:eastAsia="x-none"/>
          </w:rPr>
          <w:delText>к</w:delText>
        </w:r>
        <w:r w:rsidRPr="00B955D5" w:rsidDel="00AB44D1">
          <w:rPr>
            <w:color w:val="000000"/>
            <w:sz w:val="28"/>
            <w:szCs w:val="28"/>
            <w:lang w:val="x-none" w:eastAsia="x-none"/>
          </w:rPr>
          <w:delText xml:space="preserve">лассификация </w:delText>
        </w:r>
        <w:r w:rsidR="00B955D5" w:rsidRPr="00B955D5" w:rsidDel="00AB44D1">
          <w:rPr>
            <w:color w:val="000000"/>
            <w:sz w:val="28"/>
            <w:szCs w:val="28"/>
            <w:lang w:val="x-none" w:eastAsia="x-none"/>
          </w:rPr>
          <w:delText>эмоций тремя независимыми классификаторами</w:delText>
        </w:r>
        <w:r w:rsidR="009B2459" w:rsidRPr="00EE5ABE" w:rsidDel="00AB44D1">
          <w:rPr>
            <w:color w:val="000000"/>
            <w:sz w:val="28"/>
            <w:szCs w:val="28"/>
            <w:lang w:eastAsia="x-none"/>
          </w:rPr>
          <w:delText>;</w:delText>
        </w:r>
      </w:del>
    </w:p>
    <w:p w14:paraId="4CB36419" w14:textId="6D1AC36F" w:rsidR="00B955D5" w:rsidRPr="00B955D5" w:rsidDel="00AB44D1" w:rsidRDefault="00B955D5" w:rsidP="00AB44D1">
      <w:pPr>
        <w:spacing w:after="240" w:line="360" w:lineRule="auto"/>
        <w:jc w:val="both"/>
        <w:rPr>
          <w:del w:id="72" w:author="Александр Перепечаев" w:date="2021-05-26T13:27:00Z"/>
          <w:color w:val="000000"/>
          <w:sz w:val="28"/>
          <w:szCs w:val="28"/>
          <w:lang w:val="x-none" w:eastAsia="x-none"/>
        </w:rPr>
        <w:pPrChange w:id="73" w:author="Александр Перепечаев" w:date="2021-05-26T13:27:00Z">
          <w:pPr>
            <w:autoSpaceDE w:val="0"/>
            <w:autoSpaceDN w:val="0"/>
            <w:adjustRightInd w:val="0"/>
            <w:spacing w:line="360" w:lineRule="auto"/>
            <w:ind w:left="567" w:firstLine="709"/>
            <w:jc w:val="both"/>
          </w:pPr>
        </w:pPrChange>
      </w:pPr>
      <w:del w:id="74" w:author="Александр Перепечаев" w:date="2021-05-26T13:27:00Z">
        <w:r w:rsidRPr="00B955D5" w:rsidDel="00AB44D1">
          <w:rPr>
            <w:color w:val="000000"/>
            <w:sz w:val="28"/>
            <w:szCs w:val="28"/>
            <w:lang w:val="x-none" w:eastAsia="x-none"/>
          </w:rPr>
          <w:delText xml:space="preserve">Минусы: </w:delText>
        </w:r>
      </w:del>
    </w:p>
    <w:p w14:paraId="1913FEE8" w14:textId="1BC3CD74" w:rsidR="00B955D5" w:rsidRPr="00B955D5" w:rsidDel="00AB44D1" w:rsidRDefault="00B955D5" w:rsidP="00AB44D1">
      <w:pPr>
        <w:spacing w:after="240" w:line="360" w:lineRule="auto"/>
        <w:jc w:val="both"/>
        <w:rPr>
          <w:del w:id="75" w:author="Александр Перепечаев" w:date="2021-05-26T13:27:00Z"/>
          <w:color w:val="000000"/>
          <w:sz w:val="28"/>
          <w:szCs w:val="28"/>
          <w:lang w:eastAsia="x-none"/>
        </w:rPr>
        <w:pPrChange w:id="76" w:author="Александр Перепечаев" w:date="2021-05-26T13:27:00Z">
          <w:pPr>
            <w:numPr>
              <w:numId w:val="12"/>
            </w:numPr>
            <w:tabs>
              <w:tab w:val="left" w:pos="1701"/>
            </w:tabs>
            <w:autoSpaceDE w:val="0"/>
            <w:autoSpaceDN w:val="0"/>
            <w:adjustRightInd w:val="0"/>
            <w:spacing w:line="360" w:lineRule="auto"/>
            <w:ind w:left="567" w:firstLine="709"/>
            <w:jc w:val="both"/>
          </w:pPr>
        </w:pPrChange>
      </w:pPr>
      <w:del w:id="77" w:author="Александр Перепечаев" w:date="2021-05-26T13:27:00Z">
        <w:r w:rsidRPr="00B955D5" w:rsidDel="00AB44D1">
          <w:rPr>
            <w:color w:val="000000"/>
            <w:sz w:val="28"/>
            <w:szCs w:val="28"/>
            <w:lang w:eastAsia="x-none"/>
          </w:rPr>
          <w:delText>закрытая</w:delText>
        </w:r>
        <w:r w:rsidRPr="00B955D5" w:rsidDel="00AB44D1">
          <w:rPr>
            <w:color w:val="000000"/>
            <w:sz w:val="28"/>
            <w:szCs w:val="28"/>
            <w:lang w:val="x-none" w:eastAsia="x-none"/>
          </w:rPr>
          <w:delText xml:space="preserve"> система</w:delText>
        </w:r>
        <w:r w:rsidRPr="00B955D5" w:rsidDel="00AB44D1">
          <w:rPr>
            <w:color w:val="000000"/>
            <w:sz w:val="28"/>
            <w:szCs w:val="28"/>
            <w:lang w:eastAsia="x-none"/>
          </w:rPr>
          <w:delText>;</w:delText>
        </w:r>
      </w:del>
    </w:p>
    <w:p w14:paraId="0300A417" w14:textId="0317B180" w:rsidR="00C46008" w:rsidRPr="00AE5990" w:rsidDel="00AB44D1" w:rsidRDefault="00B955D5" w:rsidP="00AB44D1">
      <w:pPr>
        <w:spacing w:after="240" w:line="360" w:lineRule="auto"/>
        <w:jc w:val="both"/>
        <w:rPr>
          <w:del w:id="78" w:author="Александр Перепечаев" w:date="2021-05-26T13:27:00Z"/>
          <w:color w:val="000000"/>
          <w:sz w:val="28"/>
          <w:szCs w:val="28"/>
          <w:lang w:val="en-US" w:eastAsia="x-none"/>
        </w:rPr>
        <w:pPrChange w:id="79" w:author="Александр Перепечаев" w:date="2021-05-26T13:27:00Z">
          <w:pPr>
            <w:numPr>
              <w:numId w:val="12"/>
            </w:numPr>
            <w:tabs>
              <w:tab w:val="left" w:pos="1701"/>
            </w:tabs>
            <w:autoSpaceDE w:val="0"/>
            <w:autoSpaceDN w:val="0"/>
            <w:adjustRightInd w:val="0"/>
            <w:spacing w:line="360" w:lineRule="auto"/>
            <w:ind w:left="567" w:firstLine="709"/>
            <w:jc w:val="both"/>
          </w:pPr>
        </w:pPrChange>
      </w:pPr>
      <w:del w:id="80" w:author="Александр Перепечаев" w:date="2021-05-26T13:27:00Z">
        <w:r w:rsidRPr="00B955D5" w:rsidDel="00AB44D1">
          <w:rPr>
            <w:color w:val="000000"/>
            <w:sz w:val="28"/>
            <w:szCs w:val="28"/>
            <w:lang w:eastAsia="x-none"/>
          </w:rPr>
          <w:delText>небольшое</w:delText>
        </w:r>
        <w:r w:rsidRPr="00B955D5" w:rsidDel="00AB44D1">
          <w:rPr>
            <w:color w:val="000000"/>
            <w:sz w:val="28"/>
            <w:szCs w:val="28"/>
            <w:lang w:val="x-none" w:eastAsia="x-none"/>
          </w:rPr>
          <w:delText xml:space="preserve"> число эмоций</w:delText>
        </w:r>
        <w:r w:rsidRPr="00B955D5" w:rsidDel="00AB44D1">
          <w:rPr>
            <w:color w:val="000000"/>
            <w:sz w:val="28"/>
            <w:szCs w:val="28"/>
            <w:lang w:val="en-US" w:eastAsia="x-none"/>
          </w:rPr>
          <w:delText>.</w:delText>
        </w:r>
      </w:del>
    </w:p>
    <w:p w14:paraId="7E7B13ED" w14:textId="2D70C79B" w:rsidR="00B955D5" w:rsidRPr="00B955D5" w:rsidDel="00AB44D1" w:rsidRDefault="00B955D5" w:rsidP="00AB44D1">
      <w:pPr>
        <w:spacing w:after="240" w:line="360" w:lineRule="auto"/>
        <w:jc w:val="both"/>
        <w:rPr>
          <w:del w:id="81" w:author="Александр Перепечаев" w:date="2021-05-26T13:27:00Z"/>
        </w:rPr>
        <w:pPrChange w:id="82" w:author="Александр Перепечаев" w:date="2021-05-26T13:27:00Z">
          <w:pPr>
            <w:pStyle w:val="afffe"/>
          </w:pPr>
        </w:pPrChange>
      </w:pPr>
      <w:del w:id="83" w:author="Александр Перепечаев" w:date="2021-05-26T13:27:00Z">
        <w:r w:rsidRPr="00B955D5" w:rsidDel="00AB44D1">
          <w:delText>1.3 Цель и задачи</w:delText>
        </w:r>
      </w:del>
    </w:p>
    <w:p w14:paraId="52B86CDF" w14:textId="7538E047" w:rsidR="00B955D5" w:rsidRPr="00B955D5" w:rsidDel="00AB44D1" w:rsidRDefault="00B955D5" w:rsidP="00AB44D1">
      <w:pPr>
        <w:spacing w:after="240" w:line="360" w:lineRule="auto"/>
        <w:jc w:val="both"/>
        <w:rPr>
          <w:del w:id="84" w:author="Александр Перепечаев" w:date="2021-05-26T13:27:00Z"/>
          <w:color w:val="000000"/>
          <w:sz w:val="28"/>
          <w:szCs w:val="28"/>
          <w:lang w:val="x-none" w:eastAsia="x-none"/>
        </w:rPr>
        <w:pPrChange w:id="85" w:author="Александр Перепечаев" w:date="2021-05-26T13:27:00Z">
          <w:pPr>
            <w:autoSpaceDE w:val="0"/>
            <w:autoSpaceDN w:val="0"/>
            <w:adjustRightInd w:val="0"/>
            <w:spacing w:line="360" w:lineRule="auto"/>
            <w:ind w:left="567" w:firstLine="709"/>
            <w:jc w:val="both"/>
          </w:pPr>
        </w:pPrChange>
      </w:pPr>
      <w:del w:id="86" w:author="Александр Перепечаев" w:date="2021-05-26T13:27:00Z">
        <w:r w:rsidRPr="00B955D5" w:rsidDel="00AB44D1">
          <w:rPr>
            <w:color w:val="000000"/>
            <w:sz w:val="28"/>
            <w:szCs w:val="28"/>
            <w:lang w:val="x-none" w:eastAsia="x-none"/>
          </w:rPr>
          <w:delText xml:space="preserve">Целью данной дипломной работы является: улучшить распознавание эмоций человека и дать </w:delText>
        </w:r>
        <w:r w:rsidR="005A0FE7" w:rsidDel="00AB44D1">
          <w:rPr>
            <w:color w:val="000000"/>
            <w:sz w:val="28"/>
            <w:szCs w:val="28"/>
            <w:lang w:eastAsia="x-none"/>
          </w:rPr>
          <w:delText>простой</w:delText>
        </w:r>
        <w:r w:rsidR="005A0FE7" w:rsidRPr="00B955D5" w:rsidDel="00AB44D1">
          <w:rPr>
            <w:color w:val="000000"/>
            <w:sz w:val="28"/>
            <w:szCs w:val="28"/>
            <w:lang w:val="x-none" w:eastAsia="x-none"/>
          </w:rPr>
          <w:delText xml:space="preserve"> </w:delText>
        </w:r>
        <w:r w:rsidRPr="00B955D5" w:rsidDel="00AB44D1">
          <w:rPr>
            <w:color w:val="000000"/>
            <w:sz w:val="28"/>
            <w:szCs w:val="28"/>
            <w:lang w:val="x-none" w:eastAsia="x-none"/>
          </w:rPr>
          <w:delText xml:space="preserve">доступ к системам распознавания эмоций </w:delText>
        </w:r>
      </w:del>
    </w:p>
    <w:p w14:paraId="083597EF" w14:textId="1A76713C" w:rsidR="00B955D5" w:rsidRPr="00B955D5" w:rsidDel="00AB44D1" w:rsidRDefault="00B955D5" w:rsidP="00AB44D1">
      <w:pPr>
        <w:spacing w:after="240" w:line="360" w:lineRule="auto"/>
        <w:jc w:val="both"/>
        <w:rPr>
          <w:del w:id="87" w:author="Александр Перепечаев" w:date="2021-05-26T13:27:00Z"/>
          <w:color w:val="000000"/>
          <w:sz w:val="28"/>
          <w:szCs w:val="28"/>
          <w:lang w:val="x-none" w:eastAsia="x-none"/>
        </w:rPr>
        <w:pPrChange w:id="88" w:author="Александр Перепечаев" w:date="2021-05-26T13:27:00Z">
          <w:pPr>
            <w:autoSpaceDE w:val="0"/>
            <w:autoSpaceDN w:val="0"/>
            <w:adjustRightInd w:val="0"/>
            <w:spacing w:line="360" w:lineRule="auto"/>
            <w:ind w:left="567" w:firstLine="709"/>
            <w:jc w:val="both"/>
          </w:pPr>
        </w:pPrChange>
      </w:pPr>
      <w:del w:id="89" w:author="Александр Перепечаев" w:date="2021-05-26T13:27:00Z">
        <w:r w:rsidRPr="00B955D5" w:rsidDel="00AB44D1">
          <w:rPr>
            <w:color w:val="000000"/>
            <w:sz w:val="28"/>
            <w:szCs w:val="28"/>
            <w:lang w:val="x-none" w:eastAsia="x-none"/>
          </w:rPr>
          <w:delText>Для выполнения поставленной цели были определены следующие задачи.</w:delText>
        </w:r>
      </w:del>
    </w:p>
    <w:p w14:paraId="0B12550A" w14:textId="31A1B57E" w:rsidR="00B955D5" w:rsidRPr="00B955D5" w:rsidDel="00AB44D1" w:rsidRDefault="00B955D5" w:rsidP="00AB44D1">
      <w:pPr>
        <w:spacing w:after="240" w:line="360" w:lineRule="auto"/>
        <w:jc w:val="both"/>
        <w:rPr>
          <w:del w:id="90" w:author="Александр Перепечаев" w:date="2021-05-26T13:27:00Z"/>
          <w:color w:val="000000"/>
          <w:sz w:val="28"/>
          <w:szCs w:val="28"/>
          <w:lang w:val="x-none" w:eastAsia="x-none"/>
        </w:rPr>
        <w:pPrChange w:id="91" w:author="Александр Перепечаев" w:date="2021-05-26T13:27:00Z">
          <w:pPr>
            <w:autoSpaceDE w:val="0"/>
            <w:autoSpaceDN w:val="0"/>
            <w:adjustRightInd w:val="0"/>
            <w:spacing w:line="360" w:lineRule="auto"/>
            <w:ind w:left="567" w:firstLine="709"/>
            <w:jc w:val="both"/>
          </w:pPr>
        </w:pPrChange>
      </w:pPr>
      <w:del w:id="92" w:author="Александр Перепечаев" w:date="2021-05-26T13:27:00Z">
        <w:r w:rsidRPr="00B955D5" w:rsidDel="00AB44D1">
          <w:rPr>
            <w:color w:val="000000"/>
            <w:sz w:val="28"/>
            <w:szCs w:val="28"/>
            <w:lang w:val="x-none" w:eastAsia="x-none"/>
          </w:rPr>
          <w:delText xml:space="preserve">Задачи: </w:delText>
        </w:r>
      </w:del>
    </w:p>
    <w:p w14:paraId="5955105C" w14:textId="0D0EB25D" w:rsidR="00B955D5" w:rsidRPr="00B955D5" w:rsidDel="00AB44D1" w:rsidRDefault="00B955D5" w:rsidP="00AB44D1">
      <w:pPr>
        <w:spacing w:after="240" w:line="360" w:lineRule="auto"/>
        <w:jc w:val="both"/>
        <w:rPr>
          <w:del w:id="93" w:author="Александр Перепечаев" w:date="2021-05-26T13:27:00Z"/>
          <w:color w:val="000000"/>
          <w:sz w:val="28"/>
          <w:szCs w:val="28"/>
          <w:lang w:val="x-none" w:eastAsia="x-none"/>
        </w:rPr>
        <w:pPrChange w:id="94" w:author="Александр Перепечаев" w:date="2021-05-26T13:27:00Z">
          <w:pPr>
            <w:numPr>
              <w:numId w:val="16"/>
            </w:numPr>
            <w:tabs>
              <w:tab w:val="left" w:pos="1134"/>
              <w:tab w:val="left" w:pos="1701"/>
            </w:tabs>
            <w:autoSpaceDE w:val="0"/>
            <w:autoSpaceDN w:val="0"/>
            <w:adjustRightInd w:val="0"/>
            <w:spacing w:line="360" w:lineRule="auto"/>
            <w:ind w:left="567" w:firstLine="709"/>
            <w:jc w:val="both"/>
          </w:pPr>
        </w:pPrChange>
      </w:pPr>
      <w:del w:id="95" w:author="Александр Перепечаев" w:date="2021-05-26T13:27:00Z">
        <w:r w:rsidRPr="00B955D5" w:rsidDel="00AB44D1">
          <w:rPr>
            <w:color w:val="000000"/>
            <w:sz w:val="28"/>
            <w:szCs w:val="28"/>
            <w:lang w:val="x-none" w:eastAsia="x-none"/>
          </w:rPr>
          <w:delText>Выбор базовых эмоций  по Полу Экману</w:delText>
        </w:r>
      </w:del>
    </w:p>
    <w:p w14:paraId="4C9D5453" w14:textId="2A601C99" w:rsidR="00B955D5" w:rsidRPr="009F2419" w:rsidDel="00AB44D1" w:rsidRDefault="00B955D5" w:rsidP="00AB44D1">
      <w:pPr>
        <w:spacing w:after="240" w:line="360" w:lineRule="auto"/>
        <w:jc w:val="both"/>
        <w:rPr>
          <w:del w:id="96" w:author="Александр Перепечаев" w:date="2021-05-26T13:27:00Z"/>
          <w:color w:val="000000"/>
          <w:sz w:val="28"/>
          <w:szCs w:val="28"/>
          <w:lang w:eastAsia="x-none"/>
        </w:rPr>
        <w:pPrChange w:id="97" w:author="Александр Перепечаев" w:date="2021-05-26T13:27:00Z">
          <w:pPr>
            <w:autoSpaceDE w:val="0"/>
            <w:autoSpaceDN w:val="0"/>
            <w:adjustRightInd w:val="0"/>
            <w:spacing w:line="360" w:lineRule="auto"/>
            <w:ind w:left="567" w:firstLine="709"/>
            <w:jc w:val="both"/>
          </w:pPr>
        </w:pPrChange>
      </w:pPr>
      <w:del w:id="98" w:author="Александр Перепечаев" w:date="2021-05-26T13:27:00Z">
        <w:r w:rsidRPr="00B955D5" w:rsidDel="00AB44D1">
          <w:rPr>
            <w:color w:val="000000"/>
            <w:sz w:val="28"/>
            <w:szCs w:val="28"/>
            <w:lang w:val="x-none" w:eastAsia="x-none"/>
          </w:rPr>
          <w:delText xml:space="preserve">Изучив </w:delText>
        </w:r>
        <w:r w:rsidR="00FA420A" w:rsidDel="00AB44D1">
          <w:rPr>
            <w:color w:val="000000"/>
            <w:sz w:val="28"/>
            <w:szCs w:val="28"/>
            <w:lang w:eastAsia="x-none"/>
          </w:rPr>
          <w:delText>приложенные базовые эмоции</w:delText>
        </w:r>
        <w:r w:rsidR="00FA420A" w:rsidRPr="00B955D5" w:rsidDel="00AB44D1">
          <w:rPr>
            <w:color w:val="000000"/>
            <w:sz w:val="28"/>
            <w:szCs w:val="28"/>
            <w:lang w:val="x-none" w:eastAsia="x-none"/>
          </w:rPr>
          <w:delText xml:space="preserve"> Пол</w:delText>
        </w:r>
        <w:r w:rsidR="00FA420A" w:rsidDel="00AB44D1">
          <w:rPr>
            <w:color w:val="000000"/>
            <w:sz w:val="28"/>
            <w:szCs w:val="28"/>
            <w:lang w:eastAsia="x-none"/>
          </w:rPr>
          <w:delText>ом</w:delText>
        </w:r>
        <w:r w:rsidR="00FA420A" w:rsidRPr="00B955D5" w:rsidDel="00AB44D1">
          <w:rPr>
            <w:color w:val="000000"/>
            <w:sz w:val="28"/>
            <w:szCs w:val="28"/>
            <w:lang w:val="x-none" w:eastAsia="x-none"/>
          </w:rPr>
          <w:delText xml:space="preserve"> Экман</w:delText>
        </w:r>
        <w:r w:rsidR="00FA420A" w:rsidDel="00AB44D1">
          <w:rPr>
            <w:color w:val="000000"/>
            <w:sz w:val="28"/>
            <w:szCs w:val="28"/>
            <w:lang w:eastAsia="x-none"/>
          </w:rPr>
          <w:delText>ом</w:delText>
        </w:r>
        <w:r w:rsidR="00594FA6" w:rsidRPr="009F2419" w:rsidDel="00AB44D1">
          <w:rPr>
            <w:color w:val="000000"/>
            <w:sz w:val="28"/>
            <w:szCs w:val="28"/>
            <w:lang w:eastAsia="x-none"/>
          </w:rPr>
          <w:delText xml:space="preserve"> [</w:delText>
        </w:r>
        <w:r w:rsidR="0077781D" w:rsidDel="00AB44D1">
          <w:rPr>
            <w:color w:val="000000"/>
            <w:sz w:val="28"/>
            <w:szCs w:val="28"/>
            <w:lang w:eastAsia="x-none"/>
          </w:rPr>
          <w:delText>5</w:delText>
        </w:r>
        <w:r w:rsidR="00594FA6" w:rsidRPr="009F2419" w:rsidDel="00AB44D1">
          <w:rPr>
            <w:color w:val="000000"/>
            <w:sz w:val="28"/>
            <w:szCs w:val="28"/>
            <w:lang w:eastAsia="x-none"/>
          </w:rPr>
          <w:delText>]</w:delText>
        </w:r>
        <w:r w:rsidR="009611A7" w:rsidDel="00AB44D1">
          <w:rPr>
            <w:color w:val="000000"/>
            <w:sz w:val="28"/>
            <w:szCs w:val="28"/>
            <w:lang w:eastAsia="x-none"/>
          </w:rPr>
          <w:delText xml:space="preserve">, а также основываясь на найденных </w:delText>
        </w:r>
        <w:r w:rsidR="0026438D" w:rsidDel="00AB44D1">
          <w:rPr>
            <w:color w:val="000000"/>
            <w:sz w:val="28"/>
            <w:szCs w:val="28"/>
            <w:lang w:eastAsia="x-none"/>
          </w:rPr>
          <w:delText>наборах данных</w:delText>
        </w:r>
        <w:r w:rsidR="0026438D" w:rsidRPr="00B955D5" w:rsidDel="00AB44D1">
          <w:rPr>
            <w:color w:val="000000"/>
            <w:sz w:val="28"/>
            <w:szCs w:val="28"/>
            <w:lang w:val="x-none" w:eastAsia="x-none"/>
          </w:rPr>
          <w:delText xml:space="preserve"> </w:delText>
        </w:r>
        <w:r w:rsidRPr="00B955D5" w:rsidDel="00AB44D1">
          <w:rPr>
            <w:color w:val="000000"/>
            <w:sz w:val="28"/>
            <w:szCs w:val="28"/>
            <w:lang w:val="x-none" w:eastAsia="x-none"/>
          </w:rPr>
          <w:delText xml:space="preserve">были выбраны следующие эмоции: </w:delText>
        </w:r>
        <w:r w:rsidR="00AB2B46" w:rsidDel="00AB44D1">
          <w:rPr>
            <w:color w:val="000000"/>
            <w:sz w:val="28"/>
            <w:szCs w:val="28"/>
            <w:lang w:eastAsia="x-none"/>
          </w:rPr>
          <w:delText>злость</w:delText>
        </w:r>
        <w:r w:rsidRPr="00B955D5" w:rsidDel="00AB44D1">
          <w:rPr>
            <w:color w:val="000000"/>
            <w:sz w:val="28"/>
            <w:szCs w:val="28"/>
            <w:lang w:val="x-none" w:eastAsia="x-none"/>
          </w:rPr>
          <w:delText xml:space="preserve">, </w:delText>
        </w:r>
        <w:r w:rsidR="00AB2B46" w:rsidDel="00AB44D1">
          <w:rPr>
            <w:color w:val="000000"/>
            <w:sz w:val="28"/>
            <w:szCs w:val="28"/>
            <w:lang w:eastAsia="x-none"/>
          </w:rPr>
          <w:delText>презрение</w:delText>
        </w:r>
        <w:r w:rsidRPr="00B955D5" w:rsidDel="00AB44D1">
          <w:rPr>
            <w:color w:val="000000"/>
            <w:sz w:val="28"/>
            <w:szCs w:val="28"/>
            <w:lang w:val="x-none" w:eastAsia="x-none"/>
          </w:rPr>
          <w:delText xml:space="preserve">, </w:delText>
        </w:r>
        <w:r w:rsidR="00AB2B46" w:rsidDel="00AB44D1">
          <w:rPr>
            <w:color w:val="000000"/>
            <w:sz w:val="28"/>
            <w:szCs w:val="28"/>
            <w:lang w:eastAsia="x-none"/>
          </w:rPr>
          <w:delText>отвращение</w:delText>
        </w:r>
        <w:r w:rsidRPr="00B955D5" w:rsidDel="00AB44D1">
          <w:rPr>
            <w:color w:val="000000"/>
            <w:sz w:val="28"/>
            <w:szCs w:val="28"/>
            <w:lang w:val="x-none" w:eastAsia="x-none"/>
          </w:rPr>
          <w:delText xml:space="preserve">, </w:delText>
        </w:r>
        <w:r w:rsidR="00AB2B46" w:rsidDel="00AB44D1">
          <w:rPr>
            <w:color w:val="000000"/>
            <w:sz w:val="28"/>
            <w:szCs w:val="28"/>
            <w:lang w:eastAsia="x-none"/>
          </w:rPr>
          <w:delText>страх</w:delText>
        </w:r>
        <w:r w:rsidRPr="00B955D5" w:rsidDel="00AB44D1">
          <w:rPr>
            <w:color w:val="000000"/>
            <w:sz w:val="28"/>
            <w:szCs w:val="28"/>
            <w:lang w:val="x-none" w:eastAsia="x-none"/>
          </w:rPr>
          <w:delText xml:space="preserve">, </w:delText>
        </w:r>
        <w:r w:rsidR="00AB2B46" w:rsidDel="00AB44D1">
          <w:rPr>
            <w:color w:val="000000"/>
            <w:sz w:val="28"/>
            <w:szCs w:val="28"/>
            <w:lang w:eastAsia="x-none"/>
          </w:rPr>
          <w:delText>счастье</w:delText>
        </w:r>
        <w:r w:rsidRPr="00B955D5" w:rsidDel="00AB44D1">
          <w:rPr>
            <w:color w:val="000000"/>
            <w:sz w:val="28"/>
            <w:szCs w:val="28"/>
            <w:lang w:val="x-none" w:eastAsia="x-none"/>
          </w:rPr>
          <w:delText xml:space="preserve">, </w:delText>
        </w:r>
        <w:r w:rsidR="00AB2B46" w:rsidDel="00AB44D1">
          <w:rPr>
            <w:color w:val="000000"/>
            <w:sz w:val="28"/>
            <w:szCs w:val="28"/>
            <w:lang w:eastAsia="x-none"/>
          </w:rPr>
          <w:delText>грусть</w:delText>
        </w:r>
        <w:r w:rsidR="00410EBF" w:rsidDel="00AB44D1">
          <w:rPr>
            <w:color w:val="000000"/>
            <w:sz w:val="28"/>
            <w:szCs w:val="28"/>
            <w:lang w:eastAsia="x-none"/>
          </w:rPr>
          <w:delText xml:space="preserve"> и </w:delText>
        </w:r>
        <w:r w:rsidRPr="00B955D5" w:rsidDel="00AB44D1">
          <w:rPr>
            <w:color w:val="000000"/>
            <w:sz w:val="28"/>
            <w:szCs w:val="28"/>
            <w:lang w:val="x-none" w:eastAsia="x-none"/>
          </w:rPr>
          <w:delText>удивление</w:delText>
        </w:r>
        <w:r w:rsidR="00410EBF" w:rsidDel="00AB44D1">
          <w:rPr>
            <w:color w:val="000000"/>
            <w:sz w:val="28"/>
            <w:szCs w:val="28"/>
            <w:lang w:eastAsia="x-none"/>
          </w:rPr>
          <w:delText>.</w:delText>
        </w:r>
      </w:del>
    </w:p>
    <w:p w14:paraId="4AB8D602" w14:textId="6072B9D3" w:rsidR="00B955D5" w:rsidRPr="00B955D5" w:rsidDel="00AB44D1" w:rsidRDefault="00B955D5" w:rsidP="00AB44D1">
      <w:pPr>
        <w:spacing w:after="240" w:line="360" w:lineRule="auto"/>
        <w:jc w:val="both"/>
        <w:rPr>
          <w:del w:id="99" w:author="Александр Перепечаев" w:date="2021-05-26T13:27:00Z"/>
          <w:color w:val="000000"/>
          <w:sz w:val="28"/>
          <w:szCs w:val="28"/>
          <w:lang w:val="x-none" w:eastAsia="x-none"/>
        </w:rPr>
        <w:pPrChange w:id="100" w:author="Александр Перепечаев" w:date="2021-05-26T13:27:00Z">
          <w:pPr>
            <w:numPr>
              <w:numId w:val="16"/>
            </w:numPr>
            <w:tabs>
              <w:tab w:val="left" w:pos="1701"/>
            </w:tabs>
            <w:autoSpaceDE w:val="0"/>
            <w:autoSpaceDN w:val="0"/>
            <w:adjustRightInd w:val="0"/>
            <w:spacing w:line="360" w:lineRule="auto"/>
            <w:ind w:left="567" w:firstLine="709"/>
            <w:jc w:val="both"/>
          </w:pPr>
        </w:pPrChange>
      </w:pPr>
      <w:del w:id="101" w:author="Александр Перепечаев" w:date="2021-05-26T13:27:00Z">
        <w:r w:rsidRPr="00B955D5" w:rsidDel="00AB44D1">
          <w:rPr>
            <w:color w:val="000000"/>
            <w:sz w:val="28"/>
            <w:szCs w:val="28"/>
            <w:lang w:val="x-none" w:eastAsia="x-none"/>
          </w:rPr>
          <w:delText>Выбор средств разработки</w:delText>
        </w:r>
      </w:del>
    </w:p>
    <w:p w14:paraId="2FF6ED1C" w14:textId="5B0FE989" w:rsidR="00B955D5" w:rsidRPr="009F2419" w:rsidDel="00AB44D1" w:rsidRDefault="00B955D5" w:rsidP="00AB44D1">
      <w:pPr>
        <w:spacing w:after="240" w:line="360" w:lineRule="auto"/>
        <w:jc w:val="both"/>
        <w:rPr>
          <w:del w:id="102" w:author="Александр Перепечаев" w:date="2021-05-26T13:27:00Z"/>
          <w:color w:val="000000"/>
          <w:sz w:val="28"/>
          <w:szCs w:val="28"/>
          <w:lang w:eastAsia="x-none"/>
        </w:rPr>
        <w:pPrChange w:id="103" w:author="Александр Перепечаев" w:date="2021-05-26T13:27:00Z">
          <w:pPr>
            <w:autoSpaceDE w:val="0"/>
            <w:autoSpaceDN w:val="0"/>
            <w:adjustRightInd w:val="0"/>
            <w:spacing w:line="360" w:lineRule="auto"/>
            <w:ind w:left="567" w:firstLine="709"/>
            <w:jc w:val="both"/>
          </w:pPr>
        </w:pPrChange>
      </w:pPr>
      <w:del w:id="104" w:author="Александр Перепечаев" w:date="2021-05-26T13:27:00Z">
        <w:r w:rsidRPr="00B955D5" w:rsidDel="00AB44D1">
          <w:rPr>
            <w:color w:val="000000"/>
            <w:sz w:val="28"/>
            <w:szCs w:val="28"/>
            <w:lang w:val="x-none" w:eastAsia="x-none"/>
          </w:rPr>
          <w:delText>Для разработки нейронной сети было решено использовать: Python, PyTorch</w:delText>
        </w:r>
        <w:r w:rsidR="00FA05BB" w:rsidDel="00AB44D1">
          <w:rPr>
            <w:color w:val="000000"/>
            <w:sz w:val="28"/>
            <w:szCs w:val="28"/>
            <w:lang w:eastAsia="x-none"/>
          </w:rPr>
          <w:delText xml:space="preserve">, </w:delText>
        </w:r>
        <w:r w:rsidR="00FA05BB" w:rsidDel="00AB44D1">
          <w:rPr>
            <w:color w:val="000000"/>
            <w:sz w:val="28"/>
            <w:szCs w:val="28"/>
            <w:lang w:val="en-US" w:eastAsia="x-none"/>
          </w:rPr>
          <w:delText>D</w:delText>
        </w:r>
        <w:r w:rsidR="00FA05BB" w:rsidRPr="00FA05BB" w:rsidDel="00AB44D1">
          <w:rPr>
            <w:color w:val="000000"/>
            <w:sz w:val="28"/>
            <w:szCs w:val="28"/>
            <w:lang w:eastAsia="x-none"/>
          </w:rPr>
          <w:delText>lib</w:delText>
        </w:r>
        <w:r w:rsidR="00EA15CE" w:rsidRPr="009F2419" w:rsidDel="00AB44D1">
          <w:rPr>
            <w:color w:val="000000"/>
            <w:sz w:val="28"/>
            <w:szCs w:val="28"/>
            <w:lang w:eastAsia="x-none"/>
          </w:rPr>
          <w:delText>,</w:delText>
        </w:r>
        <w:r w:rsidR="00EA15CE" w:rsidRPr="00EA15CE" w:rsidDel="00AB44D1">
          <w:delText xml:space="preserve"> </w:delText>
        </w:r>
        <w:r w:rsidR="00EA15CE" w:rsidRPr="00EA15CE" w:rsidDel="00AB44D1">
          <w:rPr>
            <w:color w:val="000000"/>
            <w:sz w:val="28"/>
            <w:szCs w:val="28"/>
            <w:lang w:eastAsia="x-none"/>
          </w:rPr>
          <w:delText>NumPy</w:delText>
        </w:r>
        <w:r w:rsidR="00437967" w:rsidRPr="000164AE" w:rsidDel="00AB44D1">
          <w:rPr>
            <w:color w:val="000000"/>
            <w:sz w:val="28"/>
            <w:szCs w:val="28"/>
            <w:lang w:eastAsia="x-none"/>
          </w:rPr>
          <w:delText xml:space="preserve">, </w:delText>
        </w:r>
        <w:r w:rsidR="00437967" w:rsidRPr="00437967" w:rsidDel="00AB44D1">
          <w:rPr>
            <w:color w:val="000000"/>
            <w:sz w:val="28"/>
            <w:szCs w:val="28"/>
            <w:lang w:eastAsia="x-none"/>
          </w:rPr>
          <w:delText>Catalyst</w:delText>
        </w:r>
        <w:r w:rsidR="00437967" w:rsidRPr="000164AE" w:rsidDel="00AB44D1">
          <w:rPr>
            <w:color w:val="000000"/>
            <w:sz w:val="28"/>
            <w:szCs w:val="28"/>
            <w:lang w:eastAsia="x-none"/>
          </w:rPr>
          <w:delText>.</w:delText>
        </w:r>
      </w:del>
    </w:p>
    <w:p w14:paraId="2EF3119B" w14:textId="02B42340" w:rsidR="00B955D5" w:rsidRPr="00B955D5" w:rsidDel="00AB44D1" w:rsidRDefault="00B955D5" w:rsidP="00AB44D1">
      <w:pPr>
        <w:spacing w:after="240" w:line="360" w:lineRule="auto"/>
        <w:jc w:val="both"/>
        <w:rPr>
          <w:del w:id="105" w:author="Александр Перепечаев" w:date="2021-05-26T13:27:00Z"/>
          <w:color w:val="000000"/>
          <w:sz w:val="28"/>
          <w:szCs w:val="28"/>
          <w:lang w:val="x-none" w:eastAsia="x-none"/>
        </w:rPr>
        <w:pPrChange w:id="106" w:author="Александр Перепечаев" w:date="2021-05-26T13:27:00Z">
          <w:pPr>
            <w:autoSpaceDE w:val="0"/>
            <w:autoSpaceDN w:val="0"/>
            <w:adjustRightInd w:val="0"/>
            <w:spacing w:line="360" w:lineRule="auto"/>
            <w:ind w:left="567" w:firstLine="709"/>
            <w:jc w:val="both"/>
          </w:pPr>
        </w:pPrChange>
      </w:pPr>
      <w:del w:id="107" w:author="Александр Перепечаев" w:date="2021-05-26T13:27:00Z">
        <w:r w:rsidRPr="00B955D5" w:rsidDel="00AB44D1">
          <w:rPr>
            <w:color w:val="000000"/>
            <w:sz w:val="28"/>
            <w:szCs w:val="28"/>
            <w:lang w:val="x-none" w:eastAsia="x-none"/>
          </w:rPr>
          <w:delText>Для разработки серверной части: Node.js, Express, PostgreSQL</w:delText>
        </w:r>
      </w:del>
    </w:p>
    <w:p w14:paraId="3DF73742" w14:textId="772AE9BF" w:rsidR="00B955D5" w:rsidRPr="00B955D5" w:rsidDel="00AB44D1" w:rsidRDefault="00B955D5" w:rsidP="00AB44D1">
      <w:pPr>
        <w:spacing w:after="240" w:line="360" w:lineRule="auto"/>
        <w:jc w:val="both"/>
        <w:rPr>
          <w:del w:id="108" w:author="Александр Перепечаев" w:date="2021-05-26T13:27:00Z"/>
          <w:color w:val="000000"/>
          <w:sz w:val="28"/>
          <w:szCs w:val="28"/>
          <w:lang w:val="x-none" w:eastAsia="x-none"/>
        </w:rPr>
        <w:pPrChange w:id="109" w:author="Александр Перепечаев" w:date="2021-05-26T13:27:00Z">
          <w:pPr>
            <w:autoSpaceDE w:val="0"/>
            <w:autoSpaceDN w:val="0"/>
            <w:adjustRightInd w:val="0"/>
            <w:spacing w:line="360" w:lineRule="auto"/>
            <w:ind w:left="567" w:firstLine="709"/>
            <w:jc w:val="both"/>
          </w:pPr>
        </w:pPrChange>
      </w:pPr>
      <w:del w:id="110" w:author="Александр Перепечаев" w:date="2021-05-26T13:27:00Z">
        <w:r w:rsidRPr="00B955D5" w:rsidDel="00AB44D1">
          <w:rPr>
            <w:color w:val="000000"/>
            <w:sz w:val="28"/>
            <w:szCs w:val="28"/>
            <w:lang w:val="x-none" w:eastAsia="x-none"/>
          </w:rPr>
          <w:delText xml:space="preserve">Для разработки клиенткой части на Android: Kotlin, </w:delText>
        </w:r>
        <w:r w:rsidRPr="00B955D5" w:rsidDel="00AB44D1">
          <w:rPr>
            <w:color w:val="000000"/>
            <w:sz w:val="28"/>
            <w:szCs w:val="28"/>
            <w:lang w:val="en-US" w:eastAsia="x-none"/>
          </w:rPr>
          <w:delText>R</w:delText>
        </w:r>
        <w:r w:rsidRPr="00B955D5" w:rsidDel="00AB44D1">
          <w:rPr>
            <w:color w:val="000000"/>
            <w:sz w:val="28"/>
            <w:szCs w:val="28"/>
            <w:lang w:val="x-none" w:eastAsia="x-none"/>
          </w:rPr>
          <w:delText>etrofit</w:delText>
        </w:r>
      </w:del>
    </w:p>
    <w:p w14:paraId="500FB18C" w14:textId="2234FF3A" w:rsidR="00B955D5" w:rsidRPr="00B955D5" w:rsidDel="00AB44D1" w:rsidRDefault="00B955D5" w:rsidP="00AB44D1">
      <w:pPr>
        <w:spacing w:after="240" w:line="360" w:lineRule="auto"/>
        <w:jc w:val="both"/>
        <w:rPr>
          <w:del w:id="111" w:author="Александр Перепечаев" w:date="2021-05-26T13:27:00Z"/>
          <w:color w:val="000000"/>
          <w:sz w:val="28"/>
          <w:szCs w:val="28"/>
          <w:lang w:eastAsia="x-none"/>
        </w:rPr>
        <w:pPrChange w:id="112" w:author="Александр Перепечаев" w:date="2021-05-26T13:27:00Z">
          <w:pPr>
            <w:autoSpaceDE w:val="0"/>
            <w:autoSpaceDN w:val="0"/>
            <w:adjustRightInd w:val="0"/>
            <w:spacing w:line="360" w:lineRule="auto"/>
            <w:ind w:left="567" w:firstLine="709"/>
            <w:jc w:val="both"/>
          </w:pPr>
        </w:pPrChange>
      </w:pPr>
      <w:del w:id="113" w:author="Александр Перепечаев" w:date="2021-05-26T13:27:00Z">
        <w:r w:rsidRPr="00B955D5" w:rsidDel="00AB44D1">
          <w:rPr>
            <w:color w:val="000000"/>
            <w:sz w:val="28"/>
            <w:szCs w:val="28"/>
            <w:lang w:eastAsia="x-none"/>
          </w:rPr>
          <w:delText xml:space="preserve">Для разработки клиентской части для браузеров: </w:delText>
        </w:r>
        <w:r w:rsidR="005B39EB" w:rsidDel="00AB44D1">
          <w:rPr>
            <w:color w:val="000000"/>
            <w:sz w:val="28"/>
            <w:szCs w:val="28"/>
            <w:lang w:val="en-US" w:eastAsia="x-none"/>
          </w:rPr>
          <w:delText>HTML</w:delText>
        </w:r>
        <w:r w:rsidR="005B39EB" w:rsidRPr="009F2419" w:rsidDel="00AB44D1">
          <w:rPr>
            <w:color w:val="000000"/>
            <w:sz w:val="28"/>
            <w:szCs w:val="28"/>
            <w:lang w:eastAsia="x-none"/>
          </w:rPr>
          <w:delText xml:space="preserve">, </w:delText>
        </w:r>
        <w:r w:rsidR="005B39EB" w:rsidDel="00AB44D1">
          <w:rPr>
            <w:color w:val="000000"/>
            <w:sz w:val="28"/>
            <w:szCs w:val="28"/>
            <w:lang w:val="en-US" w:eastAsia="x-none"/>
          </w:rPr>
          <w:delText>CSS</w:delText>
        </w:r>
        <w:r w:rsidR="005B39EB" w:rsidRPr="009F2419" w:rsidDel="00AB44D1">
          <w:rPr>
            <w:color w:val="000000"/>
            <w:sz w:val="28"/>
            <w:szCs w:val="28"/>
            <w:lang w:eastAsia="x-none"/>
          </w:rPr>
          <w:delText xml:space="preserve">, </w:delText>
        </w:r>
        <w:r w:rsidRPr="00B955D5" w:rsidDel="00AB44D1">
          <w:rPr>
            <w:color w:val="000000"/>
            <w:sz w:val="28"/>
            <w:szCs w:val="28"/>
            <w:lang w:val="en-US" w:eastAsia="x-none"/>
          </w:rPr>
          <w:delText>JavaScript</w:delText>
        </w:r>
      </w:del>
    </w:p>
    <w:p w14:paraId="051B2825" w14:textId="5D4D8422" w:rsidR="00B955D5" w:rsidRPr="00B955D5" w:rsidDel="00AB44D1" w:rsidRDefault="00B955D5" w:rsidP="00AB44D1">
      <w:pPr>
        <w:spacing w:after="240" w:line="360" w:lineRule="auto"/>
        <w:jc w:val="both"/>
        <w:rPr>
          <w:del w:id="114" w:author="Александр Перепечаев" w:date="2021-05-26T13:27:00Z"/>
          <w:color w:val="000000"/>
          <w:sz w:val="28"/>
          <w:szCs w:val="28"/>
          <w:lang w:val="x-none" w:eastAsia="x-none"/>
        </w:rPr>
        <w:pPrChange w:id="115" w:author="Александр Перепечаев" w:date="2021-05-26T13:27:00Z">
          <w:pPr>
            <w:numPr>
              <w:numId w:val="16"/>
            </w:numPr>
            <w:tabs>
              <w:tab w:val="left" w:pos="1701"/>
            </w:tabs>
            <w:autoSpaceDE w:val="0"/>
            <w:autoSpaceDN w:val="0"/>
            <w:adjustRightInd w:val="0"/>
            <w:spacing w:line="360" w:lineRule="auto"/>
            <w:ind w:left="567" w:firstLine="709"/>
            <w:jc w:val="both"/>
          </w:pPr>
        </w:pPrChange>
      </w:pPr>
      <w:del w:id="116" w:author="Александр Перепечаев" w:date="2021-05-26T13:27:00Z">
        <w:r w:rsidRPr="00B955D5" w:rsidDel="00AB44D1">
          <w:rPr>
            <w:color w:val="000000"/>
            <w:sz w:val="28"/>
            <w:szCs w:val="28"/>
            <w:lang w:val="x-none" w:eastAsia="x-none"/>
          </w:rPr>
          <w:delText>Разработка нейронной сети для определения выбранных эмоций</w:delText>
        </w:r>
      </w:del>
    </w:p>
    <w:p w14:paraId="7DDFD693" w14:textId="1A51FD59" w:rsidR="00B955D5" w:rsidRPr="00B955D5" w:rsidDel="00AB44D1" w:rsidRDefault="00B955D5" w:rsidP="00AB44D1">
      <w:pPr>
        <w:spacing w:after="240" w:line="360" w:lineRule="auto"/>
        <w:jc w:val="both"/>
        <w:rPr>
          <w:del w:id="117" w:author="Александр Перепечаев" w:date="2021-05-26T13:27:00Z"/>
          <w:color w:val="000000"/>
          <w:sz w:val="28"/>
          <w:szCs w:val="28"/>
          <w:lang w:val="x-none" w:eastAsia="x-none"/>
        </w:rPr>
        <w:pPrChange w:id="118" w:author="Александр Перепечаев" w:date="2021-05-26T13:27:00Z">
          <w:pPr>
            <w:autoSpaceDE w:val="0"/>
            <w:autoSpaceDN w:val="0"/>
            <w:adjustRightInd w:val="0"/>
            <w:spacing w:line="360" w:lineRule="auto"/>
            <w:ind w:left="567" w:firstLine="709"/>
            <w:jc w:val="both"/>
          </w:pPr>
        </w:pPrChange>
      </w:pPr>
      <w:del w:id="119" w:author="Александр Перепечаев" w:date="2021-05-26T13:27:00Z">
        <w:r w:rsidRPr="00B955D5" w:rsidDel="00AB44D1">
          <w:rPr>
            <w:color w:val="000000"/>
            <w:sz w:val="28"/>
            <w:szCs w:val="28"/>
            <w:lang w:val="x-none" w:eastAsia="x-none"/>
          </w:rPr>
          <w:delText>Первоочередной задачей является, собственно, научиться определять эти базовые эмоции по фотографии. То есть у нас есть фотография человека и на этой фотографии мы определяем испытываемую эмоцию данным человеком.</w:delText>
        </w:r>
      </w:del>
    </w:p>
    <w:p w14:paraId="0F37BC04" w14:textId="073C7766" w:rsidR="00B955D5" w:rsidRPr="00B955D5" w:rsidDel="00AB44D1" w:rsidRDefault="00B955D5" w:rsidP="00AB44D1">
      <w:pPr>
        <w:spacing w:after="240" w:line="360" w:lineRule="auto"/>
        <w:jc w:val="both"/>
        <w:rPr>
          <w:del w:id="120" w:author="Александр Перепечаев" w:date="2021-05-26T13:27:00Z"/>
          <w:color w:val="000000"/>
          <w:sz w:val="28"/>
          <w:szCs w:val="28"/>
          <w:lang w:val="x-none" w:eastAsia="x-none"/>
        </w:rPr>
        <w:pPrChange w:id="121" w:author="Александр Перепечаев" w:date="2021-05-26T13:27:00Z">
          <w:pPr>
            <w:numPr>
              <w:numId w:val="16"/>
            </w:numPr>
            <w:tabs>
              <w:tab w:val="left" w:pos="1701"/>
            </w:tabs>
            <w:autoSpaceDE w:val="0"/>
            <w:autoSpaceDN w:val="0"/>
            <w:adjustRightInd w:val="0"/>
            <w:spacing w:line="360" w:lineRule="auto"/>
            <w:ind w:left="567" w:firstLine="709"/>
            <w:jc w:val="both"/>
          </w:pPr>
        </w:pPrChange>
      </w:pPr>
      <w:del w:id="122" w:author="Александр Перепечаев" w:date="2021-05-26T13:27:00Z">
        <w:r w:rsidRPr="00B955D5" w:rsidDel="00AB44D1">
          <w:rPr>
            <w:color w:val="000000"/>
            <w:sz w:val="28"/>
            <w:szCs w:val="28"/>
            <w:lang w:val="x-none" w:eastAsia="x-none"/>
          </w:rPr>
          <w:delText>Обучение нейронной сети, а также доработка для возможного</w:delText>
        </w:r>
        <w:r w:rsidRPr="00B955D5" w:rsidDel="00AB44D1">
          <w:rPr>
            <w:color w:val="000000"/>
            <w:sz w:val="28"/>
            <w:szCs w:val="28"/>
            <w:lang w:eastAsia="x-none"/>
          </w:rPr>
          <w:delText xml:space="preserve"> </w:delText>
        </w:r>
        <w:r w:rsidRPr="00B955D5" w:rsidDel="00AB44D1">
          <w:rPr>
            <w:color w:val="000000"/>
            <w:sz w:val="28"/>
            <w:szCs w:val="28"/>
            <w:lang w:val="x-none" w:eastAsia="x-none"/>
          </w:rPr>
          <w:delText>дообучения</w:delText>
        </w:r>
      </w:del>
    </w:p>
    <w:p w14:paraId="6834AD9B" w14:textId="4F469FEC" w:rsidR="00B955D5" w:rsidRPr="00B955D5" w:rsidDel="00AB44D1" w:rsidRDefault="00B955D5" w:rsidP="00AB44D1">
      <w:pPr>
        <w:spacing w:after="240" w:line="360" w:lineRule="auto"/>
        <w:jc w:val="both"/>
        <w:rPr>
          <w:del w:id="123" w:author="Александр Перепечаев" w:date="2021-05-26T13:27:00Z"/>
          <w:color w:val="000000"/>
          <w:sz w:val="28"/>
          <w:szCs w:val="28"/>
          <w:lang w:val="x-none" w:eastAsia="x-none"/>
        </w:rPr>
        <w:pPrChange w:id="124" w:author="Александр Перепечаев" w:date="2021-05-26T13:27:00Z">
          <w:pPr>
            <w:autoSpaceDE w:val="0"/>
            <w:autoSpaceDN w:val="0"/>
            <w:adjustRightInd w:val="0"/>
            <w:spacing w:line="360" w:lineRule="auto"/>
            <w:ind w:left="567" w:firstLine="709"/>
            <w:jc w:val="both"/>
          </w:pPr>
        </w:pPrChange>
      </w:pPr>
      <w:del w:id="125" w:author="Александр Перепечаев" w:date="2021-05-26T13:27:00Z">
        <w:r w:rsidRPr="00B955D5" w:rsidDel="00AB44D1">
          <w:rPr>
            <w:color w:val="000000"/>
            <w:sz w:val="28"/>
            <w:szCs w:val="28"/>
            <w:lang w:val="x-none" w:eastAsia="x-none"/>
          </w:rPr>
          <w:delText>Для обучения нейронной сети был</w:delText>
        </w:r>
        <w:r w:rsidR="00AE6C84" w:rsidDel="00AB44D1">
          <w:rPr>
            <w:color w:val="000000"/>
            <w:sz w:val="28"/>
            <w:szCs w:val="28"/>
            <w:lang w:eastAsia="x-none"/>
          </w:rPr>
          <w:delText>и</w:delText>
        </w:r>
        <w:r w:rsidRPr="00B955D5" w:rsidDel="00AB44D1">
          <w:rPr>
            <w:color w:val="000000"/>
            <w:sz w:val="28"/>
            <w:szCs w:val="28"/>
            <w:lang w:val="x-none" w:eastAsia="x-none"/>
          </w:rPr>
          <w:delText xml:space="preserve"> получен</w:delText>
        </w:r>
        <w:r w:rsidR="00AE6C84" w:rsidDel="00AB44D1">
          <w:rPr>
            <w:color w:val="000000"/>
            <w:sz w:val="28"/>
            <w:szCs w:val="28"/>
            <w:lang w:eastAsia="x-none"/>
          </w:rPr>
          <w:delText>ы</w:delText>
        </w:r>
        <w:r w:rsidRPr="00B955D5" w:rsidDel="00AB44D1">
          <w:rPr>
            <w:color w:val="000000"/>
            <w:sz w:val="28"/>
            <w:szCs w:val="28"/>
            <w:lang w:val="x-none" w:eastAsia="x-none"/>
          </w:rPr>
          <w:delText xml:space="preserve"> </w:delText>
        </w:r>
        <w:r w:rsidR="00F05CA5" w:rsidDel="00AB44D1">
          <w:rPr>
            <w:color w:val="000000"/>
            <w:sz w:val="28"/>
            <w:szCs w:val="28"/>
            <w:lang w:eastAsia="x-none"/>
          </w:rPr>
          <w:delText>наборы данных</w:delText>
        </w:r>
        <w:r w:rsidR="00F05CA5" w:rsidRPr="00B955D5" w:rsidDel="00AB44D1">
          <w:rPr>
            <w:color w:val="000000"/>
            <w:sz w:val="28"/>
            <w:szCs w:val="28"/>
            <w:lang w:val="x-none" w:eastAsia="x-none"/>
          </w:rPr>
          <w:delText xml:space="preserve"> </w:delText>
        </w:r>
        <w:r w:rsidR="000437F7" w:rsidDel="00AB44D1">
          <w:rPr>
            <w:color w:val="000000"/>
            <w:sz w:val="28"/>
            <w:szCs w:val="28"/>
            <w:lang w:val="en-US" w:eastAsia="x-none"/>
          </w:rPr>
          <w:delText>C</w:delText>
        </w:r>
        <w:r w:rsidR="000437F7" w:rsidRPr="000437F7" w:rsidDel="00AB44D1">
          <w:rPr>
            <w:color w:val="000000"/>
            <w:sz w:val="28"/>
            <w:szCs w:val="28"/>
            <w:lang w:val="x-none" w:eastAsia="x-none"/>
          </w:rPr>
          <w:delText>ohn-</w:delText>
        </w:r>
        <w:r w:rsidR="000437F7" w:rsidDel="00AB44D1">
          <w:rPr>
            <w:color w:val="000000"/>
            <w:sz w:val="28"/>
            <w:szCs w:val="28"/>
            <w:lang w:val="en-US" w:eastAsia="x-none"/>
          </w:rPr>
          <w:delText>K</w:delText>
        </w:r>
        <w:r w:rsidR="000437F7" w:rsidRPr="000437F7" w:rsidDel="00AB44D1">
          <w:rPr>
            <w:color w:val="000000"/>
            <w:sz w:val="28"/>
            <w:szCs w:val="28"/>
            <w:lang w:val="x-none" w:eastAsia="x-none"/>
          </w:rPr>
          <w:delText>anade</w:delText>
        </w:r>
        <w:r w:rsidR="000437F7" w:rsidRPr="009F2419" w:rsidDel="00AB44D1">
          <w:rPr>
            <w:color w:val="000000"/>
            <w:sz w:val="28"/>
            <w:szCs w:val="28"/>
            <w:lang w:eastAsia="x-none"/>
          </w:rPr>
          <w:delText>[</w:delText>
        </w:r>
        <w:r w:rsidR="0077781D" w:rsidDel="00AB44D1">
          <w:rPr>
            <w:color w:val="000000"/>
            <w:sz w:val="28"/>
            <w:szCs w:val="28"/>
            <w:lang w:eastAsia="x-none"/>
          </w:rPr>
          <w:delText>6</w:delText>
        </w:r>
        <w:r w:rsidR="000437F7" w:rsidRPr="009F2419" w:rsidDel="00AB44D1">
          <w:rPr>
            <w:color w:val="000000"/>
            <w:sz w:val="28"/>
            <w:szCs w:val="28"/>
            <w:lang w:eastAsia="x-none"/>
          </w:rPr>
          <w:delText>]</w:delText>
        </w:r>
        <w:r w:rsidR="000437F7" w:rsidDel="00AB44D1">
          <w:rPr>
            <w:color w:val="000000"/>
            <w:sz w:val="28"/>
            <w:szCs w:val="28"/>
            <w:lang w:eastAsia="x-none"/>
          </w:rPr>
          <w:delText xml:space="preserve"> и </w:delText>
        </w:r>
        <w:r w:rsidR="000437F7" w:rsidRPr="000437F7" w:rsidDel="00AB44D1">
          <w:rPr>
            <w:color w:val="000000"/>
            <w:sz w:val="28"/>
            <w:szCs w:val="28"/>
            <w:lang w:eastAsia="x-none"/>
          </w:rPr>
          <w:delText>JAFFE</w:delText>
        </w:r>
        <w:r w:rsidR="000437F7" w:rsidRPr="009F2419" w:rsidDel="00AB44D1">
          <w:rPr>
            <w:color w:val="000000"/>
            <w:sz w:val="28"/>
            <w:szCs w:val="28"/>
            <w:lang w:eastAsia="x-none"/>
          </w:rPr>
          <w:delText>[</w:delText>
        </w:r>
        <w:r w:rsidR="0077781D" w:rsidDel="00AB44D1">
          <w:rPr>
            <w:color w:val="000000"/>
            <w:sz w:val="28"/>
            <w:szCs w:val="28"/>
            <w:lang w:eastAsia="x-none"/>
          </w:rPr>
          <w:delText>7</w:delText>
        </w:r>
        <w:r w:rsidR="000437F7" w:rsidRPr="009F2419" w:rsidDel="00AB44D1">
          <w:rPr>
            <w:color w:val="000000"/>
            <w:sz w:val="28"/>
            <w:szCs w:val="28"/>
            <w:lang w:eastAsia="x-none"/>
          </w:rPr>
          <w:delText>]</w:delText>
        </w:r>
        <w:r w:rsidRPr="00B955D5" w:rsidDel="00AB44D1">
          <w:rPr>
            <w:color w:val="000000"/>
            <w:sz w:val="28"/>
            <w:szCs w:val="28"/>
            <w:lang w:val="x-none" w:eastAsia="x-none"/>
          </w:rPr>
          <w:delText xml:space="preserve">, </w:delText>
        </w:r>
        <w:r w:rsidR="000437F7" w:rsidRPr="00B955D5" w:rsidDel="00AB44D1">
          <w:rPr>
            <w:color w:val="000000"/>
            <w:sz w:val="28"/>
            <w:szCs w:val="28"/>
            <w:lang w:val="x-none" w:eastAsia="x-none"/>
          </w:rPr>
          <w:delText>которы</w:delText>
        </w:r>
        <w:r w:rsidR="000437F7" w:rsidDel="00AB44D1">
          <w:rPr>
            <w:color w:val="000000"/>
            <w:sz w:val="28"/>
            <w:szCs w:val="28"/>
            <w:lang w:eastAsia="x-none"/>
          </w:rPr>
          <w:delText>е</w:delText>
        </w:r>
        <w:r w:rsidR="000437F7" w:rsidRPr="00B955D5" w:rsidDel="00AB44D1">
          <w:rPr>
            <w:color w:val="000000"/>
            <w:sz w:val="28"/>
            <w:szCs w:val="28"/>
            <w:lang w:val="x-none" w:eastAsia="x-none"/>
          </w:rPr>
          <w:delText xml:space="preserve"> </w:delText>
        </w:r>
        <w:r w:rsidR="007E0290" w:rsidRPr="00B955D5" w:rsidDel="00AB44D1">
          <w:rPr>
            <w:color w:val="000000"/>
            <w:sz w:val="28"/>
            <w:szCs w:val="28"/>
            <w:lang w:val="x-none" w:eastAsia="x-none"/>
          </w:rPr>
          <w:delText>наход</w:delText>
        </w:r>
        <w:r w:rsidR="007E0290" w:rsidDel="00AB44D1">
          <w:rPr>
            <w:color w:val="000000"/>
            <w:sz w:val="28"/>
            <w:szCs w:val="28"/>
            <w:lang w:eastAsia="x-none"/>
          </w:rPr>
          <w:delText>ятся</w:delText>
        </w:r>
        <w:r w:rsidR="007E0290" w:rsidRPr="00B955D5" w:rsidDel="00AB44D1">
          <w:rPr>
            <w:color w:val="000000"/>
            <w:sz w:val="28"/>
            <w:szCs w:val="28"/>
            <w:lang w:val="x-none" w:eastAsia="x-none"/>
          </w:rPr>
          <w:delText xml:space="preserve"> </w:delText>
        </w:r>
        <w:r w:rsidRPr="00B955D5" w:rsidDel="00AB44D1">
          <w:rPr>
            <w:color w:val="000000"/>
            <w:sz w:val="28"/>
            <w:szCs w:val="28"/>
            <w:lang w:val="x-none" w:eastAsia="x-none"/>
          </w:rPr>
          <w:delText>в свободном распространении для обучающихся университетов.</w:delText>
        </w:r>
      </w:del>
    </w:p>
    <w:p w14:paraId="47F51070" w14:textId="27532351" w:rsidR="00B955D5" w:rsidRPr="00B955D5" w:rsidDel="00AB44D1" w:rsidRDefault="00B955D5" w:rsidP="00AB44D1">
      <w:pPr>
        <w:spacing w:after="240" w:line="360" w:lineRule="auto"/>
        <w:jc w:val="both"/>
        <w:rPr>
          <w:del w:id="126" w:author="Александр Перепечаев" w:date="2021-05-26T13:27:00Z"/>
          <w:color w:val="000000"/>
          <w:sz w:val="28"/>
          <w:szCs w:val="28"/>
          <w:lang w:val="x-none" w:eastAsia="x-none"/>
        </w:rPr>
        <w:pPrChange w:id="127" w:author="Александр Перепечаев" w:date="2021-05-26T13:27:00Z">
          <w:pPr>
            <w:autoSpaceDE w:val="0"/>
            <w:autoSpaceDN w:val="0"/>
            <w:adjustRightInd w:val="0"/>
            <w:spacing w:line="360" w:lineRule="auto"/>
            <w:ind w:left="567" w:firstLine="709"/>
            <w:jc w:val="both"/>
          </w:pPr>
        </w:pPrChange>
      </w:pPr>
      <w:del w:id="128" w:author="Александр Перепечаев" w:date="2021-05-26T13:27:00Z">
        <w:r w:rsidRPr="00B955D5" w:rsidDel="00AB44D1">
          <w:rPr>
            <w:color w:val="000000"/>
            <w:sz w:val="28"/>
            <w:szCs w:val="28"/>
            <w:lang w:val="x-none" w:eastAsia="x-none"/>
          </w:rPr>
          <w:delText xml:space="preserve">Разработанная нейронная сеть не претендует на звание 100% точной нейронной сети, поэтому было решено добавить механизм дообучения в процессе работы нашего сервиса.  </w:delText>
        </w:r>
      </w:del>
    </w:p>
    <w:p w14:paraId="1F847F91" w14:textId="1DC57FDA" w:rsidR="00B955D5" w:rsidRPr="00B955D5" w:rsidDel="00AB44D1" w:rsidRDefault="00B955D5" w:rsidP="00AB44D1">
      <w:pPr>
        <w:spacing w:after="240" w:line="360" w:lineRule="auto"/>
        <w:jc w:val="both"/>
        <w:rPr>
          <w:del w:id="129" w:author="Александр Перепечаев" w:date="2021-05-26T13:27:00Z"/>
          <w:color w:val="000000"/>
          <w:sz w:val="28"/>
          <w:szCs w:val="28"/>
          <w:lang w:val="x-none" w:eastAsia="x-none"/>
        </w:rPr>
        <w:pPrChange w:id="130" w:author="Александр Перепечаев" w:date="2021-05-26T13:27:00Z">
          <w:pPr>
            <w:numPr>
              <w:numId w:val="16"/>
            </w:numPr>
            <w:tabs>
              <w:tab w:val="left" w:pos="1701"/>
            </w:tabs>
            <w:autoSpaceDE w:val="0"/>
            <w:autoSpaceDN w:val="0"/>
            <w:adjustRightInd w:val="0"/>
            <w:spacing w:line="360" w:lineRule="auto"/>
            <w:ind w:left="567" w:firstLine="709"/>
            <w:jc w:val="both"/>
          </w:pPr>
        </w:pPrChange>
      </w:pPr>
      <w:del w:id="131" w:author="Александр Перепечаев" w:date="2021-05-26T13:27:00Z">
        <w:r w:rsidRPr="00B955D5" w:rsidDel="00AB44D1">
          <w:rPr>
            <w:color w:val="000000"/>
            <w:sz w:val="28"/>
            <w:szCs w:val="28"/>
            <w:lang w:val="x-none" w:eastAsia="x-none"/>
          </w:rPr>
          <w:delText>Разработка мобильного приложения для взаимодействия с системой</w:delText>
        </w:r>
      </w:del>
    </w:p>
    <w:p w14:paraId="391EA036" w14:textId="44063EBE" w:rsidR="00B955D5" w:rsidRPr="00B955D5" w:rsidDel="00AB44D1" w:rsidRDefault="00B955D5" w:rsidP="00AB44D1">
      <w:pPr>
        <w:spacing w:after="240" w:line="360" w:lineRule="auto"/>
        <w:jc w:val="both"/>
        <w:rPr>
          <w:del w:id="132" w:author="Александр Перепечаев" w:date="2021-05-26T13:27:00Z"/>
          <w:color w:val="000000"/>
          <w:sz w:val="28"/>
          <w:szCs w:val="28"/>
          <w:lang w:val="x-none" w:eastAsia="x-none"/>
        </w:rPr>
        <w:pPrChange w:id="133" w:author="Александр Перепечаев" w:date="2021-05-26T13:27:00Z">
          <w:pPr>
            <w:autoSpaceDE w:val="0"/>
            <w:autoSpaceDN w:val="0"/>
            <w:adjustRightInd w:val="0"/>
            <w:spacing w:line="360" w:lineRule="auto"/>
            <w:ind w:left="567" w:firstLine="709"/>
            <w:jc w:val="both"/>
          </w:pPr>
        </w:pPrChange>
      </w:pPr>
      <w:del w:id="134" w:author="Александр Перепечаев" w:date="2021-05-26T13:27:00Z">
        <w:r w:rsidRPr="00B955D5" w:rsidDel="00AB44D1">
          <w:rPr>
            <w:color w:val="000000"/>
            <w:sz w:val="28"/>
            <w:szCs w:val="28"/>
            <w:lang w:val="x-none" w:eastAsia="x-none"/>
          </w:rPr>
          <w:delText xml:space="preserve">Для взаимодействия с </w:delText>
        </w:r>
        <w:r w:rsidR="00D3517B" w:rsidDel="00AB44D1">
          <w:rPr>
            <w:color w:val="000000"/>
            <w:sz w:val="28"/>
            <w:szCs w:val="28"/>
            <w:lang w:eastAsia="x-none"/>
          </w:rPr>
          <w:delText>системой</w:delText>
        </w:r>
        <w:r w:rsidRPr="00B955D5" w:rsidDel="00AB44D1">
          <w:rPr>
            <w:color w:val="000000"/>
            <w:sz w:val="28"/>
            <w:szCs w:val="28"/>
            <w:lang w:val="x-none" w:eastAsia="x-none"/>
          </w:rPr>
          <w:delText xml:space="preserve"> было решено написать мобильное приложение под Android, так как сейчас популярность набирают мобильные устройства.</w:delText>
        </w:r>
      </w:del>
    </w:p>
    <w:p w14:paraId="66F51CD8" w14:textId="4507D2A2" w:rsidR="00B955D5" w:rsidRPr="00B955D5" w:rsidDel="00AB44D1" w:rsidRDefault="00B955D5" w:rsidP="00AB44D1">
      <w:pPr>
        <w:spacing w:after="240" w:line="360" w:lineRule="auto"/>
        <w:jc w:val="both"/>
        <w:rPr>
          <w:del w:id="135" w:author="Александр Перепечаев" w:date="2021-05-26T13:27:00Z"/>
          <w:color w:val="000000"/>
          <w:sz w:val="28"/>
          <w:szCs w:val="28"/>
          <w:lang w:val="x-none" w:eastAsia="x-none"/>
        </w:rPr>
        <w:pPrChange w:id="136" w:author="Александр Перепечаев" w:date="2021-05-26T13:27:00Z">
          <w:pPr>
            <w:autoSpaceDE w:val="0"/>
            <w:autoSpaceDN w:val="0"/>
            <w:adjustRightInd w:val="0"/>
            <w:spacing w:line="360" w:lineRule="auto"/>
            <w:ind w:left="567" w:firstLine="709"/>
            <w:jc w:val="both"/>
          </w:pPr>
        </w:pPrChange>
      </w:pPr>
      <w:del w:id="137" w:author="Александр Перепечаев" w:date="2021-05-26T13:27:00Z">
        <w:r w:rsidRPr="00B955D5" w:rsidDel="00AB44D1">
          <w:rPr>
            <w:color w:val="000000"/>
            <w:sz w:val="28"/>
            <w:szCs w:val="28"/>
            <w:lang w:val="x-none" w:eastAsia="x-none"/>
          </w:rPr>
          <w:delText xml:space="preserve">У каждого пользователя в мобильном приложении есть свой аккаунт. Для регистрации необходимо ввести почту, логин и пароль. </w:delText>
        </w:r>
      </w:del>
    </w:p>
    <w:p w14:paraId="64607384" w14:textId="57E75B27" w:rsidR="00B955D5" w:rsidRPr="00B955D5" w:rsidDel="00AB44D1" w:rsidRDefault="00B955D5" w:rsidP="00AB44D1">
      <w:pPr>
        <w:spacing w:after="240" w:line="360" w:lineRule="auto"/>
        <w:jc w:val="both"/>
        <w:rPr>
          <w:del w:id="138" w:author="Александр Перепечаев" w:date="2021-05-26T13:27:00Z"/>
          <w:color w:val="000000"/>
          <w:sz w:val="28"/>
          <w:szCs w:val="28"/>
          <w:lang w:val="x-none" w:eastAsia="x-none"/>
        </w:rPr>
        <w:pPrChange w:id="139" w:author="Александр Перепечаев" w:date="2021-05-26T13:27:00Z">
          <w:pPr>
            <w:autoSpaceDE w:val="0"/>
            <w:autoSpaceDN w:val="0"/>
            <w:adjustRightInd w:val="0"/>
            <w:spacing w:line="360" w:lineRule="auto"/>
            <w:ind w:left="567" w:firstLine="709"/>
            <w:jc w:val="both"/>
          </w:pPr>
        </w:pPrChange>
      </w:pPr>
      <w:del w:id="140" w:author="Александр Перепечаев" w:date="2021-05-26T13:27:00Z">
        <w:r w:rsidRPr="00B955D5" w:rsidDel="00AB44D1">
          <w:rPr>
            <w:color w:val="000000"/>
            <w:sz w:val="28"/>
            <w:szCs w:val="28"/>
            <w:lang w:val="x-none" w:eastAsia="x-none"/>
          </w:rPr>
          <w:delText>В мобильном приложении пользователю доступны 3 экрана: узнать эмоцию</w:delText>
        </w:r>
        <w:r w:rsidR="00D3517B" w:rsidRPr="009F2419" w:rsidDel="00AB44D1">
          <w:rPr>
            <w:color w:val="000000"/>
            <w:sz w:val="28"/>
            <w:szCs w:val="28"/>
            <w:lang w:eastAsia="x-none"/>
          </w:rPr>
          <w:delText xml:space="preserve"> </w:delText>
        </w:r>
        <w:r w:rsidR="00D3517B" w:rsidDel="00AB44D1">
          <w:rPr>
            <w:color w:val="000000"/>
            <w:sz w:val="28"/>
            <w:szCs w:val="28"/>
            <w:lang w:eastAsia="x-none"/>
          </w:rPr>
          <w:delText xml:space="preserve">и </w:delText>
        </w:r>
        <w:r w:rsidRPr="00B955D5" w:rsidDel="00AB44D1">
          <w:rPr>
            <w:color w:val="000000"/>
            <w:sz w:val="28"/>
            <w:szCs w:val="28"/>
            <w:lang w:val="x-none" w:eastAsia="x-none"/>
          </w:rPr>
          <w:delText>личный кабинет.</w:delText>
        </w:r>
      </w:del>
    </w:p>
    <w:p w14:paraId="633C821E" w14:textId="4637B467" w:rsidR="00B955D5" w:rsidRPr="00B955D5" w:rsidDel="00AB44D1" w:rsidRDefault="00B955D5" w:rsidP="00AB44D1">
      <w:pPr>
        <w:spacing w:after="240" w:line="360" w:lineRule="auto"/>
        <w:jc w:val="both"/>
        <w:rPr>
          <w:del w:id="141" w:author="Александр Перепечаев" w:date="2021-05-26T13:27:00Z"/>
          <w:color w:val="000000"/>
          <w:sz w:val="28"/>
          <w:szCs w:val="28"/>
          <w:lang w:val="x-none" w:eastAsia="x-none"/>
        </w:rPr>
        <w:pPrChange w:id="142" w:author="Александр Перепечаев" w:date="2021-05-26T13:27:00Z">
          <w:pPr>
            <w:autoSpaceDE w:val="0"/>
            <w:autoSpaceDN w:val="0"/>
            <w:adjustRightInd w:val="0"/>
            <w:spacing w:line="360" w:lineRule="auto"/>
            <w:ind w:left="567" w:firstLine="709"/>
            <w:jc w:val="both"/>
          </w:pPr>
        </w:pPrChange>
      </w:pPr>
      <w:del w:id="143" w:author="Александр Перепечаев" w:date="2021-05-26T13:27:00Z">
        <w:r w:rsidRPr="00B955D5" w:rsidDel="00AB44D1">
          <w:rPr>
            <w:color w:val="000000"/>
            <w:sz w:val="28"/>
            <w:szCs w:val="28"/>
            <w:lang w:val="x-none" w:eastAsia="x-none"/>
          </w:rPr>
          <w:delText xml:space="preserve">На экране узнать эмоцию пользователь может загрузить фотографию и получить информацию, какая эмоция изображена на данной фотографии (если человека на фото нет, то будет выведено сообщение, что на фото нет человека). Если пользователь не согласен с определенной  эмоцией, то он может отправить фото еще раз с информацией о предполагаемой эмоции на данной фотографии. </w:delText>
        </w:r>
      </w:del>
    </w:p>
    <w:p w14:paraId="190D824F" w14:textId="32DC8548" w:rsidR="00B955D5" w:rsidDel="00AB44D1" w:rsidRDefault="00B955D5" w:rsidP="00AB44D1">
      <w:pPr>
        <w:spacing w:after="240" w:line="360" w:lineRule="auto"/>
        <w:jc w:val="both"/>
        <w:rPr>
          <w:del w:id="144" w:author="Александр Перепечаев" w:date="2021-05-26T13:27:00Z"/>
          <w:color w:val="000000"/>
          <w:sz w:val="28"/>
          <w:szCs w:val="28"/>
          <w:lang w:val="x-none" w:eastAsia="x-none"/>
        </w:rPr>
        <w:pPrChange w:id="145" w:author="Александр Перепечаев" w:date="2021-05-26T13:27:00Z">
          <w:pPr>
            <w:autoSpaceDE w:val="0"/>
            <w:autoSpaceDN w:val="0"/>
            <w:adjustRightInd w:val="0"/>
            <w:spacing w:line="360" w:lineRule="auto"/>
            <w:ind w:left="567" w:firstLine="709"/>
            <w:jc w:val="both"/>
          </w:pPr>
        </w:pPrChange>
      </w:pPr>
      <w:del w:id="146" w:author="Александр Перепечаев" w:date="2021-05-26T13:27:00Z">
        <w:r w:rsidRPr="00B955D5" w:rsidDel="00AB44D1">
          <w:rPr>
            <w:color w:val="000000"/>
            <w:sz w:val="28"/>
            <w:szCs w:val="28"/>
            <w:lang w:val="x-none" w:eastAsia="x-none"/>
          </w:rPr>
          <w:delText>Личный кабинет: на данном экране пользователь может посмотреть свою информацию, а также изменить указанную при регистрации электронную почту.</w:delText>
        </w:r>
      </w:del>
    </w:p>
    <w:p w14:paraId="7E25CB88" w14:textId="0937E46B" w:rsidR="000D3367" w:rsidDel="00AB44D1" w:rsidRDefault="00D3517B" w:rsidP="00AB44D1">
      <w:pPr>
        <w:spacing w:after="240" w:line="360" w:lineRule="auto"/>
        <w:jc w:val="both"/>
        <w:rPr>
          <w:del w:id="147" w:author="Александр Перепечаев" w:date="2021-05-26T13:27:00Z"/>
        </w:rPr>
        <w:pPrChange w:id="148" w:author="Александр Перепечаев" w:date="2021-05-26T13:27:00Z">
          <w:pPr>
            <w:pStyle w:val="aff3"/>
            <w:numPr>
              <w:numId w:val="16"/>
            </w:numPr>
            <w:tabs>
              <w:tab w:val="left" w:pos="1701"/>
            </w:tabs>
            <w:autoSpaceDE w:val="0"/>
            <w:autoSpaceDN w:val="0"/>
            <w:adjustRightInd w:val="0"/>
            <w:spacing w:line="360" w:lineRule="auto"/>
            <w:ind w:left="567" w:firstLine="709"/>
            <w:jc w:val="both"/>
          </w:pPr>
        </w:pPrChange>
      </w:pPr>
      <w:del w:id="149" w:author="Александр Перепечаев" w:date="2021-05-26T13:27:00Z">
        <w:r w:rsidDel="00AB44D1">
          <w:rPr>
            <w:color w:val="000000"/>
            <w:sz w:val="28"/>
            <w:szCs w:val="28"/>
            <w:lang w:eastAsia="x-none"/>
          </w:rPr>
          <w:delText xml:space="preserve">Разработка </w:delText>
        </w:r>
        <w:r w:rsidDel="00AB44D1">
          <w:rPr>
            <w:color w:val="000000"/>
            <w:sz w:val="28"/>
            <w:szCs w:val="28"/>
            <w:lang w:val="en-US" w:eastAsia="x-none"/>
          </w:rPr>
          <w:delText>Web</w:delText>
        </w:r>
        <w:r w:rsidRPr="009F2419" w:rsidDel="00AB44D1">
          <w:rPr>
            <w:color w:val="000000"/>
            <w:sz w:val="28"/>
            <w:szCs w:val="28"/>
            <w:lang w:eastAsia="x-none"/>
          </w:rPr>
          <w:delText>-</w:delText>
        </w:r>
        <w:r w:rsidDel="00AB44D1">
          <w:rPr>
            <w:color w:val="000000"/>
            <w:sz w:val="28"/>
            <w:szCs w:val="28"/>
            <w:lang w:eastAsia="x-none"/>
          </w:rPr>
          <w:delText xml:space="preserve">панели для работы с системой. </w:delText>
        </w:r>
        <w:r w:rsidR="006C62C5" w:rsidDel="00AB44D1">
          <w:rPr>
            <w:color w:val="000000"/>
            <w:sz w:val="28"/>
            <w:szCs w:val="28"/>
            <w:lang w:eastAsia="x-none"/>
          </w:rPr>
          <w:delText xml:space="preserve">Если мобильное приложение несет больше развлекательный характер, чтобы привлечь пользователя, то </w:delText>
        </w:r>
        <w:r w:rsidR="006C62C5" w:rsidDel="00AB44D1">
          <w:rPr>
            <w:color w:val="000000"/>
            <w:sz w:val="28"/>
            <w:szCs w:val="28"/>
            <w:lang w:val="en-US" w:eastAsia="x-none"/>
          </w:rPr>
          <w:delText>Web</w:delText>
        </w:r>
        <w:r w:rsidR="006C62C5" w:rsidRPr="009F2419" w:rsidDel="00AB44D1">
          <w:rPr>
            <w:color w:val="000000"/>
            <w:sz w:val="28"/>
            <w:szCs w:val="28"/>
            <w:lang w:eastAsia="x-none"/>
          </w:rPr>
          <w:delText xml:space="preserve"> </w:delText>
        </w:r>
        <w:r w:rsidR="006C62C5" w:rsidDel="00AB44D1">
          <w:rPr>
            <w:color w:val="000000"/>
            <w:sz w:val="28"/>
            <w:szCs w:val="28"/>
            <w:lang w:eastAsia="x-none"/>
          </w:rPr>
          <w:delText>панель должна позволять получить более широкий функционал по работе с системой</w:delText>
        </w:r>
        <w:r w:rsidR="006C62C5" w:rsidRPr="009F2419" w:rsidDel="00AB44D1">
          <w:rPr>
            <w:color w:val="000000"/>
            <w:sz w:val="28"/>
            <w:szCs w:val="28"/>
            <w:lang w:eastAsia="x-none"/>
          </w:rPr>
          <w:delText xml:space="preserve">: </w:delText>
        </w:r>
        <w:r w:rsidR="006C62C5" w:rsidDel="00AB44D1">
          <w:rPr>
            <w:color w:val="000000"/>
            <w:sz w:val="28"/>
            <w:szCs w:val="28"/>
            <w:lang w:eastAsia="x-none"/>
          </w:rPr>
          <w:delText xml:space="preserve">загрузка видео и построение </w:delText>
        </w:r>
        <w:r w:rsidR="00C603C7" w:rsidDel="00AB44D1">
          <w:rPr>
            <w:color w:val="000000"/>
            <w:sz w:val="28"/>
            <w:szCs w:val="28"/>
            <w:lang w:eastAsia="x-none"/>
          </w:rPr>
          <w:delText>диаграмм</w:delText>
        </w:r>
        <w:r w:rsidR="006C62C5" w:rsidDel="00AB44D1">
          <w:rPr>
            <w:color w:val="000000"/>
            <w:sz w:val="28"/>
            <w:szCs w:val="28"/>
            <w:lang w:eastAsia="x-none"/>
          </w:rPr>
          <w:delText xml:space="preserve"> эмоций на видео, загрузка изображений и возможность оправить изображения на разметку в случае, если система неправильно определила эмоцию. Разметка фотографий, чтобы сформировать качественный </w:delText>
        </w:r>
        <w:r w:rsidR="0082743E" w:rsidDel="00AB44D1">
          <w:rPr>
            <w:color w:val="000000"/>
            <w:sz w:val="28"/>
            <w:szCs w:val="28"/>
            <w:lang w:eastAsia="x-none"/>
          </w:rPr>
          <w:delText>набор данных</w:delText>
        </w:r>
        <w:r w:rsidR="006C62C5" w:rsidDel="00AB44D1">
          <w:rPr>
            <w:color w:val="000000"/>
            <w:sz w:val="28"/>
            <w:szCs w:val="28"/>
            <w:lang w:eastAsia="x-none"/>
          </w:rPr>
          <w:delText xml:space="preserve">. </w:delText>
        </w:r>
      </w:del>
    </w:p>
    <w:p w14:paraId="4CD2B812" w14:textId="525572C6" w:rsidR="002C581E" w:rsidDel="00AB44D1" w:rsidRDefault="00B955D5" w:rsidP="00AB44D1">
      <w:pPr>
        <w:spacing w:after="240" w:line="360" w:lineRule="auto"/>
        <w:jc w:val="both"/>
        <w:rPr>
          <w:del w:id="150" w:author="Александр Перепечаев" w:date="2021-05-26T13:27:00Z"/>
        </w:rPr>
        <w:pPrChange w:id="151" w:author="Александр Перепечаев" w:date="2021-05-26T13:27:00Z">
          <w:pPr>
            <w:pStyle w:val="afffe"/>
          </w:pPr>
        </w:pPrChange>
      </w:pPr>
      <w:del w:id="152" w:author="Александр Перепечаев" w:date="2021-05-26T13:27:00Z">
        <w:r w:rsidRPr="00B955D5" w:rsidDel="00AB44D1">
          <w:delText>1.4 Вывод</w:delText>
        </w:r>
      </w:del>
    </w:p>
    <w:p w14:paraId="6461F05C" w14:textId="65C4A89F" w:rsidR="00890C89" w:rsidDel="00AB44D1" w:rsidRDefault="00D60444" w:rsidP="00AB44D1">
      <w:pPr>
        <w:spacing w:after="240" w:line="360" w:lineRule="auto"/>
        <w:jc w:val="both"/>
        <w:rPr>
          <w:del w:id="153" w:author="Александр Перепечаев" w:date="2021-05-26T13:27:00Z"/>
          <w:sz w:val="28"/>
          <w:szCs w:val="28"/>
        </w:rPr>
        <w:pPrChange w:id="154" w:author="Александр Перепечаев" w:date="2021-05-26T13:27:00Z">
          <w:pPr>
            <w:spacing w:line="360" w:lineRule="auto"/>
            <w:ind w:left="567" w:firstLine="709"/>
            <w:jc w:val="both"/>
          </w:pPr>
        </w:pPrChange>
      </w:pPr>
      <w:del w:id="155" w:author="Александр Перепечаев" w:date="2021-05-26T13:27:00Z">
        <w:r w:rsidDel="00AB44D1">
          <w:rPr>
            <w:sz w:val="28"/>
            <w:szCs w:val="28"/>
          </w:rPr>
          <w:delText>В данном разделе были рассмотрены основные понятия и определения предметной области</w:delText>
        </w:r>
        <w:r w:rsidR="00A2418B" w:rsidDel="00AB44D1">
          <w:rPr>
            <w:sz w:val="28"/>
            <w:szCs w:val="28"/>
          </w:rPr>
          <w:delText>, была поднята актуальность сферы распознавания эмоций с помощью компьютерного зрения</w:delText>
        </w:r>
        <w:r w:rsidR="00AF6148" w:rsidDel="00AB44D1">
          <w:rPr>
            <w:sz w:val="28"/>
            <w:szCs w:val="28"/>
          </w:rPr>
          <w:delText>, а также определены базовые эмоции для построения будущей системы.</w:delText>
        </w:r>
        <w:r w:rsidDel="00AB44D1">
          <w:rPr>
            <w:sz w:val="28"/>
            <w:szCs w:val="28"/>
          </w:rPr>
          <w:delText xml:space="preserve"> </w:delText>
        </w:r>
      </w:del>
    </w:p>
    <w:p w14:paraId="783622A1" w14:textId="70ABEBBB" w:rsidR="00890C89" w:rsidDel="00AB44D1" w:rsidRDefault="00890C89" w:rsidP="00AB44D1">
      <w:pPr>
        <w:spacing w:after="240" w:line="360" w:lineRule="auto"/>
        <w:jc w:val="both"/>
        <w:rPr>
          <w:del w:id="156" w:author="Александр Перепечаев" w:date="2021-05-26T13:27:00Z"/>
          <w:sz w:val="28"/>
          <w:szCs w:val="28"/>
        </w:rPr>
        <w:pPrChange w:id="157" w:author="Александр Перепечаев" w:date="2021-05-26T13:27:00Z">
          <w:pPr>
            <w:spacing w:line="360" w:lineRule="auto"/>
            <w:ind w:left="567" w:firstLine="709"/>
            <w:jc w:val="both"/>
          </w:pPr>
        </w:pPrChange>
      </w:pPr>
      <w:del w:id="158" w:author="Александр Перепечаев" w:date="2021-05-26T13:27:00Z">
        <w:r w:rsidDel="00AB44D1">
          <w:rPr>
            <w:sz w:val="28"/>
            <w:szCs w:val="28"/>
          </w:rPr>
          <w:delText>Были определены основные</w:delText>
        </w:r>
        <w:r w:rsidR="00D60444" w:rsidDel="00AB44D1">
          <w:rPr>
            <w:sz w:val="28"/>
            <w:szCs w:val="28"/>
          </w:rPr>
          <w:delText xml:space="preserve"> конкурент</w:delText>
        </w:r>
        <w:r w:rsidDel="00AB44D1">
          <w:rPr>
            <w:sz w:val="28"/>
            <w:szCs w:val="28"/>
          </w:rPr>
          <w:delText>ы</w:delText>
        </w:r>
        <w:r w:rsidR="00D60444" w:rsidDel="00AB44D1">
          <w:rPr>
            <w:sz w:val="28"/>
            <w:szCs w:val="28"/>
          </w:rPr>
          <w:delText xml:space="preserve"> в данной области, которые уже предоставляют свои услуги на рынке распознавания эмоций</w:delText>
        </w:r>
        <w:r w:rsidDel="00AB44D1">
          <w:rPr>
            <w:sz w:val="28"/>
            <w:szCs w:val="28"/>
          </w:rPr>
          <w:delText>, а также их особенности, плюсы и минусы.</w:delText>
        </w:r>
        <w:r w:rsidR="00D60444" w:rsidDel="00AB44D1">
          <w:rPr>
            <w:sz w:val="28"/>
            <w:szCs w:val="28"/>
          </w:rPr>
          <w:delText xml:space="preserve"> </w:delText>
        </w:r>
      </w:del>
    </w:p>
    <w:p w14:paraId="662A5917" w14:textId="0E7F55C7" w:rsidR="002C581E" w:rsidRPr="00D60444" w:rsidRDefault="00890C89" w:rsidP="00AB44D1">
      <w:pPr>
        <w:spacing w:after="240" w:line="360" w:lineRule="auto"/>
        <w:jc w:val="both"/>
        <w:rPr>
          <w:sz w:val="28"/>
          <w:szCs w:val="28"/>
        </w:rPr>
        <w:pPrChange w:id="159" w:author="Александр Перепечаев" w:date="2021-05-26T13:27:00Z">
          <w:pPr>
            <w:spacing w:line="360" w:lineRule="auto"/>
            <w:ind w:left="567" w:firstLine="709"/>
            <w:jc w:val="both"/>
          </w:pPr>
        </w:pPrChange>
      </w:pPr>
      <w:del w:id="160" w:author="Александр Перепечаев" w:date="2021-05-26T13:27:00Z">
        <w:r w:rsidDel="00AB44D1">
          <w:rPr>
            <w:sz w:val="28"/>
            <w:szCs w:val="28"/>
          </w:rPr>
          <w:delText xml:space="preserve">Для успешной разработки системы была поставлена цель, а также определены базовые задачи, которые необходимо решить для достижения поставленной цели. </w:delText>
        </w:r>
      </w:del>
      <w:r w:rsidR="002C581E">
        <w:rPr>
          <w:b/>
          <w:sz w:val="28"/>
          <w:szCs w:val="28"/>
        </w:rPr>
        <w:br w:type="page"/>
      </w:r>
    </w:p>
    <w:p w14:paraId="753C6350" w14:textId="22BD94AF" w:rsidR="00B955D5" w:rsidRPr="00B955D5" w:rsidDel="00AB44D1" w:rsidRDefault="00B955D5" w:rsidP="00EE5ABE">
      <w:pPr>
        <w:pStyle w:val="afffe"/>
        <w:rPr>
          <w:del w:id="161" w:author="Александр Перепечаев" w:date="2021-05-26T13:26:00Z"/>
        </w:rPr>
      </w:pPr>
      <w:del w:id="162" w:author="Александр Перепечаев" w:date="2021-05-26T13:26:00Z">
        <w:r w:rsidRPr="00B955D5" w:rsidDel="00AB44D1">
          <w:lastRenderedPageBreak/>
          <w:delText xml:space="preserve">2 Алгоритмическое конструирование </w:delText>
        </w:r>
        <w:r w:rsidR="00E54FBF" w:rsidDel="00AB44D1">
          <w:delText>и</w:delText>
        </w:r>
        <w:r w:rsidR="00E54FBF" w:rsidRPr="00E54FBF" w:rsidDel="00AB44D1">
          <w:delText>нформационно-аналитическ</w:delText>
        </w:r>
        <w:r w:rsidR="00E54FBF" w:rsidDel="00AB44D1">
          <w:delText>ой</w:delText>
        </w:r>
        <w:r w:rsidR="00E54FBF" w:rsidRPr="00E54FBF" w:rsidDel="00AB44D1">
          <w:delText xml:space="preserve"> систем</w:delText>
        </w:r>
        <w:r w:rsidR="00E54FBF" w:rsidDel="00AB44D1">
          <w:delText>ы</w:delText>
        </w:r>
        <w:r w:rsidR="00E54FBF" w:rsidRPr="00E54FBF" w:rsidDel="00AB44D1">
          <w:delText xml:space="preserve"> определения базовых эмоций человека</w:delText>
        </w:r>
      </w:del>
    </w:p>
    <w:p w14:paraId="7DB13BA0" w14:textId="1B19BC91" w:rsidR="00B955D5" w:rsidRPr="00B955D5" w:rsidDel="00AB44D1" w:rsidRDefault="00BE1147" w:rsidP="00EE5ABE">
      <w:pPr>
        <w:pStyle w:val="afffe"/>
        <w:rPr>
          <w:del w:id="163" w:author="Александр Перепечаев" w:date="2021-05-26T13:26:00Z"/>
          <w:lang w:eastAsia="en-US"/>
        </w:rPr>
      </w:pPr>
      <w:del w:id="164" w:author="Александр Перепечаев" w:date="2021-05-26T13:26:00Z">
        <w:r w:rsidDel="00AB44D1">
          <w:rPr>
            <w:lang w:eastAsia="en-US"/>
          </w:rPr>
          <w:delText xml:space="preserve">2.1 </w:delText>
        </w:r>
        <w:r w:rsidDel="00AB44D1">
          <w:rPr>
            <w:lang w:eastAsia="en-US"/>
          </w:rPr>
          <w:tab/>
        </w:r>
        <w:r w:rsidR="00B955D5" w:rsidRPr="00B955D5" w:rsidDel="00AB44D1">
          <w:rPr>
            <w:lang w:eastAsia="en-US"/>
          </w:rPr>
          <w:delText>Описание моделей</w:delText>
        </w:r>
        <w:r w:rsidR="00510B01" w:rsidRPr="00EE5ABE" w:rsidDel="00AB44D1">
          <w:rPr>
            <w:lang w:eastAsia="en-US"/>
          </w:rPr>
          <w:delText xml:space="preserve"> </w:delText>
        </w:r>
        <w:r w:rsidR="00510B01" w:rsidDel="00AB44D1">
          <w:rPr>
            <w:lang w:eastAsia="en-US"/>
          </w:rPr>
          <w:delText>мобильного приложения</w:delText>
        </w:r>
      </w:del>
    </w:p>
    <w:p w14:paraId="13496A61" w14:textId="210CD7B6" w:rsidR="00B955D5" w:rsidRPr="00B955D5" w:rsidDel="00AB44D1" w:rsidRDefault="00B955D5" w:rsidP="005D652F">
      <w:pPr>
        <w:spacing w:line="360" w:lineRule="auto"/>
        <w:ind w:left="567" w:firstLine="709"/>
        <w:jc w:val="both"/>
        <w:rPr>
          <w:del w:id="165" w:author="Александр Перепечаев" w:date="2021-05-26T13:26:00Z"/>
          <w:sz w:val="28"/>
          <w:szCs w:val="28"/>
        </w:rPr>
      </w:pPr>
      <w:del w:id="166" w:author="Александр Перепечаев" w:date="2021-05-26T13:26:00Z">
        <w:r w:rsidRPr="00B955D5" w:rsidDel="00AB44D1">
          <w:rPr>
            <w:sz w:val="28"/>
            <w:szCs w:val="28"/>
          </w:rPr>
          <w:delText>Для отправки данных на сервер и получения ответа с севера введем три основных модели в соответствии с таблицей 1, таблицей 2 и таблицей 3.</w:delText>
        </w:r>
      </w:del>
    </w:p>
    <w:p w14:paraId="0282CB75" w14:textId="0EEECBE6" w:rsidR="00B955D5" w:rsidRPr="00B955D5" w:rsidDel="00AB44D1" w:rsidRDefault="00B955D5" w:rsidP="00EE5ABE">
      <w:pPr>
        <w:numPr>
          <w:ilvl w:val="0"/>
          <w:numId w:val="4"/>
        </w:numPr>
        <w:spacing w:line="360" w:lineRule="auto"/>
        <w:ind w:left="567" w:firstLine="0"/>
        <w:jc w:val="both"/>
        <w:rPr>
          <w:del w:id="167" w:author="Александр Перепечаев" w:date="2021-05-26T13:26:00Z"/>
          <w:sz w:val="28"/>
          <w:szCs w:val="28"/>
        </w:rPr>
      </w:pPr>
      <w:del w:id="168" w:author="Александр Перепечаев" w:date="2021-05-26T13:26:00Z">
        <w:r w:rsidRPr="00B955D5" w:rsidDel="00AB44D1">
          <w:rPr>
            <w:sz w:val="28"/>
            <w:szCs w:val="28"/>
          </w:rPr>
          <w:delText>– Модель «</w:delText>
        </w:r>
        <w:r w:rsidRPr="00B955D5" w:rsidDel="00AB44D1">
          <w:rPr>
            <w:color w:val="000000"/>
            <w:sz w:val="28"/>
            <w:szCs w:val="28"/>
            <w:lang w:val="en-US"/>
          </w:rPr>
          <w:delText>User</w:delText>
        </w:r>
        <w:r w:rsidRPr="00B955D5" w:rsidDel="00AB44D1">
          <w:rPr>
            <w:sz w:val="28"/>
            <w:szCs w:val="28"/>
          </w:rPr>
          <w:delText>»</w:delText>
        </w:r>
      </w:del>
    </w:p>
    <w:tbl>
      <w:tblPr>
        <w:tblW w:w="9356"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410"/>
        <w:gridCol w:w="4536"/>
      </w:tblGrid>
      <w:tr w:rsidR="00344912" w:rsidRPr="00B955D5" w:rsidDel="00AB44D1" w14:paraId="7D3C46A5" w14:textId="461A53AA" w:rsidTr="009F2419">
        <w:trPr>
          <w:trHeight w:val="454"/>
          <w:del w:id="169" w:author="Александр Перепечаев" w:date="2021-05-26T13:26:00Z"/>
        </w:trPr>
        <w:tc>
          <w:tcPr>
            <w:tcW w:w="2410" w:type="dxa"/>
            <w:shd w:val="clear" w:color="auto" w:fill="auto"/>
          </w:tcPr>
          <w:p w14:paraId="6EC3EE2A" w14:textId="784AAB6B" w:rsidR="00344912" w:rsidRPr="00B955D5" w:rsidDel="00AB44D1" w:rsidRDefault="00344912" w:rsidP="009F2419">
            <w:pPr>
              <w:jc w:val="center"/>
              <w:rPr>
                <w:del w:id="170" w:author="Александр Перепечаев" w:date="2021-05-26T13:26:00Z"/>
                <w:szCs w:val="20"/>
              </w:rPr>
            </w:pPr>
            <w:del w:id="171" w:author="Александр Перепечаев" w:date="2021-05-26T13:26:00Z">
              <w:r w:rsidRPr="00B955D5" w:rsidDel="00AB44D1">
                <w:rPr>
                  <w:szCs w:val="28"/>
                </w:rPr>
                <w:delText>Имя поля</w:delText>
              </w:r>
            </w:del>
          </w:p>
        </w:tc>
        <w:tc>
          <w:tcPr>
            <w:tcW w:w="2410" w:type="dxa"/>
            <w:shd w:val="clear" w:color="auto" w:fill="auto"/>
          </w:tcPr>
          <w:p w14:paraId="6D94B6F8" w14:textId="6889D869" w:rsidR="00344912" w:rsidRPr="00B955D5" w:rsidDel="00AB44D1" w:rsidRDefault="00344912" w:rsidP="009F2419">
            <w:pPr>
              <w:jc w:val="center"/>
              <w:rPr>
                <w:del w:id="172" w:author="Александр Перепечаев" w:date="2021-05-26T13:26:00Z"/>
                <w:szCs w:val="20"/>
              </w:rPr>
            </w:pPr>
            <w:del w:id="173" w:author="Александр Перепечаев" w:date="2021-05-26T13:26:00Z">
              <w:r w:rsidRPr="00B955D5" w:rsidDel="00AB44D1">
                <w:rPr>
                  <w:szCs w:val="28"/>
                </w:rPr>
                <w:delText>Тип поля</w:delText>
              </w:r>
            </w:del>
          </w:p>
        </w:tc>
        <w:tc>
          <w:tcPr>
            <w:tcW w:w="4536" w:type="dxa"/>
          </w:tcPr>
          <w:p w14:paraId="3CC3F167" w14:textId="367BCAA8" w:rsidR="00344912" w:rsidRPr="00B955D5" w:rsidDel="00AB44D1" w:rsidRDefault="00344912" w:rsidP="00344912">
            <w:pPr>
              <w:jc w:val="center"/>
              <w:rPr>
                <w:del w:id="174" w:author="Александр Перепечаев" w:date="2021-05-26T13:26:00Z"/>
                <w:szCs w:val="28"/>
              </w:rPr>
            </w:pPr>
            <w:del w:id="175" w:author="Александр Перепечаев" w:date="2021-05-26T13:26:00Z">
              <w:r w:rsidDel="00AB44D1">
                <w:rPr>
                  <w:szCs w:val="28"/>
                </w:rPr>
                <w:delText>Описание поля</w:delText>
              </w:r>
            </w:del>
          </w:p>
        </w:tc>
      </w:tr>
      <w:tr w:rsidR="00344912" w:rsidRPr="00B955D5" w:rsidDel="00AB44D1" w14:paraId="2D346A63" w14:textId="65C45DB2" w:rsidTr="009F2419">
        <w:trPr>
          <w:trHeight w:val="454"/>
          <w:del w:id="176" w:author="Александр Перепечаев" w:date="2021-05-26T13:26:00Z"/>
        </w:trPr>
        <w:tc>
          <w:tcPr>
            <w:tcW w:w="2410" w:type="dxa"/>
            <w:shd w:val="clear" w:color="auto" w:fill="auto"/>
          </w:tcPr>
          <w:p w14:paraId="0C6F2034" w14:textId="118777E9" w:rsidR="00344912" w:rsidRPr="00B955D5" w:rsidDel="00AB44D1" w:rsidRDefault="00344912" w:rsidP="009F2419">
            <w:pPr>
              <w:jc w:val="center"/>
              <w:rPr>
                <w:del w:id="177" w:author="Александр Перепечаев" w:date="2021-05-26T13:26:00Z"/>
                <w:szCs w:val="20"/>
                <w:lang w:val="en-US"/>
              </w:rPr>
            </w:pPr>
            <w:del w:id="178" w:author="Александр Перепечаев" w:date="2021-05-26T13:26:00Z">
              <w:r w:rsidRPr="00B955D5" w:rsidDel="00AB44D1">
                <w:rPr>
                  <w:szCs w:val="20"/>
                  <w:lang w:val="en-US"/>
                </w:rPr>
                <w:delText>login</w:delText>
              </w:r>
            </w:del>
          </w:p>
        </w:tc>
        <w:tc>
          <w:tcPr>
            <w:tcW w:w="2410" w:type="dxa"/>
            <w:shd w:val="clear" w:color="auto" w:fill="auto"/>
          </w:tcPr>
          <w:p w14:paraId="1E3332E6" w14:textId="1BAD5013" w:rsidR="00344912" w:rsidRPr="00B955D5" w:rsidDel="00AB44D1" w:rsidRDefault="00344912" w:rsidP="009F2419">
            <w:pPr>
              <w:jc w:val="center"/>
              <w:rPr>
                <w:del w:id="179" w:author="Александр Перепечаев" w:date="2021-05-26T13:26:00Z"/>
                <w:szCs w:val="20"/>
              </w:rPr>
            </w:pPr>
            <w:del w:id="180" w:author="Александр Перепечаев" w:date="2021-05-26T13:26:00Z">
              <w:r w:rsidRPr="00B955D5" w:rsidDel="00AB44D1">
                <w:rPr>
                  <w:szCs w:val="28"/>
                  <w:lang w:val="en-US"/>
                </w:rPr>
                <w:delText>String</w:delText>
              </w:r>
            </w:del>
          </w:p>
        </w:tc>
        <w:tc>
          <w:tcPr>
            <w:tcW w:w="4536" w:type="dxa"/>
          </w:tcPr>
          <w:p w14:paraId="53C7C15B" w14:textId="79E51E32" w:rsidR="00344912" w:rsidRPr="009F2419" w:rsidDel="00AB44D1" w:rsidRDefault="00270D89" w:rsidP="00344912">
            <w:pPr>
              <w:jc w:val="center"/>
              <w:rPr>
                <w:del w:id="181" w:author="Александр Перепечаев" w:date="2021-05-26T13:26:00Z"/>
                <w:szCs w:val="28"/>
              </w:rPr>
            </w:pPr>
            <w:del w:id="182" w:author="Александр Перепечаев" w:date="2021-05-26T13:26:00Z">
              <w:r w:rsidDel="00AB44D1">
                <w:rPr>
                  <w:szCs w:val="28"/>
                </w:rPr>
                <w:delText>Логин пользователя,</w:delText>
              </w:r>
              <w:r w:rsidR="00510B01" w:rsidDel="00AB44D1">
                <w:rPr>
                  <w:szCs w:val="28"/>
                </w:rPr>
                <w:delText xml:space="preserve"> указанный при регистрации</w:delText>
              </w:r>
            </w:del>
          </w:p>
        </w:tc>
      </w:tr>
      <w:tr w:rsidR="00344912" w:rsidRPr="00B955D5" w:rsidDel="00AB44D1" w14:paraId="3C2E6E8C" w14:textId="76051345" w:rsidTr="009F2419">
        <w:trPr>
          <w:trHeight w:val="454"/>
          <w:del w:id="183" w:author="Александр Перепечаев" w:date="2021-05-26T13:26:00Z"/>
        </w:trPr>
        <w:tc>
          <w:tcPr>
            <w:tcW w:w="2410" w:type="dxa"/>
            <w:shd w:val="clear" w:color="auto" w:fill="auto"/>
          </w:tcPr>
          <w:p w14:paraId="4EE220B8" w14:textId="1CCDB027" w:rsidR="00344912" w:rsidRPr="00B955D5" w:rsidDel="00AB44D1" w:rsidRDefault="00344912" w:rsidP="009F2419">
            <w:pPr>
              <w:jc w:val="center"/>
              <w:rPr>
                <w:del w:id="184" w:author="Александр Перепечаев" w:date="2021-05-26T13:26:00Z"/>
                <w:szCs w:val="20"/>
                <w:lang w:val="en-US"/>
              </w:rPr>
            </w:pPr>
            <w:del w:id="185" w:author="Александр Перепечаев" w:date="2021-05-26T13:26:00Z">
              <w:r w:rsidRPr="00B955D5" w:rsidDel="00AB44D1">
                <w:rPr>
                  <w:szCs w:val="28"/>
                  <w:lang w:val="en-US"/>
                </w:rPr>
                <w:delText>password</w:delText>
              </w:r>
            </w:del>
          </w:p>
        </w:tc>
        <w:tc>
          <w:tcPr>
            <w:tcW w:w="2410" w:type="dxa"/>
            <w:shd w:val="clear" w:color="auto" w:fill="auto"/>
          </w:tcPr>
          <w:p w14:paraId="540E1AFE" w14:textId="7D79D200" w:rsidR="00344912" w:rsidRPr="00B955D5" w:rsidDel="00AB44D1" w:rsidRDefault="00344912" w:rsidP="009F2419">
            <w:pPr>
              <w:jc w:val="center"/>
              <w:rPr>
                <w:del w:id="186" w:author="Александр Перепечаев" w:date="2021-05-26T13:26:00Z"/>
                <w:szCs w:val="20"/>
              </w:rPr>
            </w:pPr>
            <w:del w:id="187" w:author="Александр Перепечаев" w:date="2021-05-26T13:26:00Z">
              <w:r w:rsidRPr="00B955D5" w:rsidDel="00AB44D1">
                <w:rPr>
                  <w:szCs w:val="28"/>
                  <w:lang w:val="en-US"/>
                </w:rPr>
                <w:delText>String</w:delText>
              </w:r>
            </w:del>
          </w:p>
        </w:tc>
        <w:tc>
          <w:tcPr>
            <w:tcW w:w="4536" w:type="dxa"/>
          </w:tcPr>
          <w:p w14:paraId="24B1C566" w14:textId="68BEAD23" w:rsidR="00344912" w:rsidRPr="009F2419" w:rsidDel="00AB44D1" w:rsidRDefault="00270D89" w:rsidP="00344912">
            <w:pPr>
              <w:jc w:val="center"/>
              <w:rPr>
                <w:del w:id="188" w:author="Александр Перепечаев" w:date="2021-05-26T13:26:00Z"/>
                <w:szCs w:val="28"/>
              </w:rPr>
            </w:pPr>
            <w:del w:id="189" w:author="Александр Перепечаев" w:date="2021-05-26T13:26:00Z">
              <w:r w:rsidDel="00AB44D1">
                <w:rPr>
                  <w:szCs w:val="28"/>
                </w:rPr>
                <w:delText>Пароль пользователя,</w:delText>
              </w:r>
              <w:r w:rsidR="00510B01" w:rsidDel="00AB44D1">
                <w:rPr>
                  <w:szCs w:val="28"/>
                </w:rPr>
                <w:delText xml:space="preserve"> указанный при регистрации</w:delText>
              </w:r>
            </w:del>
          </w:p>
        </w:tc>
      </w:tr>
    </w:tbl>
    <w:p w14:paraId="5C53B664" w14:textId="4DEA9297" w:rsidR="00B955D5" w:rsidRPr="00B955D5" w:rsidDel="00AB44D1" w:rsidRDefault="00B955D5" w:rsidP="00EE5ABE">
      <w:pPr>
        <w:numPr>
          <w:ilvl w:val="0"/>
          <w:numId w:val="4"/>
        </w:numPr>
        <w:tabs>
          <w:tab w:val="left" w:pos="0"/>
        </w:tabs>
        <w:spacing w:before="120" w:after="240"/>
        <w:ind w:left="567" w:firstLine="0"/>
        <w:jc w:val="both"/>
        <w:rPr>
          <w:del w:id="190" w:author="Александр Перепечаев" w:date="2021-05-26T13:26:00Z"/>
          <w:sz w:val="28"/>
          <w:szCs w:val="28"/>
        </w:rPr>
      </w:pPr>
      <w:del w:id="191" w:author="Александр Перепечаев" w:date="2021-05-26T13:26:00Z">
        <w:r w:rsidRPr="00B955D5" w:rsidDel="00AB44D1">
          <w:rPr>
            <w:sz w:val="28"/>
            <w:szCs w:val="28"/>
          </w:rPr>
          <w:delText>– Модель «</w:delText>
        </w:r>
        <w:r w:rsidRPr="00B955D5" w:rsidDel="00AB44D1">
          <w:rPr>
            <w:color w:val="000000"/>
            <w:sz w:val="28"/>
            <w:szCs w:val="28"/>
            <w:lang w:val="en-US"/>
          </w:rPr>
          <w:delText>Client</w:delText>
        </w:r>
        <w:r w:rsidRPr="00B955D5" w:rsidDel="00AB44D1">
          <w:rPr>
            <w:sz w:val="28"/>
            <w:szCs w:val="28"/>
          </w:rPr>
          <w:delText>»</w:delText>
        </w:r>
      </w:del>
    </w:p>
    <w:tbl>
      <w:tblPr>
        <w:tblW w:w="935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09"/>
        <w:gridCol w:w="4535"/>
      </w:tblGrid>
      <w:tr w:rsidR="00ED1A80" w:rsidRPr="00B955D5" w:rsidDel="00AB44D1" w14:paraId="11EC2226" w14:textId="6FDC9636" w:rsidTr="009F2419">
        <w:trPr>
          <w:trHeight w:val="454"/>
          <w:del w:id="192" w:author="Александр Перепечаев" w:date="2021-05-26T13:26:00Z"/>
        </w:trPr>
        <w:tc>
          <w:tcPr>
            <w:tcW w:w="2409" w:type="dxa"/>
            <w:shd w:val="clear" w:color="auto" w:fill="auto"/>
          </w:tcPr>
          <w:p w14:paraId="128909C0" w14:textId="0393788C" w:rsidR="00ED1A80" w:rsidRPr="00B955D5" w:rsidDel="00AB44D1" w:rsidRDefault="00ED1A80" w:rsidP="009F2419">
            <w:pPr>
              <w:pStyle w:val="afffc"/>
              <w:rPr>
                <w:del w:id="193" w:author="Александр Перепечаев" w:date="2021-05-26T13:26:00Z"/>
                <w:szCs w:val="20"/>
              </w:rPr>
            </w:pPr>
            <w:del w:id="194" w:author="Александр Перепечаев" w:date="2021-05-26T13:26:00Z">
              <w:r w:rsidRPr="00B955D5" w:rsidDel="00AB44D1">
                <w:delText>Имя поля</w:delText>
              </w:r>
            </w:del>
          </w:p>
        </w:tc>
        <w:tc>
          <w:tcPr>
            <w:tcW w:w="2409" w:type="dxa"/>
            <w:shd w:val="clear" w:color="auto" w:fill="auto"/>
          </w:tcPr>
          <w:p w14:paraId="2E47C20C" w14:textId="2D5FD958" w:rsidR="00ED1A80" w:rsidRPr="00B955D5" w:rsidDel="00AB44D1" w:rsidRDefault="00ED1A80" w:rsidP="009F2419">
            <w:pPr>
              <w:pStyle w:val="afffc"/>
              <w:rPr>
                <w:del w:id="195" w:author="Александр Перепечаев" w:date="2021-05-26T13:26:00Z"/>
                <w:szCs w:val="20"/>
              </w:rPr>
            </w:pPr>
            <w:del w:id="196" w:author="Александр Перепечаев" w:date="2021-05-26T13:26:00Z">
              <w:r w:rsidRPr="00B955D5" w:rsidDel="00AB44D1">
                <w:delText>Тип поля</w:delText>
              </w:r>
            </w:del>
          </w:p>
        </w:tc>
        <w:tc>
          <w:tcPr>
            <w:tcW w:w="4535" w:type="dxa"/>
          </w:tcPr>
          <w:p w14:paraId="38BF4399" w14:textId="1BA6FA49" w:rsidR="00ED1A80" w:rsidRPr="009F2419" w:rsidDel="00AB44D1" w:rsidRDefault="006F25A3" w:rsidP="009F2419">
            <w:pPr>
              <w:pStyle w:val="afffc"/>
              <w:rPr>
                <w:del w:id="197" w:author="Александр Перепечаев" w:date="2021-05-26T13:26:00Z"/>
                <w:lang w:val="en-US"/>
              </w:rPr>
            </w:pPr>
            <w:del w:id="198" w:author="Александр Перепечаев" w:date="2021-05-26T13:26:00Z">
              <w:r w:rsidDel="00AB44D1">
                <w:delText>Описание поля</w:delText>
              </w:r>
            </w:del>
          </w:p>
        </w:tc>
      </w:tr>
      <w:tr w:rsidR="00ED1A80" w:rsidRPr="00B955D5" w:rsidDel="00AB44D1" w14:paraId="6CBAD9DE" w14:textId="2AF97EF9" w:rsidTr="009F2419">
        <w:trPr>
          <w:trHeight w:val="454"/>
          <w:del w:id="199" w:author="Александр Перепечаев" w:date="2021-05-26T13:26:00Z"/>
        </w:trPr>
        <w:tc>
          <w:tcPr>
            <w:tcW w:w="2409" w:type="dxa"/>
            <w:shd w:val="clear" w:color="auto" w:fill="auto"/>
          </w:tcPr>
          <w:p w14:paraId="2AE6D2D7" w14:textId="2B915213" w:rsidR="00ED1A80" w:rsidRPr="00B955D5" w:rsidDel="00AB44D1" w:rsidRDefault="00ED1A80" w:rsidP="009F2419">
            <w:pPr>
              <w:pStyle w:val="afffc"/>
              <w:rPr>
                <w:del w:id="200" w:author="Александр Перепечаев" w:date="2021-05-26T13:26:00Z"/>
                <w:lang w:val="en-US"/>
              </w:rPr>
            </w:pPr>
            <w:del w:id="201" w:author="Александр Перепечаев" w:date="2021-05-26T13:26:00Z">
              <w:r w:rsidRPr="00B955D5" w:rsidDel="00AB44D1">
                <w:rPr>
                  <w:lang w:val="en-US"/>
                </w:rPr>
                <w:delText>login</w:delText>
              </w:r>
            </w:del>
          </w:p>
        </w:tc>
        <w:tc>
          <w:tcPr>
            <w:tcW w:w="2409" w:type="dxa"/>
            <w:shd w:val="clear" w:color="auto" w:fill="auto"/>
          </w:tcPr>
          <w:p w14:paraId="74333D12" w14:textId="7056DD6B" w:rsidR="00ED1A80" w:rsidRPr="00B955D5" w:rsidDel="00AB44D1" w:rsidRDefault="00ED1A80" w:rsidP="009F2419">
            <w:pPr>
              <w:pStyle w:val="afffc"/>
              <w:rPr>
                <w:del w:id="202" w:author="Александр Перепечаев" w:date="2021-05-26T13:26:00Z"/>
                <w:szCs w:val="20"/>
                <w:lang w:val="en-US"/>
              </w:rPr>
            </w:pPr>
            <w:del w:id="203" w:author="Александр Перепечаев" w:date="2021-05-26T13:26:00Z">
              <w:r w:rsidRPr="00B955D5" w:rsidDel="00AB44D1">
                <w:rPr>
                  <w:lang w:val="en-US"/>
                </w:rPr>
                <w:delText>String</w:delText>
              </w:r>
            </w:del>
          </w:p>
        </w:tc>
        <w:tc>
          <w:tcPr>
            <w:tcW w:w="4535" w:type="dxa"/>
          </w:tcPr>
          <w:p w14:paraId="054352AE" w14:textId="02A26496" w:rsidR="00ED1A80" w:rsidRPr="009F2419" w:rsidDel="00AB44D1" w:rsidRDefault="00270D89" w:rsidP="009F2419">
            <w:pPr>
              <w:pStyle w:val="afffc"/>
              <w:rPr>
                <w:del w:id="204" w:author="Александр Перепечаев" w:date="2021-05-26T13:26:00Z"/>
              </w:rPr>
            </w:pPr>
            <w:del w:id="205" w:author="Александр Перепечаев" w:date="2021-05-26T13:26:00Z">
              <w:r w:rsidDel="00AB44D1">
                <w:delText>Логин пользователя,</w:delText>
              </w:r>
              <w:r w:rsidR="00510B01" w:rsidDel="00AB44D1">
                <w:delText xml:space="preserve"> указанный при регистрации</w:delText>
              </w:r>
            </w:del>
          </w:p>
        </w:tc>
      </w:tr>
      <w:tr w:rsidR="00ED1A80" w:rsidRPr="00B955D5" w:rsidDel="00AB44D1" w14:paraId="0135D4E6" w14:textId="7D3548F8" w:rsidTr="009F2419">
        <w:trPr>
          <w:trHeight w:val="454"/>
          <w:del w:id="206" w:author="Александр Перепечаев" w:date="2021-05-26T13:26:00Z"/>
        </w:trPr>
        <w:tc>
          <w:tcPr>
            <w:tcW w:w="2409" w:type="dxa"/>
            <w:shd w:val="clear" w:color="auto" w:fill="auto"/>
          </w:tcPr>
          <w:p w14:paraId="5744FD14" w14:textId="5DB73BF8" w:rsidR="00ED1A80" w:rsidRPr="00B955D5" w:rsidDel="00AB44D1" w:rsidRDefault="00ED1A80" w:rsidP="009F2419">
            <w:pPr>
              <w:pStyle w:val="afffc"/>
              <w:rPr>
                <w:del w:id="207" w:author="Александр Перепечаев" w:date="2021-05-26T13:26:00Z"/>
                <w:szCs w:val="20"/>
                <w:lang w:val="en-US"/>
              </w:rPr>
            </w:pPr>
            <w:del w:id="208" w:author="Александр Перепечаев" w:date="2021-05-26T13:26:00Z">
              <w:r w:rsidRPr="00B955D5" w:rsidDel="00AB44D1">
                <w:rPr>
                  <w:lang w:val="en-US"/>
                </w:rPr>
                <w:delText>email</w:delText>
              </w:r>
            </w:del>
          </w:p>
        </w:tc>
        <w:tc>
          <w:tcPr>
            <w:tcW w:w="2409" w:type="dxa"/>
            <w:shd w:val="clear" w:color="auto" w:fill="auto"/>
          </w:tcPr>
          <w:p w14:paraId="0CADC39B" w14:textId="49A187D7" w:rsidR="00ED1A80" w:rsidRPr="00B955D5" w:rsidDel="00AB44D1" w:rsidRDefault="00ED1A80" w:rsidP="009F2419">
            <w:pPr>
              <w:pStyle w:val="afffc"/>
              <w:rPr>
                <w:del w:id="209" w:author="Александр Перепечаев" w:date="2021-05-26T13:26:00Z"/>
                <w:szCs w:val="20"/>
                <w:lang w:val="en-US"/>
              </w:rPr>
            </w:pPr>
            <w:del w:id="210" w:author="Александр Перепечаев" w:date="2021-05-26T13:26:00Z">
              <w:r w:rsidRPr="00B955D5" w:rsidDel="00AB44D1">
                <w:rPr>
                  <w:lang w:val="en-US"/>
                </w:rPr>
                <w:delText>String</w:delText>
              </w:r>
            </w:del>
          </w:p>
        </w:tc>
        <w:tc>
          <w:tcPr>
            <w:tcW w:w="4535" w:type="dxa"/>
          </w:tcPr>
          <w:p w14:paraId="3BAAB142" w14:textId="2BB2961B" w:rsidR="00ED1A80" w:rsidRPr="009F2419" w:rsidDel="00AB44D1" w:rsidRDefault="00270D89" w:rsidP="009F2419">
            <w:pPr>
              <w:pStyle w:val="afffc"/>
              <w:rPr>
                <w:del w:id="211" w:author="Александр Перепечаев" w:date="2021-05-26T13:26:00Z"/>
              </w:rPr>
            </w:pPr>
            <w:del w:id="212" w:author="Александр Перепечаев" w:date="2021-05-26T13:26:00Z">
              <w:r w:rsidDel="00AB44D1">
                <w:delText>Почта пользователя,</w:delText>
              </w:r>
              <w:r w:rsidR="00510B01" w:rsidDel="00AB44D1">
                <w:delText xml:space="preserve"> указанная при регистрации</w:delText>
              </w:r>
            </w:del>
          </w:p>
        </w:tc>
      </w:tr>
    </w:tbl>
    <w:p w14:paraId="093528E4" w14:textId="50A3D607" w:rsidR="00B955D5" w:rsidRPr="00B955D5" w:rsidDel="00AB44D1" w:rsidRDefault="00B955D5" w:rsidP="00EE5ABE">
      <w:pPr>
        <w:numPr>
          <w:ilvl w:val="0"/>
          <w:numId w:val="4"/>
        </w:numPr>
        <w:spacing w:before="120" w:after="240"/>
        <w:ind w:left="567" w:firstLine="0"/>
        <w:jc w:val="both"/>
        <w:rPr>
          <w:del w:id="213" w:author="Александр Перепечаев" w:date="2021-05-26T13:26:00Z"/>
          <w:sz w:val="28"/>
          <w:szCs w:val="28"/>
        </w:rPr>
      </w:pPr>
      <w:del w:id="214" w:author="Александр Перепечаев" w:date="2021-05-26T13:26:00Z">
        <w:r w:rsidRPr="00B955D5" w:rsidDel="00AB44D1">
          <w:rPr>
            <w:sz w:val="28"/>
            <w:szCs w:val="28"/>
          </w:rPr>
          <w:delText>– Модель «</w:delText>
        </w:r>
        <w:r w:rsidRPr="00B955D5" w:rsidDel="00AB44D1">
          <w:rPr>
            <w:color w:val="000000"/>
            <w:sz w:val="28"/>
            <w:szCs w:val="28"/>
            <w:lang w:val="en-US"/>
          </w:rPr>
          <w:delText>UserRegistration</w:delText>
        </w:r>
        <w:r w:rsidRPr="00B955D5" w:rsidDel="00AB44D1">
          <w:rPr>
            <w:sz w:val="28"/>
            <w:szCs w:val="28"/>
          </w:rPr>
          <w:delText>»</w:delText>
        </w:r>
      </w:del>
    </w:p>
    <w:tbl>
      <w:tblPr>
        <w:tblW w:w="935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09"/>
        <w:gridCol w:w="4535"/>
      </w:tblGrid>
      <w:tr w:rsidR="006F25A3" w:rsidRPr="00B955D5" w:rsidDel="00AB44D1" w14:paraId="27D4F251" w14:textId="1BBD01FD" w:rsidTr="009F2419">
        <w:trPr>
          <w:trHeight w:val="454"/>
          <w:del w:id="215" w:author="Александр Перепечаев" w:date="2021-05-26T13:26:00Z"/>
        </w:trPr>
        <w:tc>
          <w:tcPr>
            <w:tcW w:w="2409" w:type="dxa"/>
            <w:shd w:val="clear" w:color="auto" w:fill="auto"/>
          </w:tcPr>
          <w:p w14:paraId="576E622F" w14:textId="6D748636" w:rsidR="006F25A3" w:rsidRPr="00B955D5" w:rsidDel="00AB44D1" w:rsidRDefault="006F25A3" w:rsidP="009F2419">
            <w:pPr>
              <w:pStyle w:val="afffc"/>
              <w:rPr>
                <w:del w:id="216" w:author="Александр Перепечаев" w:date="2021-05-26T13:26:00Z"/>
                <w:szCs w:val="20"/>
              </w:rPr>
            </w:pPr>
            <w:del w:id="217" w:author="Александр Перепечаев" w:date="2021-05-26T13:26:00Z">
              <w:r w:rsidRPr="00B955D5" w:rsidDel="00AB44D1">
                <w:delText>Имя поля</w:delText>
              </w:r>
            </w:del>
          </w:p>
        </w:tc>
        <w:tc>
          <w:tcPr>
            <w:tcW w:w="2409" w:type="dxa"/>
            <w:shd w:val="clear" w:color="auto" w:fill="auto"/>
          </w:tcPr>
          <w:p w14:paraId="40B9829F" w14:textId="0503F71B" w:rsidR="006F25A3" w:rsidRPr="00B955D5" w:rsidDel="00AB44D1" w:rsidRDefault="006F25A3" w:rsidP="009F2419">
            <w:pPr>
              <w:pStyle w:val="afffc"/>
              <w:rPr>
                <w:del w:id="218" w:author="Александр Перепечаев" w:date="2021-05-26T13:26:00Z"/>
                <w:szCs w:val="20"/>
              </w:rPr>
            </w:pPr>
            <w:del w:id="219" w:author="Александр Перепечаев" w:date="2021-05-26T13:26:00Z">
              <w:r w:rsidRPr="00B955D5" w:rsidDel="00AB44D1">
                <w:delText>Тип поля</w:delText>
              </w:r>
            </w:del>
          </w:p>
        </w:tc>
        <w:tc>
          <w:tcPr>
            <w:tcW w:w="4535" w:type="dxa"/>
          </w:tcPr>
          <w:p w14:paraId="692E80DC" w14:textId="131EB2C6" w:rsidR="006F25A3" w:rsidRPr="00B955D5" w:rsidDel="00AB44D1" w:rsidRDefault="006F25A3" w:rsidP="009F2419">
            <w:pPr>
              <w:pStyle w:val="afffc"/>
              <w:rPr>
                <w:del w:id="220" w:author="Александр Перепечаев" w:date="2021-05-26T13:26:00Z"/>
              </w:rPr>
            </w:pPr>
            <w:del w:id="221" w:author="Александр Перепечаев" w:date="2021-05-26T13:26:00Z">
              <w:r w:rsidDel="00AB44D1">
                <w:delText>Описание поля</w:delText>
              </w:r>
            </w:del>
          </w:p>
        </w:tc>
      </w:tr>
      <w:tr w:rsidR="006F25A3" w:rsidRPr="00B955D5" w:rsidDel="00AB44D1" w14:paraId="65D4DE9A" w14:textId="511890D8" w:rsidTr="009F2419">
        <w:trPr>
          <w:trHeight w:val="454"/>
          <w:del w:id="222" w:author="Александр Перепечаев" w:date="2021-05-26T13:26:00Z"/>
        </w:trPr>
        <w:tc>
          <w:tcPr>
            <w:tcW w:w="2409" w:type="dxa"/>
            <w:shd w:val="clear" w:color="auto" w:fill="auto"/>
          </w:tcPr>
          <w:p w14:paraId="2F60DE20" w14:textId="148FC45B" w:rsidR="006F25A3" w:rsidRPr="00B955D5" w:rsidDel="00AB44D1" w:rsidRDefault="006F25A3" w:rsidP="009F2419">
            <w:pPr>
              <w:pStyle w:val="afffc"/>
              <w:rPr>
                <w:del w:id="223" w:author="Александр Перепечаев" w:date="2021-05-26T13:26:00Z"/>
                <w:lang w:val="en-US"/>
              </w:rPr>
            </w:pPr>
            <w:del w:id="224" w:author="Александр Перепечаев" w:date="2021-05-26T13:26:00Z">
              <w:r w:rsidRPr="00B955D5" w:rsidDel="00AB44D1">
                <w:rPr>
                  <w:lang w:val="en-US"/>
                </w:rPr>
                <w:delText>login</w:delText>
              </w:r>
            </w:del>
          </w:p>
        </w:tc>
        <w:tc>
          <w:tcPr>
            <w:tcW w:w="2409" w:type="dxa"/>
            <w:shd w:val="clear" w:color="auto" w:fill="auto"/>
          </w:tcPr>
          <w:p w14:paraId="32363D27" w14:textId="653E8B12" w:rsidR="006F25A3" w:rsidRPr="00B955D5" w:rsidDel="00AB44D1" w:rsidRDefault="006F25A3" w:rsidP="009F2419">
            <w:pPr>
              <w:pStyle w:val="afffc"/>
              <w:rPr>
                <w:del w:id="225" w:author="Александр Перепечаев" w:date="2021-05-26T13:26:00Z"/>
                <w:szCs w:val="20"/>
                <w:lang w:val="en-US"/>
              </w:rPr>
            </w:pPr>
            <w:del w:id="226" w:author="Александр Перепечаев" w:date="2021-05-26T13:26:00Z">
              <w:r w:rsidRPr="00B955D5" w:rsidDel="00AB44D1">
                <w:rPr>
                  <w:lang w:val="en-US"/>
                </w:rPr>
                <w:delText>String</w:delText>
              </w:r>
            </w:del>
          </w:p>
        </w:tc>
        <w:tc>
          <w:tcPr>
            <w:tcW w:w="4535" w:type="dxa"/>
          </w:tcPr>
          <w:p w14:paraId="370A5BA2" w14:textId="4B492B8D" w:rsidR="006F25A3" w:rsidRPr="009F2419" w:rsidDel="00AB44D1" w:rsidRDefault="00270D89" w:rsidP="009F2419">
            <w:pPr>
              <w:pStyle w:val="afffc"/>
              <w:rPr>
                <w:del w:id="227" w:author="Александр Перепечаев" w:date="2021-05-26T13:26:00Z"/>
              </w:rPr>
            </w:pPr>
            <w:del w:id="228" w:author="Александр Перепечаев" w:date="2021-05-26T13:26:00Z">
              <w:r w:rsidDel="00AB44D1">
                <w:delText>Логин пользователя,</w:delText>
              </w:r>
              <w:r w:rsidR="00510B01" w:rsidDel="00AB44D1">
                <w:delText xml:space="preserve"> указанный при регистрации</w:delText>
              </w:r>
            </w:del>
          </w:p>
        </w:tc>
      </w:tr>
      <w:tr w:rsidR="006F25A3" w:rsidRPr="00B955D5" w:rsidDel="00AB44D1" w14:paraId="57641C5F" w14:textId="020FA45D" w:rsidTr="009F2419">
        <w:trPr>
          <w:trHeight w:val="454"/>
          <w:del w:id="229" w:author="Александр Перепечаев" w:date="2021-05-26T13:26:00Z"/>
        </w:trPr>
        <w:tc>
          <w:tcPr>
            <w:tcW w:w="2409" w:type="dxa"/>
            <w:shd w:val="clear" w:color="auto" w:fill="auto"/>
          </w:tcPr>
          <w:p w14:paraId="326CA731" w14:textId="71FE72E2" w:rsidR="006F25A3" w:rsidRPr="00B955D5" w:rsidDel="00AB44D1" w:rsidRDefault="006F25A3" w:rsidP="009F2419">
            <w:pPr>
              <w:pStyle w:val="afffc"/>
              <w:rPr>
                <w:del w:id="230" w:author="Александр Перепечаев" w:date="2021-05-26T13:26:00Z"/>
                <w:szCs w:val="20"/>
                <w:lang w:val="en-US"/>
              </w:rPr>
            </w:pPr>
            <w:del w:id="231" w:author="Александр Перепечаев" w:date="2021-05-26T13:26:00Z">
              <w:r w:rsidRPr="00B955D5" w:rsidDel="00AB44D1">
                <w:rPr>
                  <w:lang w:val="en-US"/>
                </w:rPr>
                <w:delText>email</w:delText>
              </w:r>
            </w:del>
          </w:p>
        </w:tc>
        <w:tc>
          <w:tcPr>
            <w:tcW w:w="2409" w:type="dxa"/>
            <w:shd w:val="clear" w:color="auto" w:fill="auto"/>
          </w:tcPr>
          <w:p w14:paraId="0D56D633" w14:textId="561F0B73" w:rsidR="006F25A3" w:rsidRPr="00B955D5" w:rsidDel="00AB44D1" w:rsidRDefault="006F25A3" w:rsidP="009F2419">
            <w:pPr>
              <w:pStyle w:val="afffc"/>
              <w:rPr>
                <w:del w:id="232" w:author="Александр Перепечаев" w:date="2021-05-26T13:26:00Z"/>
                <w:szCs w:val="20"/>
                <w:lang w:val="en-US"/>
              </w:rPr>
            </w:pPr>
            <w:del w:id="233" w:author="Александр Перепечаев" w:date="2021-05-26T13:26:00Z">
              <w:r w:rsidRPr="00B955D5" w:rsidDel="00AB44D1">
                <w:rPr>
                  <w:lang w:val="en-US"/>
                </w:rPr>
                <w:delText>String</w:delText>
              </w:r>
            </w:del>
          </w:p>
        </w:tc>
        <w:tc>
          <w:tcPr>
            <w:tcW w:w="4535" w:type="dxa"/>
          </w:tcPr>
          <w:p w14:paraId="3D273A4A" w14:textId="2343FB62" w:rsidR="006F25A3" w:rsidRPr="009F2419" w:rsidDel="00AB44D1" w:rsidRDefault="00270D89" w:rsidP="009F2419">
            <w:pPr>
              <w:pStyle w:val="afffc"/>
              <w:rPr>
                <w:del w:id="234" w:author="Александр Перепечаев" w:date="2021-05-26T13:26:00Z"/>
              </w:rPr>
            </w:pPr>
            <w:del w:id="235" w:author="Александр Перепечаев" w:date="2021-05-26T13:26:00Z">
              <w:r w:rsidDel="00AB44D1">
                <w:delText>Почта пользователя,</w:delText>
              </w:r>
              <w:r w:rsidR="00510B01" w:rsidDel="00AB44D1">
                <w:delText xml:space="preserve"> указанная при регистрации</w:delText>
              </w:r>
            </w:del>
          </w:p>
        </w:tc>
      </w:tr>
      <w:tr w:rsidR="006F25A3" w:rsidRPr="00B955D5" w:rsidDel="00AB44D1" w14:paraId="037C12DC" w14:textId="23D89D52" w:rsidTr="009F2419">
        <w:trPr>
          <w:trHeight w:val="454"/>
          <w:del w:id="236" w:author="Александр Перепечаев" w:date="2021-05-26T13:26:00Z"/>
        </w:trPr>
        <w:tc>
          <w:tcPr>
            <w:tcW w:w="2409" w:type="dxa"/>
            <w:shd w:val="clear" w:color="auto" w:fill="auto"/>
          </w:tcPr>
          <w:p w14:paraId="36A14B0B" w14:textId="6EEFEFE6" w:rsidR="006F25A3" w:rsidRPr="00B955D5" w:rsidDel="00AB44D1" w:rsidRDefault="006F25A3" w:rsidP="009F2419">
            <w:pPr>
              <w:pStyle w:val="afffc"/>
              <w:rPr>
                <w:del w:id="237" w:author="Александр Перепечаев" w:date="2021-05-26T13:26:00Z"/>
                <w:lang w:val="en-US"/>
              </w:rPr>
            </w:pPr>
            <w:del w:id="238" w:author="Александр Перепечаев" w:date="2021-05-26T13:26:00Z">
              <w:r w:rsidRPr="00B955D5" w:rsidDel="00AB44D1">
                <w:rPr>
                  <w:lang w:val="en-US"/>
                </w:rPr>
                <w:delText>password</w:delText>
              </w:r>
            </w:del>
          </w:p>
        </w:tc>
        <w:tc>
          <w:tcPr>
            <w:tcW w:w="2409" w:type="dxa"/>
            <w:shd w:val="clear" w:color="auto" w:fill="auto"/>
          </w:tcPr>
          <w:p w14:paraId="64C8B95D" w14:textId="14105B70" w:rsidR="006F25A3" w:rsidRPr="00B955D5" w:rsidDel="00AB44D1" w:rsidRDefault="006F25A3" w:rsidP="009F2419">
            <w:pPr>
              <w:pStyle w:val="afffc"/>
              <w:rPr>
                <w:del w:id="239" w:author="Александр Перепечаев" w:date="2021-05-26T13:26:00Z"/>
                <w:lang w:val="en-US"/>
              </w:rPr>
            </w:pPr>
            <w:del w:id="240" w:author="Александр Перепечаев" w:date="2021-05-26T13:26:00Z">
              <w:r w:rsidRPr="00B955D5" w:rsidDel="00AB44D1">
                <w:rPr>
                  <w:lang w:val="en-US"/>
                </w:rPr>
                <w:delText>String</w:delText>
              </w:r>
            </w:del>
          </w:p>
        </w:tc>
        <w:tc>
          <w:tcPr>
            <w:tcW w:w="4535" w:type="dxa"/>
          </w:tcPr>
          <w:p w14:paraId="40D9DC37" w14:textId="126ABCC5" w:rsidR="006F25A3" w:rsidRPr="009F2419" w:rsidDel="00AB44D1" w:rsidRDefault="00270D89" w:rsidP="009F2419">
            <w:pPr>
              <w:pStyle w:val="afffc"/>
              <w:rPr>
                <w:del w:id="241" w:author="Александр Перепечаев" w:date="2021-05-26T13:26:00Z"/>
              </w:rPr>
            </w:pPr>
            <w:del w:id="242" w:author="Александр Перепечаев" w:date="2021-05-26T13:26:00Z">
              <w:r w:rsidDel="00AB44D1">
                <w:delText>Почта пользователя,</w:delText>
              </w:r>
              <w:r w:rsidR="00510B01" w:rsidDel="00AB44D1">
                <w:delText xml:space="preserve"> указанная при регистрации</w:delText>
              </w:r>
            </w:del>
          </w:p>
        </w:tc>
      </w:tr>
    </w:tbl>
    <w:p w14:paraId="49EC2EE1" w14:textId="6869E1DF" w:rsidR="00B955D5" w:rsidRPr="00B955D5" w:rsidDel="00AB44D1" w:rsidRDefault="00B955D5" w:rsidP="00EE5ABE">
      <w:pPr>
        <w:numPr>
          <w:ilvl w:val="0"/>
          <w:numId w:val="4"/>
        </w:numPr>
        <w:spacing w:before="120" w:after="240"/>
        <w:ind w:left="567" w:firstLine="0"/>
        <w:jc w:val="both"/>
        <w:rPr>
          <w:del w:id="243" w:author="Александр Перепечаев" w:date="2021-05-26T13:26:00Z"/>
          <w:sz w:val="28"/>
          <w:szCs w:val="28"/>
        </w:rPr>
      </w:pPr>
      <w:del w:id="244" w:author="Александр Перепечаев" w:date="2021-05-26T13:26:00Z">
        <w:r w:rsidRPr="00B955D5" w:rsidDel="00AB44D1">
          <w:rPr>
            <w:sz w:val="28"/>
            <w:szCs w:val="28"/>
            <w:lang w:val="en-US"/>
          </w:rPr>
          <w:delText xml:space="preserve">– </w:delText>
        </w:r>
        <w:r w:rsidRPr="00B955D5" w:rsidDel="00AB44D1">
          <w:rPr>
            <w:sz w:val="28"/>
            <w:szCs w:val="28"/>
          </w:rPr>
          <w:delText>Модель «</w:delText>
        </w:r>
        <w:r w:rsidRPr="00B955D5" w:rsidDel="00AB44D1">
          <w:rPr>
            <w:color w:val="000000"/>
            <w:sz w:val="28"/>
            <w:szCs w:val="28"/>
            <w:lang w:val="en-US"/>
          </w:rPr>
          <w:delText>ImageName</w:delText>
        </w:r>
        <w:r w:rsidRPr="00B955D5" w:rsidDel="00AB44D1">
          <w:rPr>
            <w:sz w:val="28"/>
            <w:szCs w:val="28"/>
          </w:rPr>
          <w:delText>»</w:delText>
        </w:r>
      </w:del>
    </w:p>
    <w:tbl>
      <w:tblPr>
        <w:tblW w:w="935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09"/>
        <w:gridCol w:w="4535"/>
      </w:tblGrid>
      <w:tr w:rsidR="006F25A3" w:rsidRPr="00B955D5" w:rsidDel="00AB44D1" w14:paraId="7DA4B4F3" w14:textId="455325ED" w:rsidTr="009F2419">
        <w:trPr>
          <w:trHeight w:val="454"/>
          <w:del w:id="245" w:author="Александр Перепечаев" w:date="2021-05-26T13:26:00Z"/>
        </w:trPr>
        <w:tc>
          <w:tcPr>
            <w:tcW w:w="2409" w:type="dxa"/>
            <w:shd w:val="clear" w:color="auto" w:fill="auto"/>
          </w:tcPr>
          <w:p w14:paraId="04CF46FB" w14:textId="64185764" w:rsidR="006F25A3" w:rsidRPr="00B955D5" w:rsidDel="00AB44D1" w:rsidRDefault="006F25A3" w:rsidP="009F2419">
            <w:pPr>
              <w:pStyle w:val="afffc"/>
              <w:rPr>
                <w:del w:id="246" w:author="Александр Перепечаев" w:date="2021-05-26T13:26:00Z"/>
                <w:szCs w:val="20"/>
              </w:rPr>
            </w:pPr>
            <w:del w:id="247" w:author="Александр Перепечаев" w:date="2021-05-26T13:26:00Z">
              <w:r w:rsidRPr="00B955D5" w:rsidDel="00AB44D1">
                <w:delText>Имя поля</w:delText>
              </w:r>
            </w:del>
          </w:p>
        </w:tc>
        <w:tc>
          <w:tcPr>
            <w:tcW w:w="2409" w:type="dxa"/>
            <w:shd w:val="clear" w:color="auto" w:fill="auto"/>
          </w:tcPr>
          <w:p w14:paraId="1EE2CB79" w14:textId="12BD9D15" w:rsidR="006F25A3" w:rsidRPr="00B955D5" w:rsidDel="00AB44D1" w:rsidRDefault="006F25A3" w:rsidP="009F2419">
            <w:pPr>
              <w:pStyle w:val="afffc"/>
              <w:rPr>
                <w:del w:id="248" w:author="Александр Перепечаев" w:date="2021-05-26T13:26:00Z"/>
                <w:szCs w:val="20"/>
              </w:rPr>
            </w:pPr>
            <w:del w:id="249" w:author="Александр Перепечаев" w:date="2021-05-26T13:26:00Z">
              <w:r w:rsidRPr="00B955D5" w:rsidDel="00AB44D1">
                <w:delText>Тип поля</w:delText>
              </w:r>
            </w:del>
          </w:p>
        </w:tc>
        <w:tc>
          <w:tcPr>
            <w:tcW w:w="4535" w:type="dxa"/>
          </w:tcPr>
          <w:p w14:paraId="70FE4A73" w14:textId="236719BD" w:rsidR="006F25A3" w:rsidRPr="00B955D5" w:rsidDel="00AB44D1" w:rsidRDefault="006F25A3" w:rsidP="009F2419">
            <w:pPr>
              <w:pStyle w:val="afffc"/>
              <w:rPr>
                <w:del w:id="250" w:author="Александр Перепечаев" w:date="2021-05-26T13:26:00Z"/>
              </w:rPr>
            </w:pPr>
            <w:del w:id="251" w:author="Александр Перепечаев" w:date="2021-05-26T13:26:00Z">
              <w:r w:rsidDel="00AB44D1">
                <w:delText>Описание поля</w:delText>
              </w:r>
            </w:del>
          </w:p>
        </w:tc>
      </w:tr>
      <w:tr w:rsidR="006F25A3" w:rsidRPr="00B955D5" w:rsidDel="00AB44D1" w14:paraId="0137D1C6" w14:textId="02B8E319" w:rsidTr="009F2419">
        <w:trPr>
          <w:trHeight w:val="454"/>
          <w:del w:id="252" w:author="Александр Перепечаев" w:date="2021-05-26T13:26:00Z"/>
        </w:trPr>
        <w:tc>
          <w:tcPr>
            <w:tcW w:w="2409" w:type="dxa"/>
            <w:shd w:val="clear" w:color="auto" w:fill="auto"/>
          </w:tcPr>
          <w:p w14:paraId="32BEBFDF" w14:textId="14D6429D" w:rsidR="006F25A3" w:rsidRPr="00B955D5" w:rsidDel="00AB44D1" w:rsidRDefault="006F25A3" w:rsidP="009F2419">
            <w:pPr>
              <w:pStyle w:val="afffc"/>
              <w:rPr>
                <w:del w:id="253" w:author="Александр Перепечаев" w:date="2021-05-26T13:26:00Z"/>
                <w:szCs w:val="20"/>
                <w:lang w:val="en-US"/>
              </w:rPr>
            </w:pPr>
            <w:del w:id="254" w:author="Александр Перепечаев" w:date="2021-05-26T13:26:00Z">
              <w:r w:rsidRPr="00B955D5" w:rsidDel="00AB44D1">
                <w:rPr>
                  <w:szCs w:val="20"/>
                  <w:lang w:val="en-US"/>
                </w:rPr>
                <w:delText>imageName</w:delText>
              </w:r>
            </w:del>
          </w:p>
        </w:tc>
        <w:tc>
          <w:tcPr>
            <w:tcW w:w="2409" w:type="dxa"/>
            <w:shd w:val="clear" w:color="auto" w:fill="auto"/>
          </w:tcPr>
          <w:p w14:paraId="5AD38F93" w14:textId="2171B069" w:rsidR="006F25A3" w:rsidRPr="00B955D5" w:rsidDel="00AB44D1" w:rsidRDefault="006F25A3" w:rsidP="009F2419">
            <w:pPr>
              <w:pStyle w:val="afffc"/>
              <w:rPr>
                <w:del w:id="255" w:author="Александр Перепечаев" w:date="2021-05-26T13:26:00Z"/>
                <w:szCs w:val="20"/>
                <w:lang w:val="en-US"/>
              </w:rPr>
            </w:pPr>
            <w:del w:id="256" w:author="Александр Перепечаев" w:date="2021-05-26T13:26:00Z">
              <w:r w:rsidRPr="00B955D5" w:rsidDel="00AB44D1">
                <w:rPr>
                  <w:lang w:val="en-US"/>
                </w:rPr>
                <w:delText>String</w:delText>
              </w:r>
            </w:del>
          </w:p>
        </w:tc>
        <w:tc>
          <w:tcPr>
            <w:tcW w:w="4535" w:type="dxa"/>
          </w:tcPr>
          <w:p w14:paraId="1A7C6BE7" w14:textId="2FDB14C7" w:rsidR="006F25A3" w:rsidRPr="009F2419" w:rsidDel="00AB44D1" w:rsidRDefault="008E20A2" w:rsidP="009F2419">
            <w:pPr>
              <w:pStyle w:val="afffc"/>
              <w:rPr>
                <w:del w:id="257" w:author="Александр Перепечаев" w:date="2021-05-26T13:26:00Z"/>
              </w:rPr>
            </w:pPr>
            <w:del w:id="258" w:author="Александр Перепечаев" w:date="2021-05-26T13:26:00Z">
              <w:r w:rsidDel="00AB44D1">
                <w:delText>Название фотографии</w:delText>
              </w:r>
            </w:del>
          </w:p>
        </w:tc>
      </w:tr>
    </w:tbl>
    <w:p w14:paraId="4000F4CF" w14:textId="09ECF088" w:rsidR="006568AB" w:rsidDel="00AB44D1" w:rsidRDefault="006568AB" w:rsidP="000D3367">
      <w:pPr>
        <w:spacing w:before="480" w:after="480" w:line="360" w:lineRule="auto"/>
        <w:ind w:left="567" w:firstLine="709"/>
        <w:jc w:val="both"/>
        <w:rPr>
          <w:del w:id="259" w:author="Александр Перепечаев" w:date="2021-05-26T13:26:00Z"/>
          <w:sz w:val="28"/>
          <w:szCs w:val="28"/>
        </w:rPr>
      </w:pPr>
    </w:p>
    <w:p w14:paraId="7F159BA1" w14:textId="61D43898" w:rsidR="006568AB" w:rsidDel="00AB44D1" w:rsidRDefault="006568AB" w:rsidP="000D3367">
      <w:pPr>
        <w:spacing w:before="480" w:after="480" w:line="360" w:lineRule="auto"/>
        <w:ind w:left="567" w:firstLine="709"/>
        <w:jc w:val="both"/>
        <w:rPr>
          <w:del w:id="260" w:author="Александр Перепечаев" w:date="2021-05-26T13:26:00Z"/>
          <w:sz w:val="28"/>
          <w:szCs w:val="28"/>
        </w:rPr>
      </w:pPr>
    </w:p>
    <w:p w14:paraId="57B04EBE" w14:textId="258C0FFA" w:rsidR="006568AB" w:rsidDel="00AB44D1" w:rsidRDefault="006568AB">
      <w:pPr>
        <w:spacing w:before="480" w:after="480" w:line="360" w:lineRule="auto"/>
        <w:ind w:left="567" w:firstLine="709"/>
        <w:jc w:val="both"/>
        <w:rPr>
          <w:del w:id="261" w:author="Александр Перепечаев" w:date="2021-05-26T13:26:00Z"/>
          <w:b/>
          <w:sz w:val="28"/>
          <w:szCs w:val="28"/>
        </w:rPr>
      </w:pPr>
    </w:p>
    <w:p w14:paraId="55774476" w14:textId="446062DC" w:rsidR="00B955D5" w:rsidRPr="00B955D5" w:rsidDel="00AB44D1" w:rsidRDefault="00B955D5" w:rsidP="00EE5ABE">
      <w:pPr>
        <w:pStyle w:val="afffe"/>
        <w:rPr>
          <w:del w:id="262" w:author="Александр Перепечаев" w:date="2021-05-26T13:26:00Z"/>
        </w:rPr>
      </w:pPr>
      <w:del w:id="263" w:author="Александр Перепечаев" w:date="2021-05-26T13:26:00Z">
        <w:r w:rsidRPr="00B955D5" w:rsidDel="00AB44D1">
          <w:delText>2.2 Алгоритм регистрации пользователя</w:delText>
        </w:r>
        <w:r w:rsidR="00917114" w:rsidDel="00AB44D1">
          <w:delText xml:space="preserve"> в мобильном приложении</w:delText>
        </w:r>
      </w:del>
    </w:p>
    <w:p w14:paraId="5B8A5129" w14:textId="3DEA48DE" w:rsidR="00B955D5" w:rsidRPr="00B955D5" w:rsidDel="00AB44D1" w:rsidRDefault="00B955D5" w:rsidP="005D652F">
      <w:pPr>
        <w:tabs>
          <w:tab w:val="left" w:pos="1134"/>
        </w:tabs>
        <w:spacing w:line="360" w:lineRule="auto"/>
        <w:ind w:left="567" w:firstLine="709"/>
        <w:jc w:val="both"/>
        <w:rPr>
          <w:del w:id="264" w:author="Александр Перепечаев" w:date="2021-05-26T13:26:00Z"/>
          <w:color w:val="000000"/>
          <w:sz w:val="28"/>
          <w:szCs w:val="28"/>
        </w:rPr>
      </w:pPr>
      <w:del w:id="265" w:author="Александр Перепечаев" w:date="2021-05-26T13:26:00Z">
        <w:r w:rsidRPr="00B955D5" w:rsidDel="00AB44D1">
          <w:rPr>
            <w:color w:val="000000"/>
            <w:sz w:val="28"/>
            <w:szCs w:val="28"/>
          </w:rPr>
          <w:delText xml:space="preserve">Для регистрации в мобильном приложении пользователь должен ввести необходимые данные и отправить данные. В случае успешной регистрации будет выполнен вход в мобильное приложение. </w:delText>
        </w:r>
      </w:del>
    </w:p>
    <w:p w14:paraId="3309905A" w14:textId="57D00978" w:rsidR="00B955D5" w:rsidRPr="00B955D5" w:rsidDel="00AB44D1" w:rsidRDefault="00CC6471" w:rsidP="00EE5ABE">
      <w:pPr>
        <w:tabs>
          <w:tab w:val="left" w:pos="1134"/>
        </w:tabs>
        <w:spacing w:line="360" w:lineRule="auto"/>
        <w:ind w:left="567" w:firstLine="709"/>
        <w:jc w:val="both"/>
        <w:rPr>
          <w:del w:id="266" w:author="Александр Перепечаев" w:date="2021-05-26T13:26:00Z"/>
          <w:rFonts w:eastAsia="Calibri"/>
          <w:sz w:val="20"/>
          <w:szCs w:val="20"/>
        </w:rPr>
      </w:pPr>
      <w:del w:id="267" w:author="Александр Перепечаев" w:date="2021-05-26T13:26:00Z">
        <w:r w:rsidRPr="00B955D5" w:rsidDel="00AB44D1">
          <w:rPr>
            <w:rFonts w:eastAsia="Calibri"/>
            <w:noProof/>
            <w:sz w:val="20"/>
            <w:szCs w:val="20"/>
          </w:rPr>
          <w:drawing>
            <wp:anchor distT="0" distB="0" distL="114300" distR="114300" simplePos="0" relativeHeight="251655168" behindDoc="0" locked="0" layoutInCell="1" allowOverlap="1" wp14:anchorId="025FF3A9" wp14:editId="72911B4E">
              <wp:simplePos x="0" y="0"/>
              <wp:positionH relativeFrom="column">
                <wp:posOffset>2413635</wp:posOffset>
              </wp:positionH>
              <wp:positionV relativeFrom="paragraph">
                <wp:posOffset>451485</wp:posOffset>
              </wp:positionV>
              <wp:extent cx="1295400" cy="505968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0">
                        <a:extLst>
                          <a:ext uri="{28A0092B-C50C-407E-A947-70E740481C1C}">
                            <a14:useLocalDpi xmlns:a14="http://schemas.microsoft.com/office/drawing/2010/main" val="0"/>
                          </a:ext>
                        </a:extLst>
                      </a:blip>
                      <a:srcRect r="71820" b="13829"/>
                      <a:stretch>
                        <a:fillRect/>
                      </a:stretch>
                    </pic:blipFill>
                    <pic:spPr bwMode="auto">
                      <a:xfrm>
                        <a:off x="0" y="0"/>
                        <a:ext cx="1295400" cy="5059680"/>
                      </a:xfrm>
                      <a:prstGeom prst="rect">
                        <a:avLst/>
                      </a:prstGeom>
                      <a:noFill/>
                      <a:ln>
                        <a:noFill/>
                      </a:ln>
                    </pic:spPr>
                  </pic:pic>
                </a:graphicData>
              </a:graphic>
            </wp:anchor>
          </w:drawing>
        </w:r>
        <w:r w:rsidR="00B955D5" w:rsidRPr="00B955D5" w:rsidDel="00AB44D1">
          <w:rPr>
            <w:rFonts w:eastAsia="Calibri"/>
            <w:sz w:val="28"/>
            <w:szCs w:val="22"/>
          </w:rPr>
          <w:delText>Алгоритм регистрации нового пользователя представлен на рисунке 1.</w:delText>
        </w:r>
      </w:del>
    </w:p>
    <w:p w14:paraId="10F3A3C4" w14:textId="7422E888" w:rsidR="00B955D5" w:rsidRPr="00B955D5" w:rsidDel="00AB44D1" w:rsidRDefault="00B955D5" w:rsidP="009F2419">
      <w:pPr>
        <w:pStyle w:val="afff2"/>
        <w:rPr>
          <w:del w:id="268" w:author="Александр Перепечаев" w:date="2021-05-26T13:26:00Z"/>
          <w:rFonts w:eastAsia="Calibri"/>
          <w:lang w:eastAsia="en-US"/>
        </w:rPr>
      </w:pPr>
      <w:del w:id="269" w:author="Александр Перепечаев" w:date="2021-05-26T13:26:00Z">
        <w:r w:rsidRPr="00B955D5" w:rsidDel="00AB44D1">
          <w:rPr>
            <w:rFonts w:eastAsia="Calibri"/>
          </w:rPr>
          <w:delText xml:space="preserve">Рисунок 1– </w:delText>
        </w:r>
        <w:r w:rsidRPr="00B955D5" w:rsidDel="00AB44D1">
          <w:rPr>
            <w:rFonts w:eastAsia="Calibri"/>
            <w:lang w:eastAsia="en-US"/>
          </w:rPr>
          <w:delText>Алгоритм регистрации нового пользователя</w:delText>
        </w:r>
      </w:del>
    </w:p>
    <w:p w14:paraId="6DDE4C39" w14:textId="76B0FEF9" w:rsidR="00B955D5" w:rsidRPr="00B955D5" w:rsidDel="00AB44D1" w:rsidRDefault="00B955D5" w:rsidP="00EE5ABE">
      <w:pPr>
        <w:pStyle w:val="afffe"/>
        <w:rPr>
          <w:del w:id="270" w:author="Александр Перепечаев" w:date="2021-05-26T13:26:00Z"/>
          <w:rFonts w:eastAsia="Calibri"/>
          <w:lang w:eastAsia="en-US"/>
        </w:rPr>
      </w:pPr>
      <w:del w:id="271" w:author="Александр Перепечаев" w:date="2021-05-26T13:26:00Z">
        <w:r w:rsidRPr="00B955D5" w:rsidDel="00AB44D1">
          <w:br w:type="page"/>
          <w:delText>2.3 Алгоритм входа в мобильное приложение</w:delText>
        </w:r>
      </w:del>
    </w:p>
    <w:p w14:paraId="041F257D" w14:textId="14433220" w:rsidR="00B955D5" w:rsidRPr="00B955D5" w:rsidDel="00AB44D1" w:rsidRDefault="00B955D5" w:rsidP="005D652F">
      <w:pPr>
        <w:spacing w:line="360" w:lineRule="auto"/>
        <w:ind w:left="567" w:firstLine="709"/>
        <w:jc w:val="both"/>
        <w:rPr>
          <w:del w:id="272" w:author="Александр Перепечаев" w:date="2021-05-26T13:26:00Z"/>
          <w:color w:val="000000"/>
          <w:sz w:val="28"/>
          <w:szCs w:val="28"/>
        </w:rPr>
      </w:pPr>
      <w:del w:id="273" w:author="Александр Перепечаев" w:date="2021-05-26T13:26:00Z">
        <w:r w:rsidRPr="00B955D5" w:rsidDel="00AB44D1">
          <w:rPr>
            <w:color w:val="000000"/>
            <w:sz w:val="28"/>
            <w:szCs w:val="28"/>
          </w:rPr>
          <w:delText xml:space="preserve">Для входа в мобильное приложение пользователю необходимо ввести свои логин и пароль и отправить данные на сервер. </w:delText>
        </w:r>
      </w:del>
    </w:p>
    <w:p w14:paraId="39EDECC6" w14:textId="5E50A0D4" w:rsidR="00B955D5" w:rsidRPr="00B955D5" w:rsidDel="00AB44D1" w:rsidRDefault="00B955D5" w:rsidP="005D652F">
      <w:pPr>
        <w:spacing w:line="360" w:lineRule="auto"/>
        <w:ind w:left="567" w:firstLine="709"/>
        <w:jc w:val="both"/>
        <w:rPr>
          <w:del w:id="274" w:author="Александр Перепечаев" w:date="2021-05-26T13:26:00Z"/>
          <w:color w:val="000000"/>
          <w:sz w:val="28"/>
          <w:szCs w:val="28"/>
        </w:rPr>
      </w:pPr>
      <w:del w:id="275" w:author="Александр Перепечаев" w:date="2021-05-26T13:26:00Z">
        <w:r w:rsidRPr="00B955D5" w:rsidDel="00AB44D1">
          <w:rPr>
            <w:color w:val="000000"/>
            <w:sz w:val="28"/>
            <w:szCs w:val="28"/>
          </w:rPr>
          <w:delText>Алгоритм входа представлен на рисунке 2.</w:delText>
        </w:r>
      </w:del>
    </w:p>
    <w:p w14:paraId="77A142E4" w14:textId="285CDC39" w:rsidR="00B955D5" w:rsidRPr="00B955D5" w:rsidDel="00AB44D1" w:rsidRDefault="00B955D5" w:rsidP="00B104CF">
      <w:pPr>
        <w:spacing w:before="240" w:line="360" w:lineRule="auto"/>
        <w:ind w:left="567"/>
        <w:jc w:val="center"/>
        <w:rPr>
          <w:del w:id="276" w:author="Александр Перепечаев" w:date="2021-05-26T13:26:00Z"/>
          <w:color w:val="000000"/>
          <w:sz w:val="28"/>
          <w:szCs w:val="28"/>
        </w:rPr>
      </w:pPr>
      <w:del w:id="277" w:author="Александр Перепечаев" w:date="2021-05-26T13:26:00Z">
        <w:r w:rsidRPr="00B955D5" w:rsidDel="00AB44D1">
          <w:rPr>
            <w:noProof/>
            <w:color w:val="000000"/>
            <w:sz w:val="28"/>
            <w:szCs w:val="28"/>
          </w:rPr>
          <w:drawing>
            <wp:inline distT="0" distB="0" distL="0" distR="0" wp14:anchorId="36134F12" wp14:editId="43D178B8">
              <wp:extent cx="2705100" cy="61036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0">
                        <a:extLst>
                          <a:ext uri="{28A0092B-C50C-407E-A947-70E740481C1C}">
                            <a14:useLocalDpi xmlns:a14="http://schemas.microsoft.com/office/drawing/2010/main" val="0"/>
                          </a:ext>
                        </a:extLst>
                      </a:blip>
                      <a:srcRect l="43361"/>
                      <a:stretch>
                        <a:fillRect/>
                      </a:stretch>
                    </pic:blipFill>
                    <pic:spPr bwMode="auto">
                      <a:xfrm>
                        <a:off x="0" y="0"/>
                        <a:ext cx="2705100" cy="6103620"/>
                      </a:xfrm>
                      <a:prstGeom prst="rect">
                        <a:avLst/>
                      </a:prstGeom>
                      <a:noFill/>
                      <a:ln>
                        <a:noFill/>
                      </a:ln>
                    </pic:spPr>
                  </pic:pic>
                </a:graphicData>
              </a:graphic>
            </wp:inline>
          </w:drawing>
        </w:r>
      </w:del>
    </w:p>
    <w:p w14:paraId="0090124D" w14:textId="1C974B76" w:rsidR="00B955D5" w:rsidRPr="00B955D5" w:rsidDel="00AB44D1" w:rsidRDefault="00B955D5" w:rsidP="009F2419">
      <w:pPr>
        <w:pStyle w:val="afff2"/>
        <w:rPr>
          <w:del w:id="278" w:author="Александр Перепечаев" w:date="2021-05-26T13:26:00Z"/>
        </w:rPr>
      </w:pPr>
      <w:del w:id="279" w:author="Александр Перепечаев" w:date="2021-05-26T13:26:00Z">
        <w:r w:rsidRPr="00B955D5" w:rsidDel="00AB44D1">
          <w:delText>Рисунок 2</w:delText>
        </w:r>
        <w:r w:rsidRPr="00B955D5" w:rsidDel="00AB44D1">
          <w:rPr>
            <w:sz w:val="28"/>
          </w:rPr>
          <w:delText xml:space="preserve"> – </w:delText>
        </w:r>
        <w:r w:rsidRPr="00B955D5" w:rsidDel="00AB44D1">
          <w:delText>Алгоритм входа в мобильное приложение</w:delText>
        </w:r>
      </w:del>
    </w:p>
    <w:p w14:paraId="321AD5FC" w14:textId="2178B4CB" w:rsidR="00B955D5" w:rsidRPr="00B955D5" w:rsidDel="00AB44D1" w:rsidRDefault="00B955D5" w:rsidP="00EE5ABE">
      <w:pPr>
        <w:pStyle w:val="afffe"/>
        <w:rPr>
          <w:del w:id="280" w:author="Александр Перепечаев" w:date="2021-05-26T13:26:00Z"/>
        </w:rPr>
      </w:pPr>
      <w:del w:id="281" w:author="Александр Перепечаев" w:date="2021-05-26T13:26:00Z">
        <w:r w:rsidRPr="00B955D5" w:rsidDel="00AB44D1">
          <w:br w:type="page"/>
          <w:delText xml:space="preserve">2.4 Алгоритм </w:delText>
        </w:r>
        <w:r w:rsidR="00F42637" w:rsidDel="00AB44D1">
          <w:delText>отправки фотографии и получения ответа об эмоции на фото</w:delText>
        </w:r>
        <w:r w:rsidR="00917114" w:rsidDel="00AB44D1">
          <w:delText xml:space="preserve"> </w:delText>
        </w:r>
      </w:del>
    </w:p>
    <w:p w14:paraId="4A8FFF5C" w14:textId="35991E46" w:rsidR="00B955D5" w:rsidRPr="00B955D5" w:rsidDel="00AB44D1" w:rsidRDefault="00B955D5" w:rsidP="005D652F">
      <w:pPr>
        <w:spacing w:after="480" w:line="360" w:lineRule="auto"/>
        <w:ind w:left="567" w:firstLine="709"/>
        <w:jc w:val="both"/>
        <w:rPr>
          <w:del w:id="282" w:author="Александр Перепечаев" w:date="2021-05-26T13:26:00Z"/>
          <w:b/>
          <w:sz w:val="28"/>
          <w:szCs w:val="28"/>
        </w:rPr>
      </w:pPr>
      <w:del w:id="283" w:author="Александр Перепечаев" w:date="2021-05-26T13:26:00Z">
        <w:r w:rsidRPr="00B955D5" w:rsidDel="00AB44D1">
          <w:rPr>
            <w:sz w:val="28"/>
            <w:szCs w:val="28"/>
          </w:rPr>
          <w:delText xml:space="preserve">Для определения эмоции на фотографии необходимо выбрать данную фотографию </w:delText>
        </w:r>
        <w:r w:rsidR="00050FFD" w:rsidDel="00AB44D1">
          <w:rPr>
            <w:sz w:val="28"/>
            <w:szCs w:val="28"/>
          </w:rPr>
          <w:delText xml:space="preserve">на устройстве </w:delText>
        </w:r>
        <w:r w:rsidRPr="00B955D5" w:rsidDel="00AB44D1">
          <w:rPr>
            <w:sz w:val="28"/>
            <w:szCs w:val="28"/>
          </w:rPr>
          <w:delText xml:space="preserve">и после этого отправить фотографию на сервер. После обработки фотографии </w:delText>
        </w:r>
        <w:r w:rsidR="00050FFD" w:rsidDel="00AB44D1">
          <w:rPr>
            <w:sz w:val="28"/>
            <w:szCs w:val="28"/>
          </w:rPr>
          <w:delText>клиент</w:delText>
        </w:r>
        <w:r w:rsidRPr="00B955D5" w:rsidDel="00AB44D1">
          <w:rPr>
            <w:sz w:val="28"/>
            <w:szCs w:val="28"/>
          </w:rPr>
          <w:delText xml:space="preserve"> получит ответ об эмоции на данной фотографии. Алгоритм определения эмоции на фото представлен на рисунке 3. </w:delText>
        </w:r>
      </w:del>
    </w:p>
    <w:p w14:paraId="11445776" w14:textId="1C0C6097" w:rsidR="00B955D5" w:rsidRPr="00B955D5" w:rsidDel="00AB44D1" w:rsidRDefault="00B955D5" w:rsidP="00B104CF">
      <w:pPr>
        <w:keepNext/>
        <w:keepLines/>
        <w:spacing w:before="240" w:after="240" w:line="360" w:lineRule="auto"/>
        <w:ind w:left="567"/>
        <w:jc w:val="center"/>
        <w:outlineLvl w:val="1"/>
        <w:rPr>
          <w:del w:id="284" w:author="Александр Перепечаев" w:date="2021-05-26T13:26:00Z"/>
          <w:b/>
          <w:bCs/>
          <w:sz w:val="28"/>
          <w:szCs w:val="26"/>
          <w:lang w:eastAsia="en-US"/>
        </w:rPr>
      </w:pPr>
      <w:del w:id="285" w:author="Александр Перепечаев" w:date="2021-05-26T13:26:00Z">
        <w:r w:rsidRPr="00B955D5" w:rsidDel="00AB44D1">
          <w:rPr>
            <w:b/>
            <w:bCs/>
            <w:noProof/>
            <w:sz w:val="28"/>
            <w:szCs w:val="26"/>
            <w:lang w:eastAsia="en-US"/>
          </w:rPr>
          <w:drawing>
            <wp:inline distT="0" distB="0" distL="0" distR="0" wp14:anchorId="1DCD339E" wp14:editId="56110E93">
              <wp:extent cx="3375660" cy="555498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1">
                        <a:extLst>
                          <a:ext uri="{28A0092B-C50C-407E-A947-70E740481C1C}">
                            <a14:useLocalDpi xmlns:a14="http://schemas.microsoft.com/office/drawing/2010/main" val="0"/>
                          </a:ext>
                        </a:extLst>
                      </a:blip>
                      <a:srcRect r="15582"/>
                      <a:stretch>
                        <a:fillRect/>
                      </a:stretch>
                    </pic:blipFill>
                    <pic:spPr bwMode="auto">
                      <a:xfrm>
                        <a:off x="0" y="0"/>
                        <a:ext cx="3375660" cy="5554980"/>
                      </a:xfrm>
                      <a:prstGeom prst="rect">
                        <a:avLst/>
                      </a:prstGeom>
                      <a:noFill/>
                      <a:ln>
                        <a:noFill/>
                      </a:ln>
                    </pic:spPr>
                  </pic:pic>
                </a:graphicData>
              </a:graphic>
            </wp:inline>
          </w:drawing>
        </w:r>
      </w:del>
    </w:p>
    <w:p w14:paraId="05DBFC5F" w14:textId="25679448" w:rsidR="00B955D5" w:rsidRPr="00B955D5" w:rsidDel="00AB44D1" w:rsidRDefault="00B955D5">
      <w:pPr>
        <w:pStyle w:val="afff2"/>
        <w:rPr>
          <w:del w:id="286" w:author="Александр Перепечаев" w:date="2021-05-26T13:26:00Z"/>
        </w:rPr>
      </w:pPr>
      <w:del w:id="287" w:author="Александр Перепечаев" w:date="2021-05-26T13:26:00Z">
        <w:r w:rsidRPr="00B955D5" w:rsidDel="00AB44D1">
          <w:delText>Рисунок 3</w:delText>
        </w:r>
        <w:r w:rsidRPr="00B955D5" w:rsidDel="00AB44D1">
          <w:rPr>
            <w:sz w:val="28"/>
          </w:rPr>
          <w:delText xml:space="preserve"> – </w:delText>
        </w:r>
        <w:r w:rsidR="00F42637" w:rsidRPr="009F2419" w:rsidDel="00AB44D1">
          <w:delText xml:space="preserve">Алгоритм отправки фотографии </w:delText>
        </w:r>
        <w:r w:rsidR="00D2107D" w:rsidRPr="00837717" w:rsidDel="00AB44D1">
          <w:delText>и получения</w:delText>
        </w:r>
        <w:r w:rsidR="00F42637" w:rsidRPr="009F2419" w:rsidDel="00AB44D1">
          <w:delText xml:space="preserve"> ответа об эмоции на фото </w:delText>
        </w:r>
      </w:del>
    </w:p>
    <w:p w14:paraId="26AACCE1" w14:textId="0C89968A" w:rsidR="00257337" w:rsidDel="00AB44D1" w:rsidRDefault="00B955D5" w:rsidP="00EE5ABE">
      <w:pPr>
        <w:pStyle w:val="afffe"/>
        <w:rPr>
          <w:del w:id="288" w:author="Александр Перепечаев" w:date="2021-05-26T13:26:00Z"/>
        </w:rPr>
      </w:pPr>
      <w:del w:id="289" w:author="Александр Перепечаев" w:date="2021-05-26T13:26:00Z">
        <w:r w:rsidRPr="00B955D5" w:rsidDel="00AB44D1">
          <w:br w:type="page"/>
          <w:delText xml:space="preserve">2.5 </w:delText>
        </w:r>
        <w:bookmarkStart w:id="290" w:name="_Toc484470928"/>
        <w:r w:rsidR="00257337" w:rsidDel="00AB44D1">
          <w:delText>Алгоритм получения информации об имеющихся эмоциях на видео</w:delText>
        </w:r>
      </w:del>
    </w:p>
    <w:p w14:paraId="7F6FC682" w14:textId="158D4113" w:rsidR="00FA640F" w:rsidRPr="009F2419" w:rsidDel="00AB44D1" w:rsidRDefault="00FA640F" w:rsidP="009F2419">
      <w:pPr>
        <w:spacing w:after="480" w:line="360" w:lineRule="auto"/>
        <w:ind w:left="567" w:firstLine="709"/>
        <w:jc w:val="both"/>
        <w:rPr>
          <w:del w:id="291" w:author="Александр Перепечаев" w:date="2021-05-26T13:26:00Z"/>
          <w:bCs/>
          <w:sz w:val="28"/>
          <w:szCs w:val="28"/>
        </w:rPr>
      </w:pPr>
      <w:del w:id="292" w:author="Александр Перепечаев" w:date="2021-05-26T13:26:00Z">
        <w:r w:rsidDel="00AB44D1">
          <w:rPr>
            <w:bCs/>
            <w:sz w:val="28"/>
            <w:szCs w:val="28"/>
          </w:rPr>
          <w:delText xml:space="preserve">Для определения списка эмоций на видео необходимо также отправить видео с устройства. Однако перед отправкой в нейронную сеть видео разбивается на кадры и с каждой секунды видео выбирается один кадр. </w:delText>
        </w:r>
        <w:r w:rsidR="00114A0A" w:rsidDel="00AB44D1">
          <w:rPr>
            <w:bCs/>
            <w:sz w:val="28"/>
            <w:szCs w:val="28"/>
          </w:rPr>
          <w:delText xml:space="preserve">Таким образом мы получаем информацию </w:delText>
        </w:r>
        <w:r w:rsidR="00E46E38" w:rsidDel="00AB44D1">
          <w:rPr>
            <w:bCs/>
            <w:sz w:val="28"/>
            <w:szCs w:val="28"/>
          </w:rPr>
          <w:delText>об эмоциях,</w:delText>
        </w:r>
        <w:r w:rsidR="00114A0A" w:rsidDel="00AB44D1">
          <w:rPr>
            <w:bCs/>
            <w:sz w:val="28"/>
            <w:szCs w:val="28"/>
          </w:rPr>
          <w:delText xml:space="preserve"> испытываемых человеком на видео. После получения информации обо всех эмоциях на видео данные отправляются клиента и выводятся в виде </w:delText>
        </w:r>
        <w:r w:rsidR="003644EA" w:rsidDel="00AB44D1">
          <w:rPr>
            <w:bCs/>
            <w:sz w:val="28"/>
            <w:szCs w:val="28"/>
          </w:rPr>
          <w:delText>диаграммы</w:delText>
        </w:r>
        <w:r w:rsidR="00114A0A" w:rsidDel="00AB44D1">
          <w:rPr>
            <w:bCs/>
            <w:sz w:val="28"/>
            <w:szCs w:val="28"/>
          </w:rPr>
          <w:delText xml:space="preserve">. </w:delText>
        </w:r>
        <w:r w:rsidR="00A3793E" w:rsidRPr="00A3793E" w:rsidDel="00AB44D1">
          <w:rPr>
            <w:bCs/>
            <w:sz w:val="28"/>
            <w:szCs w:val="28"/>
          </w:rPr>
          <w:delText>Алгоритм получения информации об имеющихся эмоциях на видео</w:delText>
        </w:r>
        <w:r w:rsidR="00A3793E" w:rsidDel="00AB44D1">
          <w:rPr>
            <w:bCs/>
            <w:sz w:val="28"/>
            <w:szCs w:val="28"/>
          </w:rPr>
          <w:delText xml:space="preserve"> представлен на рисунке 4.</w:delText>
        </w:r>
        <w:r w:rsidR="0068603B" w:rsidRPr="0068603B" w:rsidDel="00AB44D1">
          <w:rPr>
            <w:b/>
            <w:noProof/>
            <w:szCs w:val="28"/>
          </w:rPr>
          <w:delText xml:space="preserve"> </w:delText>
        </w:r>
      </w:del>
    </w:p>
    <w:p w14:paraId="143CCBB3" w14:textId="73D86F9D" w:rsidR="00206AA7" w:rsidDel="00AB44D1" w:rsidRDefault="00206AA7" w:rsidP="00206AA7">
      <w:pPr>
        <w:spacing w:before="240" w:after="240" w:line="360" w:lineRule="auto"/>
        <w:jc w:val="center"/>
        <w:rPr>
          <w:del w:id="293" w:author="Александр Перепечаев" w:date="2021-05-26T13:26:00Z"/>
          <w:bCs/>
        </w:rPr>
      </w:pPr>
      <w:del w:id="294" w:author="Александр Перепечаев" w:date="2021-05-26T13:26:00Z">
        <w:r w:rsidDel="00AB44D1">
          <w:rPr>
            <w:b/>
            <w:noProof/>
            <w:szCs w:val="28"/>
          </w:rPr>
          <w:drawing>
            <wp:inline distT="0" distB="0" distL="0" distR="0" wp14:anchorId="2940F3D8" wp14:editId="3BD75F3D">
              <wp:extent cx="2457450" cy="48799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17172" b="-1991"/>
                      <a:stretch/>
                    </pic:blipFill>
                    <pic:spPr bwMode="auto">
                      <a:xfrm>
                        <a:off x="0" y="0"/>
                        <a:ext cx="2457450" cy="4879975"/>
                      </a:xfrm>
                      <a:prstGeom prst="rect">
                        <a:avLst/>
                      </a:prstGeom>
                      <a:noFill/>
                      <a:ln>
                        <a:noFill/>
                      </a:ln>
                      <a:extLst>
                        <a:ext uri="{53640926-AAD7-44D8-BBD7-CCE9431645EC}">
                          <a14:shadowObscured xmlns:a14="http://schemas.microsoft.com/office/drawing/2010/main"/>
                        </a:ext>
                      </a:extLst>
                    </pic:spPr>
                  </pic:pic>
                </a:graphicData>
              </a:graphic>
            </wp:inline>
          </w:drawing>
        </w:r>
      </w:del>
    </w:p>
    <w:p w14:paraId="4BD6B647" w14:textId="6ECEFE40" w:rsidR="00597EDE" w:rsidDel="00AB44D1" w:rsidRDefault="00FA640F" w:rsidP="00EE5ABE">
      <w:pPr>
        <w:spacing w:before="240" w:after="240" w:line="360" w:lineRule="auto"/>
        <w:jc w:val="center"/>
        <w:rPr>
          <w:del w:id="295" w:author="Александр Перепечаев" w:date="2021-05-26T13:26:00Z"/>
          <w:bCs/>
        </w:rPr>
      </w:pPr>
      <w:del w:id="296" w:author="Александр Перепечаев" w:date="2021-05-26T13:26:00Z">
        <w:r w:rsidDel="00AB44D1">
          <w:rPr>
            <w:bCs/>
          </w:rPr>
          <w:delText xml:space="preserve">Рис 4 - </w:delText>
        </w:r>
        <w:r w:rsidRPr="00FA640F" w:rsidDel="00AB44D1">
          <w:rPr>
            <w:bCs/>
          </w:rPr>
          <w:delText>Алгоритм получения информации об имеющихся эмоциях на видео</w:delText>
        </w:r>
      </w:del>
    </w:p>
    <w:p w14:paraId="0F8BE9EE" w14:textId="15FCD80F" w:rsidR="003542F9" w:rsidDel="00AB44D1" w:rsidRDefault="003542F9" w:rsidP="00572428">
      <w:pPr>
        <w:pStyle w:val="afffe"/>
        <w:rPr>
          <w:del w:id="297" w:author="Александр Перепечаев" w:date="2021-05-26T13:26:00Z"/>
        </w:rPr>
      </w:pPr>
    </w:p>
    <w:p w14:paraId="736E1974" w14:textId="3F6E8409" w:rsidR="00257337" w:rsidDel="00AB44D1" w:rsidRDefault="00257337" w:rsidP="00EE5ABE">
      <w:pPr>
        <w:pStyle w:val="afffe"/>
        <w:rPr>
          <w:del w:id="298" w:author="Александр Перепечаев" w:date="2021-05-26T13:26:00Z"/>
        </w:rPr>
      </w:pPr>
      <w:del w:id="299" w:author="Александр Перепечаев" w:date="2021-05-26T13:26:00Z">
        <w:r w:rsidRPr="009F2419" w:rsidDel="00AB44D1">
          <w:delText xml:space="preserve">2.6 </w:delText>
        </w:r>
        <w:r w:rsidR="00F42637" w:rsidDel="00AB44D1">
          <w:delText xml:space="preserve">Алгоритм </w:delText>
        </w:r>
        <w:r w:rsidR="00D26056" w:rsidDel="00AB44D1">
          <w:delText>получения эмоции на фото</w:delText>
        </w:r>
      </w:del>
    </w:p>
    <w:p w14:paraId="4BBA62B4" w14:textId="03465E4E" w:rsidR="00597EDE" w:rsidRPr="009F2419" w:rsidDel="00AB44D1" w:rsidRDefault="00597EDE" w:rsidP="009F2419">
      <w:pPr>
        <w:spacing w:after="480" w:line="360" w:lineRule="auto"/>
        <w:ind w:left="567" w:firstLine="709"/>
        <w:jc w:val="both"/>
        <w:rPr>
          <w:del w:id="300" w:author="Александр Перепечаев" w:date="2021-05-26T13:26:00Z"/>
          <w:bCs/>
          <w:sz w:val="28"/>
          <w:szCs w:val="28"/>
        </w:rPr>
      </w:pPr>
      <w:del w:id="301" w:author="Александр Перепечаев" w:date="2021-05-26T13:26:00Z">
        <w:r w:rsidDel="00AB44D1">
          <w:rPr>
            <w:bCs/>
            <w:sz w:val="28"/>
            <w:szCs w:val="28"/>
          </w:rPr>
          <w:delText>Для определения эмоции на фотографии планируется использование системы точек лица. Необходимо сначала определить</w:delText>
        </w:r>
        <w:r w:rsidRPr="009F2419" w:rsidDel="00AB44D1">
          <w:rPr>
            <w:bCs/>
            <w:sz w:val="28"/>
            <w:szCs w:val="28"/>
          </w:rPr>
          <w:delText xml:space="preserve">: </w:delText>
        </w:r>
        <w:r w:rsidDel="00AB44D1">
          <w:rPr>
            <w:bCs/>
            <w:sz w:val="28"/>
            <w:szCs w:val="28"/>
          </w:rPr>
          <w:delText>есть ли на фотографии лицо человека, после чего получить точки лица и отрезки между точкой носа и другими точками лица.</w:delText>
        </w:r>
        <w:r w:rsidRPr="009F2419" w:rsidDel="00AB44D1">
          <w:rPr>
            <w:bCs/>
            <w:sz w:val="28"/>
            <w:szCs w:val="28"/>
          </w:rPr>
          <w:delText xml:space="preserve"> </w:delText>
        </w:r>
        <w:r w:rsidDel="00AB44D1">
          <w:rPr>
            <w:bCs/>
            <w:sz w:val="28"/>
            <w:szCs w:val="28"/>
          </w:rPr>
          <w:delText>Дальше данные отрезки нормализуются и передаются в нейронную сеть для определения эмоции.</w:delText>
        </w:r>
        <w:r w:rsidR="00A3793E" w:rsidDel="00AB44D1">
          <w:rPr>
            <w:bCs/>
            <w:sz w:val="28"/>
            <w:szCs w:val="28"/>
          </w:rPr>
          <w:delText xml:space="preserve"> </w:delText>
        </w:r>
        <w:r w:rsidR="00A3793E" w:rsidRPr="00A3793E" w:rsidDel="00AB44D1">
          <w:rPr>
            <w:bCs/>
            <w:sz w:val="28"/>
            <w:szCs w:val="28"/>
          </w:rPr>
          <w:delText>Алгоритм получения эмоции на фото</w:delText>
        </w:r>
        <w:r w:rsidR="00A3793E" w:rsidDel="00AB44D1">
          <w:rPr>
            <w:bCs/>
            <w:sz w:val="28"/>
            <w:szCs w:val="28"/>
          </w:rPr>
          <w:delText xml:space="preserve"> представлен на рисунке 5. </w:delText>
        </w:r>
      </w:del>
    </w:p>
    <w:p w14:paraId="30D7C690" w14:textId="397F60D1" w:rsidR="001964A0" w:rsidDel="00AB44D1" w:rsidRDefault="001964A0" w:rsidP="009F2419">
      <w:pPr>
        <w:spacing w:after="480" w:line="360" w:lineRule="auto"/>
        <w:jc w:val="center"/>
        <w:rPr>
          <w:del w:id="302" w:author="Александр Перепечаев" w:date="2021-05-26T13:26:00Z"/>
          <w:bCs/>
          <w:szCs w:val="28"/>
        </w:rPr>
      </w:pPr>
      <w:del w:id="303" w:author="Александр Перепечаев" w:date="2021-05-26T13:26:00Z">
        <w:r w:rsidDel="00AB44D1">
          <w:rPr>
            <w:bCs/>
            <w:noProof/>
            <w:sz w:val="28"/>
            <w:szCs w:val="28"/>
          </w:rPr>
          <w:drawing>
            <wp:inline distT="0" distB="0" distL="0" distR="0" wp14:anchorId="4A76BDC8" wp14:editId="485B83BD">
              <wp:extent cx="2683510" cy="57245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 r="15448" b="-3838"/>
                      <a:stretch/>
                    </pic:blipFill>
                    <pic:spPr bwMode="auto">
                      <a:xfrm>
                        <a:off x="0" y="0"/>
                        <a:ext cx="2683510" cy="5724525"/>
                      </a:xfrm>
                      <a:prstGeom prst="rect">
                        <a:avLst/>
                      </a:prstGeom>
                      <a:noFill/>
                      <a:ln>
                        <a:noFill/>
                      </a:ln>
                      <a:extLst>
                        <a:ext uri="{53640926-AAD7-44D8-BBD7-CCE9431645EC}">
                          <a14:shadowObscured xmlns:a14="http://schemas.microsoft.com/office/drawing/2010/main"/>
                        </a:ext>
                      </a:extLst>
                    </pic:spPr>
                  </pic:pic>
                </a:graphicData>
              </a:graphic>
            </wp:inline>
          </w:drawing>
        </w:r>
      </w:del>
    </w:p>
    <w:p w14:paraId="1ADA3FF8" w14:textId="75EC0589" w:rsidR="00597EDE" w:rsidRPr="009F2419" w:rsidDel="00AB44D1" w:rsidRDefault="00597EDE" w:rsidP="009F2419">
      <w:pPr>
        <w:spacing w:after="480" w:line="360" w:lineRule="auto"/>
        <w:jc w:val="center"/>
        <w:rPr>
          <w:del w:id="304" w:author="Александр Перепечаев" w:date="2021-05-26T13:26:00Z"/>
          <w:bCs/>
          <w:szCs w:val="28"/>
        </w:rPr>
      </w:pPr>
      <w:del w:id="305" w:author="Александр Перепечаев" w:date="2021-05-26T13:26:00Z">
        <w:r w:rsidDel="00AB44D1">
          <w:rPr>
            <w:bCs/>
            <w:szCs w:val="28"/>
          </w:rPr>
          <w:delText>Рис</w:delText>
        </w:r>
        <w:r w:rsidR="001964A0" w:rsidDel="00AB44D1">
          <w:rPr>
            <w:bCs/>
            <w:szCs w:val="28"/>
          </w:rPr>
          <w:delText>унок</w:delText>
        </w:r>
        <w:r w:rsidDel="00AB44D1">
          <w:rPr>
            <w:bCs/>
            <w:szCs w:val="28"/>
          </w:rPr>
          <w:delText xml:space="preserve"> 5 - </w:delText>
        </w:r>
        <w:r w:rsidRPr="00597EDE" w:rsidDel="00AB44D1">
          <w:rPr>
            <w:bCs/>
            <w:szCs w:val="28"/>
          </w:rPr>
          <w:delText>Алгоритм получения эмоции на фото</w:delText>
        </w:r>
      </w:del>
    </w:p>
    <w:p w14:paraId="0430F374" w14:textId="7F545BCD" w:rsidR="00257337" w:rsidDel="00AB44D1" w:rsidRDefault="00B151A1" w:rsidP="00EE5ABE">
      <w:pPr>
        <w:pStyle w:val="afffe"/>
        <w:rPr>
          <w:del w:id="306" w:author="Александр Перепечаев" w:date="2021-05-26T13:26:00Z"/>
        </w:rPr>
      </w:pPr>
      <w:del w:id="307" w:author="Александр Перепечаев" w:date="2021-05-26T13:26:00Z">
        <w:r w:rsidDel="00AB44D1">
          <w:delText>2.</w:delText>
        </w:r>
        <w:r w:rsidR="00EB4933" w:rsidDel="00AB44D1">
          <w:delText>7</w:delText>
        </w:r>
        <w:r w:rsidDel="00AB44D1">
          <w:delText xml:space="preserve"> Алгоритм разметки фотографий пользователем</w:delText>
        </w:r>
      </w:del>
    </w:p>
    <w:p w14:paraId="61918C14" w14:textId="0831E295" w:rsidR="00CC6471" w:rsidRPr="009F2419" w:rsidDel="00AB44D1" w:rsidRDefault="00CC6471" w:rsidP="005D652F">
      <w:pPr>
        <w:spacing w:after="480" w:line="360" w:lineRule="auto"/>
        <w:ind w:left="567" w:firstLine="709"/>
        <w:jc w:val="both"/>
        <w:rPr>
          <w:del w:id="308" w:author="Александр Перепечаев" w:date="2021-05-26T13:26:00Z"/>
          <w:bCs/>
          <w:sz w:val="28"/>
          <w:szCs w:val="32"/>
        </w:rPr>
      </w:pPr>
      <w:del w:id="309" w:author="Александр Перепечаев" w:date="2021-05-26T13:26:00Z">
        <w:r w:rsidDel="00AB44D1">
          <w:rPr>
            <w:bCs/>
            <w:sz w:val="28"/>
            <w:szCs w:val="32"/>
          </w:rPr>
          <w:delText xml:space="preserve">Пользователи загружают будут загружать свои фотографии в разработанную систему, однако определить точно эмоцию не всегда получается. Одна из причин – небольшой </w:delText>
        </w:r>
        <w:r w:rsidR="002D568D" w:rsidDel="00AB44D1">
          <w:rPr>
            <w:bCs/>
            <w:sz w:val="28"/>
            <w:szCs w:val="32"/>
          </w:rPr>
          <w:delText xml:space="preserve">набор данных </w:delText>
        </w:r>
        <w:r w:rsidDel="00AB44D1">
          <w:rPr>
            <w:bCs/>
            <w:sz w:val="28"/>
            <w:szCs w:val="32"/>
          </w:rPr>
          <w:delText xml:space="preserve">(всего 1250 фотографий). Поэтому, если человек считает, что система ошиблась, он может отправить фотографию на разметку и если фотография наберет определенное количество голосов, то она будет использована для дообучения нейронной сети. </w:delText>
        </w:r>
        <w:r w:rsidR="004B2DB1" w:rsidDel="00AB44D1">
          <w:rPr>
            <w:bCs/>
            <w:sz w:val="28"/>
            <w:szCs w:val="32"/>
          </w:rPr>
          <w:delText xml:space="preserve">Данный алгоритм представлен на рисунке 6. </w:delText>
        </w:r>
      </w:del>
    </w:p>
    <w:p w14:paraId="7A3B7726" w14:textId="0BFFFC92" w:rsidR="00CC6471" w:rsidDel="00AB44D1" w:rsidRDefault="00CC6471" w:rsidP="009F2419">
      <w:pPr>
        <w:spacing w:after="480" w:line="360" w:lineRule="auto"/>
        <w:ind w:firstLine="709"/>
        <w:jc w:val="center"/>
        <w:rPr>
          <w:del w:id="310" w:author="Александр Перепечаев" w:date="2021-05-26T13:26:00Z"/>
          <w:b/>
          <w:sz w:val="28"/>
          <w:szCs w:val="32"/>
        </w:rPr>
      </w:pPr>
      <w:del w:id="311" w:author="Александр Перепечаев" w:date="2021-05-26T13:26:00Z">
        <w:r w:rsidDel="00AB44D1">
          <w:rPr>
            <w:b/>
            <w:noProof/>
            <w:sz w:val="28"/>
            <w:szCs w:val="32"/>
          </w:rPr>
          <w:drawing>
            <wp:inline distT="0" distB="0" distL="0" distR="0" wp14:anchorId="4E9CF2C6" wp14:editId="4C8AEDBE">
              <wp:extent cx="2537359" cy="54292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7359" cy="5429250"/>
                      </a:xfrm>
                      <a:prstGeom prst="rect">
                        <a:avLst/>
                      </a:prstGeom>
                      <a:noFill/>
                      <a:ln>
                        <a:noFill/>
                      </a:ln>
                    </pic:spPr>
                  </pic:pic>
                </a:graphicData>
              </a:graphic>
            </wp:inline>
          </w:drawing>
        </w:r>
      </w:del>
    </w:p>
    <w:p w14:paraId="6EE761D3" w14:textId="625FD1BA" w:rsidR="00CC6471" w:rsidRPr="009F2419" w:rsidDel="00AB44D1" w:rsidRDefault="00CC6471" w:rsidP="009F2419">
      <w:pPr>
        <w:pStyle w:val="afff2"/>
        <w:rPr>
          <w:del w:id="312" w:author="Александр Перепечаев" w:date="2021-05-26T13:26:00Z"/>
        </w:rPr>
      </w:pPr>
      <w:del w:id="313" w:author="Александр Перепечаев" w:date="2021-05-26T13:26:00Z">
        <w:r w:rsidDel="00AB44D1">
          <w:delText>Рис</w:delText>
        </w:r>
        <w:r w:rsidR="00C655E8" w:rsidDel="00AB44D1">
          <w:delText>унок</w:delText>
        </w:r>
        <w:r w:rsidDel="00AB44D1">
          <w:delText xml:space="preserve"> 6 - </w:delText>
        </w:r>
        <w:r w:rsidRPr="00CC6471" w:rsidDel="00AB44D1">
          <w:delText>Алгоритм разметки фотографий пользователем</w:delText>
        </w:r>
      </w:del>
    </w:p>
    <w:p w14:paraId="636D8C52" w14:textId="3F52BF63" w:rsidR="00B955D5" w:rsidRPr="00B955D5" w:rsidDel="00AB44D1" w:rsidRDefault="00F42637" w:rsidP="00EE5ABE">
      <w:pPr>
        <w:pStyle w:val="afffe"/>
        <w:rPr>
          <w:del w:id="314" w:author="Александр Перепечаев" w:date="2021-05-26T13:26:00Z"/>
          <w:color w:val="000000"/>
        </w:rPr>
      </w:pPr>
      <w:del w:id="315" w:author="Александр Перепечаев" w:date="2021-05-26T13:26:00Z">
        <w:r w:rsidDel="00AB44D1">
          <w:delText>2.</w:delText>
        </w:r>
        <w:r w:rsidR="00EB4933" w:rsidDel="00AB44D1">
          <w:delText>8</w:delText>
        </w:r>
        <w:r w:rsidDel="00AB44D1">
          <w:delText xml:space="preserve"> </w:delText>
        </w:r>
        <w:r w:rsidR="00B955D5" w:rsidRPr="00B955D5" w:rsidDel="00AB44D1">
          <w:delText>Проектирование интерфейса</w:delText>
        </w:r>
        <w:bookmarkEnd w:id="290"/>
        <w:r w:rsidR="00FB5BA4" w:rsidDel="00AB44D1">
          <w:delText xml:space="preserve"> мобильного приложения</w:delText>
        </w:r>
      </w:del>
    </w:p>
    <w:p w14:paraId="7CAD0E63" w14:textId="758F4040" w:rsidR="00B955D5" w:rsidRPr="00B955D5" w:rsidDel="00AB44D1" w:rsidRDefault="00B955D5" w:rsidP="005D652F">
      <w:pPr>
        <w:spacing w:line="360" w:lineRule="auto"/>
        <w:ind w:left="567" w:firstLine="709"/>
        <w:jc w:val="both"/>
        <w:rPr>
          <w:del w:id="316" w:author="Александр Перепечаев" w:date="2021-05-26T13:26:00Z"/>
          <w:rFonts w:eastAsia="Calibri"/>
          <w:sz w:val="28"/>
          <w:szCs w:val="22"/>
          <w:lang w:eastAsia="en-US"/>
        </w:rPr>
      </w:pPr>
      <w:del w:id="317" w:author="Александр Перепечаев" w:date="2021-05-26T13:26:00Z">
        <w:r w:rsidRPr="00B955D5" w:rsidDel="00AB44D1">
          <w:rPr>
            <w:rFonts w:eastAsia="Calibri"/>
            <w:sz w:val="28"/>
            <w:szCs w:val="22"/>
            <w:lang w:eastAsia="en-US"/>
          </w:rPr>
          <w:delText>Первый экран, который увидит пользователь – это экран входа в мобильное приложение. Необходимо предусмотреть 2 поля для ввода логина и пароля, а также 2 кнопка: одна для отправки данных на сервер, а другая для перехода на страницу регистрации.</w:delText>
        </w:r>
      </w:del>
    </w:p>
    <w:p w14:paraId="160DDBB0" w14:textId="36CE522B" w:rsidR="00B955D5" w:rsidRPr="00B955D5" w:rsidDel="00AB44D1" w:rsidRDefault="00B955D5" w:rsidP="005D652F">
      <w:pPr>
        <w:keepNext/>
        <w:keepLines/>
        <w:spacing w:line="360" w:lineRule="auto"/>
        <w:ind w:left="567" w:firstLine="709"/>
        <w:jc w:val="both"/>
        <w:outlineLvl w:val="1"/>
        <w:rPr>
          <w:del w:id="318" w:author="Александр Перепечаев" w:date="2021-05-26T13:26:00Z"/>
          <w:rFonts w:eastAsia="Calibri"/>
          <w:sz w:val="28"/>
          <w:szCs w:val="22"/>
          <w:lang w:eastAsia="en-US"/>
        </w:rPr>
      </w:pPr>
      <w:del w:id="319" w:author="Александр Перепечаев" w:date="2021-05-26T13:26:00Z">
        <w:r w:rsidRPr="00B955D5" w:rsidDel="00AB44D1">
          <w:rPr>
            <w:rFonts w:eastAsia="Calibri"/>
            <w:sz w:val="28"/>
            <w:szCs w:val="22"/>
            <w:lang w:eastAsia="en-US"/>
          </w:rPr>
          <w:delText xml:space="preserve">Схематический эскиз страницы входа представлен на рисунке </w:delText>
        </w:r>
        <w:r w:rsidR="00743E2F" w:rsidDel="00AB44D1">
          <w:rPr>
            <w:rFonts w:eastAsia="Calibri"/>
            <w:sz w:val="28"/>
            <w:szCs w:val="22"/>
            <w:lang w:eastAsia="en-US"/>
          </w:rPr>
          <w:delText>7</w:delText>
        </w:r>
        <w:r w:rsidRPr="00B955D5" w:rsidDel="00AB44D1">
          <w:rPr>
            <w:rFonts w:eastAsia="Calibri"/>
            <w:sz w:val="28"/>
            <w:szCs w:val="22"/>
            <w:lang w:eastAsia="en-US"/>
          </w:rPr>
          <w:delText>.</w:delText>
        </w:r>
      </w:del>
    </w:p>
    <w:p w14:paraId="2CB19BD2" w14:textId="638D5BEA" w:rsidR="00B955D5" w:rsidRPr="00B955D5" w:rsidDel="00AB44D1" w:rsidRDefault="00B955D5" w:rsidP="00B104CF">
      <w:pPr>
        <w:keepNext/>
        <w:keepLines/>
        <w:spacing w:before="240" w:line="360" w:lineRule="auto"/>
        <w:ind w:left="567"/>
        <w:jc w:val="center"/>
        <w:outlineLvl w:val="1"/>
        <w:rPr>
          <w:del w:id="320" w:author="Александр Перепечаев" w:date="2021-05-26T13:26:00Z"/>
          <w:rFonts w:eastAsia="Calibri"/>
          <w:sz w:val="28"/>
          <w:szCs w:val="22"/>
          <w:lang w:eastAsia="en-US"/>
        </w:rPr>
      </w:pPr>
      <w:del w:id="321" w:author="Александр Перепечаев" w:date="2021-05-26T13:26:00Z">
        <w:r w:rsidRPr="00B955D5" w:rsidDel="00AB44D1">
          <w:rPr>
            <w:rFonts w:eastAsia="Calibri"/>
            <w:noProof/>
            <w:sz w:val="28"/>
            <w:szCs w:val="22"/>
            <w:lang w:eastAsia="en-US"/>
          </w:rPr>
          <w:drawing>
            <wp:inline distT="0" distB="0" distL="0" distR="0" wp14:anchorId="64420937" wp14:editId="593613FC">
              <wp:extent cx="1828165" cy="31242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7911" t="6061" r="9387" b="2796"/>
                      <a:stretch/>
                    </pic:blipFill>
                    <pic:spPr bwMode="auto">
                      <a:xfrm>
                        <a:off x="0" y="0"/>
                        <a:ext cx="1828800" cy="3125285"/>
                      </a:xfrm>
                      <a:prstGeom prst="rect">
                        <a:avLst/>
                      </a:prstGeom>
                      <a:noFill/>
                      <a:ln>
                        <a:noFill/>
                      </a:ln>
                      <a:extLst>
                        <a:ext uri="{53640926-AAD7-44D8-BBD7-CCE9431645EC}">
                          <a14:shadowObscured xmlns:a14="http://schemas.microsoft.com/office/drawing/2010/main"/>
                        </a:ext>
                      </a:extLst>
                    </pic:spPr>
                  </pic:pic>
                </a:graphicData>
              </a:graphic>
            </wp:inline>
          </w:drawing>
        </w:r>
      </w:del>
    </w:p>
    <w:p w14:paraId="34B39990" w14:textId="0A26CB05" w:rsidR="00B955D5" w:rsidRPr="00B955D5" w:rsidDel="00AB44D1" w:rsidRDefault="00B955D5" w:rsidP="00623AF8">
      <w:pPr>
        <w:keepNext/>
        <w:keepLines/>
        <w:spacing w:before="240" w:after="240" w:line="360" w:lineRule="auto"/>
        <w:ind w:left="567"/>
        <w:jc w:val="center"/>
        <w:outlineLvl w:val="1"/>
        <w:rPr>
          <w:del w:id="322" w:author="Александр Перепечаев" w:date="2021-05-26T13:26:00Z"/>
          <w:sz w:val="28"/>
          <w:szCs w:val="26"/>
          <w:lang w:eastAsia="en-US"/>
        </w:rPr>
      </w:pPr>
      <w:del w:id="323" w:author="Александр Перепечаев" w:date="2021-05-26T13:26:00Z">
        <w:r w:rsidRPr="00B955D5" w:rsidDel="00AB44D1">
          <w:rPr>
            <w:rFonts w:eastAsia="Calibri"/>
            <w:szCs w:val="22"/>
            <w:lang w:eastAsia="en-US"/>
          </w:rPr>
          <w:delText xml:space="preserve">Рисунок </w:delText>
        </w:r>
        <w:r w:rsidR="00743E2F" w:rsidDel="00AB44D1">
          <w:rPr>
            <w:rFonts w:eastAsia="Calibri"/>
            <w:szCs w:val="22"/>
            <w:lang w:eastAsia="en-US"/>
          </w:rPr>
          <w:delText>7</w:delText>
        </w:r>
        <w:r w:rsidRPr="00B955D5" w:rsidDel="00AB44D1">
          <w:rPr>
            <w:rFonts w:eastAsia="Calibri"/>
            <w:szCs w:val="22"/>
            <w:lang w:eastAsia="en-US"/>
          </w:rPr>
          <w:delText xml:space="preserve"> – Эскиз страницы входа</w:delText>
        </w:r>
      </w:del>
    </w:p>
    <w:p w14:paraId="6916EDB8" w14:textId="7D339201" w:rsidR="00B955D5" w:rsidRPr="00B955D5" w:rsidDel="00AB44D1" w:rsidRDefault="00B955D5" w:rsidP="005D652F">
      <w:pPr>
        <w:autoSpaceDE w:val="0"/>
        <w:autoSpaceDN w:val="0"/>
        <w:adjustRightInd w:val="0"/>
        <w:spacing w:before="240" w:line="360" w:lineRule="auto"/>
        <w:ind w:left="567" w:firstLine="709"/>
        <w:jc w:val="both"/>
        <w:rPr>
          <w:del w:id="324" w:author="Александр Перепечаев" w:date="2021-05-26T13:26:00Z"/>
          <w:color w:val="000000"/>
          <w:sz w:val="28"/>
          <w:szCs w:val="28"/>
          <w:lang w:eastAsia="x-none"/>
        </w:rPr>
      </w:pPr>
      <w:del w:id="325" w:author="Александр Перепечаев" w:date="2021-05-26T13:26:00Z">
        <w:r w:rsidRPr="00B955D5" w:rsidDel="00AB44D1">
          <w:rPr>
            <w:color w:val="000000"/>
            <w:sz w:val="28"/>
            <w:szCs w:val="28"/>
            <w:lang w:eastAsia="x-none"/>
          </w:rPr>
          <w:delText xml:space="preserve">После успешного входа в мобильное приложение или после успешной регистрации пользователь переходит на страницу отправки фотографии. Необходимо отразить одну кнопку на добавление фотографии из галереи. </w:delText>
        </w:r>
      </w:del>
    </w:p>
    <w:p w14:paraId="2FAAA5D4" w14:textId="0DB03538" w:rsidR="00B955D5" w:rsidRPr="00B955D5" w:rsidDel="00AB44D1" w:rsidRDefault="00B955D5" w:rsidP="005D652F">
      <w:pPr>
        <w:autoSpaceDE w:val="0"/>
        <w:autoSpaceDN w:val="0"/>
        <w:adjustRightInd w:val="0"/>
        <w:spacing w:line="360" w:lineRule="auto"/>
        <w:ind w:left="567" w:firstLine="709"/>
        <w:jc w:val="both"/>
        <w:rPr>
          <w:del w:id="326" w:author="Александр Перепечаев" w:date="2021-05-26T13:26:00Z"/>
          <w:color w:val="000000"/>
          <w:sz w:val="28"/>
          <w:szCs w:val="28"/>
          <w:lang w:eastAsia="x-none"/>
        </w:rPr>
      </w:pPr>
      <w:del w:id="327" w:author="Александр Перепечаев" w:date="2021-05-26T13:26:00Z">
        <w:r w:rsidRPr="00B955D5" w:rsidDel="00AB44D1">
          <w:rPr>
            <w:color w:val="000000"/>
            <w:sz w:val="28"/>
            <w:szCs w:val="28"/>
            <w:lang w:eastAsia="x-none"/>
          </w:rPr>
          <w:delText xml:space="preserve">После добавления фотографии из галереи – фотография будет отправлена на сервер, а с сервера получен ответ об испытываемой эмоции на этой фотографии. </w:delText>
        </w:r>
      </w:del>
    </w:p>
    <w:p w14:paraId="1BFA2960" w14:textId="732D93CE" w:rsidR="00B955D5" w:rsidRPr="00B955D5" w:rsidDel="00AB44D1" w:rsidRDefault="00B955D5">
      <w:pPr>
        <w:autoSpaceDE w:val="0"/>
        <w:autoSpaceDN w:val="0"/>
        <w:adjustRightInd w:val="0"/>
        <w:spacing w:line="360" w:lineRule="auto"/>
        <w:ind w:left="567" w:firstLine="709"/>
        <w:jc w:val="both"/>
        <w:rPr>
          <w:del w:id="328" w:author="Александр Перепечаев" w:date="2021-05-26T13:26:00Z"/>
          <w:color w:val="000000"/>
          <w:sz w:val="28"/>
          <w:szCs w:val="28"/>
          <w:lang w:eastAsia="x-none"/>
        </w:rPr>
      </w:pPr>
      <w:del w:id="329" w:author="Александр Перепечаев" w:date="2021-05-26T13:26:00Z">
        <w:r w:rsidRPr="00B955D5" w:rsidDel="00AB44D1">
          <w:rPr>
            <w:color w:val="000000"/>
            <w:sz w:val="28"/>
            <w:szCs w:val="28"/>
            <w:lang w:eastAsia="x-none"/>
          </w:rPr>
          <w:delText xml:space="preserve">На экран необходимо вывести саму фотографию, которую передавали на сервер и ответ сервера об эмоции на снимке. </w:delText>
        </w:r>
      </w:del>
    </w:p>
    <w:p w14:paraId="6711F701" w14:textId="743E334C" w:rsidR="00B955D5" w:rsidRPr="00B955D5" w:rsidDel="00AB44D1" w:rsidRDefault="00B955D5" w:rsidP="005D652F">
      <w:pPr>
        <w:autoSpaceDE w:val="0"/>
        <w:autoSpaceDN w:val="0"/>
        <w:adjustRightInd w:val="0"/>
        <w:spacing w:line="360" w:lineRule="auto"/>
        <w:ind w:left="567" w:firstLine="709"/>
        <w:jc w:val="both"/>
        <w:rPr>
          <w:del w:id="330" w:author="Александр Перепечаев" w:date="2021-05-26T13:26:00Z"/>
          <w:color w:val="000000"/>
          <w:sz w:val="28"/>
          <w:szCs w:val="28"/>
          <w:lang w:eastAsia="x-none"/>
        </w:rPr>
      </w:pPr>
      <w:del w:id="331" w:author="Александр Перепечаев" w:date="2021-05-26T13:26:00Z">
        <w:r w:rsidRPr="00B955D5" w:rsidDel="00AB44D1">
          <w:rPr>
            <w:color w:val="000000"/>
            <w:sz w:val="28"/>
            <w:szCs w:val="28"/>
            <w:lang w:eastAsia="x-none"/>
          </w:rPr>
          <w:delText>Эскиз страницы передачи фотографии с мобильного приложения на сервер представлен на рисунке</w:delText>
        </w:r>
        <w:r w:rsidRPr="00B955D5" w:rsidDel="00AB44D1">
          <w:rPr>
            <w:color w:val="000000"/>
            <w:sz w:val="28"/>
            <w:szCs w:val="28"/>
            <w:lang w:val="x-none" w:eastAsia="x-none"/>
          </w:rPr>
          <w:delText xml:space="preserve"> </w:delText>
        </w:r>
        <w:r w:rsidR="00743E2F" w:rsidDel="00AB44D1">
          <w:rPr>
            <w:color w:val="000000"/>
            <w:sz w:val="28"/>
            <w:szCs w:val="28"/>
            <w:lang w:eastAsia="x-none"/>
          </w:rPr>
          <w:delText>8</w:delText>
        </w:r>
        <w:r w:rsidRPr="00B955D5" w:rsidDel="00AB44D1">
          <w:rPr>
            <w:color w:val="000000"/>
            <w:sz w:val="28"/>
            <w:szCs w:val="28"/>
            <w:lang w:val="x-none" w:eastAsia="x-none"/>
          </w:rPr>
          <w:delText>.</w:delText>
        </w:r>
        <w:r w:rsidRPr="00B955D5" w:rsidDel="00AB44D1">
          <w:rPr>
            <w:color w:val="000000"/>
            <w:sz w:val="28"/>
            <w:szCs w:val="28"/>
            <w:lang w:eastAsia="x-none"/>
          </w:rPr>
          <w:delText xml:space="preserve"> </w:delText>
        </w:r>
      </w:del>
    </w:p>
    <w:p w14:paraId="373DC4DE" w14:textId="77294665" w:rsidR="00B955D5" w:rsidRPr="00B955D5" w:rsidDel="00AB44D1" w:rsidRDefault="00B955D5" w:rsidP="00B104CF">
      <w:pPr>
        <w:autoSpaceDE w:val="0"/>
        <w:autoSpaceDN w:val="0"/>
        <w:adjustRightInd w:val="0"/>
        <w:spacing w:line="360" w:lineRule="auto"/>
        <w:ind w:left="567"/>
        <w:jc w:val="center"/>
        <w:rPr>
          <w:del w:id="332" w:author="Александр Перепечаев" w:date="2021-05-26T13:26:00Z"/>
          <w:color w:val="000000"/>
          <w:sz w:val="28"/>
          <w:szCs w:val="28"/>
          <w:lang w:eastAsia="x-none"/>
        </w:rPr>
      </w:pPr>
      <w:del w:id="333" w:author="Александр Перепечаев" w:date="2021-05-26T13:26:00Z">
        <w:r w:rsidRPr="00B955D5" w:rsidDel="00AB44D1">
          <w:rPr>
            <w:noProof/>
            <w:color w:val="000000"/>
            <w:sz w:val="28"/>
            <w:szCs w:val="28"/>
            <w:lang w:eastAsia="x-none"/>
          </w:rPr>
          <w:drawing>
            <wp:inline distT="0" distB="0" distL="0" distR="0" wp14:anchorId="5468747F" wp14:editId="14A7E316">
              <wp:extent cx="1600200" cy="265006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503" r="-1" b="2583"/>
                      <a:stretch/>
                    </pic:blipFill>
                    <pic:spPr bwMode="auto">
                      <a:xfrm>
                        <a:off x="0" y="0"/>
                        <a:ext cx="1600200" cy="2650066"/>
                      </a:xfrm>
                      <a:prstGeom prst="rect">
                        <a:avLst/>
                      </a:prstGeom>
                      <a:noFill/>
                      <a:ln>
                        <a:noFill/>
                      </a:ln>
                      <a:extLst>
                        <a:ext uri="{53640926-AAD7-44D8-BBD7-CCE9431645EC}">
                          <a14:shadowObscured xmlns:a14="http://schemas.microsoft.com/office/drawing/2010/main"/>
                        </a:ext>
                      </a:extLst>
                    </pic:spPr>
                  </pic:pic>
                </a:graphicData>
              </a:graphic>
            </wp:inline>
          </w:drawing>
        </w:r>
      </w:del>
    </w:p>
    <w:p w14:paraId="57B65AE1" w14:textId="0207C907" w:rsidR="00B955D5" w:rsidRPr="00B955D5" w:rsidDel="00AB44D1" w:rsidRDefault="00B955D5" w:rsidP="00623AF8">
      <w:pPr>
        <w:autoSpaceDE w:val="0"/>
        <w:autoSpaceDN w:val="0"/>
        <w:adjustRightInd w:val="0"/>
        <w:spacing w:before="240" w:after="240" w:line="360" w:lineRule="auto"/>
        <w:ind w:left="567"/>
        <w:jc w:val="center"/>
        <w:rPr>
          <w:del w:id="334" w:author="Александр Перепечаев" w:date="2021-05-26T13:26:00Z"/>
          <w:color w:val="000000"/>
          <w:szCs w:val="28"/>
          <w:lang w:eastAsia="x-none"/>
        </w:rPr>
      </w:pPr>
      <w:del w:id="335" w:author="Александр Перепечаев" w:date="2021-05-26T13:26:00Z">
        <w:r w:rsidRPr="00B955D5" w:rsidDel="00AB44D1">
          <w:rPr>
            <w:color w:val="000000"/>
            <w:szCs w:val="28"/>
            <w:lang w:eastAsia="x-none"/>
          </w:rPr>
          <w:delText xml:space="preserve">Рисунок </w:delText>
        </w:r>
        <w:r w:rsidR="00743E2F" w:rsidDel="00AB44D1">
          <w:rPr>
            <w:color w:val="000000"/>
            <w:szCs w:val="28"/>
            <w:lang w:eastAsia="x-none"/>
          </w:rPr>
          <w:delText>8</w:delText>
        </w:r>
        <w:r w:rsidR="00743E2F" w:rsidRPr="00B955D5" w:rsidDel="00AB44D1">
          <w:rPr>
            <w:color w:val="000000"/>
            <w:sz w:val="28"/>
            <w:szCs w:val="28"/>
            <w:lang w:eastAsia="x-none"/>
          </w:rPr>
          <w:delText xml:space="preserve"> </w:delText>
        </w:r>
        <w:r w:rsidRPr="00B955D5" w:rsidDel="00AB44D1">
          <w:rPr>
            <w:color w:val="000000"/>
            <w:sz w:val="28"/>
            <w:szCs w:val="28"/>
            <w:lang w:eastAsia="x-none"/>
          </w:rPr>
          <w:delText xml:space="preserve">– </w:delText>
        </w:r>
        <w:r w:rsidRPr="00B955D5" w:rsidDel="00AB44D1">
          <w:rPr>
            <w:color w:val="000000"/>
            <w:szCs w:val="28"/>
            <w:lang w:eastAsia="x-none"/>
          </w:rPr>
          <w:delText>Эскиз экрана передачи фотографии</w:delText>
        </w:r>
      </w:del>
    </w:p>
    <w:p w14:paraId="09C9489A" w14:textId="49923108" w:rsidR="00B955D5" w:rsidRPr="00B955D5" w:rsidDel="00AB44D1" w:rsidRDefault="00B955D5" w:rsidP="005D652F">
      <w:pPr>
        <w:autoSpaceDE w:val="0"/>
        <w:autoSpaceDN w:val="0"/>
        <w:adjustRightInd w:val="0"/>
        <w:spacing w:line="360" w:lineRule="auto"/>
        <w:ind w:left="567" w:firstLine="709"/>
        <w:jc w:val="both"/>
        <w:rPr>
          <w:del w:id="336" w:author="Александр Перепечаев" w:date="2021-05-26T13:26:00Z"/>
          <w:color w:val="000000"/>
          <w:sz w:val="28"/>
          <w:szCs w:val="28"/>
          <w:lang w:eastAsia="x-none"/>
        </w:rPr>
      </w:pPr>
      <w:del w:id="337" w:author="Александр Перепечаев" w:date="2021-05-26T13:26:00Z">
        <w:r w:rsidRPr="00B955D5" w:rsidDel="00AB44D1">
          <w:rPr>
            <w:color w:val="000000"/>
            <w:sz w:val="28"/>
            <w:szCs w:val="28"/>
            <w:lang w:eastAsia="x-none"/>
          </w:rPr>
          <w:delText xml:space="preserve">Для переключения между экранами мобильного приложения будет разработано специальное боковое меню, которое будет включать в себя 3 пункта. </w:delText>
        </w:r>
      </w:del>
    </w:p>
    <w:p w14:paraId="09F2EDC7" w14:textId="60047D40" w:rsidR="00B955D5" w:rsidRPr="00B955D5" w:rsidDel="00AB44D1" w:rsidRDefault="00B955D5" w:rsidP="005D652F">
      <w:pPr>
        <w:autoSpaceDE w:val="0"/>
        <w:autoSpaceDN w:val="0"/>
        <w:adjustRightInd w:val="0"/>
        <w:spacing w:line="360" w:lineRule="auto"/>
        <w:ind w:left="567" w:firstLine="709"/>
        <w:jc w:val="both"/>
        <w:rPr>
          <w:del w:id="338" w:author="Александр Перепечаев" w:date="2021-05-26T13:26:00Z"/>
          <w:color w:val="000000"/>
          <w:sz w:val="28"/>
          <w:szCs w:val="28"/>
          <w:lang w:eastAsia="x-none"/>
        </w:rPr>
      </w:pPr>
      <w:del w:id="339" w:author="Александр Перепечаев" w:date="2021-05-26T13:26:00Z">
        <w:r w:rsidRPr="00B955D5" w:rsidDel="00AB44D1">
          <w:rPr>
            <w:color w:val="000000"/>
            <w:sz w:val="28"/>
            <w:szCs w:val="28"/>
            <w:lang w:eastAsia="x-none"/>
          </w:rPr>
          <w:delText xml:space="preserve">Схема бокового меню изображена на рисунке </w:delText>
        </w:r>
        <w:r w:rsidR="00743E2F" w:rsidDel="00AB44D1">
          <w:rPr>
            <w:color w:val="000000"/>
            <w:sz w:val="28"/>
            <w:szCs w:val="28"/>
            <w:lang w:eastAsia="x-none"/>
          </w:rPr>
          <w:delText>9</w:delText>
        </w:r>
        <w:r w:rsidRPr="00B955D5" w:rsidDel="00AB44D1">
          <w:rPr>
            <w:color w:val="000000"/>
            <w:sz w:val="28"/>
            <w:szCs w:val="28"/>
            <w:lang w:eastAsia="x-none"/>
          </w:rPr>
          <w:delText xml:space="preserve">. </w:delText>
        </w:r>
      </w:del>
    </w:p>
    <w:p w14:paraId="479896C0" w14:textId="114133EF" w:rsidR="00B955D5" w:rsidRPr="009F2419" w:rsidDel="00AB44D1" w:rsidRDefault="00B955D5" w:rsidP="00B104CF">
      <w:pPr>
        <w:autoSpaceDE w:val="0"/>
        <w:autoSpaceDN w:val="0"/>
        <w:adjustRightInd w:val="0"/>
        <w:spacing w:before="240" w:after="240" w:line="360" w:lineRule="auto"/>
        <w:ind w:left="567"/>
        <w:jc w:val="center"/>
        <w:rPr>
          <w:del w:id="340" w:author="Александр Перепечаев" w:date="2021-05-26T13:26:00Z"/>
          <w:color w:val="000000"/>
          <w:sz w:val="28"/>
          <w:szCs w:val="28"/>
          <w:lang w:val="en-US" w:eastAsia="x-none"/>
        </w:rPr>
      </w:pPr>
      <w:del w:id="341" w:author="Александр Перепечаев" w:date="2021-05-26T13:26:00Z">
        <w:r w:rsidRPr="00B955D5" w:rsidDel="00AB44D1">
          <w:rPr>
            <w:noProof/>
            <w:color w:val="000000"/>
            <w:sz w:val="28"/>
            <w:szCs w:val="28"/>
            <w:lang w:eastAsia="x-none"/>
          </w:rPr>
          <w:drawing>
            <wp:inline distT="0" distB="0" distL="0" distR="0" wp14:anchorId="464A0D18" wp14:editId="3C627A6E">
              <wp:extent cx="1417320" cy="243078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7320" cy="2430780"/>
                      </a:xfrm>
                      <a:prstGeom prst="rect">
                        <a:avLst/>
                      </a:prstGeom>
                      <a:noFill/>
                      <a:ln>
                        <a:noFill/>
                      </a:ln>
                    </pic:spPr>
                  </pic:pic>
                </a:graphicData>
              </a:graphic>
            </wp:inline>
          </w:drawing>
        </w:r>
      </w:del>
    </w:p>
    <w:p w14:paraId="43DC2B14" w14:textId="0E50EE6F" w:rsidR="00B955D5" w:rsidRPr="00B955D5" w:rsidDel="00AB44D1" w:rsidRDefault="00B955D5" w:rsidP="00B104CF">
      <w:pPr>
        <w:autoSpaceDE w:val="0"/>
        <w:autoSpaceDN w:val="0"/>
        <w:adjustRightInd w:val="0"/>
        <w:spacing w:before="240" w:line="360" w:lineRule="auto"/>
        <w:ind w:left="567"/>
        <w:jc w:val="center"/>
        <w:rPr>
          <w:del w:id="342" w:author="Александр Перепечаев" w:date="2021-05-26T13:26:00Z"/>
          <w:color w:val="000000"/>
          <w:szCs w:val="28"/>
          <w:lang w:eastAsia="x-none"/>
        </w:rPr>
      </w:pPr>
      <w:del w:id="343" w:author="Александр Перепечаев" w:date="2021-05-26T13:26:00Z">
        <w:r w:rsidRPr="00B955D5" w:rsidDel="00AB44D1">
          <w:rPr>
            <w:color w:val="000000"/>
            <w:szCs w:val="28"/>
            <w:lang w:eastAsia="x-none"/>
          </w:rPr>
          <w:delText xml:space="preserve">Рисунок </w:delText>
        </w:r>
        <w:r w:rsidR="00743E2F" w:rsidDel="00AB44D1">
          <w:rPr>
            <w:color w:val="000000"/>
            <w:szCs w:val="28"/>
            <w:lang w:eastAsia="x-none"/>
          </w:rPr>
          <w:delText>9</w:delText>
        </w:r>
        <w:r w:rsidR="00743E2F" w:rsidRPr="00B955D5" w:rsidDel="00AB44D1">
          <w:rPr>
            <w:color w:val="000000"/>
            <w:szCs w:val="28"/>
            <w:lang w:eastAsia="x-none"/>
          </w:rPr>
          <w:delText xml:space="preserve"> </w:delText>
        </w:r>
        <w:r w:rsidRPr="00B955D5" w:rsidDel="00AB44D1">
          <w:rPr>
            <w:color w:val="000000"/>
            <w:sz w:val="28"/>
            <w:szCs w:val="28"/>
            <w:lang w:eastAsia="x-none"/>
          </w:rPr>
          <w:delText xml:space="preserve">– </w:delText>
        </w:r>
        <w:r w:rsidRPr="00B955D5" w:rsidDel="00AB44D1">
          <w:rPr>
            <w:color w:val="000000"/>
            <w:szCs w:val="28"/>
            <w:lang w:eastAsia="x-none"/>
          </w:rPr>
          <w:delText>Боковое меню</w:delText>
        </w:r>
      </w:del>
    </w:p>
    <w:p w14:paraId="2F9058A8" w14:textId="229BFC06" w:rsidR="008A2F79" w:rsidDel="00AB44D1" w:rsidRDefault="00B955D5" w:rsidP="00EE5ABE">
      <w:pPr>
        <w:pStyle w:val="afffe"/>
        <w:spacing w:before="0"/>
        <w:rPr>
          <w:del w:id="344" w:author="Александр Перепечаев" w:date="2021-05-26T13:26:00Z"/>
        </w:rPr>
      </w:pPr>
      <w:del w:id="345" w:author="Александр Перепечаев" w:date="2021-05-26T13:26:00Z">
        <w:r w:rsidRPr="00B955D5" w:rsidDel="00AB44D1">
          <w:rPr>
            <w:sz w:val="2"/>
          </w:rPr>
          <w:br w:type="page"/>
        </w:r>
        <w:r w:rsidRPr="00B955D5" w:rsidDel="00AB44D1">
          <w:delText>2.</w:delText>
        </w:r>
        <w:r w:rsidR="00EB4933" w:rsidDel="00AB44D1">
          <w:delText>9</w:delText>
        </w:r>
        <w:r w:rsidR="005F40B5" w:rsidRPr="00B955D5" w:rsidDel="00AB44D1">
          <w:delText xml:space="preserve"> </w:delText>
        </w:r>
        <w:r w:rsidR="000558B9" w:rsidDel="00AB44D1">
          <w:delText xml:space="preserve">Проектирование </w:delText>
        </w:r>
        <w:r w:rsidR="000558B9" w:rsidDel="00AB44D1">
          <w:rPr>
            <w:lang w:val="en-US"/>
          </w:rPr>
          <w:delText>Web</w:delText>
        </w:r>
        <w:r w:rsidR="000558B9" w:rsidRPr="009F2419" w:rsidDel="00AB44D1">
          <w:delText>-</w:delText>
        </w:r>
        <w:r w:rsidR="00C3017A" w:rsidDel="00AB44D1">
          <w:delText>интерфейса</w:delText>
        </w:r>
        <w:r w:rsidR="000558B9" w:rsidDel="00AB44D1">
          <w:delText xml:space="preserve"> </w:delText>
        </w:r>
      </w:del>
    </w:p>
    <w:p w14:paraId="7ACD70EC" w14:textId="1589D579" w:rsidR="006B1678" w:rsidRPr="00837717" w:rsidDel="00AB44D1" w:rsidRDefault="006B1678" w:rsidP="00837717">
      <w:pPr>
        <w:spacing w:line="360" w:lineRule="auto"/>
        <w:ind w:left="567" w:firstLine="709"/>
        <w:jc w:val="both"/>
        <w:rPr>
          <w:del w:id="346" w:author="Александр Перепечаев" w:date="2021-05-26T13:26:00Z"/>
          <w:rFonts w:eastAsia="Calibri"/>
          <w:sz w:val="28"/>
          <w:szCs w:val="22"/>
          <w:lang w:eastAsia="en-US"/>
        </w:rPr>
      </w:pPr>
      <w:del w:id="347" w:author="Александр Перепечаев" w:date="2021-05-26T13:26:00Z">
        <w:r w:rsidRPr="009F2419" w:rsidDel="00AB44D1">
          <w:rPr>
            <w:rStyle w:val="afff5"/>
          </w:rPr>
          <w:delText>Главной страницей Web-интерфейса является страница передачи видео. Пользователю необходимо выбрать видео со своего компьютера и нажать кнопку “отправить”</w:delText>
        </w:r>
        <w:r w:rsidR="003D67B4" w:rsidRPr="009F2419" w:rsidDel="00AB44D1">
          <w:rPr>
            <w:rStyle w:val="afff5"/>
          </w:rPr>
          <w:delText>.</w:delText>
        </w:r>
        <w:r w:rsidR="004260A5" w:rsidRPr="009F2419" w:rsidDel="00AB44D1">
          <w:rPr>
            <w:rStyle w:val="afff5"/>
          </w:rPr>
          <w:delText xml:space="preserve"> После чего видео будет отправлено на сервер и через некоторое время клиенту придет</w:delText>
        </w:r>
        <w:r w:rsidR="004260A5" w:rsidDel="00AB44D1">
          <w:rPr>
            <w:rFonts w:eastAsia="Calibri"/>
            <w:sz w:val="28"/>
            <w:szCs w:val="22"/>
            <w:lang w:eastAsia="en-US"/>
          </w:rPr>
          <w:delText xml:space="preserve"> ответ о количестве каждой эмоции на видео. Данная информация отобразиться в виде круговой диаграммы. </w:delText>
        </w:r>
        <w:r w:rsidDel="00AB44D1">
          <w:rPr>
            <w:rFonts w:eastAsia="Calibri"/>
            <w:sz w:val="28"/>
            <w:szCs w:val="22"/>
            <w:lang w:eastAsia="en-US"/>
          </w:rPr>
          <w:delText xml:space="preserve"> Вверху располагается меню для переключения между разделами.</w:delText>
        </w:r>
      </w:del>
    </w:p>
    <w:p w14:paraId="67FA007F" w14:textId="16234BC4" w:rsidR="006B1678" w:rsidDel="00AB44D1" w:rsidRDefault="006B1678" w:rsidP="006B1678">
      <w:pPr>
        <w:keepNext/>
        <w:keepLines/>
        <w:spacing w:line="360" w:lineRule="auto"/>
        <w:ind w:left="567" w:firstLine="709"/>
        <w:jc w:val="both"/>
        <w:outlineLvl w:val="1"/>
        <w:rPr>
          <w:del w:id="348" w:author="Александр Перепечаев" w:date="2021-05-26T13:26:00Z"/>
          <w:rFonts w:eastAsia="Calibri"/>
          <w:sz w:val="28"/>
          <w:szCs w:val="22"/>
          <w:lang w:eastAsia="en-US"/>
        </w:rPr>
      </w:pPr>
      <w:del w:id="349" w:author="Александр Перепечаев" w:date="2021-05-26T13:26:00Z">
        <w:r w:rsidRPr="00B955D5" w:rsidDel="00AB44D1">
          <w:rPr>
            <w:rFonts w:eastAsia="Calibri"/>
            <w:sz w:val="28"/>
            <w:szCs w:val="22"/>
            <w:lang w:eastAsia="en-US"/>
          </w:rPr>
          <w:delText xml:space="preserve">Схематический эскиз страницы </w:delText>
        </w:r>
        <w:r w:rsidR="000C6E8D" w:rsidDel="00AB44D1">
          <w:rPr>
            <w:rFonts w:eastAsia="Calibri"/>
            <w:sz w:val="28"/>
            <w:szCs w:val="22"/>
            <w:lang w:eastAsia="en-US"/>
          </w:rPr>
          <w:delText>для работы с видео</w:delText>
        </w:r>
        <w:r w:rsidRPr="00B955D5" w:rsidDel="00AB44D1">
          <w:rPr>
            <w:rFonts w:eastAsia="Calibri"/>
            <w:sz w:val="28"/>
            <w:szCs w:val="22"/>
            <w:lang w:eastAsia="en-US"/>
          </w:rPr>
          <w:delText xml:space="preserve"> представлен на рисунке </w:delText>
        </w:r>
        <w:r w:rsidR="000C6E8D" w:rsidDel="00AB44D1">
          <w:rPr>
            <w:rFonts w:eastAsia="Calibri"/>
            <w:sz w:val="28"/>
            <w:szCs w:val="22"/>
            <w:lang w:eastAsia="en-US"/>
          </w:rPr>
          <w:delText>10</w:delText>
        </w:r>
        <w:r w:rsidRPr="00B955D5" w:rsidDel="00AB44D1">
          <w:rPr>
            <w:rFonts w:eastAsia="Calibri"/>
            <w:sz w:val="28"/>
            <w:szCs w:val="22"/>
            <w:lang w:eastAsia="en-US"/>
          </w:rPr>
          <w:delText>.</w:delText>
        </w:r>
      </w:del>
    </w:p>
    <w:p w14:paraId="08765058" w14:textId="631E4B88" w:rsidR="004260A5" w:rsidRPr="00B955D5" w:rsidDel="00AB44D1" w:rsidRDefault="004260A5" w:rsidP="006B1678">
      <w:pPr>
        <w:keepNext/>
        <w:keepLines/>
        <w:spacing w:line="360" w:lineRule="auto"/>
        <w:ind w:left="567" w:firstLine="709"/>
        <w:jc w:val="both"/>
        <w:outlineLvl w:val="1"/>
        <w:rPr>
          <w:del w:id="350" w:author="Александр Перепечаев" w:date="2021-05-26T13:26:00Z"/>
          <w:rFonts w:eastAsia="Calibri"/>
          <w:sz w:val="28"/>
          <w:szCs w:val="22"/>
          <w:lang w:eastAsia="en-US"/>
        </w:rPr>
      </w:pPr>
    </w:p>
    <w:p w14:paraId="6F161092" w14:textId="26E6D593" w:rsidR="00D72D97" w:rsidDel="00AB44D1" w:rsidRDefault="00D72D97" w:rsidP="006B1678">
      <w:pPr>
        <w:pStyle w:val="afff2"/>
        <w:rPr>
          <w:del w:id="351" w:author="Александр Перепечаев" w:date="2021-05-26T13:26:00Z"/>
        </w:rPr>
      </w:pPr>
      <w:del w:id="352" w:author="Александр Перепечаев" w:date="2021-05-26T13:26:00Z">
        <w:r w:rsidDel="00AB44D1">
          <w:rPr>
            <w:rFonts w:eastAsia="Calibri"/>
            <w:noProof/>
            <w:sz w:val="28"/>
            <w:szCs w:val="22"/>
            <w:lang w:eastAsia="en-US"/>
          </w:rPr>
          <w:drawing>
            <wp:inline distT="0" distB="0" distL="0" distR="0" wp14:anchorId="281404F2" wp14:editId="230E8132">
              <wp:extent cx="4983675" cy="2543175"/>
              <wp:effectExtent l="19050" t="1905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3675" cy="2543175"/>
                      </a:xfrm>
                      <a:prstGeom prst="rect">
                        <a:avLst/>
                      </a:prstGeom>
                      <a:noFill/>
                      <a:ln>
                        <a:solidFill>
                          <a:schemeClr val="tx1"/>
                        </a:solidFill>
                      </a:ln>
                    </pic:spPr>
                  </pic:pic>
                </a:graphicData>
              </a:graphic>
            </wp:inline>
          </w:drawing>
        </w:r>
      </w:del>
    </w:p>
    <w:p w14:paraId="5AE15261" w14:textId="1E787E34" w:rsidR="006B1678" w:rsidDel="00AB44D1" w:rsidRDefault="006B1678" w:rsidP="006B1678">
      <w:pPr>
        <w:pStyle w:val="afff2"/>
        <w:rPr>
          <w:del w:id="353" w:author="Александр Перепечаев" w:date="2021-05-26T13:26:00Z"/>
        </w:rPr>
      </w:pPr>
      <w:del w:id="354" w:author="Александр Перепечаев" w:date="2021-05-26T13:26:00Z">
        <w:r w:rsidDel="00AB44D1">
          <w:delText>Рис</w:delText>
        </w:r>
        <w:r w:rsidR="006806BE" w:rsidDel="00AB44D1">
          <w:delText>унок</w:delText>
        </w:r>
        <w:r w:rsidDel="00AB44D1">
          <w:delText xml:space="preserve"> 10 – Эскиз страницы для работы с видео </w:delText>
        </w:r>
      </w:del>
    </w:p>
    <w:p w14:paraId="6BFAEA54" w14:textId="0215B1DA" w:rsidR="000C6E8D" w:rsidDel="00AB44D1" w:rsidRDefault="000C6E8D" w:rsidP="0078595F">
      <w:pPr>
        <w:pStyle w:val="afff4"/>
        <w:rPr>
          <w:del w:id="355" w:author="Александр Перепечаев" w:date="2021-05-26T13:26:00Z"/>
        </w:rPr>
      </w:pPr>
      <w:del w:id="356" w:author="Александр Перепечаев" w:date="2021-05-26T13:26:00Z">
        <w:r w:rsidDel="00AB44D1">
          <w:delText>Также пользователь</w:delText>
        </w:r>
        <w:r w:rsidR="0071335B" w:rsidDel="00AB44D1">
          <w:delText>,</w:delText>
        </w:r>
        <w:r w:rsidDel="00AB44D1">
          <w:delText xml:space="preserve"> помимо отправки видео, может отправить и фотографию</w:delText>
        </w:r>
        <w:r w:rsidR="0078595F" w:rsidDel="00AB44D1">
          <w:delText xml:space="preserve">. </w:delText>
        </w:r>
        <w:r w:rsidR="00F97976" w:rsidDel="00AB44D1">
          <w:delText xml:space="preserve">Для фотографии не строится диаграмма, так как на фотографии может быть только одна эмоция, поэтому данная эмоция будет выведена текстом на экран. Эскиз экрана для работы с фотографиями представлен на рисунке 11. </w:delText>
        </w:r>
      </w:del>
    </w:p>
    <w:p w14:paraId="29D0330D" w14:textId="1554B471" w:rsidR="006806BE" w:rsidDel="00AB44D1" w:rsidRDefault="006806BE" w:rsidP="0078595F">
      <w:pPr>
        <w:pStyle w:val="afff4"/>
        <w:rPr>
          <w:del w:id="357" w:author="Александр Перепечаев" w:date="2021-05-26T13:26:00Z"/>
        </w:rPr>
      </w:pPr>
    </w:p>
    <w:p w14:paraId="7F9BB876" w14:textId="71E33E5B" w:rsidR="00070A4E" w:rsidDel="00AB44D1" w:rsidRDefault="00F97976" w:rsidP="00837717">
      <w:pPr>
        <w:pStyle w:val="afff2"/>
        <w:rPr>
          <w:del w:id="358" w:author="Александр Перепечаев" w:date="2021-05-26T13:26:00Z"/>
        </w:rPr>
      </w:pPr>
      <w:del w:id="359" w:author="Александр Перепечаев" w:date="2021-05-26T13:26:00Z">
        <w:r w:rsidDel="00AB44D1">
          <w:rPr>
            <w:noProof/>
          </w:rPr>
          <w:drawing>
            <wp:inline distT="0" distB="0" distL="0" distR="0" wp14:anchorId="12155563" wp14:editId="4B0FBC57">
              <wp:extent cx="4791075" cy="1753943"/>
              <wp:effectExtent l="19050" t="1905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1075" cy="1753943"/>
                      </a:xfrm>
                      <a:prstGeom prst="rect">
                        <a:avLst/>
                      </a:prstGeom>
                      <a:noFill/>
                      <a:ln>
                        <a:solidFill>
                          <a:schemeClr val="tx1"/>
                        </a:solidFill>
                      </a:ln>
                    </pic:spPr>
                  </pic:pic>
                </a:graphicData>
              </a:graphic>
            </wp:inline>
          </w:drawing>
        </w:r>
      </w:del>
    </w:p>
    <w:p w14:paraId="22942DEC" w14:textId="7D27D4F9" w:rsidR="00F97976" w:rsidDel="00AB44D1" w:rsidRDefault="006806BE" w:rsidP="00837717">
      <w:pPr>
        <w:pStyle w:val="afff2"/>
        <w:rPr>
          <w:del w:id="360" w:author="Александр Перепечаев" w:date="2021-05-26T13:26:00Z"/>
        </w:rPr>
      </w:pPr>
      <w:del w:id="361" w:author="Александр Перепечаев" w:date="2021-05-26T13:26:00Z">
        <w:r w:rsidDel="00AB44D1">
          <w:delText xml:space="preserve">Рисунок 11 </w:delText>
        </w:r>
        <w:r w:rsidR="0085114D" w:rsidDel="00AB44D1">
          <w:delText>– Эскиз экрана для работы с фотографиями</w:delText>
        </w:r>
      </w:del>
    </w:p>
    <w:p w14:paraId="544F9260" w14:textId="2F550DCF" w:rsidR="0085114D" w:rsidRPr="000C5D65" w:rsidDel="00AB44D1" w:rsidRDefault="00C5645B" w:rsidP="00837717">
      <w:pPr>
        <w:pStyle w:val="afff4"/>
        <w:rPr>
          <w:del w:id="362" w:author="Александр Перепечаев" w:date="2021-05-26T13:26:00Z"/>
        </w:rPr>
      </w:pPr>
      <w:del w:id="363" w:author="Александр Перепечаев" w:date="2021-05-26T13:26:00Z">
        <w:r w:rsidDel="00AB44D1">
          <w:delText xml:space="preserve">Так как пользователи могут не согласиться с результатом и отправить фотографию для дообучения нейронной сети, необходимо реализовать проверки эмоции на фото, так как доверять одному пользователю неправильно. Если пользователь переходит на страницу </w:delText>
        </w:r>
        <w:r w:rsidRPr="009F2419" w:rsidDel="00AB44D1">
          <w:delText>“</w:delText>
        </w:r>
        <w:r w:rsidDel="00AB44D1">
          <w:delText>Анализ фото</w:delText>
        </w:r>
        <w:r w:rsidRPr="009F2419" w:rsidDel="00AB44D1">
          <w:delText xml:space="preserve">”, </w:delText>
        </w:r>
        <w:r w:rsidDel="00AB44D1">
          <w:delText>то из базы фото для анализа случайным образом выбирается одна фотография и отправляется пользователю для разметки. Пользователь может указать</w:delText>
        </w:r>
        <w:r w:rsidRPr="009F2419" w:rsidDel="00AB44D1">
          <w:delText xml:space="preserve">: </w:delText>
        </w:r>
        <w:r w:rsidDel="00AB44D1">
          <w:delText xml:space="preserve">какую эмоции он видит на фото и отправить результат. На рисунке 11 представлен эскиз данной страницы. </w:delText>
        </w:r>
      </w:del>
    </w:p>
    <w:p w14:paraId="7D1FDC56" w14:textId="1BB94A10" w:rsidR="00C27690" w:rsidDel="00AB44D1" w:rsidRDefault="00C27690" w:rsidP="009F2419">
      <w:pPr>
        <w:pStyle w:val="afff2"/>
        <w:rPr>
          <w:del w:id="364" w:author="Александр Перепечаев" w:date="2021-05-26T13:26:00Z"/>
        </w:rPr>
      </w:pPr>
      <w:del w:id="365" w:author="Александр Перепечаев" w:date="2021-05-26T13:26:00Z">
        <w:r w:rsidDel="00AB44D1">
          <w:rPr>
            <w:noProof/>
          </w:rPr>
          <w:drawing>
            <wp:inline distT="0" distB="0" distL="0" distR="0" wp14:anchorId="31D7FBBC" wp14:editId="45E13942">
              <wp:extent cx="4619625" cy="3375034"/>
              <wp:effectExtent l="19050" t="1905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3375034"/>
                      </a:xfrm>
                      <a:prstGeom prst="rect">
                        <a:avLst/>
                      </a:prstGeom>
                      <a:noFill/>
                      <a:ln>
                        <a:solidFill>
                          <a:schemeClr val="tx1"/>
                        </a:solidFill>
                      </a:ln>
                    </pic:spPr>
                  </pic:pic>
                </a:graphicData>
              </a:graphic>
            </wp:inline>
          </w:drawing>
        </w:r>
      </w:del>
    </w:p>
    <w:p w14:paraId="2E52B992" w14:textId="581029B0" w:rsidR="0085114D" w:rsidRPr="00837717" w:rsidDel="00AB44D1" w:rsidRDefault="0085114D" w:rsidP="009F2419">
      <w:pPr>
        <w:pStyle w:val="afff2"/>
        <w:rPr>
          <w:del w:id="366" w:author="Александр Перепечаев" w:date="2021-05-26T13:26:00Z"/>
        </w:rPr>
      </w:pPr>
      <w:del w:id="367" w:author="Александр Перепечаев" w:date="2021-05-26T13:26:00Z">
        <w:r w:rsidDel="00AB44D1">
          <w:delText>Рисунок 12</w:delText>
        </w:r>
        <w:r w:rsidR="00C5645B" w:rsidDel="00AB44D1">
          <w:delText xml:space="preserve"> – Эскиз страницы для разметки фото</w:delText>
        </w:r>
      </w:del>
    </w:p>
    <w:p w14:paraId="6F37CD27" w14:textId="7F1C21B2" w:rsidR="009D671C" w:rsidDel="00AB44D1" w:rsidRDefault="009D671C" w:rsidP="00572428">
      <w:pPr>
        <w:pStyle w:val="afffe"/>
        <w:rPr>
          <w:del w:id="368" w:author="Александр Перепечаев" w:date="2021-05-26T13:26:00Z"/>
        </w:rPr>
      </w:pPr>
    </w:p>
    <w:p w14:paraId="66CA620D" w14:textId="5E830CC0" w:rsidR="008A2F79" w:rsidDel="00AB44D1" w:rsidRDefault="008A2F79" w:rsidP="00EE5ABE">
      <w:pPr>
        <w:pStyle w:val="afffe"/>
        <w:rPr>
          <w:del w:id="369" w:author="Александр Перепечаев" w:date="2021-05-26T13:26:00Z"/>
        </w:rPr>
      </w:pPr>
      <w:del w:id="370" w:author="Александр Перепечаев" w:date="2021-05-26T13:26:00Z">
        <w:r w:rsidDel="00AB44D1">
          <w:delText>2.</w:delText>
        </w:r>
        <w:r w:rsidR="00EB4933" w:rsidDel="00AB44D1">
          <w:delText>10</w:delText>
        </w:r>
        <w:r w:rsidDel="00AB44D1">
          <w:delText xml:space="preserve"> </w:delText>
        </w:r>
        <w:r w:rsidR="00C85E56" w:rsidDel="00AB44D1">
          <w:delText xml:space="preserve">Проектирование </w:delText>
        </w:r>
        <w:r w:rsidDel="00AB44D1">
          <w:rPr>
            <w:lang w:val="en-US"/>
          </w:rPr>
          <w:delText>API</w:delText>
        </w:r>
        <w:r w:rsidRPr="009F2419" w:rsidDel="00AB44D1">
          <w:delText xml:space="preserve"> </w:delText>
        </w:r>
        <w:r w:rsidDel="00AB44D1">
          <w:delText>интерфейса серверной части</w:delText>
        </w:r>
      </w:del>
    </w:p>
    <w:p w14:paraId="48FB1AA8" w14:textId="08DEFCFF" w:rsidR="007B2A92" w:rsidRPr="009F2419" w:rsidDel="00AB44D1" w:rsidRDefault="007B2A92" w:rsidP="009F2419">
      <w:pPr>
        <w:spacing w:line="360" w:lineRule="auto"/>
        <w:ind w:left="567" w:firstLine="709"/>
        <w:jc w:val="both"/>
        <w:rPr>
          <w:del w:id="371" w:author="Александр Перепечаев" w:date="2021-05-26T13:26:00Z"/>
          <w:bCs/>
          <w:sz w:val="28"/>
          <w:szCs w:val="28"/>
          <w:lang w:val="en-US"/>
        </w:rPr>
      </w:pPr>
      <w:del w:id="372" w:author="Александр Перепечаев" w:date="2021-05-26T13:26:00Z">
        <w:r w:rsidDel="00AB44D1">
          <w:rPr>
            <w:bCs/>
            <w:sz w:val="28"/>
            <w:szCs w:val="28"/>
          </w:rPr>
          <w:delText xml:space="preserve">Для взаимодействия серверной части с клиентскими и с нейронной сетью необходимо разработать </w:delText>
        </w:r>
        <w:r w:rsidDel="00AB44D1">
          <w:rPr>
            <w:bCs/>
            <w:sz w:val="28"/>
            <w:szCs w:val="28"/>
            <w:lang w:val="en-US"/>
          </w:rPr>
          <w:delText>API</w:delText>
        </w:r>
        <w:r w:rsidRPr="009F2419" w:rsidDel="00AB44D1">
          <w:rPr>
            <w:bCs/>
            <w:sz w:val="28"/>
            <w:szCs w:val="28"/>
          </w:rPr>
          <w:delText xml:space="preserve"> </w:delText>
        </w:r>
        <w:r w:rsidDel="00AB44D1">
          <w:rPr>
            <w:bCs/>
            <w:sz w:val="28"/>
            <w:szCs w:val="28"/>
          </w:rPr>
          <w:delText>интерфейс. Основные запросы необходимые для работы системы</w:delText>
        </w:r>
        <w:r w:rsidDel="00AB44D1">
          <w:rPr>
            <w:bCs/>
            <w:sz w:val="28"/>
            <w:szCs w:val="28"/>
            <w:lang w:val="en-US"/>
          </w:rPr>
          <w:delText>:</w:delText>
        </w:r>
      </w:del>
    </w:p>
    <w:p w14:paraId="6FCBD127" w14:textId="2B8AECC2" w:rsidR="007B2A92" w:rsidDel="00AB44D1" w:rsidRDefault="007B2A92" w:rsidP="007B2A92">
      <w:pPr>
        <w:pStyle w:val="aff3"/>
        <w:numPr>
          <w:ilvl w:val="0"/>
          <w:numId w:val="17"/>
        </w:numPr>
        <w:spacing w:after="480" w:line="360" w:lineRule="auto"/>
        <w:ind w:left="567" w:firstLine="709"/>
        <w:jc w:val="both"/>
        <w:rPr>
          <w:del w:id="373" w:author="Александр Перепечаев" w:date="2021-05-26T13:26:00Z"/>
          <w:bCs/>
          <w:sz w:val="28"/>
          <w:szCs w:val="28"/>
        </w:rPr>
      </w:pPr>
      <w:del w:id="374" w:author="Александр Перепечаев" w:date="2021-05-26T13:26:00Z">
        <w:r w:rsidRPr="009F2419" w:rsidDel="00AB44D1">
          <w:rPr>
            <w:bCs/>
            <w:sz w:val="28"/>
            <w:szCs w:val="28"/>
            <w:lang w:val="en-US"/>
          </w:rPr>
          <w:delText>POST</w:delText>
        </w:r>
        <w:r w:rsidRPr="009F2419" w:rsidDel="00AB44D1">
          <w:rPr>
            <w:bCs/>
            <w:sz w:val="28"/>
            <w:szCs w:val="28"/>
          </w:rPr>
          <w:delText xml:space="preserve"> запрос, отвечающий за отправку фото с </w:delText>
        </w:r>
        <w:r w:rsidR="00116442" w:rsidDel="00AB44D1">
          <w:rPr>
            <w:bCs/>
            <w:sz w:val="28"/>
            <w:szCs w:val="28"/>
          </w:rPr>
          <w:delText>клиента</w:delText>
        </w:r>
        <w:r w:rsidRPr="009F2419" w:rsidDel="00AB44D1">
          <w:rPr>
            <w:bCs/>
            <w:sz w:val="28"/>
            <w:szCs w:val="28"/>
          </w:rPr>
          <w:delText xml:space="preserve"> на сервер. Принимает фотографию, а возвращает </w:delText>
        </w:r>
        <w:r w:rsidDel="00AB44D1">
          <w:rPr>
            <w:bCs/>
            <w:sz w:val="28"/>
            <w:szCs w:val="28"/>
          </w:rPr>
          <w:delText>название эмоции</w:delText>
        </w:r>
        <w:r w:rsidR="00116442" w:rsidRPr="009F2419" w:rsidDel="00AB44D1">
          <w:rPr>
            <w:bCs/>
            <w:sz w:val="28"/>
            <w:szCs w:val="28"/>
          </w:rPr>
          <w:delText>;</w:delText>
        </w:r>
      </w:del>
    </w:p>
    <w:p w14:paraId="1FB04AB3" w14:textId="55392175" w:rsidR="007B2A92" w:rsidRPr="009F2419" w:rsidDel="00AB44D1" w:rsidRDefault="007B2A92" w:rsidP="007B2A92">
      <w:pPr>
        <w:pStyle w:val="aff3"/>
        <w:numPr>
          <w:ilvl w:val="0"/>
          <w:numId w:val="17"/>
        </w:numPr>
        <w:spacing w:after="480" w:line="360" w:lineRule="auto"/>
        <w:ind w:left="567" w:firstLine="709"/>
        <w:jc w:val="both"/>
        <w:rPr>
          <w:del w:id="375" w:author="Александр Перепечаев" w:date="2021-05-26T13:26:00Z"/>
          <w:bCs/>
          <w:sz w:val="28"/>
          <w:szCs w:val="28"/>
        </w:rPr>
      </w:pPr>
      <w:del w:id="376" w:author="Александр Перепечаев" w:date="2021-05-26T13:26:00Z">
        <w:r w:rsidDel="00AB44D1">
          <w:rPr>
            <w:bCs/>
            <w:sz w:val="28"/>
            <w:szCs w:val="28"/>
            <w:lang w:val="en-US"/>
          </w:rPr>
          <w:delText>POST</w:delText>
        </w:r>
        <w:r w:rsidRPr="009F2419" w:rsidDel="00AB44D1">
          <w:rPr>
            <w:bCs/>
            <w:sz w:val="28"/>
            <w:szCs w:val="28"/>
          </w:rPr>
          <w:delText xml:space="preserve"> </w:delText>
        </w:r>
        <w:r w:rsidDel="00AB44D1">
          <w:rPr>
            <w:bCs/>
            <w:sz w:val="28"/>
            <w:szCs w:val="28"/>
          </w:rPr>
          <w:delText xml:space="preserve">запрос, </w:delText>
        </w:r>
        <w:r w:rsidR="00116442" w:rsidDel="00AB44D1">
          <w:rPr>
            <w:bCs/>
            <w:sz w:val="28"/>
            <w:szCs w:val="28"/>
          </w:rPr>
          <w:delText>отвечающий за отправку видео на сервер. Принимает видео, а возвращает словарь</w:delText>
        </w:r>
        <w:r w:rsidR="00116442" w:rsidRPr="009F2419" w:rsidDel="00AB44D1">
          <w:rPr>
            <w:bCs/>
            <w:sz w:val="28"/>
            <w:szCs w:val="28"/>
          </w:rPr>
          <w:delText>;</w:delText>
        </w:r>
      </w:del>
    </w:p>
    <w:p w14:paraId="6B35ACA2" w14:textId="1D86F6FD" w:rsidR="00116442" w:rsidDel="00AB44D1" w:rsidRDefault="00116442" w:rsidP="007B2A92">
      <w:pPr>
        <w:pStyle w:val="aff3"/>
        <w:numPr>
          <w:ilvl w:val="0"/>
          <w:numId w:val="17"/>
        </w:numPr>
        <w:spacing w:after="480" w:line="360" w:lineRule="auto"/>
        <w:ind w:left="567" w:firstLine="709"/>
        <w:jc w:val="both"/>
        <w:rPr>
          <w:del w:id="377" w:author="Александр Перепечаев" w:date="2021-05-26T13:26:00Z"/>
          <w:bCs/>
          <w:sz w:val="28"/>
          <w:szCs w:val="28"/>
        </w:rPr>
      </w:pPr>
      <w:del w:id="378" w:author="Александр Перепечаев" w:date="2021-05-26T13:26:00Z">
        <w:r w:rsidDel="00AB44D1">
          <w:rPr>
            <w:bCs/>
            <w:sz w:val="28"/>
            <w:szCs w:val="28"/>
            <w:lang w:val="en-US"/>
          </w:rPr>
          <w:delText>GET</w:delText>
        </w:r>
        <w:r w:rsidRPr="009F2419" w:rsidDel="00AB44D1">
          <w:rPr>
            <w:bCs/>
            <w:sz w:val="28"/>
            <w:szCs w:val="28"/>
          </w:rPr>
          <w:delText xml:space="preserve"> </w:delText>
        </w:r>
        <w:r w:rsidDel="00AB44D1">
          <w:rPr>
            <w:bCs/>
            <w:sz w:val="28"/>
            <w:szCs w:val="28"/>
          </w:rPr>
          <w:delText>запрос, отвечающий за получение случайной фотографии из всех фотографий требующих разметки</w:delText>
        </w:r>
        <w:r w:rsidRPr="009F2419" w:rsidDel="00AB44D1">
          <w:rPr>
            <w:bCs/>
            <w:sz w:val="28"/>
            <w:szCs w:val="28"/>
          </w:rPr>
          <w:delText>;</w:delText>
        </w:r>
      </w:del>
    </w:p>
    <w:p w14:paraId="2ADD3E0D" w14:textId="41E96D61" w:rsidR="006C51C9" w:rsidRPr="009F2419" w:rsidDel="00AB44D1" w:rsidRDefault="006C51C9" w:rsidP="00837717">
      <w:pPr>
        <w:pStyle w:val="aff3"/>
        <w:numPr>
          <w:ilvl w:val="0"/>
          <w:numId w:val="17"/>
        </w:numPr>
        <w:spacing w:after="480" w:line="360" w:lineRule="auto"/>
        <w:ind w:left="567" w:firstLine="709"/>
        <w:jc w:val="both"/>
        <w:rPr>
          <w:del w:id="379" w:author="Александр Перепечаев" w:date="2021-05-26T13:26:00Z"/>
          <w:bCs/>
          <w:sz w:val="28"/>
          <w:szCs w:val="28"/>
        </w:rPr>
      </w:pPr>
      <w:del w:id="380" w:author="Александр Перепечаев" w:date="2021-05-26T13:26:00Z">
        <w:r w:rsidDel="00AB44D1">
          <w:rPr>
            <w:bCs/>
            <w:sz w:val="28"/>
            <w:szCs w:val="28"/>
            <w:lang w:val="en-US"/>
          </w:rPr>
          <w:delText>POST</w:delText>
        </w:r>
        <w:r w:rsidRPr="00976142" w:rsidDel="00AB44D1">
          <w:rPr>
            <w:bCs/>
            <w:sz w:val="28"/>
            <w:szCs w:val="28"/>
          </w:rPr>
          <w:delText xml:space="preserve"> </w:delText>
        </w:r>
        <w:r w:rsidDel="00AB44D1">
          <w:rPr>
            <w:bCs/>
            <w:sz w:val="28"/>
            <w:szCs w:val="28"/>
          </w:rPr>
          <w:delText xml:space="preserve">запрос, отвечающий за добавление фотографии в список фотографий требующих разметки. Принимает </w:delText>
        </w:r>
        <w:r w:rsidDel="00AB44D1">
          <w:rPr>
            <w:bCs/>
            <w:sz w:val="28"/>
            <w:szCs w:val="28"/>
            <w:lang w:val="en-US"/>
          </w:rPr>
          <w:delText>id</w:delText>
        </w:r>
        <w:r w:rsidRPr="00976142" w:rsidDel="00AB44D1">
          <w:rPr>
            <w:bCs/>
            <w:sz w:val="28"/>
            <w:szCs w:val="28"/>
          </w:rPr>
          <w:delText xml:space="preserve"> </w:delText>
        </w:r>
        <w:r w:rsidDel="00AB44D1">
          <w:rPr>
            <w:bCs/>
            <w:sz w:val="28"/>
            <w:szCs w:val="28"/>
          </w:rPr>
          <w:delText>фото в базе данных и название эмоции, которое пользователь видит на фото</w:delText>
        </w:r>
        <w:r w:rsidRPr="00976142" w:rsidDel="00AB44D1">
          <w:rPr>
            <w:bCs/>
            <w:sz w:val="28"/>
            <w:szCs w:val="28"/>
          </w:rPr>
          <w:delText>;</w:delText>
        </w:r>
      </w:del>
    </w:p>
    <w:p w14:paraId="7E47D78F" w14:textId="4D051FF6" w:rsidR="00116442" w:rsidDel="00AB44D1" w:rsidRDefault="00116442" w:rsidP="007B2A92">
      <w:pPr>
        <w:pStyle w:val="aff3"/>
        <w:numPr>
          <w:ilvl w:val="0"/>
          <w:numId w:val="17"/>
        </w:numPr>
        <w:spacing w:after="480" w:line="360" w:lineRule="auto"/>
        <w:ind w:left="567" w:firstLine="709"/>
        <w:jc w:val="both"/>
        <w:rPr>
          <w:del w:id="381" w:author="Александр Перепечаев" w:date="2021-05-26T13:26:00Z"/>
          <w:bCs/>
          <w:sz w:val="28"/>
          <w:szCs w:val="28"/>
        </w:rPr>
      </w:pPr>
      <w:del w:id="382" w:author="Александр Перепечаев" w:date="2021-05-26T13:26:00Z">
        <w:r w:rsidDel="00AB44D1">
          <w:rPr>
            <w:bCs/>
            <w:sz w:val="28"/>
            <w:szCs w:val="28"/>
            <w:lang w:val="en-US"/>
          </w:rPr>
          <w:delText>POST</w:delText>
        </w:r>
        <w:r w:rsidRPr="009F2419" w:rsidDel="00AB44D1">
          <w:rPr>
            <w:bCs/>
            <w:sz w:val="28"/>
            <w:szCs w:val="28"/>
          </w:rPr>
          <w:delText xml:space="preserve"> </w:delText>
        </w:r>
        <w:r w:rsidDel="00AB44D1">
          <w:rPr>
            <w:bCs/>
            <w:sz w:val="28"/>
            <w:szCs w:val="28"/>
          </w:rPr>
          <w:delText xml:space="preserve">запрос, отвечающий за отправку выбранной эмоции пользователем на фото. Принимает </w:delText>
        </w:r>
        <w:r w:rsidDel="00AB44D1">
          <w:rPr>
            <w:bCs/>
            <w:sz w:val="28"/>
            <w:szCs w:val="28"/>
            <w:lang w:val="en-US"/>
          </w:rPr>
          <w:delText>id</w:delText>
        </w:r>
        <w:r w:rsidRPr="009F2419" w:rsidDel="00AB44D1">
          <w:rPr>
            <w:bCs/>
            <w:sz w:val="28"/>
            <w:szCs w:val="28"/>
          </w:rPr>
          <w:delText xml:space="preserve"> </w:delText>
        </w:r>
        <w:r w:rsidR="006C51C9" w:rsidDel="00AB44D1">
          <w:rPr>
            <w:bCs/>
            <w:sz w:val="28"/>
            <w:szCs w:val="28"/>
          </w:rPr>
          <w:delText>фото</w:delText>
        </w:r>
        <w:r w:rsidDel="00AB44D1">
          <w:rPr>
            <w:bCs/>
            <w:sz w:val="28"/>
            <w:szCs w:val="28"/>
          </w:rPr>
          <w:delText xml:space="preserve"> в базе данных и название выбранной эмоции, возвращает успешность отправки</w:delText>
        </w:r>
        <w:r w:rsidRPr="009F2419" w:rsidDel="00AB44D1">
          <w:rPr>
            <w:bCs/>
            <w:sz w:val="28"/>
            <w:szCs w:val="28"/>
          </w:rPr>
          <w:delText>;</w:delText>
        </w:r>
      </w:del>
    </w:p>
    <w:p w14:paraId="3A3CFE9C" w14:textId="5782B719" w:rsidR="00877C96" w:rsidDel="00AB44D1" w:rsidRDefault="00877C96" w:rsidP="007B2A92">
      <w:pPr>
        <w:pStyle w:val="aff3"/>
        <w:numPr>
          <w:ilvl w:val="0"/>
          <w:numId w:val="17"/>
        </w:numPr>
        <w:spacing w:after="480" w:line="360" w:lineRule="auto"/>
        <w:ind w:left="567" w:firstLine="709"/>
        <w:jc w:val="both"/>
        <w:rPr>
          <w:del w:id="383" w:author="Александр Перепечаев" w:date="2021-05-26T13:26:00Z"/>
          <w:bCs/>
          <w:sz w:val="28"/>
          <w:szCs w:val="28"/>
        </w:rPr>
      </w:pPr>
      <w:del w:id="384" w:author="Александр Перепечаев" w:date="2021-05-26T13:26:00Z">
        <w:r w:rsidDel="00AB44D1">
          <w:rPr>
            <w:bCs/>
            <w:sz w:val="28"/>
            <w:szCs w:val="28"/>
            <w:lang w:val="en-US"/>
          </w:rPr>
          <w:delText>POST</w:delText>
        </w:r>
        <w:r w:rsidRPr="009F2419" w:rsidDel="00AB44D1">
          <w:rPr>
            <w:bCs/>
            <w:sz w:val="28"/>
            <w:szCs w:val="28"/>
          </w:rPr>
          <w:delText xml:space="preserve"> </w:delText>
        </w:r>
        <w:r w:rsidDel="00AB44D1">
          <w:rPr>
            <w:bCs/>
            <w:sz w:val="28"/>
            <w:szCs w:val="28"/>
          </w:rPr>
          <w:delText>запрос, отвечающий за связь серверной части и нейронной сети. Принимает путь до фотографии, а возвращает название эмоции на фото.</w:delText>
        </w:r>
      </w:del>
    </w:p>
    <w:p w14:paraId="2B369A56" w14:textId="278C8A83" w:rsidR="00572428" w:rsidDel="00AB44D1" w:rsidRDefault="0093569E" w:rsidP="00EE5ABE">
      <w:pPr>
        <w:pStyle w:val="aff3"/>
        <w:spacing w:line="360" w:lineRule="auto"/>
        <w:ind w:left="567" w:firstLine="709"/>
        <w:jc w:val="both"/>
        <w:rPr>
          <w:del w:id="385" w:author="Александр Перепечаев" w:date="2021-05-26T13:26:00Z"/>
          <w:bCs/>
          <w:sz w:val="28"/>
          <w:szCs w:val="28"/>
        </w:rPr>
      </w:pPr>
      <w:del w:id="386" w:author="Александр Перепечаев" w:date="2021-05-26T13:26:00Z">
        <w:r w:rsidDel="00AB44D1">
          <w:rPr>
            <w:bCs/>
            <w:sz w:val="28"/>
            <w:szCs w:val="28"/>
          </w:rPr>
          <w:delText xml:space="preserve">Это минимальный набор запрос, который необходим для реализации будущей системы. Во время написания программного кода число запросов может увеличиться. </w:delText>
        </w:r>
      </w:del>
    </w:p>
    <w:p w14:paraId="5C8E76AA" w14:textId="601CEC51" w:rsidR="00C85E56" w:rsidDel="00AB44D1" w:rsidRDefault="00C85E56" w:rsidP="00EE5ABE">
      <w:pPr>
        <w:pStyle w:val="afffe"/>
        <w:rPr>
          <w:del w:id="387" w:author="Александр Перепечаев" w:date="2021-05-26T13:26:00Z"/>
        </w:rPr>
      </w:pPr>
      <w:del w:id="388" w:author="Александр Перепечаев" w:date="2021-05-26T13:26:00Z">
        <w:r w:rsidDel="00AB44D1">
          <w:delText xml:space="preserve">2.11 Описание </w:delText>
        </w:r>
        <w:r w:rsidR="00AA510F" w:rsidDel="00AB44D1">
          <w:delText>модуля нейронной сети</w:delText>
        </w:r>
      </w:del>
    </w:p>
    <w:p w14:paraId="0D319B0B" w14:textId="6F2F5A16" w:rsidR="00AA510F" w:rsidDel="00AB44D1" w:rsidRDefault="00AA510F" w:rsidP="00AA510F">
      <w:pPr>
        <w:pStyle w:val="afff4"/>
        <w:rPr>
          <w:del w:id="389" w:author="Александр Перепечаев" w:date="2021-05-26T13:26:00Z"/>
        </w:rPr>
      </w:pPr>
      <w:del w:id="390" w:author="Александр Перепечаев" w:date="2021-05-26T13:26:00Z">
        <w:r w:rsidDel="00AB44D1">
          <w:delText xml:space="preserve">Для определения эмоций планируется использование точек лица. На данный момент известны </w:delText>
        </w:r>
        <w:r w:rsidRPr="00AA510F" w:rsidDel="00AB44D1">
          <w:delText>антропометрические точки лица</w:delText>
        </w:r>
        <w:r w:rsidDel="00AB44D1">
          <w:delText xml:space="preserve">, которые используются в ортопедии, </w:delText>
        </w:r>
        <w:r w:rsidR="00E355CE" w:rsidDel="00AB44D1">
          <w:delText>криминалистики</w:delText>
        </w:r>
        <w:r w:rsidDel="00AB44D1">
          <w:delText xml:space="preserve"> и для иде</w:delText>
        </w:r>
        <w:r w:rsidR="00E355CE" w:rsidDel="00AB44D1">
          <w:delText xml:space="preserve">нтификации личности. На данный момент выделяют около 20 таких точек </w:delText>
        </w:r>
        <w:r w:rsidR="00E355CE" w:rsidRPr="009F2419" w:rsidDel="00AB44D1">
          <w:delText>[8].</w:delText>
        </w:r>
        <w:r w:rsidR="00E355CE" w:rsidDel="00AB44D1">
          <w:delText xml:space="preserve"> </w:delText>
        </w:r>
        <w:r w:rsidR="005E6E17" w:rsidDel="00AB44D1">
          <w:delText>Мы будем отталкиваться от существующих решений</w:delText>
        </w:r>
        <w:r w:rsidR="00037B4D" w:rsidDel="00AB44D1">
          <w:delText xml:space="preserve">. После чего необходимо построить отрезки лица. В данном случае мы вольны соединить точки, как нам нравится и подобрать наиболее эффективный способ. Планируется строить отрезки от носа ко всем другим точкам, так как нос является центральной точкой и это даст максимальную точность при меньшем количестве отрезков. Дальше нам уже предстоит работать с этими отрезками. </w:delText>
        </w:r>
      </w:del>
    </w:p>
    <w:p w14:paraId="754A5DC5" w14:textId="1D8D3AAF" w:rsidR="00037B4D" w:rsidRPr="009F2419" w:rsidDel="00AB44D1" w:rsidRDefault="00037B4D" w:rsidP="009F2419">
      <w:pPr>
        <w:pStyle w:val="afff4"/>
        <w:rPr>
          <w:del w:id="391" w:author="Александр Перепечаев" w:date="2021-05-26T13:26:00Z"/>
        </w:rPr>
      </w:pPr>
      <w:del w:id="392" w:author="Александр Перепечаев" w:date="2021-05-26T13:26:00Z">
        <w:r w:rsidDel="00AB44D1">
          <w:delText xml:space="preserve">Для определения по отрезкам лица эмоции человека будет реализована полносвязная нейронная сеть с </w:delText>
        </w:r>
        <w:r w:rsidR="001E1D61" w:rsidDel="00AB44D1">
          <w:delText xml:space="preserve">двумя </w:delText>
        </w:r>
        <w:r w:rsidDel="00AB44D1">
          <w:delText>скрытым</w:delText>
        </w:r>
        <w:r w:rsidR="001E1D61" w:rsidDel="00AB44D1">
          <w:delText>и</w:delText>
        </w:r>
        <w:r w:rsidDel="00AB44D1">
          <w:delText xml:space="preserve"> </w:delText>
        </w:r>
        <w:r w:rsidR="001E1D61" w:rsidDel="00AB44D1">
          <w:delText>слоями</w:delText>
        </w:r>
        <w:r w:rsidDel="00AB44D1">
          <w:delText>.</w:delText>
        </w:r>
        <w:r w:rsidR="001E450D" w:rsidDel="00AB44D1">
          <w:delText xml:space="preserve"> Первый слой с 256 нейронами, а второй слой с </w:delText>
        </w:r>
        <w:r w:rsidR="00E20FDB" w:rsidDel="00AB44D1">
          <w:delText>128</w:delText>
        </w:r>
        <w:r w:rsidR="001E450D" w:rsidDel="00AB44D1">
          <w:delText xml:space="preserve"> нейронами. </w:delText>
        </w:r>
        <w:r w:rsidDel="00AB44D1">
          <w:delText xml:space="preserve"> После реализации данной сети мы можем производить улучшения и подобрать оптимальное количество слоев и нейронов в этих слоях.</w:delText>
        </w:r>
        <w:r w:rsidR="00A26F04" w:rsidDel="00AB44D1">
          <w:delText xml:space="preserve"> </w:delText>
        </w:r>
      </w:del>
    </w:p>
    <w:p w14:paraId="706D643F" w14:textId="60836CDD" w:rsidR="00B955D5" w:rsidRPr="00CE120E" w:rsidDel="00AB44D1" w:rsidRDefault="000558B9" w:rsidP="00EE5ABE">
      <w:pPr>
        <w:pStyle w:val="afffe"/>
        <w:rPr>
          <w:del w:id="393" w:author="Александр Перепечаев" w:date="2021-05-26T13:26:00Z"/>
        </w:rPr>
      </w:pPr>
      <w:del w:id="394" w:author="Александр Перепечаев" w:date="2021-05-26T13:26:00Z">
        <w:r w:rsidDel="00AB44D1">
          <w:delText>2.</w:delText>
        </w:r>
        <w:r w:rsidR="005F40B5" w:rsidRPr="009F2419" w:rsidDel="00AB44D1">
          <w:delText>1</w:delText>
        </w:r>
        <w:r w:rsidR="00C85E56" w:rsidDel="00AB44D1">
          <w:delText>2</w:delText>
        </w:r>
        <w:r w:rsidDel="00AB44D1">
          <w:delText xml:space="preserve"> </w:delText>
        </w:r>
        <w:r w:rsidR="00B955D5" w:rsidRPr="00B955D5" w:rsidDel="00AB44D1">
          <w:delText>Вывод по главе</w:delText>
        </w:r>
      </w:del>
    </w:p>
    <w:p w14:paraId="2FABB7C1" w14:textId="07B7D639" w:rsidR="00B955D5" w:rsidRPr="00B955D5" w:rsidDel="00AB44D1" w:rsidRDefault="000A2941" w:rsidP="005D652F">
      <w:pPr>
        <w:spacing w:line="360" w:lineRule="auto"/>
        <w:ind w:left="567" w:firstLine="709"/>
        <w:jc w:val="both"/>
        <w:rPr>
          <w:del w:id="395" w:author="Александр Перепечаев" w:date="2021-05-26T13:26:00Z"/>
          <w:rFonts w:eastAsia="Calibri"/>
          <w:sz w:val="28"/>
          <w:szCs w:val="22"/>
          <w:lang w:eastAsia="en-US"/>
        </w:rPr>
      </w:pPr>
      <w:del w:id="396" w:author="Александр Перепечаев" w:date="2021-05-26T13:26:00Z">
        <w:r w:rsidDel="00AB44D1">
          <w:rPr>
            <w:rFonts w:eastAsia="Calibri"/>
            <w:sz w:val="28"/>
            <w:szCs w:val="22"/>
            <w:lang w:eastAsia="en-US"/>
          </w:rPr>
          <w:delText>Обозначенные</w:delText>
        </w:r>
        <w:r w:rsidR="00CE120E" w:rsidRPr="009F2419" w:rsidDel="00AB44D1">
          <w:rPr>
            <w:rFonts w:eastAsia="Calibri"/>
            <w:sz w:val="28"/>
            <w:szCs w:val="22"/>
            <w:lang w:eastAsia="en-US"/>
          </w:rPr>
          <w:delText xml:space="preserve"> </w:delText>
        </w:r>
        <w:r w:rsidR="00B955D5" w:rsidRPr="00B955D5" w:rsidDel="00AB44D1">
          <w:rPr>
            <w:rFonts w:eastAsia="Calibri"/>
            <w:sz w:val="28"/>
            <w:szCs w:val="22"/>
            <w:lang w:eastAsia="en-US"/>
          </w:rPr>
          <w:delText xml:space="preserve">алгоритмы позволяют реализовать </w:delText>
        </w:r>
        <w:r w:rsidR="000A1E0E" w:rsidDel="00AB44D1">
          <w:rPr>
            <w:rFonts w:eastAsia="Calibri"/>
            <w:sz w:val="28"/>
            <w:szCs w:val="22"/>
            <w:lang w:eastAsia="en-US"/>
          </w:rPr>
          <w:delText>обозначенную</w:delText>
        </w:r>
        <w:r w:rsidR="00B955D5" w:rsidRPr="00B955D5" w:rsidDel="00AB44D1">
          <w:rPr>
            <w:rFonts w:eastAsia="Calibri"/>
            <w:sz w:val="28"/>
            <w:szCs w:val="22"/>
            <w:lang w:eastAsia="en-US"/>
          </w:rPr>
          <w:delText xml:space="preserve"> </w:delText>
        </w:r>
        <w:r w:rsidR="000A1E0E" w:rsidDel="00AB44D1">
          <w:rPr>
            <w:rFonts w:eastAsia="Calibri"/>
            <w:sz w:val="28"/>
            <w:szCs w:val="22"/>
            <w:lang w:eastAsia="en-US"/>
          </w:rPr>
          <w:delText>информационно аналитическую систему</w:delText>
        </w:r>
        <w:r w:rsidR="00B955D5" w:rsidRPr="00B955D5" w:rsidDel="00AB44D1">
          <w:rPr>
            <w:rFonts w:eastAsia="Calibri"/>
            <w:sz w:val="28"/>
            <w:szCs w:val="22"/>
            <w:lang w:eastAsia="en-US"/>
          </w:rPr>
          <w:delText xml:space="preserve">, </w:delText>
        </w:r>
        <w:r w:rsidR="000A1E0E" w:rsidDel="00AB44D1">
          <w:rPr>
            <w:rFonts w:eastAsia="Calibri"/>
            <w:sz w:val="28"/>
            <w:szCs w:val="22"/>
            <w:lang w:eastAsia="en-US"/>
          </w:rPr>
          <w:delText>которая будет удовлетворят требованиям и позволит достигнуть поставленной цели.</w:delText>
        </w:r>
        <w:r w:rsidR="00B955D5" w:rsidRPr="00B955D5" w:rsidDel="00AB44D1">
          <w:rPr>
            <w:rFonts w:eastAsia="Calibri"/>
            <w:sz w:val="28"/>
            <w:szCs w:val="22"/>
            <w:lang w:eastAsia="en-US"/>
          </w:rPr>
          <w:delText xml:space="preserve"> Пользователь сможет отправить</w:delText>
        </w:r>
        <w:r w:rsidR="000A1E0E" w:rsidDel="00AB44D1">
          <w:rPr>
            <w:rFonts w:eastAsia="Calibri"/>
            <w:sz w:val="28"/>
            <w:szCs w:val="22"/>
            <w:lang w:eastAsia="en-US"/>
          </w:rPr>
          <w:delText xml:space="preserve"> </w:delText>
        </w:r>
        <w:r w:rsidR="00B955D5" w:rsidRPr="00B955D5" w:rsidDel="00AB44D1">
          <w:rPr>
            <w:rFonts w:eastAsia="Calibri"/>
            <w:sz w:val="28"/>
            <w:szCs w:val="22"/>
            <w:lang w:eastAsia="en-US"/>
          </w:rPr>
          <w:delText>фотографи</w:delText>
        </w:r>
        <w:r w:rsidR="000A1E0E" w:rsidDel="00AB44D1">
          <w:rPr>
            <w:rFonts w:eastAsia="Calibri"/>
            <w:sz w:val="28"/>
            <w:szCs w:val="22"/>
            <w:lang w:eastAsia="en-US"/>
          </w:rPr>
          <w:delText>и для анализа на сервер и получить результат об наблюдаемой эмоции на лице</w:delText>
        </w:r>
        <w:r w:rsidR="00B955D5" w:rsidRPr="00B955D5" w:rsidDel="00AB44D1">
          <w:rPr>
            <w:rFonts w:eastAsia="Calibri"/>
            <w:sz w:val="28"/>
            <w:szCs w:val="22"/>
            <w:lang w:eastAsia="en-US"/>
          </w:rPr>
          <w:delText>. Также при необходимости можно будет сменить свою почту, которая была указана при регистрации пользователя.</w:delText>
        </w:r>
      </w:del>
    </w:p>
    <w:p w14:paraId="69B52C1F" w14:textId="12EB5382" w:rsidR="00B955D5" w:rsidDel="00AB44D1" w:rsidRDefault="00B955D5" w:rsidP="005D652F">
      <w:pPr>
        <w:spacing w:line="360" w:lineRule="auto"/>
        <w:ind w:left="567" w:firstLine="709"/>
        <w:jc w:val="both"/>
        <w:rPr>
          <w:del w:id="397" w:author="Александр Перепечаев" w:date="2021-05-26T13:26:00Z"/>
          <w:rFonts w:eastAsia="Calibri"/>
          <w:sz w:val="28"/>
          <w:szCs w:val="22"/>
          <w:lang w:eastAsia="en-US"/>
        </w:rPr>
      </w:pPr>
      <w:del w:id="398" w:author="Александр Перепечаев" w:date="2021-05-26T13:26:00Z">
        <w:r w:rsidRPr="00B955D5" w:rsidDel="00AB44D1">
          <w:rPr>
            <w:rFonts w:eastAsia="Calibri"/>
            <w:sz w:val="28"/>
            <w:szCs w:val="22"/>
            <w:lang w:eastAsia="en-US"/>
          </w:rPr>
          <w:delText xml:space="preserve">Разработанные макеты экранов мобильного приложения позволяют разработать удобный для пользователя интерфейс. Для мобильного приложения выбрана стандартная палитра цветов </w:delText>
        </w:r>
        <w:r w:rsidRPr="00B955D5" w:rsidDel="00AB44D1">
          <w:rPr>
            <w:rFonts w:eastAsia="Calibri"/>
            <w:sz w:val="28"/>
            <w:szCs w:val="22"/>
            <w:lang w:val="en-US" w:eastAsia="en-US"/>
          </w:rPr>
          <w:delText>Android</w:delText>
        </w:r>
        <w:r w:rsidRPr="00B955D5" w:rsidDel="00AB44D1">
          <w:rPr>
            <w:rFonts w:eastAsia="Calibri"/>
            <w:sz w:val="28"/>
            <w:szCs w:val="22"/>
            <w:lang w:eastAsia="en-US"/>
          </w:rPr>
          <w:delText xml:space="preserve">. </w:delText>
        </w:r>
      </w:del>
    </w:p>
    <w:p w14:paraId="7DE7D735" w14:textId="6CA1CDD3" w:rsidR="009C218B" w:rsidRPr="009C218B" w:rsidDel="00AB44D1" w:rsidRDefault="009C218B" w:rsidP="005D652F">
      <w:pPr>
        <w:spacing w:line="360" w:lineRule="auto"/>
        <w:ind w:left="567" w:firstLine="709"/>
        <w:jc w:val="both"/>
        <w:rPr>
          <w:del w:id="399" w:author="Александр Перепечаев" w:date="2021-05-26T13:26:00Z"/>
          <w:rFonts w:eastAsia="Calibri"/>
          <w:sz w:val="28"/>
          <w:szCs w:val="22"/>
          <w:lang w:eastAsia="en-US"/>
        </w:rPr>
      </w:pPr>
      <w:del w:id="400" w:author="Александр Перепечаев" w:date="2021-05-26T13:26:00Z">
        <w:r w:rsidDel="00AB44D1">
          <w:rPr>
            <w:rFonts w:eastAsia="Calibri"/>
            <w:sz w:val="28"/>
            <w:szCs w:val="22"/>
            <w:lang w:eastAsia="en-US"/>
          </w:rPr>
          <w:delText xml:space="preserve">Описан минимальный </w:delText>
        </w:r>
        <w:r w:rsidDel="00AB44D1">
          <w:rPr>
            <w:rFonts w:eastAsia="Calibri"/>
            <w:sz w:val="28"/>
            <w:szCs w:val="22"/>
            <w:lang w:val="en-US" w:eastAsia="en-US"/>
          </w:rPr>
          <w:delText>API</w:delText>
        </w:r>
        <w:r w:rsidRPr="009F2419" w:rsidDel="00AB44D1">
          <w:rPr>
            <w:rFonts w:eastAsia="Calibri"/>
            <w:sz w:val="28"/>
            <w:szCs w:val="22"/>
            <w:lang w:eastAsia="en-US"/>
          </w:rPr>
          <w:delText xml:space="preserve"> </w:delText>
        </w:r>
        <w:r w:rsidDel="00AB44D1">
          <w:rPr>
            <w:rFonts w:eastAsia="Calibri"/>
            <w:sz w:val="28"/>
            <w:szCs w:val="22"/>
            <w:lang w:eastAsia="en-US"/>
          </w:rPr>
          <w:delText>интерфейс будущей системы, а также проработана схема работы модуля нейронной сети.</w:delText>
        </w:r>
      </w:del>
    </w:p>
    <w:p w14:paraId="666A8643" w14:textId="13E57C07" w:rsidR="00B955D5" w:rsidRPr="00B955D5" w:rsidDel="00AB44D1" w:rsidRDefault="00B955D5" w:rsidP="00EE5ABE">
      <w:pPr>
        <w:pStyle w:val="afffe"/>
        <w:spacing w:before="0"/>
        <w:rPr>
          <w:del w:id="401" w:author="Александр Перепечаев" w:date="2021-05-26T13:26:00Z"/>
          <w:rFonts w:eastAsia="Calibri"/>
          <w:lang w:eastAsia="en-US"/>
        </w:rPr>
      </w:pPr>
      <w:del w:id="402" w:author="Александр Перепечаев" w:date="2021-05-26T13:26:00Z">
        <w:r w:rsidRPr="00B955D5" w:rsidDel="00AB44D1">
          <w:br w:type="page"/>
          <w:delText xml:space="preserve">3 </w:delText>
        </w:r>
        <w:r w:rsidR="0012435D" w:rsidRPr="0012435D" w:rsidDel="00AB44D1">
          <w:delText>Программное конструирование информационно-аналитической системы определения базовых эмоций человека</w:delText>
        </w:r>
      </w:del>
    </w:p>
    <w:p w14:paraId="1FADB2DA" w14:textId="67E3EA80" w:rsidR="00B955D5" w:rsidRPr="00B955D5" w:rsidDel="00AB44D1" w:rsidRDefault="00B955D5" w:rsidP="00EE5ABE">
      <w:pPr>
        <w:pStyle w:val="afffe"/>
        <w:rPr>
          <w:del w:id="403" w:author="Александр Перепечаев" w:date="2021-05-26T13:26:00Z"/>
        </w:rPr>
      </w:pPr>
      <w:del w:id="404" w:author="Александр Перепечаев" w:date="2021-05-26T13:26:00Z">
        <w:r w:rsidRPr="00B955D5" w:rsidDel="00AB44D1">
          <w:delText xml:space="preserve">3.1 </w:delText>
        </w:r>
        <w:bookmarkStart w:id="405" w:name="_Toc484470931"/>
        <w:r w:rsidRPr="00B955D5" w:rsidDel="00AB44D1">
          <w:delText>Обоснование выбор средств разработки</w:delText>
        </w:r>
        <w:bookmarkEnd w:id="405"/>
      </w:del>
    </w:p>
    <w:p w14:paraId="1F2AB468" w14:textId="0A1129DA" w:rsidR="00617AF1" w:rsidRPr="00DE6416" w:rsidDel="00AB44D1" w:rsidRDefault="00617AF1" w:rsidP="005D652F">
      <w:pPr>
        <w:spacing w:line="360" w:lineRule="auto"/>
        <w:ind w:left="567" w:firstLine="709"/>
        <w:jc w:val="both"/>
        <w:rPr>
          <w:del w:id="406" w:author="Александр Перепечаев" w:date="2021-05-26T13:26:00Z"/>
          <w:rFonts w:eastAsia="Calibri"/>
          <w:sz w:val="28"/>
          <w:szCs w:val="22"/>
          <w:lang w:eastAsia="en-US"/>
        </w:rPr>
      </w:pPr>
      <w:del w:id="407" w:author="Александр Перепечаев" w:date="2021-05-26T13:26:00Z">
        <w:r w:rsidDel="00AB44D1">
          <w:rPr>
            <w:rFonts w:eastAsia="Calibri"/>
            <w:sz w:val="28"/>
            <w:szCs w:val="22"/>
            <w:lang w:eastAsia="en-US"/>
          </w:rPr>
          <w:delText xml:space="preserve">Для разработки серверной части была выбрана программная платформа </w:delText>
        </w:r>
        <w:r w:rsidDel="00AB44D1">
          <w:rPr>
            <w:rFonts w:eastAsia="Calibri"/>
            <w:sz w:val="28"/>
            <w:szCs w:val="22"/>
            <w:lang w:val="en-US" w:eastAsia="en-US"/>
          </w:rPr>
          <w:delText>Node</w:delText>
        </w:r>
        <w:r w:rsidRPr="00617AF1" w:rsidDel="00AB44D1">
          <w:rPr>
            <w:rFonts w:eastAsia="Calibri"/>
            <w:sz w:val="28"/>
            <w:szCs w:val="22"/>
            <w:lang w:eastAsia="en-US"/>
          </w:rPr>
          <w:delText>.</w:delText>
        </w:r>
        <w:r w:rsidDel="00AB44D1">
          <w:rPr>
            <w:rFonts w:eastAsia="Calibri"/>
            <w:sz w:val="28"/>
            <w:szCs w:val="22"/>
            <w:lang w:val="en-US" w:eastAsia="en-US"/>
          </w:rPr>
          <w:delText>js</w:delText>
        </w:r>
        <w:r w:rsidRPr="00617AF1" w:rsidDel="00AB44D1">
          <w:rPr>
            <w:rFonts w:eastAsia="Calibri"/>
            <w:sz w:val="28"/>
            <w:szCs w:val="22"/>
            <w:lang w:eastAsia="en-US"/>
          </w:rPr>
          <w:delText xml:space="preserve"> </w:delText>
        </w:r>
        <w:r w:rsidDel="00AB44D1">
          <w:rPr>
            <w:rFonts w:eastAsia="Calibri"/>
            <w:sz w:val="28"/>
            <w:szCs w:val="22"/>
            <w:lang w:eastAsia="en-US"/>
          </w:rPr>
          <w:delText xml:space="preserve">и язык программирования </w:delText>
        </w:r>
        <w:r w:rsidDel="00AB44D1">
          <w:rPr>
            <w:rFonts w:eastAsia="Calibri"/>
            <w:sz w:val="28"/>
            <w:szCs w:val="22"/>
            <w:lang w:val="en-US" w:eastAsia="en-US"/>
          </w:rPr>
          <w:delText>JavaScript</w:delText>
        </w:r>
        <w:r w:rsidRPr="00617AF1" w:rsidDel="00AB44D1">
          <w:rPr>
            <w:rFonts w:eastAsia="Calibri"/>
            <w:sz w:val="28"/>
            <w:szCs w:val="22"/>
            <w:lang w:eastAsia="en-US"/>
          </w:rPr>
          <w:delText>.</w:delText>
        </w:r>
        <w:r w:rsidR="00553514" w:rsidRPr="00553514" w:rsidDel="00AB44D1">
          <w:rPr>
            <w:rFonts w:eastAsia="Calibri"/>
            <w:sz w:val="28"/>
            <w:szCs w:val="22"/>
            <w:lang w:eastAsia="en-US"/>
          </w:rPr>
          <w:delText xml:space="preserve"> </w:delText>
        </w:r>
        <w:r w:rsidR="00553514" w:rsidDel="00AB44D1">
          <w:rPr>
            <w:rFonts w:eastAsia="Calibri"/>
            <w:sz w:val="28"/>
            <w:szCs w:val="22"/>
            <w:lang w:eastAsia="en-US"/>
          </w:rPr>
          <w:delText xml:space="preserve">Данная платформа на данный момент активно развивается </w:delText>
        </w:r>
        <w:r w:rsidR="002454E4" w:rsidDel="00AB44D1">
          <w:rPr>
            <w:rFonts w:eastAsia="Calibri"/>
            <w:sz w:val="28"/>
            <w:szCs w:val="22"/>
            <w:lang w:eastAsia="en-US"/>
          </w:rPr>
          <w:delText xml:space="preserve">и имеет огромное количество внешних библиотек и готовых модулей. Также </w:delText>
        </w:r>
        <w:r w:rsidR="002454E4" w:rsidDel="00AB44D1">
          <w:rPr>
            <w:rFonts w:eastAsia="Calibri"/>
            <w:sz w:val="28"/>
            <w:szCs w:val="22"/>
            <w:lang w:val="en-US" w:eastAsia="en-US"/>
          </w:rPr>
          <w:delText>JavaScript</w:delText>
        </w:r>
        <w:r w:rsidR="002454E4" w:rsidDel="00AB44D1">
          <w:rPr>
            <w:rFonts w:eastAsia="Calibri"/>
            <w:sz w:val="28"/>
            <w:szCs w:val="22"/>
            <w:lang w:eastAsia="en-US"/>
          </w:rPr>
          <w:delText xml:space="preserve"> объединяет очень большое количество людей, которые активно развивают данный язык </w:delText>
        </w:r>
        <w:r w:rsidR="003D7CF2" w:rsidDel="00AB44D1">
          <w:rPr>
            <w:rFonts w:eastAsia="Calibri"/>
            <w:sz w:val="28"/>
            <w:szCs w:val="22"/>
            <w:lang w:eastAsia="en-US"/>
          </w:rPr>
          <w:delText>и, в частности,</w:delText>
        </w:r>
        <w:r w:rsidR="002454E4" w:rsidDel="00AB44D1">
          <w:rPr>
            <w:rFonts w:eastAsia="Calibri"/>
            <w:sz w:val="28"/>
            <w:szCs w:val="22"/>
            <w:lang w:eastAsia="en-US"/>
          </w:rPr>
          <w:delText xml:space="preserve"> платформу </w:delText>
        </w:r>
        <w:r w:rsidR="002454E4" w:rsidDel="00AB44D1">
          <w:rPr>
            <w:rFonts w:eastAsia="Calibri"/>
            <w:sz w:val="28"/>
            <w:szCs w:val="22"/>
            <w:lang w:val="en-US" w:eastAsia="en-US"/>
          </w:rPr>
          <w:delText>Node</w:delText>
        </w:r>
        <w:r w:rsidR="002454E4" w:rsidRPr="002454E4" w:rsidDel="00AB44D1">
          <w:rPr>
            <w:rFonts w:eastAsia="Calibri"/>
            <w:sz w:val="28"/>
            <w:szCs w:val="22"/>
            <w:lang w:eastAsia="en-US"/>
          </w:rPr>
          <w:delText>.</w:delText>
        </w:r>
        <w:r w:rsidR="002454E4" w:rsidDel="00AB44D1">
          <w:rPr>
            <w:rFonts w:eastAsia="Calibri"/>
            <w:sz w:val="28"/>
            <w:szCs w:val="22"/>
            <w:lang w:val="en-US" w:eastAsia="en-US"/>
          </w:rPr>
          <w:delText>js</w:delText>
        </w:r>
        <w:r w:rsidR="002454E4" w:rsidRPr="002454E4" w:rsidDel="00AB44D1">
          <w:rPr>
            <w:rFonts w:eastAsia="Calibri"/>
            <w:sz w:val="28"/>
            <w:szCs w:val="22"/>
            <w:lang w:eastAsia="en-US"/>
          </w:rPr>
          <w:delText xml:space="preserve">. </w:delText>
        </w:r>
        <w:r w:rsidR="00DE6416" w:rsidDel="00AB44D1">
          <w:rPr>
            <w:rFonts w:eastAsia="Calibri"/>
            <w:sz w:val="28"/>
            <w:szCs w:val="22"/>
            <w:lang w:eastAsia="en-US"/>
          </w:rPr>
          <w:delText xml:space="preserve">По мнению автора на данный момент идет разгар эпохи </w:delText>
        </w:r>
        <w:r w:rsidR="00DE6416" w:rsidDel="00AB44D1">
          <w:rPr>
            <w:rFonts w:eastAsia="Calibri"/>
            <w:sz w:val="28"/>
            <w:szCs w:val="22"/>
            <w:lang w:val="en-US" w:eastAsia="en-US"/>
          </w:rPr>
          <w:delText>Node</w:delText>
        </w:r>
        <w:r w:rsidR="00DE6416" w:rsidRPr="00DE6416" w:rsidDel="00AB44D1">
          <w:rPr>
            <w:rFonts w:eastAsia="Calibri"/>
            <w:sz w:val="28"/>
            <w:szCs w:val="22"/>
            <w:lang w:eastAsia="en-US"/>
          </w:rPr>
          <w:delText>.</w:delText>
        </w:r>
        <w:r w:rsidR="00DE6416" w:rsidDel="00AB44D1">
          <w:rPr>
            <w:rFonts w:eastAsia="Calibri"/>
            <w:sz w:val="28"/>
            <w:szCs w:val="22"/>
            <w:lang w:val="en-US" w:eastAsia="en-US"/>
          </w:rPr>
          <w:delText>js</w:delText>
        </w:r>
        <w:r w:rsidR="00DE6416" w:rsidRPr="00DE6416" w:rsidDel="00AB44D1">
          <w:rPr>
            <w:rFonts w:eastAsia="Calibri"/>
            <w:sz w:val="28"/>
            <w:szCs w:val="22"/>
            <w:lang w:eastAsia="en-US"/>
          </w:rPr>
          <w:delText xml:space="preserve">. </w:delText>
        </w:r>
      </w:del>
    </w:p>
    <w:p w14:paraId="4E235958" w14:textId="26C5CC0F" w:rsidR="002A03F4" w:rsidDel="00AB44D1" w:rsidRDefault="00B84C15" w:rsidP="005D652F">
      <w:pPr>
        <w:spacing w:line="360" w:lineRule="auto"/>
        <w:ind w:left="567" w:firstLine="709"/>
        <w:jc w:val="both"/>
        <w:rPr>
          <w:del w:id="408" w:author="Александр Перепечаев" w:date="2021-05-26T13:26:00Z"/>
          <w:sz w:val="28"/>
          <w:szCs w:val="28"/>
        </w:rPr>
      </w:pPr>
      <w:del w:id="409" w:author="Александр Перепечаев" w:date="2021-05-26T13:26:00Z">
        <w:r w:rsidDel="00AB44D1">
          <w:rPr>
            <w:rFonts w:eastAsia="Calibri"/>
            <w:sz w:val="28"/>
            <w:szCs w:val="22"/>
            <w:lang w:eastAsia="en-US"/>
          </w:rPr>
          <w:delText>Клиентская часть будет реализована в виде</w:delText>
        </w:r>
        <w:r w:rsidR="00565013" w:rsidRPr="009F2419" w:rsidDel="00AB44D1">
          <w:rPr>
            <w:rFonts w:eastAsia="Calibri"/>
            <w:sz w:val="28"/>
            <w:szCs w:val="22"/>
            <w:lang w:eastAsia="en-US"/>
          </w:rPr>
          <w:delText xml:space="preserve"> </w:delText>
        </w:r>
        <w:r w:rsidR="002A03F4" w:rsidDel="00AB44D1">
          <w:rPr>
            <w:rFonts w:eastAsia="Calibri"/>
            <w:sz w:val="28"/>
            <w:szCs w:val="22"/>
            <w:lang w:val="en-US" w:eastAsia="en-US"/>
          </w:rPr>
          <w:delText>w</w:delText>
        </w:r>
        <w:r w:rsidR="00565013" w:rsidDel="00AB44D1">
          <w:rPr>
            <w:rFonts w:eastAsia="Calibri"/>
            <w:sz w:val="28"/>
            <w:szCs w:val="22"/>
            <w:lang w:val="en-US" w:eastAsia="en-US"/>
          </w:rPr>
          <w:delText>eb</w:delText>
        </w:r>
        <w:r w:rsidR="00565013" w:rsidDel="00AB44D1">
          <w:rPr>
            <w:rFonts w:eastAsia="Calibri"/>
            <w:sz w:val="28"/>
            <w:szCs w:val="22"/>
            <w:lang w:eastAsia="en-US"/>
          </w:rPr>
          <w:delText>-интерфейса и</w:delText>
        </w:r>
        <w:r w:rsidDel="00AB44D1">
          <w:rPr>
            <w:rFonts w:eastAsia="Calibri"/>
            <w:sz w:val="28"/>
            <w:szCs w:val="22"/>
            <w:lang w:eastAsia="en-US"/>
          </w:rPr>
          <w:delText xml:space="preserve"> мобильного приложения</w:delText>
        </w:r>
        <w:r w:rsidR="00B955D5" w:rsidRPr="00B955D5" w:rsidDel="00AB44D1">
          <w:rPr>
            <w:sz w:val="28"/>
            <w:szCs w:val="28"/>
          </w:rPr>
          <w:delText xml:space="preserve">. </w:delText>
        </w:r>
      </w:del>
    </w:p>
    <w:p w14:paraId="65B307FF" w14:textId="54CB5D3D" w:rsidR="00B955D5" w:rsidRPr="00B955D5" w:rsidDel="00AB44D1" w:rsidRDefault="00B955D5" w:rsidP="005D652F">
      <w:pPr>
        <w:spacing w:line="360" w:lineRule="auto"/>
        <w:ind w:left="567" w:firstLine="709"/>
        <w:jc w:val="both"/>
        <w:rPr>
          <w:del w:id="410" w:author="Александр Перепечаев" w:date="2021-05-26T13:26:00Z"/>
          <w:sz w:val="28"/>
          <w:szCs w:val="28"/>
        </w:rPr>
      </w:pPr>
      <w:del w:id="411" w:author="Александр Перепечаев" w:date="2021-05-26T13:26:00Z">
        <w:r w:rsidRPr="00B955D5" w:rsidDel="00AB44D1">
          <w:rPr>
            <w:sz w:val="28"/>
            <w:szCs w:val="28"/>
          </w:rPr>
          <w:delText xml:space="preserve">В настоящее время существует хороший выбор языков программирования для разработки мобильных приложений. Это связанно с тем, что для различных мобильных устройств приходится использовать различные языки программирования. Это вызвано тем, что мобильные устройства имеют различные ОС. Ниже будут рассмотрены такие технологии, как </w:delText>
        </w:r>
        <w:r w:rsidRPr="00B955D5" w:rsidDel="00AB44D1">
          <w:rPr>
            <w:sz w:val="28"/>
            <w:szCs w:val="28"/>
            <w:lang w:val="en-US"/>
          </w:rPr>
          <w:delText>Kotlin</w:delText>
        </w:r>
        <w:r w:rsidRPr="00B955D5" w:rsidDel="00AB44D1">
          <w:rPr>
            <w:sz w:val="28"/>
            <w:szCs w:val="28"/>
          </w:rPr>
          <w:delText xml:space="preserve">, Qt (основанный на библиотеках C++), iPhone SDK (основной язык — Objective-C), Android SDK (основной язык — </w:delText>
        </w:r>
        <w:r w:rsidRPr="00B955D5" w:rsidDel="00AB44D1">
          <w:rPr>
            <w:sz w:val="28"/>
            <w:szCs w:val="28"/>
            <w:lang w:val="en-US"/>
          </w:rPr>
          <w:delText>Kotlin</w:delText>
        </w:r>
        <w:r w:rsidRPr="00B955D5" w:rsidDel="00AB44D1">
          <w:rPr>
            <w:sz w:val="28"/>
            <w:szCs w:val="28"/>
          </w:rPr>
          <w:delText>).</w:delText>
        </w:r>
      </w:del>
    </w:p>
    <w:p w14:paraId="03C8F216" w14:textId="75ED7838" w:rsidR="00B955D5" w:rsidRPr="009F2419" w:rsidDel="00AB44D1" w:rsidRDefault="00B955D5" w:rsidP="009F2419">
      <w:pPr>
        <w:spacing w:line="360" w:lineRule="auto"/>
        <w:ind w:left="567" w:firstLine="709"/>
        <w:jc w:val="both"/>
        <w:rPr>
          <w:del w:id="412" w:author="Александр Перепечаев" w:date="2021-05-26T13:26:00Z"/>
        </w:rPr>
      </w:pPr>
      <w:del w:id="413" w:author="Александр Перепечаев" w:date="2021-05-26T13:26:00Z">
        <w:r w:rsidRPr="00B955D5" w:rsidDel="00AB44D1">
          <w:rPr>
            <w:sz w:val="28"/>
            <w:szCs w:val="28"/>
          </w:rPr>
          <w:delText xml:space="preserve">Наш выбор будет предоставлен языку </w:delText>
        </w:r>
        <w:r w:rsidRPr="00B955D5" w:rsidDel="00AB44D1">
          <w:rPr>
            <w:sz w:val="28"/>
            <w:szCs w:val="28"/>
            <w:lang w:val="en-US"/>
          </w:rPr>
          <w:delText>Kotlin</w:delText>
        </w:r>
        <w:r w:rsidRPr="00B955D5" w:rsidDel="00AB44D1">
          <w:rPr>
            <w:sz w:val="28"/>
            <w:szCs w:val="28"/>
          </w:rPr>
          <w:delText xml:space="preserve"> и операционной системе </w:delText>
        </w:r>
        <w:r w:rsidRPr="00B955D5" w:rsidDel="00AB44D1">
          <w:rPr>
            <w:sz w:val="28"/>
            <w:szCs w:val="28"/>
            <w:lang w:val="en-US"/>
          </w:rPr>
          <w:delText>Android</w:delText>
        </w:r>
        <w:r w:rsidRPr="00B955D5" w:rsidDel="00AB44D1">
          <w:rPr>
            <w:sz w:val="28"/>
            <w:szCs w:val="28"/>
          </w:rPr>
          <w:delText>. Общая доля устройств с операционными системами Android и iOS на рынке достигла 99,9%, в том числе 85,9% — Android-</w:delText>
        </w:r>
        <w:r w:rsidR="004B3A37" w:rsidRPr="00B955D5" w:rsidDel="00AB44D1">
          <w:rPr>
            <w:sz w:val="28"/>
            <w:szCs w:val="28"/>
          </w:rPr>
          <w:delText>устройства</w:delText>
        </w:r>
        <w:r w:rsidR="004B3A37" w:rsidRPr="009F2419" w:rsidDel="00AB44D1">
          <w:rPr>
            <w:sz w:val="28"/>
            <w:szCs w:val="28"/>
          </w:rPr>
          <w:delText xml:space="preserve"> [</w:delText>
        </w:r>
        <w:r w:rsidR="007439F4" w:rsidRPr="009F2419" w:rsidDel="00AB44D1">
          <w:rPr>
            <w:sz w:val="28"/>
            <w:szCs w:val="28"/>
          </w:rPr>
          <w:delText>9]</w:delText>
        </w:r>
        <w:r w:rsidRPr="00B955D5" w:rsidDel="00AB44D1">
          <w:rPr>
            <w:sz w:val="28"/>
            <w:szCs w:val="28"/>
          </w:rPr>
          <w:delText>.</w:delText>
        </w:r>
        <w:r w:rsidR="002A03F4" w:rsidDel="00AB44D1">
          <w:rPr>
            <w:sz w:val="28"/>
            <w:szCs w:val="28"/>
          </w:rPr>
          <w:delText xml:space="preserve"> </w:delText>
        </w:r>
        <w:r w:rsidRPr="00B955D5" w:rsidDel="00AB44D1">
          <w:rPr>
            <w:sz w:val="28"/>
            <w:szCs w:val="28"/>
          </w:rPr>
          <w:delText xml:space="preserve">Также </w:delText>
        </w:r>
        <w:r w:rsidRPr="00B955D5" w:rsidDel="00AB44D1">
          <w:rPr>
            <w:sz w:val="28"/>
            <w:szCs w:val="28"/>
            <w:lang w:val="en-US"/>
          </w:rPr>
          <w:delText>Android</w:delText>
        </w:r>
        <w:r w:rsidRPr="00B955D5" w:rsidDel="00AB44D1">
          <w:rPr>
            <w:sz w:val="28"/>
            <w:szCs w:val="28"/>
          </w:rPr>
          <w:delText xml:space="preserve"> разработка хорошо документирована</w:delText>
        </w:r>
        <w:r w:rsidR="00CD235C" w:rsidDel="00AB44D1">
          <w:rPr>
            <w:sz w:val="28"/>
            <w:szCs w:val="28"/>
          </w:rPr>
          <w:delText xml:space="preserve"> </w:delText>
        </w:r>
        <w:r w:rsidRPr="00B955D5" w:rsidDel="00AB44D1">
          <w:rPr>
            <w:sz w:val="28"/>
            <w:szCs w:val="28"/>
          </w:rPr>
          <w:delText>[</w:delText>
        </w:r>
        <w:r w:rsidR="007439F4" w:rsidRPr="009F2419" w:rsidDel="00AB44D1">
          <w:rPr>
            <w:sz w:val="28"/>
            <w:szCs w:val="28"/>
          </w:rPr>
          <w:delText>10</w:delText>
        </w:r>
        <w:r w:rsidRPr="00B955D5" w:rsidDel="00AB44D1">
          <w:rPr>
            <w:sz w:val="28"/>
            <w:szCs w:val="28"/>
          </w:rPr>
          <w:delText>].</w:delText>
        </w:r>
      </w:del>
    </w:p>
    <w:p w14:paraId="577F8A74" w14:textId="30E5C5A3" w:rsidR="00746995" w:rsidRPr="009F2419" w:rsidDel="00AB44D1" w:rsidRDefault="00746995" w:rsidP="00837717">
      <w:pPr>
        <w:spacing w:line="360" w:lineRule="auto"/>
        <w:ind w:left="567" w:firstLine="709"/>
        <w:jc w:val="both"/>
        <w:rPr>
          <w:del w:id="414" w:author="Александр Перепечаев" w:date="2021-05-26T13:26:00Z"/>
          <w:color w:val="000000"/>
          <w:sz w:val="28"/>
          <w:szCs w:val="28"/>
        </w:rPr>
      </w:pPr>
      <w:del w:id="415" w:author="Александр Перепечаев" w:date="2021-05-26T13:26:00Z">
        <w:r w:rsidRPr="00B955D5" w:rsidDel="00AB44D1">
          <w:rPr>
            <w:color w:val="000000"/>
            <w:sz w:val="28"/>
            <w:szCs w:val="28"/>
          </w:rPr>
          <w:delText xml:space="preserve">Для получения и отправки данных будет разработан специальный </w:delText>
        </w:r>
        <w:r w:rsidRPr="00B955D5" w:rsidDel="00AB44D1">
          <w:rPr>
            <w:color w:val="000000"/>
            <w:sz w:val="28"/>
            <w:szCs w:val="28"/>
            <w:lang w:val="en-US"/>
          </w:rPr>
          <w:delText>API</w:delText>
        </w:r>
        <w:r w:rsidRPr="00B955D5" w:rsidDel="00AB44D1">
          <w:rPr>
            <w:color w:val="000000"/>
            <w:sz w:val="28"/>
            <w:szCs w:val="28"/>
          </w:rPr>
          <w:delText xml:space="preserve"> интерфейс с использованием </w:delText>
        </w:r>
        <w:r w:rsidRPr="00B955D5" w:rsidDel="00AB44D1">
          <w:rPr>
            <w:color w:val="000000"/>
            <w:sz w:val="28"/>
            <w:szCs w:val="28"/>
            <w:lang w:val="en-US"/>
          </w:rPr>
          <w:delText>type</w:delText>
        </w:r>
        <w:r w:rsidRPr="00B955D5" w:rsidDel="00AB44D1">
          <w:rPr>
            <w:color w:val="000000"/>
            <w:sz w:val="28"/>
            <w:szCs w:val="28"/>
          </w:rPr>
          <w:delText>-</w:delText>
        </w:r>
        <w:r w:rsidRPr="00B955D5" w:rsidDel="00AB44D1">
          <w:rPr>
            <w:color w:val="000000"/>
            <w:sz w:val="28"/>
            <w:szCs w:val="28"/>
            <w:lang w:val="en-US"/>
          </w:rPr>
          <w:delText>safe</w:delText>
        </w:r>
        <w:r w:rsidRPr="00B955D5" w:rsidDel="00AB44D1">
          <w:rPr>
            <w:color w:val="000000"/>
            <w:sz w:val="28"/>
            <w:szCs w:val="28"/>
          </w:rPr>
          <w:delText xml:space="preserve"> </w:delText>
        </w:r>
        <w:r w:rsidRPr="00B955D5" w:rsidDel="00AB44D1">
          <w:rPr>
            <w:color w:val="000000"/>
            <w:sz w:val="28"/>
            <w:szCs w:val="28"/>
            <w:lang w:val="en-US"/>
          </w:rPr>
          <w:delText>HTTP</w:delText>
        </w:r>
        <w:r w:rsidRPr="00B955D5" w:rsidDel="00AB44D1">
          <w:rPr>
            <w:color w:val="000000"/>
            <w:sz w:val="28"/>
            <w:szCs w:val="28"/>
          </w:rPr>
          <w:delText xml:space="preserve"> </w:delText>
        </w:r>
        <w:r w:rsidRPr="00B955D5" w:rsidDel="00AB44D1">
          <w:rPr>
            <w:color w:val="000000"/>
            <w:sz w:val="28"/>
            <w:szCs w:val="28"/>
            <w:lang w:val="en-US"/>
          </w:rPr>
          <w:delText>client</w:delText>
        </w:r>
        <w:r w:rsidRPr="00B955D5" w:rsidDel="00AB44D1">
          <w:rPr>
            <w:color w:val="000000"/>
            <w:sz w:val="28"/>
            <w:szCs w:val="28"/>
          </w:rPr>
          <w:delText xml:space="preserve"> для </w:delText>
        </w:r>
        <w:r w:rsidRPr="00B955D5" w:rsidDel="00AB44D1">
          <w:rPr>
            <w:color w:val="000000"/>
            <w:sz w:val="28"/>
            <w:szCs w:val="28"/>
            <w:lang w:val="en-US"/>
          </w:rPr>
          <w:delText>Android</w:delText>
        </w:r>
        <w:r w:rsidRPr="00B955D5" w:rsidDel="00AB44D1">
          <w:rPr>
            <w:color w:val="000000"/>
            <w:sz w:val="28"/>
            <w:szCs w:val="28"/>
          </w:rPr>
          <w:delText xml:space="preserve"> – </w:delText>
        </w:r>
        <w:r w:rsidRPr="00B955D5" w:rsidDel="00AB44D1">
          <w:rPr>
            <w:color w:val="000000"/>
            <w:sz w:val="28"/>
            <w:szCs w:val="28"/>
            <w:lang w:val="en-US"/>
          </w:rPr>
          <w:delText>Retrofit</w:delText>
        </w:r>
        <w:r w:rsidRPr="00B955D5" w:rsidDel="00AB44D1">
          <w:rPr>
            <w:color w:val="000000"/>
            <w:sz w:val="28"/>
            <w:szCs w:val="28"/>
          </w:rPr>
          <w:delText xml:space="preserve"> [</w:delText>
        </w:r>
        <w:r w:rsidR="00CB4768" w:rsidDel="00AB44D1">
          <w:rPr>
            <w:color w:val="000000"/>
            <w:sz w:val="28"/>
            <w:szCs w:val="28"/>
          </w:rPr>
          <w:delText>1</w:delText>
        </w:r>
        <w:r w:rsidR="007439F4" w:rsidRPr="009F2419" w:rsidDel="00AB44D1">
          <w:rPr>
            <w:color w:val="000000"/>
            <w:sz w:val="28"/>
            <w:szCs w:val="28"/>
          </w:rPr>
          <w:delText>1</w:delText>
        </w:r>
        <w:r w:rsidRPr="00B955D5" w:rsidDel="00AB44D1">
          <w:rPr>
            <w:color w:val="000000"/>
            <w:sz w:val="28"/>
            <w:szCs w:val="28"/>
          </w:rPr>
          <w:delText>].</w:delText>
        </w:r>
      </w:del>
    </w:p>
    <w:p w14:paraId="0E803758" w14:textId="028E38F3" w:rsidR="00C41638" w:rsidDel="00AB44D1" w:rsidRDefault="00D314C5" w:rsidP="005D652F">
      <w:pPr>
        <w:spacing w:line="360" w:lineRule="auto"/>
        <w:ind w:left="567" w:firstLine="709"/>
        <w:jc w:val="both"/>
        <w:rPr>
          <w:del w:id="416" w:author="Александр Перепечаев" w:date="2021-05-26T13:26:00Z"/>
          <w:color w:val="000000"/>
          <w:sz w:val="28"/>
          <w:szCs w:val="28"/>
        </w:rPr>
      </w:pPr>
      <w:del w:id="417" w:author="Александр Перепечаев" w:date="2021-05-26T13:26:00Z">
        <w:r w:rsidDel="00AB44D1">
          <w:rPr>
            <w:color w:val="000000"/>
            <w:sz w:val="28"/>
            <w:szCs w:val="28"/>
            <w:lang w:val="en-US"/>
          </w:rPr>
          <w:delText>Web</w:delText>
        </w:r>
        <w:r w:rsidRPr="009F2419" w:rsidDel="00AB44D1">
          <w:rPr>
            <w:color w:val="000000"/>
            <w:sz w:val="28"/>
            <w:szCs w:val="28"/>
          </w:rPr>
          <w:delText>-</w:delText>
        </w:r>
        <w:r w:rsidDel="00AB44D1">
          <w:rPr>
            <w:color w:val="000000"/>
            <w:sz w:val="28"/>
            <w:szCs w:val="28"/>
          </w:rPr>
          <w:delText xml:space="preserve">интерфейс будет разработан с использованием </w:delText>
        </w:r>
        <w:r w:rsidDel="00AB44D1">
          <w:rPr>
            <w:color w:val="000000"/>
            <w:sz w:val="28"/>
            <w:szCs w:val="28"/>
            <w:lang w:val="en-US"/>
          </w:rPr>
          <w:delText>HTML</w:delText>
        </w:r>
        <w:r w:rsidRPr="009F2419" w:rsidDel="00AB44D1">
          <w:rPr>
            <w:color w:val="000000"/>
            <w:sz w:val="28"/>
            <w:szCs w:val="28"/>
          </w:rPr>
          <w:delText xml:space="preserve">, </w:delText>
        </w:r>
        <w:r w:rsidDel="00AB44D1">
          <w:rPr>
            <w:color w:val="000000"/>
            <w:sz w:val="28"/>
            <w:szCs w:val="28"/>
            <w:lang w:val="en-US"/>
          </w:rPr>
          <w:delText>CSS</w:delText>
        </w:r>
        <w:r w:rsidRPr="009F2419" w:rsidDel="00AB44D1">
          <w:rPr>
            <w:color w:val="000000"/>
            <w:sz w:val="28"/>
            <w:szCs w:val="28"/>
          </w:rPr>
          <w:delText xml:space="preserve">, </w:delText>
        </w:r>
        <w:r w:rsidDel="00AB44D1">
          <w:rPr>
            <w:color w:val="000000"/>
            <w:sz w:val="28"/>
            <w:szCs w:val="28"/>
            <w:lang w:val="en-US"/>
          </w:rPr>
          <w:delText>JavaScript</w:delText>
        </w:r>
        <w:r w:rsidRPr="009F2419" w:rsidDel="00AB44D1">
          <w:rPr>
            <w:color w:val="000000"/>
            <w:sz w:val="28"/>
            <w:szCs w:val="28"/>
          </w:rPr>
          <w:delText xml:space="preserve"> </w:delText>
        </w:r>
        <w:r w:rsidDel="00AB44D1">
          <w:rPr>
            <w:color w:val="000000"/>
            <w:sz w:val="28"/>
            <w:szCs w:val="28"/>
          </w:rPr>
          <w:delText xml:space="preserve">и </w:delText>
        </w:r>
        <w:r w:rsidDel="00AB44D1">
          <w:rPr>
            <w:color w:val="000000"/>
            <w:sz w:val="28"/>
            <w:szCs w:val="28"/>
            <w:lang w:val="en-US"/>
          </w:rPr>
          <w:delText>Bootstrap</w:delText>
        </w:r>
        <w:r w:rsidRPr="009F2419" w:rsidDel="00AB44D1">
          <w:rPr>
            <w:color w:val="000000"/>
            <w:sz w:val="28"/>
            <w:szCs w:val="28"/>
          </w:rPr>
          <w:delText xml:space="preserve">. </w:delText>
        </w:r>
        <w:r w:rsidDel="00AB44D1">
          <w:rPr>
            <w:color w:val="000000"/>
            <w:sz w:val="28"/>
            <w:szCs w:val="28"/>
            <w:lang w:val="en-US"/>
          </w:rPr>
          <w:delText>HTML</w:delText>
        </w:r>
        <w:r w:rsidRPr="009F2419" w:rsidDel="00AB44D1">
          <w:rPr>
            <w:color w:val="000000"/>
            <w:sz w:val="28"/>
            <w:szCs w:val="28"/>
          </w:rPr>
          <w:delText xml:space="preserve">, </w:delText>
        </w:r>
        <w:r w:rsidDel="00AB44D1">
          <w:rPr>
            <w:color w:val="000000"/>
            <w:sz w:val="28"/>
            <w:szCs w:val="28"/>
            <w:lang w:val="en-US"/>
          </w:rPr>
          <w:delText>CSS</w:delText>
        </w:r>
        <w:r w:rsidRPr="009F2419" w:rsidDel="00AB44D1">
          <w:rPr>
            <w:color w:val="000000"/>
            <w:sz w:val="28"/>
            <w:szCs w:val="28"/>
          </w:rPr>
          <w:delText xml:space="preserve">, </w:delText>
        </w:r>
        <w:r w:rsidDel="00AB44D1">
          <w:rPr>
            <w:color w:val="000000"/>
            <w:sz w:val="28"/>
            <w:szCs w:val="28"/>
            <w:lang w:val="en-US"/>
          </w:rPr>
          <w:delText>JavaScript</w:delText>
        </w:r>
        <w:r w:rsidRPr="009F2419" w:rsidDel="00AB44D1">
          <w:rPr>
            <w:color w:val="000000"/>
            <w:sz w:val="28"/>
            <w:szCs w:val="28"/>
          </w:rPr>
          <w:delText xml:space="preserve"> </w:delText>
        </w:r>
        <w:r w:rsidDel="00AB44D1">
          <w:rPr>
            <w:color w:val="000000"/>
            <w:sz w:val="28"/>
            <w:szCs w:val="28"/>
          </w:rPr>
          <w:delText xml:space="preserve">на данный момент является стандартными инструментами для разработки сайтов. </w:delText>
        </w:r>
        <w:r w:rsidDel="00AB44D1">
          <w:rPr>
            <w:color w:val="000000"/>
            <w:sz w:val="28"/>
            <w:szCs w:val="28"/>
            <w:lang w:val="en-US"/>
          </w:rPr>
          <w:delText>Bootstrap</w:delText>
        </w:r>
        <w:r w:rsidRPr="009F2419" w:rsidDel="00AB44D1">
          <w:rPr>
            <w:color w:val="000000"/>
            <w:sz w:val="28"/>
            <w:szCs w:val="28"/>
          </w:rPr>
          <w:delText xml:space="preserve"> </w:delText>
        </w:r>
        <w:r w:rsidDel="00AB44D1">
          <w:rPr>
            <w:color w:val="000000"/>
            <w:sz w:val="28"/>
            <w:szCs w:val="28"/>
          </w:rPr>
          <w:delText xml:space="preserve">же является </w:delText>
        </w:r>
        <w:r w:rsidRPr="00D314C5" w:rsidDel="00AB44D1">
          <w:rPr>
            <w:color w:val="000000"/>
            <w:sz w:val="28"/>
            <w:szCs w:val="28"/>
          </w:rPr>
          <w:delText>сам</w:delText>
        </w:r>
        <w:r w:rsidDel="00AB44D1">
          <w:rPr>
            <w:color w:val="000000"/>
            <w:sz w:val="28"/>
            <w:szCs w:val="28"/>
          </w:rPr>
          <w:delText>ым</w:delText>
        </w:r>
        <w:r w:rsidRPr="00D314C5" w:rsidDel="00AB44D1">
          <w:rPr>
            <w:color w:val="000000"/>
            <w:sz w:val="28"/>
            <w:szCs w:val="28"/>
          </w:rPr>
          <w:delText xml:space="preserve"> популярн</w:delText>
        </w:r>
        <w:r w:rsidDel="00AB44D1">
          <w:rPr>
            <w:color w:val="000000"/>
            <w:sz w:val="28"/>
            <w:szCs w:val="28"/>
          </w:rPr>
          <w:delText>ым</w:delText>
        </w:r>
        <w:r w:rsidRPr="00D314C5" w:rsidDel="00AB44D1">
          <w:rPr>
            <w:color w:val="000000"/>
            <w:sz w:val="28"/>
            <w:szCs w:val="28"/>
          </w:rPr>
          <w:delText xml:space="preserve"> в мире </w:delText>
        </w:r>
        <w:r w:rsidR="00AA538B" w:rsidRPr="00D314C5" w:rsidDel="00AB44D1">
          <w:rPr>
            <w:color w:val="000000"/>
            <w:sz w:val="28"/>
            <w:szCs w:val="28"/>
          </w:rPr>
          <w:delText>набора</w:delText>
        </w:r>
        <w:r w:rsidR="00AA538B" w:rsidDel="00AB44D1">
          <w:rPr>
            <w:color w:val="000000"/>
            <w:sz w:val="28"/>
            <w:szCs w:val="28"/>
          </w:rPr>
          <w:delText>м</w:delText>
        </w:r>
        <w:r w:rsidRPr="00D314C5" w:rsidDel="00AB44D1">
          <w:rPr>
            <w:color w:val="000000"/>
            <w:sz w:val="28"/>
            <w:szCs w:val="28"/>
          </w:rPr>
          <w:delText xml:space="preserve"> инструментов с открытым исходным кодом, включающего адаптивную сеточную систему, обширные готовые компоненты и мощные плагины JavaScript</w:delText>
        </w:r>
        <w:r w:rsidR="00BA0908" w:rsidDel="00AB44D1">
          <w:rPr>
            <w:color w:val="000000"/>
            <w:sz w:val="28"/>
            <w:szCs w:val="28"/>
          </w:rPr>
          <w:delText xml:space="preserve"> </w:delText>
        </w:r>
        <w:r w:rsidR="00BA0908" w:rsidRPr="009F2419" w:rsidDel="00AB44D1">
          <w:rPr>
            <w:color w:val="000000"/>
            <w:sz w:val="28"/>
            <w:szCs w:val="28"/>
          </w:rPr>
          <w:delText>[</w:delText>
        </w:r>
        <w:r w:rsidR="00F87D85" w:rsidDel="00AB44D1">
          <w:rPr>
            <w:color w:val="000000"/>
            <w:sz w:val="28"/>
            <w:szCs w:val="28"/>
          </w:rPr>
          <w:delText>1</w:delText>
        </w:r>
        <w:r w:rsidR="007439F4" w:rsidRPr="009F2419" w:rsidDel="00AB44D1">
          <w:rPr>
            <w:color w:val="000000"/>
            <w:sz w:val="28"/>
            <w:szCs w:val="28"/>
          </w:rPr>
          <w:delText>2</w:delText>
        </w:r>
        <w:r w:rsidR="00BA0908" w:rsidRPr="009F2419" w:rsidDel="00AB44D1">
          <w:rPr>
            <w:color w:val="000000"/>
            <w:sz w:val="28"/>
            <w:szCs w:val="28"/>
          </w:rPr>
          <w:delText>]</w:delText>
        </w:r>
        <w:r w:rsidRPr="00D314C5" w:rsidDel="00AB44D1">
          <w:rPr>
            <w:color w:val="000000"/>
            <w:sz w:val="28"/>
            <w:szCs w:val="28"/>
          </w:rPr>
          <w:delText>.</w:delText>
        </w:r>
      </w:del>
    </w:p>
    <w:p w14:paraId="38736ABB" w14:textId="1629D2AD" w:rsidR="007E687A" w:rsidDel="00AB44D1" w:rsidRDefault="007E687A" w:rsidP="005D652F">
      <w:pPr>
        <w:spacing w:line="360" w:lineRule="auto"/>
        <w:ind w:left="567" w:firstLine="709"/>
        <w:jc w:val="both"/>
        <w:rPr>
          <w:del w:id="418" w:author="Александр Перепечаев" w:date="2021-05-26T13:26:00Z"/>
          <w:color w:val="000000"/>
          <w:sz w:val="28"/>
          <w:szCs w:val="28"/>
        </w:rPr>
      </w:pPr>
      <w:del w:id="419" w:author="Александр Перепечаев" w:date="2021-05-26T13:26:00Z">
        <w:r w:rsidRPr="00516107" w:rsidDel="00AB44D1">
          <w:rPr>
            <w:color w:val="000000"/>
            <w:sz w:val="28"/>
            <w:szCs w:val="28"/>
          </w:rPr>
          <w:delText xml:space="preserve">Нейронная сеть будет реализована на языке программирования </w:delText>
        </w:r>
        <w:r w:rsidRPr="00516107" w:rsidDel="00AB44D1">
          <w:rPr>
            <w:color w:val="000000"/>
            <w:sz w:val="28"/>
            <w:szCs w:val="28"/>
            <w:lang w:val="en-US"/>
          </w:rPr>
          <w:delText>Python</w:delText>
        </w:r>
        <w:r w:rsidRPr="00516107" w:rsidDel="00AB44D1">
          <w:rPr>
            <w:color w:val="000000"/>
            <w:sz w:val="28"/>
            <w:szCs w:val="28"/>
          </w:rPr>
          <w:delText xml:space="preserve">, так как </w:delText>
        </w:r>
        <w:r w:rsidR="0061156B" w:rsidDel="00AB44D1">
          <w:rPr>
            <w:color w:val="000000"/>
            <w:sz w:val="28"/>
            <w:szCs w:val="28"/>
          </w:rPr>
          <w:delText xml:space="preserve">по мнению автора </w:delText>
        </w:r>
        <w:r w:rsidRPr="00516107" w:rsidDel="00AB44D1">
          <w:rPr>
            <w:color w:val="000000"/>
            <w:sz w:val="28"/>
            <w:szCs w:val="28"/>
          </w:rPr>
          <w:delText>на данный момент этот язык является самым популярным для задач машинного обучения.</w:delText>
        </w:r>
        <w:r w:rsidDel="00AB44D1">
          <w:rPr>
            <w:color w:val="000000"/>
            <w:sz w:val="28"/>
            <w:szCs w:val="28"/>
          </w:rPr>
          <w:delText xml:space="preserve"> </w:delText>
        </w:r>
        <w:r w:rsidR="0061156B" w:rsidDel="00AB44D1">
          <w:rPr>
            <w:color w:val="000000"/>
            <w:sz w:val="28"/>
            <w:szCs w:val="28"/>
          </w:rPr>
          <w:delText xml:space="preserve">Также для разработки будущей нейронной сети используется платформа </w:delText>
        </w:r>
        <w:r w:rsidR="0061156B" w:rsidDel="00AB44D1">
          <w:rPr>
            <w:color w:val="000000"/>
            <w:sz w:val="28"/>
            <w:szCs w:val="28"/>
            <w:lang w:val="en-US"/>
          </w:rPr>
          <w:delText>PyTorch</w:delText>
        </w:r>
        <w:r w:rsidR="0061156B" w:rsidRPr="00516107" w:rsidDel="00AB44D1">
          <w:rPr>
            <w:color w:val="000000"/>
            <w:sz w:val="28"/>
            <w:szCs w:val="28"/>
          </w:rPr>
          <w:delText xml:space="preserve">[13], </w:delText>
        </w:r>
        <w:r w:rsidR="0061156B" w:rsidDel="00AB44D1">
          <w:rPr>
            <w:color w:val="000000"/>
            <w:sz w:val="28"/>
            <w:szCs w:val="28"/>
          </w:rPr>
          <w:delText xml:space="preserve">а также платформа </w:delText>
        </w:r>
        <w:r w:rsidR="0061156B" w:rsidDel="00AB44D1">
          <w:rPr>
            <w:color w:val="000000"/>
            <w:sz w:val="28"/>
            <w:szCs w:val="28"/>
            <w:lang w:val="en-US"/>
          </w:rPr>
          <w:delText>Catalyst</w:delText>
        </w:r>
        <w:r w:rsidR="0061156B" w:rsidRPr="00516107" w:rsidDel="00AB44D1">
          <w:rPr>
            <w:color w:val="000000"/>
            <w:sz w:val="28"/>
            <w:szCs w:val="28"/>
          </w:rPr>
          <w:delText xml:space="preserve"> </w:delText>
        </w:r>
        <w:r w:rsidR="0061156B" w:rsidDel="00AB44D1">
          <w:rPr>
            <w:color w:val="000000"/>
            <w:sz w:val="28"/>
            <w:szCs w:val="28"/>
          </w:rPr>
          <w:delText xml:space="preserve">под </w:delText>
        </w:r>
        <w:r w:rsidR="0061156B" w:rsidDel="00AB44D1">
          <w:rPr>
            <w:color w:val="000000"/>
            <w:sz w:val="28"/>
            <w:szCs w:val="28"/>
            <w:lang w:val="en-US"/>
          </w:rPr>
          <w:delText>PyTorch</w:delText>
        </w:r>
        <w:r w:rsidR="0061156B" w:rsidRPr="00516107" w:rsidDel="00AB44D1">
          <w:rPr>
            <w:color w:val="000000"/>
            <w:sz w:val="28"/>
            <w:szCs w:val="28"/>
          </w:rPr>
          <w:delText xml:space="preserve"> </w:delText>
        </w:r>
        <w:r w:rsidR="0061156B" w:rsidDel="00AB44D1">
          <w:rPr>
            <w:color w:val="000000"/>
            <w:sz w:val="28"/>
            <w:szCs w:val="28"/>
          </w:rPr>
          <w:delText>для задач глубокого обучения</w:delText>
        </w:r>
        <w:r w:rsidR="005E5996" w:rsidRPr="00516107" w:rsidDel="00AB44D1">
          <w:rPr>
            <w:color w:val="000000"/>
            <w:sz w:val="28"/>
            <w:szCs w:val="28"/>
          </w:rPr>
          <w:delText xml:space="preserve"> </w:delText>
        </w:r>
        <w:r w:rsidR="0061156B" w:rsidRPr="00516107" w:rsidDel="00AB44D1">
          <w:rPr>
            <w:color w:val="000000"/>
            <w:sz w:val="28"/>
            <w:szCs w:val="28"/>
          </w:rPr>
          <w:delText xml:space="preserve">[14]. </w:delText>
        </w:r>
        <w:r w:rsidR="0061156B" w:rsidDel="00AB44D1">
          <w:rPr>
            <w:color w:val="000000"/>
            <w:sz w:val="28"/>
            <w:szCs w:val="28"/>
          </w:rPr>
          <w:delText xml:space="preserve">Вместе эти инструменты дают хорошее сочетание и позволяют </w:delText>
        </w:r>
        <w:r w:rsidR="00D853B2" w:rsidDel="00AB44D1">
          <w:rPr>
            <w:color w:val="000000"/>
            <w:sz w:val="28"/>
            <w:szCs w:val="28"/>
          </w:rPr>
          <w:delText>упростить</w:delText>
        </w:r>
        <w:r w:rsidR="0061156B" w:rsidDel="00AB44D1">
          <w:rPr>
            <w:color w:val="000000"/>
            <w:sz w:val="28"/>
            <w:szCs w:val="28"/>
          </w:rPr>
          <w:delText xml:space="preserve"> работу с нейронными сетями. </w:delText>
        </w:r>
      </w:del>
    </w:p>
    <w:p w14:paraId="73F43BB0" w14:textId="4FAB16DF" w:rsidR="009D712E" w:rsidDel="00AB44D1" w:rsidRDefault="009D712E">
      <w:pPr>
        <w:spacing w:line="360" w:lineRule="auto"/>
        <w:ind w:left="567" w:firstLine="709"/>
        <w:jc w:val="both"/>
        <w:rPr>
          <w:del w:id="420" w:author="Александр Перепечаев" w:date="2021-05-26T13:26:00Z"/>
          <w:color w:val="000000"/>
          <w:sz w:val="28"/>
          <w:szCs w:val="28"/>
        </w:rPr>
      </w:pPr>
      <w:del w:id="421" w:author="Александр Перепечаев" w:date="2021-05-26T13:26:00Z">
        <w:r w:rsidDel="00AB44D1">
          <w:rPr>
            <w:color w:val="000000"/>
            <w:sz w:val="28"/>
            <w:szCs w:val="28"/>
          </w:rPr>
          <w:delText xml:space="preserve">Для взаимодейсвия серверной части на </w:delText>
        </w:r>
        <w:r w:rsidDel="00AB44D1">
          <w:rPr>
            <w:color w:val="000000"/>
            <w:sz w:val="28"/>
            <w:szCs w:val="28"/>
            <w:lang w:val="en-US"/>
          </w:rPr>
          <w:delText>Node</w:delText>
        </w:r>
        <w:r w:rsidRPr="00516107" w:rsidDel="00AB44D1">
          <w:rPr>
            <w:color w:val="000000"/>
            <w:sz w:val="28"/>
            <w:szCs w:val="28"/>
          </w:rPr>
          <w:delText>.</w:delText>
        </w:r>
        <w:r w:rsidDel="00AB44D1">
          <w:rPr>
            <w:color w:val="000000"/>
            <w:sz w:val="28"/>
            <w:szCs w:val="28"/>
            <w:lang w:val="en-US"/>
          </w:rPr>
          <w:delText>js</w:delText>
        </w:r>
        <w:r w:rsidRPr="00516107" w:rsidDel="00AB44D1">
          <w:rPr>
            <w:color w:val="000000"/>
            <w:sz w:val="28"/>
            <w:szCs w:val="28"/>
          </w:rPr>
          <w:delText xml:space="preserve"> </w:delText>
        </w:r>
        <w:r w:rsidDel="00AB44D1">
          <w:rPr>
            <w:color w:val="000000"/>
            <w:sz w:val="28"/>
            <w:szCs w:val="28"/>
          </w:rPr>
          <w:delText xml:space="preserve">и нейронной сети на </w:delText>
        </w:r>
        <w:r w:rsidDel="00AB44D1">
          <w:rPr>
            <w:color w:val="000000"/>
            <w:sz w:val="28"/>
            <w:szCs w:val="28"/>
            <w:lang w:val="en-US"/>
          </w:rPr>
          <w:delText>Python</w:delText>
        </w:r>
        <w:r w:rsidRPr="00516107" w:rsidDel="00AB44D1">
          <w:rPr>
            <w:color w:val="000000"/>
            <w:sz w:val="28"/>
            <w:szCs w:val="28"/>
          </w:rPr>
          <w:delText xml:space="preserve"> </w:delText>
        </w:r>
        <w:r w:rsidDel="00AB44D1">
          <w:rPr>
            <w:color w:val="000000"/>
            <w:sz w:val="28"/>
            <w:szCs w:val="28"/>
          </w:rPr>
          <w:delText xml:space="preserve">будет использован модуль </w:delText>
        </w:r>
        <w:r w:rsidDel="00AB44D1">
          <w:rPr>
            <w:color w:val="000000"/>
            <w:sz w:val="28"/>
            <w:szCs w:val="28"/>
            <w:lang w:val="en-US"/>
          </w:rPr>
          <w:delText>npm</w:delText>
        </w:r>
        <w:r w:rsidRPr="00516107" w:rsidDel="00AB44D1">
          <w:rPr>
            <w:color w:val="000000"/>
            <w:sz w:val="28"/>
            <w:szCs w:val="28"/>
          </w:rPr>
          <w:delText xml:space="preserve"> </w:delText>
        </w:r>
        <w:r w:rsidDel="00AB44D1">
          <w:rPr>
            <w:color w:val="000000"/>
            <w:sz w:val="28"/>
            <w:szCs w:val="28"/>
          </w:rPr>
          <w:delText>–</w:delText>
        </w:r>
        <w:r w:rsidRPr="00516107" w:rsidDel="00AB44D1">
          <w:rPr>
            <w:color w:val="000000"/>
            <w:sz w:val="28"/>
            <w:szCs w:val="28"/>
          </w:rPr>
          <w:delText xml:space="preserve"> </w:delText>
        </w:r>
        <w:r w:rsidDel="00AB44D1">
          <w:rPr>
            <w:color w:val="000000"/>
            <w:sz w:val="28"/>
            <w:szCs w:val="28"/>
            <w:lang w:val="en-US"/>
          </w:rPr>
          <w:delText>c</w:delText>
        </w:r>
        <w:r w:rsidRPr="009D712E" w:rsidDel="00AB44D1">
          <w:rPr>
            <w:color w:val="000000"/>
            <w:sz w:val="28"/>
            <w:szCs w:val="28"/>
          </w:rPr>
          <w:delText>hild_process</w:delText>
        </w:r>
        <w:r w:rsidR="000F2CAA" w:rsidRPr="00516107" w:rsidDel="00AB44D1">
          <w:rPr>
            <w:color w:val="000000"/>
            <w:sz w:val="28"/>
            <w:szCs w:val="28"/>
          </w:rPr>
          <w:delText>[15]</w:delText>
        </w:r>
        <w:r w:rsidRPr="00516107" w:rsidDel="00AB44D1">
          <w:rPr>
            <w:color w:val="000000"/>
            <w:sz w:val="28"/>
            <w:szCs w:val="28"/>
          </w:rPr>
          <w:delText xml:space="preserve">, </w:delText>
        </w:r>
        <w:r w:rsidDel="00AB44D1">
          <w:rPr>
            <w:color w:val="000000"/>
            <w:sz w:val="28"/>
            <w:szCs w:val="28"/>
          </w:rPr>
          <w:delText xml:space="preserve">который позволяет запустить </w:delText>
        </w:r>
        <w:r w:rsidDel="00AB44D1">
          <w:rPr>
            <w:color w:val="000000"/>
            <w:sz w:val="28"/>
            <w:szCs w:val="28"/>
            <w:lang w:val="en-US"/>
          </w:rPr>
          <w:delText>Python</w:delText>
        </w:r>
        <w:r w:rsidRPr="00516107" w:rsidDel="00AB44D1">
          <w:rPr>
            <w:color w:val="000000"/>
            <w:sz w:val="28"/>
            <w:szCs w:val="28"/>
          </w:rPr>
          <w:delText xml:space="preserve"> </w:delText>
        </w:r>
        <w:r w:rsidDel="00AB44D1">
          <w:rPr>
            <w:color w:val="000000"/>
            <w:sz w:val="28"/>
            <w:szCs w:val="28"/>
          </w:rPr>
          <w:delText xml:space="preserve">файлы из </w:delText>
        </w:r>
        <w:r w:rsidR="000F2CAA" w:rsidDel="00AB44D1">
          <w:rPr>
            <w:color w:val="000000"/>
            <w:sz w:val="28"/>
            <w:szCs w:val="28"/>
            <w:lang w:val="en-US"/>
          </w:rPr>
          <w:delText>N</w:delText>
        </w:r>
        <w:r w:rsidDel="00AB44D1">
          <w:rPr>
            <w:color w:val="000000"/>
            <w:sz w:val="28"/>
            <w:szCs w:val="28"/>
            <w:lang w:val="en-US"/>
          </w:rPr>
          <w:delText>ode</w:delText>
        </w:r>
        <w:r w:rsidRPr="00516107" w:rsidDel="00AB44D1">
          <w:rPr>
            <w:color w:val="000000"/>
            <w:sz w:val="28"/>
            <w:szCs w:val="28"/>
          </w:rPr>
          <w:delText>.</w:delText>
        </w:r>
        <w:r w:rsidDel="00AB44D1">
          <w:rPr>
            <w:color w:val="000000"/>
            <w:sz w:val="28"/>
            <w:szCs w:val="28"/>
            <w:lang w:val="en-US"/>
          </w:rPr>
          <w:delText>js</w:delText>
        </w:r>
        <w:r w:rsidRPr="00516107" w:rsidDel="00AB44D1">
          <w:rPr>
            <w:color w:val="000000"/>
            <w:sz w:val="28"/>
            <w:szCs w:val="28"/>
          </w:rPr>
          <w:delText xml:space="preserve">. </w:delText>
        </w:r>
      </w:del>
    </w:p>
    <w:p w14:paraId="627C6362" w14:textId="6F237DC5" w:rsidR="00CE527F" w:rsidRPr="00CE527F" w:rsidDel="00AB44D1" w:rsidRDefault="00CE527F">
      <w:pPr>
        <w:spacing w:line="360" w:lineRule="auto"/>
        <w:ind w:left="567" w:firstLine="709"/>
        <w:jc w:val="both"/>
        <w:rPr>
          <w:del w:id="422" w:author="Александр Перепечаев" w:date="2021-05-26T13:26:00Z"/>
          <w:color w:val="000000"/>
          <w:sz w:val="28"/>
          <w:szCs w:val="28"/>
        </w:rPr>
      </w:pPr>
      <w:del w:id="423" w:author="Александр Перепечаев" w:date="2021-05-26T13:26:00Z">
        <w:r w:rsidDel="00AB44D1">
          <w:rPr>
            <w:color w:val="000000"/>
            <w:sz w:val="28"/>
            <w:szCs w:val="28"/>
          </w:rPr>
          <w:delText xml:space="preserve">Для определения точек лица будет исспользована модель </w:delText>
        </w:r>
        <w:r w:rsidRPr="00CE527F" w:rsidDel="00AB44D1">
          <w:rPr>
            <w:color w:val="000000"/>
            <w:sz w:val="28"/>
            <w:szCs w:val="28"/>
          </w:rPr>
          <w:delText>shape_predictor_68_face_landmarks</w:delText>
        </w:r>
        <w:r w:rsidDel="00AB44D1">
          <w:rPr>
            <w:color w:val="000000"/>
            <w:sz w:val="28"/>
            <w:szCs w:val="28"/>
          </w:rPr>
          <w:delText xml:space="preserve"> </w:delText>
        </w:r>
        <w:r w:rsidRPr="000164AE" w:rsidDel="00AB44D1">
          <w:rPr>
            <w:color w:val="000000"/>
            <w:sz w:val="28"/>
            <w:szCs w:val="28"/>
          </w:rPr>
          <w:delText xml:space="preserve">[16], </w:delText>
        </w:r>
        <w:r w:rsidDel="00AB44D1">
          <w:rPr>
            <w:color w:val="000000"/>
            <w:sz w:val="28"/>
            <w:szCs w:val="28"/>
          </w:rPr>
          <w:delText>которая позволяет получить 68 точек лица человека.</w:delText>
        </w:r>
      </w:del>
    </w:p>
    <w:p w14:paraId="1FEA162E" w14:textId="7F8FAF31" w:rsidR="00C41638" w:rsidDel="00AB44D1" w:rsidRDefault="00C41638" w:rsidP="00EE5ABE">
      <w:pPr>
        <w:pStyle w:val="afffe"/>
        <w:rPr>
          <w:del w:id="424" w:author="Александр Перепечаев" w:date="2021-05-26T13:26:00Z"/>
        </w:rPr>
      </w:pPr>
      <w:del w:id="425" w:author="Александр Перепечаев" w:date="2021-05-26T13:26:00Z">
        <w:r w:rsidRPr="00B955D5" w:rsidDel="00AB44D1">
          <w:delText>3.2 Описание основных классов программы</w:delText>
        </w:r>
      </w:del>
    </w:p>
    <w:p w14:paraId="4EFBDFBA" w14:textId="33C242A5" w:rsidR="00B955D5" w:rsidDel="00AB44D1" w:rsidRDefault="00B955D5" w:rsidP="005D652F">
      <w:pPr>
        <w:spacing w:line="360" w:lineRule="auto"/>
        <w:ind w:left="567" w:firstLine="709"/>
        <w:jc w:val="both"/>
        <w:rPr>
          <w:del w:id="426" w:author="Александр Перепечаев" w:date="2021-05-26T13:26:00Z"/>
          <w:color w:val="000000"/>
          <w:sz w:val="28"/>
          <w:szCs w:val="28"/>
        </w:rPr>
      </w:pPr>
      <w:del w:id="427" w:author="Александр Перепечаев" w:date="2021-05-26T13:26:00Z">
        <w:r w:rsidRPr="00B955D5" w:rsidDel="00AB44D1">
          <w:rPr>
            <w:color w:val="000000"/>
            <w:sz w:val="28"/>
            <w:szCs w:val="28"/>
          </w:rPr>
          <w:delText xml:space="preserve">При написании </w:delText>
        </w:r>
        <w:r w:rsidR="002F4346" w:rsidDel="00AB44D1">
          <w:rPr>
            <w:color w:val="000000"/>
            <w:sz w:val="28"/>
            <w:szCs w:val="28"/>
          </w:rPr>
          <w:delText>мобильного приложения</w:delText>
        </w:r>
        <w:r w:rsidR="002F4346" w:rsidRPr="00B955D5" w:rsidDel="00AB44D1">
          <w:rPr>
            <w:color w:val="000000"/>
            <w:sz w:val="28"/>
            <w:szCs w:val="28"/>
          </w:rPr>
          <w:delText xml:space="preserve"> </w:delText>
        </w:r>
        <w:r w:rsidRPr="00B955D5" w:rsidDel="00AB44D1">
          <w:rPr>
            <w:color w:val="000000"/>
            <w:sz w:val="28"/>
            <w:szCs w:val="28"/>
          </w:rPr>
          <w:delText>была использована методология программирования ООП. Реализованы следующие классы:</w:delText>
        </w:r>
        <w:r w:rsidRPr="00B955D5" w:rsidDel="00AB44D1">
          <w:rPr>
            <w:sz w:val="20"/>
            <w:szCs w:val="20"/>
          </w:rPr>
          <w:delText xml:space="preserve"> </w:delText>
        </w:r>
        <w:r w:rsidRPr="00B955D5" w:rsidDel="00AB44D1">
          <w:rPr>
            <w:color w:val="000000"/>
            <w:sz w:val="28"/>
            <w:szCs w:val="28"/>
          </w:rPr>
          <w:delText>EmotionActivity, MainActivi</w:delText>
        </w:r>
        <w:r w:rsidRPr="00B955D5" w:rsidDel="00AB44D1">
          <w:rPr>
            <w:color w:val="000000"/>
            <w:sz w:val="28"/>
            <w:szCs w:val="28"/>
            <w:lang w:val="en-US"/>
          </w:rPr>
          <w:delText>ty</w:delText>
        </w:r>
        <w:r w:rsidRPr="00B955D5" w:rsidDel="00AB44D1">
          <w:rPr>
            <w:color w:val="000000"/>
            <w:sz w:val="28"/>
            <w:szCs w:val="28"/>
          </w:rPr>
          <w:delText xml:space="preserve">, интерфейс </w:delText>
        </w:r>
        <w:r w:rsidRPr="00B955D5" w:rsidDel="00AB44D1">
          <w:rPr>
            <w:color w:val="000000"/>
            <w:sz w:val="28"/>
            <w:szCs w:val="28"/>
            <w:lang w:val="en-US"/>
          </w:rPr>
          <w:delText>WikiApiService</w:delText>
        </w:r>
        <w:r w:rsidRPr="00B955D5" w:rsidDel="00AB44D1">
          <w:rPr>
            <w:color w:val="000000"/>
            <w:sz w:val="28"/>
            <w:szCs w:val="28"/>
          </w:rPr>
          <w:delText xml:space="preserve">, а также классы активнойстей. Также для реализации меню были использованы фрагменты </w:delText>
        </w:r>
        <w:r w:rsidRPr="00B955D5" w:rsidDel="00AB44D1">
          <w:rPr>
            <w:color w:val="000000"/>
            <w:sz w:val="28"/>
            <w:szCs w:val="28"/>
            <w:lang w:val="en-US"/>
          </w:rPr>
          <w:delText>Android</w:delText>
        </w:r>
        <w:r w:rsidR="00CC1870" w:rsidDel="00AB44D1">
          <w:rPr>
            <w:color w:val="000000"/>
            <w:sz w:val="28"/>
            <w:szCs w:val="28"/>
          </w:rPr>
          <w:delText xml:space="preserve"> </w:delText>
        </w:r>
        <w:r w:rsidRPr="00B955D5" w:rsidDel="00AB44D1">
          <w:rPr>
            <w:color w:val="000000"/>
            <w:sz w:val="28"/>
            <w:szCs w:val="28"/>
          </w:rPr>
          <w:delText>[</w:delText>
        </w:r>
        <w:r w:rsidR="000F5BB9" w:rsidDel="00AB44D1">
          <w:rPr>
            <w:color w:val="000000"/>
            <w:sz w:val="28"/>
            <w:szCs w:val="28"/>
          </w:rPr>
          <w:delText>17</w:delText>
        </w:r>
        <w:r w:rsidRPr="00B955D5" w:rsidDel="00AB44D1">
          <w:rPr>
            <w:color w:val="000000"/>
            <w:sz w:val="28"/>
            <w:szCs w:val="28"/>
          </w:rPr>
          <w:delText>].</w:delText>
        </w:r>
      </w:del>
    </w:p>
    <w:p w14:paraId="34CD6BF9" w14:textId="5927D4B7" w:rsidR="002F4346" w:rsidRPr="00B955D5" w:rsidDel="00AB44D1" w:rsidRDefault="002F4346" w:rsidP="005D652F">
      <w:pPr>
        <w:spacing w:line="360" w:lineRule="auto"/>
        <w:ind w:left="567" w:firstLine="709"/>
        <w:jc w:val="both"/>
        <w:rPr>
          <w:del w:id="428" w:author="Александр Перепечаев" w:date="2021-05-26T13:26:00Z"/>
          <w:color w:val="000000"/>
          <w:sz w:val="28"/>
          <w:szCs w:val="28"/>
        </w:rPr>
      </w:pPr>
      <w:del w:id="429" w:author="Александр Перепечаев" w:date="2021-05-26T13:26:00Z">
        <w:r w:rsidDel="00AB44D1">
          <w:rPr>
            <w:color w:val="000000"/>
            <w:sz w:val="28"/>
            <w:szCs w:val="28"/>
          </w:rPr>
          <w:delText>Серверная часть была реализована с п</w:delText>
        </w:r>
      </w:del>
    </w:p>
    <w:p w14:paraId="2FC2C314" w14:textId="61C597AD" w:rsidR="00B955D5" w:rsidRPr="00B955D5" w:rsidDel="00AB44D1" w:rsidRDefault="00B955D5" w:rsidP="00EE5ABE">
      <w:pPr>
        <w:pStyle w:val="afffe"/>
        <w:rPr>
          <w:del w:id="430" w:author="Александр Перепечаев" w:date="2021-05-26T13:26:00Z"/>
        </w:rPr>
      </w:pPr>
      <w:del w:id="431" w:author="Александр Перепечаев" w:date="2021-05-26T13:26:00Z">
        <w:r w:rsidRPr="00B955D5" w:rsidDel="00AB44D1">
          <w:delText xml:space="preserve">3.2.1 Интерфейс </w:delText>
        </w:r>
        <w:r w:rsidRPr="00B955D5" w:rsidDel="00AB44D1">
          <w:rPr>
            <w:color w:val="000000"/>
            <w:lang w:val="en-US"/>
          </w:rPr>
          <w:delText>WikiApiService</w:delText>
        </w:r>
      </w:del>
    </w:p>
    <w:p w14:paraId="5DC2AE4E" w14:textId="76B364D5" w:rsidR="00B955D5" w:rsidRPr="00B955D5" w:rsidDel="00AB44D1" w:rsidRDefault="00B955D5" w:rsidP="005D652F">
      <w:pPr>
        <w:spacing w:line="360" w:lineRule="auto"/>
        <w:ind w:left="567" w:firstLine="709"/>
        <w:jc w:val="both"/>
        <w:rPr>
          <w:del w:id="432" w:author="Александр Перепечаев" w:date="2021-05-26T13:26:00Z"/>
          <w:color w:val="000000"/>
          <w:sz w:val="28"/>
          <w:szCs w:val="28"/>
        </w:rPr>
      </w:pPr>
      <w:del w:id="433" w:author="Александр Перепечаев" w:date="2021-05-26T13:26:00Z">
        <w:r w:rsidRPr="00B955D5" w:rsidDel="00AB44D1">
          <w:rPr>
            <w:color w:val="000000"/>
            <w:sz w:val="28"/>
            <w:szCs w:val="28"/>
          </w:rPr>
          <w:delText xml:space="preserve">Интерфейс </w:delText>
        </w:r>
        <w:r w:rsidRPr="00B955D5" w:rsidDel="00AB44D1">
          <w:rPr>
            <w:color w:val="000000"/>
            <w:sz w:val="28"/>
            <w:szCs w:val="28"/>
            <w:lang w:val="en-US"/>
          </w:rPr>
          <w:delText>WikiApiService</w:delText>
        </w:r>
        <w:r w:rsidRPr="00B955D5" w:rsidDel="00AB44D1">
          <w:rPr>
            <w:color w:val="000000"/>
            <w:sz w:val="28"/>
            <w:szCs w:val="28"/>
          </w:rPr>
          <w:delText xml:space="preserve"> – интерфейс, реализующий подключение к серверу. </w:delText>
        </w:r>
      </w:del>
    </w:p>
    <w:p w14:paraId="10A5D096" w14:textId="634693EC" w:rsidR="00B955D5" w:rsidRPr="00B955D5" w:rsidDel="00AB44D1" w:rsidRDefault="00B955D5" w:rsidP="005D652F">
      <w:pPr>
        <w:spacing w:line="360" w:lineRule="auto"/>
        <w:ind w:left="567" w:firstLine="709"/>
        <w:jc w:val="both"/>
        <w:rPr>
          <w:del w:id="434" w:author="Александр Перепечаев" w:date="2021-05-26T13:26:00Z"/>
          <w:color w:val="000000"/>
          <w:sz w:val="28"/>
          <w:szCs w:val="28"/>
        </w:rPr>
      </w:pPr>
      <w:del w:id="435" w:author="Александр Перепечаев" w:date="2021-05-26T13:26:00Z">
        <w:r w:rsidRPr="00B955D5" w:rsidDel="00AB44D1">
          <w:rPr>
            <w:color w:val="000000"/>
            <w:sz w:val="28"/>
            <w:szCs w:val="28"/>
          </w:rPr>
          <w:delText>Подключения интерфейса класса:</w:delText>
        </w:r>
      </w:del>
    </w:p>
    <w:p w14:paraId="443FD3B2" w14:textId="71B0C6FE" w:rsidR="00B955D5" w:rsidRPr="00B955D5" w:rsidDel="00AB44D1" w:rsidRDefault="00B955D5" w:rsidP="00EE5ABE">
      <w:pPr>
        <w:numPr>
          <w:ilvl w:val="0"/>
          <w:numId w:val="2"/>
        </w:numPr>
        <w:tabs>
          <w:tab w:val="left" w:pos="1701"/>
        </w:tabs>
        <w:spacing w:line="360" w:lineRule="auto"/>
        <w:ind w:left="567" w:firstLine="709"/>
        <w:jc w:val="both"/>
        <w:rPr>
          <w:del w:id="436" w:author="Александр Перепечаев" w:date="2021-05-26T13:26:00Z"/>
          <w:sz w:val="28"/>
          <w:szCs w:val="28"/>
        </w:rPr>
      </w:pPr>
      <w:del w:id="437" w:author="Александр Перепечаев" w:date="2021-05-26T13:26:00Z">
        <w:r w:rsidRPr="00B955D5" w:rsidDel="00AB44D1">
          <w:rPr>
            <w:color w:val="000000"/>
            <w:sz w:val="28"/>
            <w:szCs w:val="28"/>
          </w:rPr>
          <w:delText>@</w:delText>
        </w:r>
        <w:r w:rsidRPr="00B955D5" w:rsidDel="00AB44D1">
          <w:rPr>
            <w:color w:val="000000"/>
            <w:sz w:val="28"/>
            <w:szCs w:val="28"/>
            <w:lang w:val="en-US"/>
          </w:rPr>
          <w:delText>GET</w:delText>
        </w:r>
        <w:r w:rsidRPr="00B955D5" w:rsidDel="00AB44D1">
          <w:rPr>
            <w:color w:val="000000"/>
            <w:sz w:val="28"/>
            <w:szCs w:val="28"/>
          </w:rPr>
          <w:delText>("</w:delText>
        </w:r>
        <w:r w:rsidRPr="00B955D5" w:rsidDel="00AB44D1">
          <w:rPr>
            <w:color w:val="000000"/>
            <w:sz w:val="28"/>
            <w:szCs w:val="28"/>
            <w:lang w:val="en-US"/>
          </w:rPr>
          <w:delText>imageName</w:delText>
        </w:r>
        <w:r w:rsidRPr="00B955D5" w:rsidDel="00AB44D1">
          <w:rPr>
            <w:color w:val="000000"/>
            <w:sz w:val="28"/>
            <w:szCs w:val="28"/>
          </w:rPr>
          <w:delText xml:space="preserve">") </w:delText>
        </w:r>
        <w:r w:rsidRPr="00B955D5" w:rsidDel="00AB44D1">
          <w:rPr>
            <w:color w:val="000000"/>
            <w:sz w:val="28"/>
            <w:szCs w:val="28"/>
            <w:lang w:val="en-US"/>
          </w:rPr>
          <w:delText>fun</w:delText>
        </w:r>
        <w:r w:rsidRPr="00B955D5" w:rsidDel="00AB44D1">
          <w:rPr>
            <w:color w:val="000000"/>
            <w:sz w:val="28"/>
            <w:szCs w:val="28"/>
          </w:rPr>
          <w:delText xml:space="preserve"> </w:delText>
        </w:r>
        <w:r w:rsidRPr="00B955D5" w:rsidDel="00AB44D1">
          <w:rPr>
            <w:color w:val="000000"/>
            <w:sz w:val="28"/>
            <w:szCs w:val="28"/>
            <w:lang w:val="en-US"/>
          </w:rPr>
          <w:delText>getImages</w:delText>
        </w:r>
        <w:r w:rsidRPr="00B955D5" w:rsidDel="00AB44D1">
          <w:rPr>
            <w:color w:val="000000"/>
            <w:sz w:val="28"/>
            <w:szCs w:val="28"/>
          </w:rPr>
          <w:delText xml:space="preserve">(): </w:delText>
        </w:r>
        <w:r w:rsidRPr="00B955D5" w:rsidDel="00AB44D1">
          <w:rPr>
            <w:color w:val="000000"/>
            <w:sz w:val="28"/>
            <w:szCs w:val="28"/>
            <w:lang w:val="en-US"/>
          </w:rPr>
          <w:delText>Call</w:delText>
        </w:r>
        <w:r w:rsidRPr="00B955D5" w:rsidDel="00AB44D1">
          <w:rPr>
            <w:color w:val="000000"/>
            <w:sz w:val="28"/>
            <w:szCs w:val="28"/>
          </w:rPr>
          <w:delText>&lt;</w:delText>
        </w:r>
        <w:r w:rsidRPr="00B955D5" w:rsidDel="00AB44D1">
          <w:rPr>
            <w:color w:val="000000"/>
            <w:sz w:val="28"/>
            <w:szCs w:val="28"/>
            <w:lang w:val="en-US"/>
          </w:rPr>
          <w:delText>List</w:delText>
        </w:r>
        <w:r w:rsidRPr="00B955D5" w:rsidDel="00AB44D1">
          <w:rPr>
            <w:color w:val="000000"/>
            <w:sz w:val="28"/>
            <w:szCs w:val="28"/>
          </w:rPr>
          <w:delText>&lt;</w:delText>
        </w:r>
        <w:r w:rsidRPr="00B955D5" w:rsidDel="00AB44D1">
          <w:rPr>
            <w:color w:val="000000"/>
            <w:sz w:val="28"/>
            <w:szCs w:val="28"/>
            <w:lang w:val="en-US"/>
          </w:rPr>
          <w:delText>ImageName</w:delText>
        </w:r>
        <w:r w:rsidRPr="00B955D5" w:rsidDel="00AB44D1">
          <w:rPr>
            <w:color w:val="000000"/>
            <w:sz w:val="28"/>
            <w:szCs w:val="28"/>
          </w:rPr>
          <w:delText>&gt;&gt; – получить все фотографии с сервера;</w:delText>
        </w:r>
      </w:del>
    </w:p>
    <w:p w14:paraId="5FA93F42" w14:textId="1B973198" w:rsidR="00B955D5" w:rsidRPr="00B955D5" w:rsidDel="00AB44D1" w:rsidRDefault="00B955D5" w:rsidP="00EE5ABE">
      <w:pPr>
        <w:numPr>
          <w:ilvl w:val="0"/>
          <w:numId w:val="2"/>
        </w:numPr>
        <w:tabs>
          <w:tab w:val="left" w:pos="1701"/>
        </w:tabs>
        <w:spacing w:line="360" w:lineRule="auto"/>
        <w:ind w:left="567" w:firstLine="709"/>
        <w:jc w:val="both"/>
        <w:rPr>
          <w:del w:id="438" w:author="Александр Перепечаев" w:date="2021-05-26T13:26:00Z"/>
          <w:sz w:val="28"/>
          <w:szCs w:val="28"/>
        </w:rPr>
      </w:pPr>
      <w:del w:id="439" w:author="Александр Перепечаев" w:date="2021-05-26T13:26:00Z">
        <w:r w:rsidRPr="00B955D5" w:rsidDel="00AB44D1">
          <w:rPr>
            <w:color w:val="000000"/>
            <w:sz w:val="28"/>
            <w:szCs w:val="28"/>
          </w:rPr>
          <w:delText>@</w:delText>
        </w:r>
        <w:r w:rsidRPr="00B955D5" w:rsidDel="00AB44D1">
          <w:rPr>
            <w:color w:val="000000"/>
            <w:sz w:val="28"/>
            <w:szCs w:val="28"/>
            <w:lang w:val="en-US"/>
          </w:rPr>
          <w:delText>POST</w:delText>
        </w:r>
        <w:r w:rsidRPr="00B955D5" w:rsidDel="00AB44D1">
          <w:rPr>
            <w:color w:val="000000"/>
            <w:sz w:val="28"/>
            <w:szCs w:val="28"/>
          </w:rPr>
          <w:delText>("</w:delText>
        </w:r>
        <w:r w:rsidRPr="00B955D5" w:rsidDel="00AB44D1">
          <w:rPr>
            <w:color w:val="000000"/>
            <w:sz w:val="28"/>
            <w:szCs w:val="28"/>
            <w:lang w:val="en-US"/>
          </w:rPr>
          <w:delText>login</w:delText>
        </w:r>
        <w:r w:rsidRPr="00B955D5" w:rsidDel="00AB44D1">
          <w:rPr>
            <w:color w:val="000000"/>
            <w:sz w:val="28"/>
            <w:szCs w:val="28"/>
          </w:rPr>
          <w:delText xml:space="preserve">") </w:delText>
        </w:r>
        <w:r w:rsidRPr="00B955D5" w:rsidDel="00AB44D1">
          <w:rPr>
            <w:color w:val="000000"/>
            <w:sz w:val="28"/>
            <w:szCs w:val="28"/>
            <w:lang w:val="en-US"/>
          </w:rPr>
          <w:delText>fun</w:delText>
        </w:r>
        <w:r w:rsidRPr="00B955D5" w:rsidDel="00AB44D1">
          <w:rPr>
            <w:color w:val="000000"/>
            <w:sz w:val="28"/>
            <w:szCs w:val="28"/>
          </w:rPr>
          <w:delText xml:space="preserve"> </w:delText>
        </w:r>
        <w:r w:rsidRPr="00B955D5" w:rsidDel="00AB44D1">
          <w:rPr>
            <w:color w:val="000000"/>
            <w:sz w:val="28"/>
            <w:szCs w:val="28"/>
            <w:lang w:val="en-US"/>
          </w:rPr>
          <w:delText>createPost</w:delText>
        </w:r>
        <w:r w:rsidRPr="00B955D5" w:rsidDel="00AB44D1">
          <w:rPr>
            <w:color w:val="000000"/>
            <w:sz w:val="28"/>
            <w:szCs w:val="28"/>
          </w:rPr>
          <w:delText>(@</w:delText>
        </w:r>
        <w:r w:rsidRPr="00B955D5" w:rsidDel="00AB44D1">
          <w:rPr>
            <w:color w:val="000000"/>
            <w:sz w:val="28"/>
            <w:szCs w:val="28"/>
            <w:lang w:val="en-US"/>
          </w:rPr>
          <w:delText>Body</w:delText>
        </w:r>
        <w:r w:rsidRPr="00B955D5" w:rsidDel="00AB44D1">
          <w:rPr>
            <w:color w:val="000000"/>
            <w:sz w:val="28"/>
            <w:szCs w:val="28"/>
          </w:rPr>
          <w:delText xml:space="preserve"> </w:delText>
        </w:r>
        <w:r w:rsidRPr="00B955D5" w:rsidDel="00AB44D1">
          <w:rPr>
            <w:color w:val="000000"/>
            <w:sz w:val="28"/>
            <w:szCs w:val="28"/>
            <w:lang w:val="en-US"/>
          </w:rPr>
          <w:delText>body</w:delText>
        </w:r>
        <w:r w:rsidRPr="00B955D5" w:rsidDel="00AB44D1">
          <w:rPr>
            <w:color w:val="000000"/>
            <w:sz w:val="28"/>
            <w:szCs w:val="28"/>
          </w:rPr>
          <w:delText xml:space="preserve">: </w:delText>
        </w:r>
        <w:r w:rsidRPr="00B955D5" w:rsidDel="00AB44D1">
          <w:rPr>
            <w:color w:val="000000"/>
            <w:sz w:val="28"/>
            <w:szCs w:val="28"/>
            <w:lang w:val="en-US"/>
          </w:rPr>
          <w:delText>User</w:delText>
        </w:r>
        <w:r w:rsidRPr="00B955D5" w:rsidDel="00AB44D1">
          <w:rPr>
            <w:color w:val="000000"/>
            <w:sz w:val="28"/>
            <w:szCs w:val="28"/>
          </w:rPr>
          <w:delText xml:space="preserve">): </w:delText>
        </w:r>
        <w:r w:rsidRPr="00B955D5" w:rsidDel="00AB44D1">
          <w:rPr>
            <w:color w:val="000000"/>
            <w:sz w:val="28"/>
            <w:szCs w:val="28"/>
            <w:lang w:val="en-US"/>
          </w:rPr>
          <w:delText>Call</w:delText>
        </w:r>
        <w:r w:rsidRPr="00B955D5" w:rsidDel="00AB44D1">
          <w:rPr>
            <w:color w:val="000000"/>
            <w:sz w:val="28"/>
            <w:szCs w:val="28"/>
          </w:rPr>
          <w:delText>&lt;</w:delText>
        </w:r>
        <w:r w:rsidRPr="00B955D5" w:rsidDel="00AB44D1">
          <w:rPr>
            <w:color w:val="000000"/>
            <w:sz w:val="28"/>
            <w:szCs w:val="28"/>
            <w:lang w:val="en-US"/>
          </w:rPr>
          <w:delText>Client</w:delText>
        </w:r>
        <w:r w:rsidRPr="00B955D5" w:rsidDel="00AB44D1">
          <w:rPr>
            <w:color w:val="000000"/>
            <w:sz w:val="28"/>
            <w:szCs w:val="28"/>
          </w:rPr>
          <w:delText>&gt; – отправить данный для входа на сервер;</w:delText>
        </w:r>
      </w:del>
    </w:p>
    <w:p w14:paraId="7AECC0E2" w14:textId="13154401" w:rsidR="00B955D5" w:rsidRPr="00B955D5" w:rsidDel="00AB44D1" w:rsidRDefault="00B955D5" w:rsidP="00EE5ABE">
      <w:pPr>
        <w:numPr>
          <w:ilvl w:val="0"/>
          <w:numId w:val="2"/>
        </w:numPr>
        <w:tabs>
          <w:tab w:val="left" w:pos="1701"/>
        </w:tabs>
        <w:spacing w:line="360" w:lineRule="auto"/>
        <w:ind w:left="567" w:firstLine="709"/>
        <w:jc w:val="both"/>
        <w:rPr>
          <w:del w:id="440" w:author="Александр Перепечаев" w:date="2021-05-26T13:26:00Z"/>
          <w:sz w:val="28"/>
          <w:szCs w:val="28"/>
        </w:rPr>
      </w:pPr>
      <w:del w:id="441" w:author="Александр Перепечаев" w:date="2021-05-26T13:26:00Z">
        <w:r w:rsidRPr="00B955D5" w:rsidDel="00AB44D1">
          <w:rPr>
            <w:color w:val="000000"/>
            <w:sz w:val="28"/>
            <w:szCs w:val="28"/>
          </w:rPr>
          <w:delText>@</w:delText>
        </w:r>
        <w:r w:rsidRPr="00B955D5" w:rsidDel="00AB44D1">
          <w:rPr>
            <w:color w:val="000000"/>
            <w:sz w:val="28"/>
            <w:szCs w:val="28"/>
            <w:lang w:val="en-US"/>
          </w:rPr>
          <w:delText>POST</w:delText>
        </w:r>
        <w:r w:rsidRPr="00B955D5" w:rsidDel="00AB44D1">
          <w:rPr>
            <w:color w:val="000000"/>
            <w:sz w:val="28"/>
            <w:szCs w:val="28"/>
          </w:rPr>
          <w:delText>("</w:delText>
        </w:r>
        <w:r w:rsidRPr="00B955D5" w:rsidDel="00AB44D1">
          <w:rPr>
            <w:color w:val="000000"/>
            <w:sz w:val="28"/>
            <w:szCs w:val="28"/>
            <w:lang w:val="en-US"/>
          </w:rPr>
          <w:delText>registration</w:delText>
        </w:r>
        <w:r w:rsidRPr="00B955D5" w:rsidDel="00AB44D1">
          <w:rPr>
            <w:color w:val="000000"/>
            <w:sz w:val="28"/>
            <w:szCs w:val="28"/>
          </w:rPr>
          <w:delText xml:space="preserve">") </w:delText>
        </w:r>
        <w:r w:rsidRPr="00B955D5" w:rsidDel="00AB44D1">
          <w:rPr>
            <w:color w:val="000000"/>
            <w:sz w:val="28"/>
            <w:szCs w:val="28"/>
            <w:lang w:val="en-US"/>
          </w:rPr>
          <w:delText>fun</w:delText>
        </w:r>
        <w:r w:rsidRPr="00B955D5" w:rsidDel="00AB44D1">
          <w:rPr>
            <w:color w:val="000000"/>
            <w:sz w:val="28"/>
            <w:szCs w:val="28"/>
          </w:rPr>
          <w:delText xml:space="preserve"> </w:delText>
        </w:r>
        <w:r w:rsidRPr="00B955D5" w:rsidDel="00AB44D1">
          <w:rPr>
            <w:color w:val="000000"/>
            <w:sz w:val="28"/>
            <w:szCs w:val="28"/>
            <w:lang w:val="en-US"/>
          </w:rPr>
          <w:delText>createUser</w:delText>
        </w:r>
        <w:r w:rsidRPr="00B955D5" w:rsidDel="00AB44D1">
          <w:rPr>
            <w:color w:val="000000"/>
            <w:sz w:val="28"/>
            <w:szCs w:val="28"/>
          </w:rPr>
          <w:delText>(@</w:delText>
        </w:r>
        <w:r w:rsidRPr="00B955D5" w:rsidDel="00AB44D1">
          <w:rPr>
            <w:color w:val="000000"/>
            <w:sz w:val="28"/>
            <w:szCs w:val="28"/>
            <w:lang w:val="en-US"/>
          </w:rPr>
          <w:delText>Body</w:delText>
        </w:r>
        <w:r w:rsidRPr="00B955D5" w:rsidDel="00AB44D1">
          <w:rPr>
            <w:color w:val="000000"/>
            <w:sz w:val="28"/>
            <w:szCs w:val="28"/>
          </w:rPr>
          <w:delText xml:space="preserve"> </w:delText>
        </w:r>
        <w:r w:rsidRPr="00B955D5" w:rsidDel="00AB44D1">
          <w:rPr>
            <w:color w:val="000000"/>
            <w:sz w:val="28"/>
            <w:szCs w:val="28"/>
            <w:lang w:val="en-US"/>
          </w:rPr>
          <w:delText>body</w:delText>
        </w:r>
        <w:r w:rsidRPr="00B955D5" w:rsidDel="00AB44D1">
          <w:rPr>
            <w:color w:val="000000"/>
            <w:sz w:val="28"/>
            <w:szCs w:val="28"/>
          </w:rPr>
          <w:delText xml:space="preserve">: </w:delText>
        </w:r>
        <w:r w:rsidRPr="00B955D5" w:rsidDel="00AB44D1">
          <w:rPr>
            <w:color w:val="000000"/>
            <w:sz w:val="28"/>
            <w:szCs w:val="28"/>
            <w:lang w:val="en-US"/>
          </w:rPr>
          <w:delText>UserRegistration</w:delText>
        </w:r>
        <w:r w:rsidRPr="00B955D5" w:rsidDel="00AB44D1">
          <w:rPr>
            <w:color w:val="000000"/>
            <w:sz w:val="28"/>
            <w:szCs w:val="28"/>
          </w:rPr>
          <w:delText xml:space="preserve">): </w:delText>
        </w:r>
        <w:r w:rsidRPr="00B955D5" w:rsidDel="00AB44D1">
          <w:rPr>
            <w:color w:val="000000"/>
            <w:sz w:val="28"/>
            <w:szCs w:val="28"/>
            <w:lang w:val="en-US"/>
          </w:rPr>
          <w:delText>Call</w:delText>
        </w:r>
        <w:r w:rsidRPr="00B955D5" w:rsidDel="00AB44D1">
          <w:rPr>
            <w:color w:val="000000"/>
            <w:sz w:val="28"/>
            <w:szCs w:val="28"/>
          </w:rPr>
          <w:delText>&lt;</w:delText>
        </w:r>
        <w:r w:rsidRPr="00B955D5" w:rsidDel="00AB44D1">
          <w:rPr>
            <w:color w:val="000000"/>
            <w:sz w:val="28"/>
            <w:szCs w:val="28"/>
            <w:lang w:val="en-US"/>
          </w:rPr>
          <w:delText>Client</w:delText>
        </w:r>
        <w:r w:rsidRPr="00B955D5" w:rsidDel="00AB44D1">
          <w:rPr>
            <w:color w:val="000000"/>
            <w:sz w:val="28"/>
            <w:szCs w:val="28"/>
          </w:rPr>
          <w:delText>&gt; – отправить данные для регистрации на сервер;</w:delText>
        </w:r>
      </w:del>
    </w:p>
    <w:p w14:paraId="67B08C3E" w14:textId="0EB20FAB" w:rsidR="00B955D5" w:rsidRPr="00B955D5" w:rsidDel="00AB44D1" w:rsidRDefault="00B955D5" w:rsidP="00EE5ABE">
      <w:pPr>
        <w:numPr>
          <w:ilvl w:val="0"/>
          <w:numId w:val="2"/>
        </w:numPr>
        <w:tabs>
          <w:tab w:val="left" w:pos="1701"/>
        </w:tabs>
        <w:spacing w:line="360" w:lineRule="auto"/>
        <w:ind w:left="567" w:firstLine="709"/>
        <w:jc w:val="both"/>
        <w:rPr>
          <w:del w:id="442" w:author="Александр Перепечаев" w:date="2021-05-26T13:26:00Z"/>
          <w:sz w:val="28"/>
          <w:szCs w:val="28"/>
        </w:rPr>
      </w:pPr>
      <w:del w:id="443" w:author="Александр Перепечаев" w:date="2021-05-26T13:26:00Z">
        <w:r w:rsidRPr="00B955D5" w:rsidDel="00AB44D1">
          <w:rPr>
            <w:color w:val="000000"/>
            <w:sz w:val="28"/>
            <w:szCs w:val="28"/>
          </w:rPr>
          <w:delText>@</w:delText>
        </w:r>
        <w:r w:rsidRPr="00B955D5" w:rsidDel="00AB44D1">
          <w:rPr>
            <w:color w:val="000000"/>
            <w:sz w:val="28"/>
            <w:szCs w:val="28"/>
            <w:lang w:val="en-US"/>
          </w:rPr>
          <w:delText>POST</w:delText>
        </w:r>
        <w:r w:rsidRPr="00B955D5" w:rsidDel="00AB44D1">
          <w:rPr>
            <w:color w:val="000000"/>
            <w:sz w:val="28"/>
            <w:szCs w:val="28"/>
          </w:rPr>
          <w:delText>("</w:delText>
        </w:r>
        <w:r w:rsidRPr="00B955D5" w:rsidDel="00AB44D1">
          <w:rPr>
            <w:color w:val="000000"/>
            <w:sz w:val="28"/>
            <w:szCs w:val="28"/>
            <w:lang w:val="en-US"/>
          </w:rPr>
          <w:delText>changeEmail</w:delText>
        </w:r>
        <w:r w:rsidRPr="00B955D5" w:rsidDel="00AB44D1">
          <w:rPr>
            <w:color w:val="000000"/>
            <w:sz w:val="28"/>
            <w:szCs w:val="28"/>
          </w:rPr>
          <w:delText xml:space="preserve">") </w:delText>
        </w:r>
        <w:r w:rsidRPr="00B955D5" w:rsidDel="00AB44D1">
          <w:rPr>
            <w:color w:val="000000"/>
            <w:sz w:val="28"/>
            <w:szCs w:val="28"/>
            <w:lang w:val="en-US"/>
          </w:rPr>
          <w:delText>fun</w:delText>
        </w:r>
        <w:r w:rsidRPr="00B955D5" w:rsidDel="00AB44D1">
          <w:rPr>
            <w:color w:val="000000"/>
            <w:sz w:val="28"/>
            <w:szCs w:val="28"/>
          </w:rPr>
          <w:delText xml:space="preserve"> </w:delText>
        </w:r>
        <w:r w:rsidRPr="00B955D5" w:rsidDel="00AB44D1">
          <w:rPr>
            <w:color w:val="000000"/>
            <w:sz w:val="28"/>
            <w:szCs w:val="28"/>
            <w:lang w:val="en-US"/>
          </w:rPr>
          <w:delText>changeEmail</w:delText>
        </w:r>
        <w:r w:rsidRPr="00B955D5" w:rsidDel="00AB44D1">
          <w:rPr>
            <w:color w:val="000000"/>
            <w:sz w:val="28"/>
            <w:szCs w:val="28"/>
          </w:rPr>
          <w:delText>(@</w:delText>
        </w:r>
        <w:r w:rsidRPr="00B955D5" w:rsidDel="00AB44D1">
          <w:rPr>
            <w:color w:val="000000"/>
            <w:sz w:val="28"/>
            <w:szCs w:val="28"/>
            <w:lang w:val="en-US"/>
          </w:rPr>
          <w:delText>Body</w:delText>
        </w:r>
        <w:r w:rsidRPr="00B955D5" w:rsidDel="00AB44D1">
          <w:rPr>
            <w:color w:val="000000"/>
            <w:sz w:val="28"/>
            <w:szCs w:val="28"/>
          </w:rPr>
          <w:delText xml:space="preserve"> </w:delText>
        </w:r>
        <w:r w:rsidRPr="00B955D5" w:rsidDel="00AB44D1">
          <w:rPr>
            <w:color w:val="000000"/>
            <w:sz w:val="28"/>
            <w:szCs w:val="28"/>
            <w:lang w:val="en-US"/>
          </w:rPr>
          <w:delText>body</w:delText>
        </w:r>
        <w:r w:rsidRPr="00B955D5" w:rsidDel="00AB44D1">
          <w:rPr>
            <w:color w:val="000000"/>
            <w:sz w:val="28"/>
            <w:szCs w:val="28"/>
          </w:rPr>
          <w:delText xml:space="preserve">: </w:delText>
        </w:r>
        <w:r w:rsidRPr="00B955D5" w:rsidDel="00AB44D1">
          <w:rPr>
            <w:color w:val="000000"/>
            <w:sz w:val="28"/>
            <w:szCs w:val="28"/>
            <w:lang w:val="en-US"/>
          </w:rPr>
          <w:delText>Client</w:delText>
        </w:r>
        <w:r w:rsidRPr="00B955D5" w:rsidDel="00AB44D1">
          <w:rPr>
            <w:color w:val="000000"/>
            <w:sz w:val="28"/>
            <w:szCs w:val="28"/>
          </w:rPr>
          <w:delText xml:space="preserve">): </w:delText>
        </w:r>
        <w:r w:rsidRPr="00B955D5" w:rsidDel="00AB44D1">
          <w:rPr>
            <w:color w:val="000000"/>
            <w:sz w:val="28"/>
            <w:szCs w:val="28"/>
            <w:lang w:val="en-US"/>
          </w:rPr>
          <w:delText>Call</w:delText>
        </w:r>
        <w:r w:rsidRPr="00B955D5" w:rsidDel="00AB44D1">
          <w:rPr>
            <w:color w:val="000000"/>
            <w:sz w:val="28"/>
            <w:szCs w:val="28"/>
          </w:rPr>
          <w:delText>&lt;</w:delText>
        </w:r>
        <w:r w:rsidRPr="00B955D5" w:rsidDel="00AB44D1">
          <w:rPr>
            <w:color w:val="000000"/>
            <w:sz w:val="28"/>
            <w:szCs w:val="28"/>
            <w:lang w:val="en-US"/>
          </w:rPr>
          <w:delText>Client</w:delText>
        </w:r>
        <w:r w:rsidRPr="00B955D5" w:rsidDel="00AB44D1">
          <w:rPr>
            <w:color w:val="000000"/>
            <w:sz w:val="28"/>
            <w:szCs w:val="28"/>
          </w:rPr>
          <w:delText>&gt; – отправить данные для изменения старой почты на новую ;</w:delText>
        </w:r>
      </w:del>
    </w:p>
    <w:p w14:paraId="7B012752" w14:textId="6B48E40F" w:rsidR="00B955D5" w:rsidRPr="00B955D5" w:rsidDel="00AB44D1" w:rsidRDefault="00B955D5" w:rsidP="00EE5ABE">
      <w:pPr>
        <w:numPr>
          <w:ilvl w:val="0"/>
          <w:numId w:val="2"/>
        </w:numPr>
        <w:tabs>
          <w:tab w:val="left" w:pos="1701"/>
        </w:tabs>
        <w:spacing w:line="360" w:lineRule="auto"/>
        <w:ind w:left="567" w:firstLine="709"/>
        <w:jc w:val="both"/>
        <w:rPr>
          <w:del w:id="444" w:author="Александр Перепечаев" w:date="2021-05-26T13:26:00Z"/>
          <w:sz w:val="28"/>
          <w:szCs w:val="28"/>
        </w:rPr>
      </w:pPr>
      <w:del w:id="445" w:author="Александр Перепечаев" w:date="2021-05-26T13:26:00Z">
        <w:r w:rsidRPr="00B955D5" w:rsidDel="00AB44D1">
          <w:rPr>
            <w:color w:val="000000"/>
            <w:sz w:val="28"/>
            <w:szCs w:val="28"/>
          </w:rPr>
          <w:delText>@</w:delText>
        </w:r>
        <w:r w:rsidRPr="00B955D5" w:rsidDel="00AB44D1">
          <w:rPr>
            <w:color w:val="000000"/>
            <w:sz w:val="28"/>
            <w:szCs w:val="28"/>
            <w:lang w:val="en-US"/>
          </w:rPr>
          <w:delText>POST</w:delText>
        </w:r>
        <w:r w:rsidRPr="00B955D5" w:rsidDel="00AB44D1">
          <w:rPr>
            <w:color w:val="000000"/>
            <w:sz w:val="28"/>
            <w:szCs w:val="28"/>
          </w:rPr>
          <w:delText>("</w:delText>
        </w:r>
        <w:r w:rsidRPr="00B955D5" w:rsidDel="00AB44D1">
          <w:rPr>
            <w:color w:val="000000"/>
            <w:sz w:val="28"/>
            <w:szCs w:val="28"/>
            <w:lang w:val="en-US"/>
          </w:rPr>
          <w:delText>photoEmotion</w:delText>
        </w:r>
        <w:r w:rsidRPr="00B955D5" w:rsidDel="00AB44D1">
          <w:rPr>
            <w:color w:val="000000"/>
            <w:sz w:val="28"/>
            <w:szCs w:val="28"/>
          </w:rPr>
          <w:delText xml:space="preserve">") </w:delText>
        </w:r>
        <w:r w:rsidRPr="00B955D5" w:rsidDel="00AB44D1">
          <w:rPr>
            <w:color w:val="000000"/>
            <w:sz w:val="28"/>
            <w:szCs w:val="28"/>
            <w:lang w:val="en-US"/>
          </w:rPr>
          <w:delText>fun</w:delText>
        </w:r>
        <w:r w:rsidRPr="00B955D5" w:rsidDel="00AB44D1">
          <w:rPr>
            <w:color w:val="000000"/>
            <w:sz w:val="28"/>
            <w:szCs w:val="28"/>
          </w:rPr>
          <w:delText xml:space="preserve"> </w:delText>
        </w:r>
        <w:r w:rsidRPr="00B955D5" w:rsidDel="00AB44D1">
          <w:rPr>
            <w:color w:val="000000"/>
            <w:sz w:val="28"/>
            <w:szCs w:val="28"/>
            <w:lang w:val="en-US"/>
          </w:rPr>
          <w:delText>sendPhotoEmotion</w:delText>
        </w:r>
        <w:r w:rsidRPr="00B955D5" w:rsidDel="00AB44D1">
          <w:rPr>
            <w:color w:val="000000"/>
            <w:sz w:val="28"/>
            <w:szCs w:val="28"/>
          </w:rPr>
          <w:delText>(@</w:delText>
        </w:r>
        <w:r w:rsidRPr="00B955D5" w:rsidDel="00AB44D1">
          <w:rPr>
            <w:color w:val="000000"/>
            <w:sz w:val="28"/>
            <w:szCs w:val="28"/>
            <w:lang w:val="en-US"/>
          </w:rPr>
          <w:delText>Body</w:delText>
        </w:r>
        <w:r w:rsidRPr="00B955D5" w:rsidDel="00AB44D1">
          <w:rPr>
            <w:color w:val="000000"/>
            <w:sz w:val="28"/>
            <w:szCs w:val="28"/>
          </w:rPr>
          <w:delText xml:space="preserve"> </w:delText>
        </w:r>
        <w:r w:rsidRPr="00B955D5" w:rsidDel="00AB44D1">
          <w:rPr>
            <w:color w:val="000000"/>
            <w:sz w:val="28"/>
            <w:szCs w:val="28"/>
            <w:lang w:val="en-US"/>
          </w:rPr>
          <w:delText>body</w:delText>
        </w:r>
        <w:r w:rsidRPr="00B955D5" w:rsidDel="00AB44D1">
          <w:rPr>
            <w:color w:val="000000"/>
            <w:sz w:val="28"/>
            <w:szCs w:val="28"/>
          </w:rPr>
          <w:delText xml:space="preserve">: </w:delText>
        </w:r>
        <w:r w:rsidRPr="00B955D5" w:rsidDel="00AB44D1">
          <w:rPr>
            <w:color w:val="000000"/>
            <w:sz w:val="28"/>
            <w:szCs w:val="28"/>
            <w:lang w:val="en-US"/>
          </w:rPr>
          <w:delText>ByteArray</w:delText>
        </w:r>
        <w:r w:rsidRPr="00B955D5" w:rsidDel="00AB44D1">
          <w:rPr>
            <w:color w:val="000000"/>
            <w:sz w:val="28"/>
            <w:szCs w:val="28"/>
          </w:rPr>
          <w:delText xml:space="preserve">): </w:delText>
        </w:r>
        <w:r w:rsidRPr="00B955D5" w:rsidDel="00AB44D1">
          <w:rPr>
            <w:color w:val="000000"/>
            <w:sz w:val="28"/>
            <w:szCs w:val="28"/>
            <w:lang w:val="en-US"/>
          </w:rPr>
          <w:delText>Call</w:delText>
        </w:r>
        <w:r w:rsidRPr="00B955D5" w:rsidDel="00AB44D1">
          <w:rPr>
            <w:color w:val="000000"/>
            <w:sz w:val="28"/>
            <w:szCs w:val="28"/>
          </w:rPr>
          <w:delText>&lt;</w:delText>
        </w:r>
        <w:r w:rsidRPr="00B955D5" w:rsidDel="00AB44D1">
          <w:rPr>
            <w:color w:val="000000"/>
            <w:sz w:val="28"/>
            <w:szCs w:val="28"/>
            <w:lang w:val="en-US"/>
          </w:rPr>
          <w:delText>String</w:delText>
        </w:r>
        <w:r w:rsidRPr="00B955D5" w:rsidDel="00AB44D1">
          <w:rPr>
            <w:color w:val="000000"/>
            <w:sz w:val="28"/>
            <w:szCs w:val="28"/>
          </w:rPr>
          <w:delText>&gt;  – отправить фотографию на сервер;</w:delText>
        </w:r>
      </w:del>
    </w:p>
    <w:p w14:paraId="764E7E34" w14:textId="5693D926" w:rsidR="00B955D5" w:rsidRPr="00B955D5" w:rsidDel="00AB44D1" w:rsidRDefault="00B955D5" w:rsidP="005D652F">
      <w:pPr>
        <w:tabs>
          <w:tab w:val="left" w:pos="3093"/>
        </w:tabs>
        <w:spacing w:line="360" w:lineRule="auto"/>
        <w:ind w:left="567" w:firstLine="709"/>
        <w:rPr>
          <w:del w:id="446" w:author="Александр Перепечаев" w:date="2021-05-26T13:26:00Z"/>
          <w:sz w:val="28"/>
          <w:szCs w:val="28"/>
        </w:rPr>
      </w:pPr>
      <w:del w:id="447" w:author="Александр Перепечаев" w:date="2021-05-26T13:26:00Z">
        <w:r w:rsidRPr="00B955D5" w:rsidDel="00AB44D1">
          <w:rPr>
            <w:sz w:val="28"/>
            <w:szCs w:val="28"/>
          </w:rPr>
          <w:delText>Метод класса:</w:delText>
        </w:r>
        <w:r w:rsidRPr="00B955D5" w:rsidDel="00AB44D1">
          <w:rPr>
            <w:sz w:val="28"/>
            <w:szCs w:val="28"/>
          </w:rPr>
          <w:tab/>
        </w:r>
      </w:del>
    </w:p>
    <w:p w14:paraId="3C4C9630" w14:textId="0570C43F" w:rsidR="00B955D5" w:rsidRPr="00B955D5" w:rsidDel="00AB44D1" w:rsidRDefault="00B955D5" w:rsidP="005D652F">
      <w:pPr>
        <w:tabs>
          <w:tab w:val="left" w:pos="3093"/>
        </w:tabs>
        <w:spacing w:line="360" w:lineRule="auto"/>
        <w:ind w:left="567" w:firstLine="709"/>
        <w:rPr>
          <w:del w:id="448" w:author="Александр Перепечаев" w:date="2021-05-26T13:26:00Z"/>
          <w:sz w:val="28"/>
          <w:szCs w:val="28"/>
        </w:rPr>
      </w:pPr>
      <w:del w:id="449" w:author="Александр Перепечаев" w:date="2021-05-26T13:26:00Z">
        <w:r w:rsidRPr="00B955D5" w:rsidDel="00AB44D1">
          <w:rPr>
            <w:sz w:val="28"/>
            <w:szCs w:val="28"/>
            <w:lang w:val="en-US"/>
          </w:rPr>
          <w:delText>fun</w:delText>
        </w:r>
        <w:r w:rsidRPr="00B955D5" w:rsidDel="00AB44D1">
          <w:rPr>
            <w:sz w:val="28"/>
            <w:szCs w:val="28"/>
          </w:rPr>
          <w:delText xml:space="preserve"> </w:delText>
        </w:r>
        <w:r w:rsidRPr="00B955D5" w:rsidDel="00AB44D1">
          <w:rPr>
            <w:sz w:val="28"/>
            <w:szCs w:val="28"/>
            <w:lang w:val="en-US"/>
          </w:rPr>
          <w:delText>create</w:delText>
        </w:r>
        <w:r w:rsidRPr="00B955D5" w:rsidDel="00AB44D1">
          <w:rPr>
            <w:sz w:val="28"/>
            <w:szCs w:val="28"/>
          </w:rPr>
          <w:delText xml:space="preserve">(): </w:delText>
        </w:r>
        <w:r w:rsidRPr="00B955D5" w:rsidDel="00AB44D1">
          <w:rPr>
            <w:sz w:val="28"/>
            <w:szCs w:val="28"/>
            <w:lang w:val="en-US"/>
          </w:rPr>
          <w:delText>WikiApiService</w:delText>
        </w:r>
        <w:r w:rsidRPr="00B955D5" w:rsidDel="00AB44D1">
          <w:rPr>
            <w:sz w:val="28"/>
            <w:szCs w:val="28"/>
          </w:rPr>
          <w:delText xml:space="preserve"> </w:delText>
        </w:r>
        <w:r w:rsidRPr="00B955D5" w:rsidDel="00AB44D1">
          <w:rPr>
            <w:color w:val="000000"/>
            <w:sz w:val="28"/>
            <w:szCs w:val="28"/>
          </w:rPr>
          <w:delText>– создать подключение к серверу.</w:delText>
        </w:r>
      </w:del>
    </w:p>
    <w:p w14:paraId="612A8EAB" w14:textId="7CCD2430" w:rsidR="00B955D5" w:rsidRPr="00B955D5" w:rsidDel="00AB44D1" w:rsidRDefault="00B955D5" w:rsidP="00EE5ABE">
      <w:pPr>
        <w:pStyle w:val="afffe"/>
        <w:rPr>
          <w:del w:id="450" w:author="Александр Перепечаев" w:date="2021-05-26T13:26:00Z"/>
        </w:rPr>
      </w:pPr>
      <w:del w:id="451" w:author="Александр Перепечаев" w:date="2021-05-26T13:26:00Z">
        <w:r w:rsidRPr="00B955D5" w:rsidDel="00AB44D1">
          <w:delText>3.2.2 Класс EmotionActivity</w:delText>
        </w:r>
      </w:del>
    </w:p>
    <w:p w14:paraId="38B03127" w14:textId="2C738CEA" w:rsidR="00B955D5" w:rsidRPr="00B955D5" w:rsidDel="00AB44D1" w:rsidRDefault="00B955D5" w:rsidP="005D652F">
      <w:pPr>
        <w:spacing w:line="360" w:lineRule="auto"/>
        <w:ind w:left="567" w:firstLine="709"/>
        <w:jc w:val="both"/>
        <w:rPr>
          <w:del w:id="452" w:author="Александр Перепечаев" w:date="2021-05-26T13:26:00Z"/>
          <w:sz w:val="28"/>
          <w:szCs w:val="28"/>
        </w:rPr>
      </w:pPr>
      <w:del w:id="453" w:author="Александр Перепечаев" w:date="2021-05-26T13:26:00Z">
        <w:r w:rsidRPr="00B955D5" w:rsidDel="00AB44D1">
          <w:rPr>
            <w:sz w:val="28"/>
            <w:szCs w:val="28"/>
          </w:rPr>
          <w:delText xml:space="preserve">Класс </w:delText>
        </w:r>
        <w:r w:rsidRPr="00B955D5" w:rsidDel="00AB44D1">
          <w:rPr>
            <w:color w:val="000000"/>
            <w:sz w:val="28"/>
            <w:szCs w:val="28"/>
          </w:rPr>
          <w:delText>EmotionActivity</w:delText>
        </w:r>
        <w:r w:rsidRPr="00B955D5" w:rsidDel="00AB44D1">
          <w:rPr>
            <w:sz w:val="28"/>
            <w:szCs w:val="28"/>
          </w:rPr>
          <w:delText xml:space="preserve"> – класс, работу основного мобильного приложения. Служит для размещения в нем фрагментов основных экранов.</w:delText>
        </w:r>
      </w:del>
    </w:p>
    <w:p w14:paraId="5A5A88BF" w14:textId="53864E51" w:rsidR="00B955D5" w:rsidRPr="00B955D5" w:rsidDel="00AB44D1" w:rsidRDefault="00B955D5" w:rsidP="005D652F">
      <w:pPr>
        <w:spacing w:line="360" w:lineRule="auto"/>
        <w:ind w:left="567" w:firstLine="709"/>
        <w:jc w:val="both"/>
        <w:rPr>
          <w:del w:id="454" w:author="Александр Перепечаев" w:date="2021-05-26T13:26:00Z"/>
          <w:color w:val="000000"/>
          <w:sz w:val="28"/>
          <w:szCs w:val="28"/>
        </w:rPr>
      </w:pPr>
      <w:del w:id="455" w:author="Александр Перепечаев" w:date="2021-05-26T13:26:00Z">
        <w:r w:rsidRPr="00B955D5" w:rsidDel="00AB44D1">
          <w:rPr>
            <w:color w:val="000000"/>
            <w:sz w:val="28"/>
            <w:szCs w:val="28"/>
          </w:rPr>
          <w:delText>Пол</w:delText>
        </w:r>
        <w:r w:rsidR="00897F6C" w:rsidDel="00AB44D1">
          <w:rPr>
            <w:color w:val="000000"/>
            <w:sz w:val="28"/>
            <w:szCs w:val="28"/>
          </w:rPr>
          <w:delText>я</w:delText>
        </w:r>
        <w:r w:rsidRPr="00B955D5" w:rsidDel="00AB44D1">
          <w:rPr>
            <w:color w:val="000000"/>
            <w:sz w:val="28"/>
            <w:szCs w:val="28"/>
          </w:rPr>
          <w:delText xml:space="preserve"> данного класса:</w:delText>
        </w:r>
      </w:del>
    </w:p>
    <w:p w14:paraId="5E3CF096" w14:textId="2B38CA5A" w:rsidR="00B955D5" w:rsidRPr="00B955D5" w:rsidDel="00AB44D1" w:rsidRDefault="00B955D5" w:rsidP="005D652F">
      <w:pPr>
        <w:spacing w:line="360" w:lineRule="auto"/>
        <w:ind w:left="567" w:firstLine="709"/>
        <w:jc w:val="both"/>
        <w:rPr>
          <w:del w:id="456" w:author="Александр Перепечаев" w:date="2021-05-26T13:26:00Z"/>
          <w:sz w:val="28"/>
          <w:szCs w:val="28"/>
        </w:rPr>
      </w:pPr>
      <w:del w:id="457" w:author="Александр Перепечаев" w:date="2021-05-26T13:26:00Z">
        <w:r w:rsidRPr="00B955D5" w:rsidDel="00AB44D1">
          <w:rPr>
            <w:color w:val="000000"/>
            <w:sz w:val="28"/>
            <w:szCs w:val="28"/>
            <w:lang w:val="en-US"/>
          </w:rPr>
          <w:delText>val</w:delText>
        </w:r>
        <w:r w:rsidRPr="00B955D5" w:rsidDel="00AB44D1">
          <w:rPr>
            <w:color w:val="000000"/>
            <w:sz w:val="28"/>
            <w:szCs w:val="28"/>
          </w:rPr>
          <w:delText xml:space="preserve"> </w:delText>
        </w:r>
        <w:r w:rsidRPr="00B955D5" w:rsidDel="00AB44D1">
          <w:rPr>
            <w:sz w:val="28"/>
            <w:szCs w:val="28"/>
            <w:lang w:val="en-US"/>
          </w:rPr>
          <w:delText>wikiApiServe</w:delText>
        </w:r>
        <w:r w:rsidRPr="00B955D5" w:rsidDel="00AB44D1">
          <w:rPr>
            <w:sz w:val="28"/>
            <w:szCs w:val="28"/>
          </w:rPr>
          <w:delText xml:space="preserve"> – подключение к серверу.</w:delText>
        </w:r>
      </w:del>
    </w:p>
    <w:p w14:paraId="62E6853B" w14:textId="7F3D42E8" w:rsidR="00B955D5" w:rsidRPr="00B955D5" w:rsidDel="00AB44D1" w:rsidRDefault="00B955D5" w:rsidP="00EE5ABE">
      <w:pPr>
        <w:pStyle w:val="afffe"/>
        <w:rPr>
          <w:del w:id="458" w:author="Александр Перепечаев" w:date="2021-05-26T13:26:00Z"/>
        </w:rPr>
      </w:pPr>
      <w:del w:id="459" w:author="Александр Перепечаев" w:date="2021-05-26T13:26:00Z">
        <w:r w:rsidRPr="00B955D5" w:rsidDel="00AB44D1">
          <w:delText xml:space="preserve">3.2.3 Класс </w:delText>
        </w:r>
        <w:r w:rsidRPr="00B955D5" w:rsidDel="00AB44D1">
          <w:rPr>
            <w:color w:val="000000"/>
            <w:lang w:val="en-US"/>
          </w:rPr>
          <w:delText>MainActivity</w:delText>
        </w:r>
      </w:del>
    </w:p>
    <w:p w14:paraId="40920100" w14:textId="54EF585E" w:rsidR="00B955D5" w:rsidRPr="00B955D5" w:rsidDel="00AB44D1" w:rsidRDefault="00B955D5" w:rsidP="005D652F">
      <w:pPr>
        <w:spacing w:line="360" w:lineRule="auto"/>
        <w:ind w:left="567" w:firstLine="709"/>
        <w:jc w:val="both"/>
        <w:rPr>
          <w:del w:id="460" w:author="Александр Перепечаев" w:date="2021-05-26T13:26:00Z"/>
          <w:sz w:val="28"/>
          <w:szCs w:val="28"/>
        </w:rPr>
      </w:pPr>
      <w:del w:id="461" w:author="Александр Перепечаев" w:date="2021-05-26T13:26:00Z">
        <w:r w:rsidRPr="00B955D5" w:rsidDel="00AB44D1">
          <w:rPr>
            <w:sz w:val="28"/>
            <w:szCs w:val="28"/>
          </w:rPr>
          <w:delText xml:space="preserve">Класс </w:delText>
        </w:r>
        <w:r w:rsidRPr="00B955D5" w:rsidDel="00AB44D1">
          <w:rPr>
            <w:color w:val="000000"/>
            <w:sz w:val="28"/>
            <w:szCs w:val="28"/>
            <w:lang w:val="en-US"/>
          </w:rPr>
          <w:delText>MainActivity</w:delText>
        </w:r>
        <w:r w:rsidRPr="00B955D5" w:rsidDel="00AB44D1">
          <w:rPr>
            <w:color w:val="000000"/>
            <w:sz w:val="28"/>
            <w:szCs w:val="28"/>
          </w:rPr>
          <w:delText xml:space="preserve"> </w:delText>
        </w:r>
        <w:r w:rsidRPr="00B955D5" w:rsidDel="00AB44D1">
          <w:rPr>
            <w:sz w:val="28"/>
            <w:szCs w:val="28"/>
          </w:rPr>
          <w:delText xml:space="preserve">– класс, реализующий работу первого экрана мобилльного приложения. </w:delText>
        </w:r>
      </w:del>
    </w:p>
    <w:p w14:paraId="3C3D2B4D" w14:textId="391E196D" w:rsidR="00B955D5" w:rsidRPr="00B955D5" w:rsidDel="00AB44D1" w:rsidRDefault="00B955D5" w:rsidP="005D652F">
      <w:pPr>
        <w:spacing w:line="360" w:lineRule="auto"/>
        <w:ind w:left="567" w:firstLine="709"/>
        <w:jc w:val="both"/>
        <w:rPr>
          <w:del w:id="462" w:author="Александр Перепечаев" w:date="2021-05-26T13:26:00Z"/>
          <w:color w:val="000000"/>
          <w:sz w:val="28"/>
          <w:szCs w:val="28"/>
          <w:lang w:val="en-US"/>
        </w:rPr>
      </w:pPr>
      <w:del w:id="463" w:author="Александр Перепечаев" w:date="2021-05-26T13:26:00Z">
        <w:r w:rsidRPr="00B955D5" w:rsidDel="00AB44D1">
          <w:rPr>
            <w:color w:val="000000"/>
            <w:sz w:val="28"/>
            <w:szCs w:val="28"/>
          </w:rPr>
          <w:delText>Поля</w:delText>
        </w:r>
        <w:r w:rsidRPr="00B955D5" w:rsidDel="00AB44D1">
          <w:rPr>
            <w:color w:val="000000"/>
            <w:sz w:val="28"/>
            <w:szCs w:val="28"/>
            <w:lang w:val="en-US"/>
          </w:rPr>
          <w:delText xml:space="preserve"> </w:delText>
        </w:r>
        <w:r w:rsidRPr="00B955D5" w:rsidDel="00AB44D1">
          <w:rPr>
            <w:color w:val="000000"/>
            <w:sz w:val="28"/>
            <w:szCs w:val="28"/>
          </w:rPr>
          <w:delText>данного</w:delText>
        </w:r>
        <w:r w:rsidRPr="00B955D5" w:rsidDel="00AB44D1">
          <w:rPr>
            <w:color w:val="000000"/>
            <w:sz w:val="28"/>
            <w:szCs w:val="28"/>
            <w:lang w:val="en-US"/>
          </w:rPr>
          <w:delText xml:space="preserve"> </w:delText>
        </w:r>
        <w:r w:rsidRPr="00B955D5" w:rsidDel="00AB44D1">
          <w:rPr>
            <w:color w:val="000000"/>
            <w:sz w:val="28"/>
            <w:szCs w:val="28"/>
          </w:rPr>
          <w:delText>класса</w:delText>
        </w:r>
        <w:r w:rsidRPr="00B955D5" w:rsidDel="00AB44D1">
          <w:rPr>
            <w:color w:val="000000"/>
            <w:sz w:val="28"/>
            <w:szCs w:val="28"/>
            <w:lang w:val="en-US"/>
          </w:rPr>
          <w:delText>:</w:delText>
        </w:r>
      </w:del>
    </w:p>
    <w:p w14:paraId="7770E3BE" w14:textId="1AF5C1E2" w:rsidR="000B7AD8" w:rsidRPr="00B955D5" w:rsidDel="00AB44D1" w:rsidRDefault="00B955D5" w:rsidP="00EE5ABE">
      <w:pPr>
        <w:numPr>
          <w:ilvl w:val="0"/>
          <w:numId w:val="2"/>
        </w:numPr>
        <w:tabs>
          <w:tab w:val="left" w:pos="1701"/>
        </w:tabs>
        <w:spacing w:line="360" w:lineRule="auto"/>
        <w:ind w:left="567" w:firstLine="709"/>
        <w:jc w:val="both"/>
        <w:rPr>
          <w:del w:id="464" w:author="Александр Перепечаев" w:date="2021-05-26T13:26:00Z"/>
          <w:color w:val="000000"/>
          <w:sz w:val="28"/>
          <w:szCs w:val="28"/>
          <w:lang w:val="en-US"/>
        </w:rPr>
      </w:pPr>
      <w:del w:id="465" w:author="Александр Перепечаев" w:date="2021-05-26T13:26:00Z">
        <w:r w:rsidRPr="00B955D5" w:rsidDel="00AB44D1">
          <w:rPr>
            <w:color w:val="000000"/>
            <w:sz w:val="28"/>
            <w:szCs w:val="28"/>
            <w:lang w:val="en-US"/>
          </w:rPr>
          <w:delText xml:space="preserve">private lateinit var login: EditText – </w:delText>
        </w:r>
        <w:r w:rsidRPr="00B955D5" w:rsidDel="00AB44D1">
          <w:rPr>
            <w:color w:val="000000"/>
            <w:sz w:val="28"/>
            <w:szCs w:val="28"/>
          </w:rPr>
          <w:delText>переменная</w:delText>
        </w:r>
        <w:r w:rsidRPr="00B955D5" w:rsidDel="00AB44D1">
          <w:rPr>
            <w:color w:val="000000"/>
            <w:sz w:val="28"/>
            <w:szCs w:val="28"/>
            <w:lang w:val="en-US"/>
          </w:rPr>
          <w:delText xml:space="preserve"> </w:delText>
        </w:r>
        <w:r w:rsidRPr="00B955D5" w:rsidDel="00AB44D1">
          <w:rPr>
            <w:color w:val="000000"/>
            <w:sz w:val="28"/>
            <w:szCs w:val="28"/>
          </w:rPr>
          <w:delText>хранящая</w:delText>
        </w:r>
        <w:r w:rsidRPr="00B955D5" w:rsidDel="00AB44D1">
          <w:rPr>
            <w:color w:val="000000"/>
            <w:sz w:val="28"/>
            <w:szCs w:val="28"/>
            <w:lang w:val="en-US"/>
          </w:rPr>
          <w:delText xml:space="preserve"> </w:delText>
        </w:r>
        <w:r w:rsidRPr="00B955D5" w:rsidDel="00AB44D1">
          <w:rPr>
            <w:color w:val="000000"/>
            <w:sz w:val="28"/>
            <w:szCs w:val="28"/>
          </w:rPr>
          <w:delText>поле</w:delText>
        </w:r>
        <w:r w:rsidRPr="00B955D5" w:rsidDel="00AB44D1">
          <w:rPr>
            <w:color w:val="000000"/>
            <w:sz w:val="28"/>
            <w:szCs w:val="28"/>
            <w:lang w:val="en-US"/>
          </w:rPr>
          <w:delText xml:space="preserve"> </w:delText>
        </w:r>
        <w:r w:rsidRPr="00B955D5" w:rsidDel="00AB44D1">
          <w:rPr>
            <w:color w:val="000000"/>
            <w:sz w:val="28"/>
            <w:szCs w:val="28"/>
          </w:rPr>
          <w:delText>ввода</w:delText>
        </w:r>
        <w:r w:rsidRPr="00B955D5" w:rsidDel="00AB44D1">
          <w:rPr>
            <w:color w:val="000000"/>
            <w:sz w:val="28"/>
            <w:szCs w:val="28"/>
            <w:lang w:val="en-US"/>
          </w:rPr>
          <w:delText xml:space="preserve"> </w:delText>
        </w:r>
        <w:r w:rsidRPr="00B955D5" w:rsidDel="00AB44D1">
          <w:rPr>
            <w:color w:val="000000"/>
            <w:sz w:val="28"/>
            <w:szCs w:val="28"/>
          </w:rPr>
          <w:delText>логина</w:delText>
        </w:r>
        <w:r w:rsidRPr="00B955D5" w:rsidDel="00AB44D1">
          <w:rPr>
            <w:color w:val="000000"/>
            <w:sz w:val="28"/>
            <w:szCs w:val="28"/>
            <w:lang w:val="en-US"/>
          </w:rPr>
          <w:delText>;</w:delText>
        </w:r>
      </w:del>
    </w:p>
    <w:p w14:paraId="1B4C700F" w14:textId="0104B2E9" w:rsidR="000B7AD8" w:rsidRPr="000B7AD8" w:rsidDel="00AB44D1" w:rsidRDefault="00B955D5" w:rsidP="00EE5ABE">
      <w:pPr>
        <w:numPr>
          <w:ilvl w:val="0"/>
          <w:numId w:val="2"/>
        </w:numPr>
        <w:tabs>
          <w:tab w:val="left" w:pos="1701"/>
        </w:tabs>
        <w:spacing w:line="360" w:lineRule="auto"/>
        <w:ind w:left="567" w:firstLine="709"/>
        <w:jc w:val="both"/>
        <w:rPr>
          <w:del w:id="466" w:author="Александр Перепечаев" w:date="2021-05-26T13:26:00Z"/>
          <w:color w:val="000000"/>
          <w:sz w:val="28"/>
          <w:szCs w:val="28"/>
          <w:lang w:val="en-US"/>
        </w:rPr>
      </w:pPr>
      <w:del w:id="467" w:author="Александр Перепечаев" w:date="2021-05-26T13:26:00Z">
        <w:r w:rsidRPr="000B7AD8" w:rsidDel="00AB44D1">
          <w:rPr>
            <w:color w:val="000000"/>
            <w:sz w:val="28"/>
            <w:szCs w:val="28"/>
            <w:lang w:val="en-US"/>
          </w:rPr>
          <w:delText>private lateinit var password: EditText – переменная хранящая поле ввода пароля;</w:delText>
        </w:r>
      </w:del>
    </w:p>
    <w:p w14:paraId="21840693" w14:textId="20AEEAA2" w:rsidR="00B955D5" w:rsidRPr="000B7AD8" w:rsidDel="00AB44D1" w:rsidRDefault="00B955D5" w:rsidP="00EE5ABE">
      <w:pPr>
        <w:numPr>
          <w:ilvl w:val="0"/>
          <w:numId w:val="2"/>
        </w:numPr>
        <w:tabs>
          <w:tab w:val="left" w:pos="1701"/>
        </w:tabs>
        <w:spacing w:line="360" w:lineRule="auto"/>
        <w:ind w:left="567" w:firstLine="709"/>
        <w:jc w:val="both"/>
        <w:rPr>
          <w:del w:id="468" w:author="Александр Перепечаев" w:date="2021-05-26T13:26:00Z"/>
          <w:color w:val="000000"/>
          <w:sz w:val="28"/>
          <w:szCs w:val="28"/>
          <w:lang w:val="en-US"/>
        </w:rPr>
      </w:pPr>
      <w:del w:id="469" w:author="Александр Перепечаев" w:date="2021-05-26T13:26:00Z">
        <w:r w:rsidRPr="000B7AD8" w:rsidDel="00AB44D1">
          <w:rPr>
            <w:color w:val="000000"/>
            <w:sz w:val="28"/>
            <w:szCs w:val="28"/>
            <w:lang w:val="en-US"/>
          </w:rPr>
          <w:delText>private lateinit var textViewResult: TextView – переменная хранящая поля для вывода результата;</w:delText>
        </w:r>
      </w:del>
    </w:p>
    <w:p w14:paraId="60FD0666" w14:textId="592A4830" w:rsidR="00B955D5" w:rsidRPr="00B955D5" w:rsidDel="00AB44D1" w:rsidRDefault="00B955D5" w:rsidP="005D652F">
      <w:pPr>
        <w:spacing w:line="360" w:lineRule="auto"/>
        <w:ind w:left="567" w:firstLine="709"/>
        <w:jc w:val="both"/>
        <w:rPr>
          <w:del w:id="470" w:author="Александр Перепечаев" w:date="2021-05-26T13:26:00Z"/>
          <w:sz w:val="28"/>
          <w:szCs w:val="28"/>
        </w:rPr>
      </w:pPr>
      <w:del w:id="471" w:author="Александр Перепечаев" w:date="2021-05-26T13:26:00Z">
        <w:r w:rsidRPr="00B955D5" w:rsidDel="00AB44D1">
          <w:rPr>
            <w:sz w:val="28"/>
            <w:szCs w:val="28"/>
          </w:rPr>
          <w:delText>Метод класса:</w:delText>
        </w:r>
      </w:del>
    </w:p>
    <w:p w14:paraId="65EB5E74" w14:textId="2504B0F2" w:rsidR="00B955D5" w:rsidRPr="00B955D5" w:rsidDel="00AB44D1" w:rsidRDefault="00B955D5" w:rsidP="005D652F">
      <w:pPr>
        <w:spacing w:line="360" w:lineRule="auto"/>
        <w:ind w:left="567" w:firstLine="709"/>
        <w:jc w:val="both"/>
        <w:rPr>
          <w:del w:id="472" w:author="Александр Перепечаев" w:date="2021-05-26T13:26:00Z"/>
          <w:sz w:val="28"/>
          <w:szCs w:val="28"/>
        </w:rPr>
      </w:pPr>
      <w:del w:id="473" w:author="Александр Перепечаев" w:date="2021-05-26T13:26:00Z">
        <w:r w:rsidRPr="00B955D5" w:rsidDel="00AB44D1">
          <w:rPr>
            <w:sz w:val="28"/>
            <w:szCs w:val="28"/>
            <w:lang w:val="en-US"/>
          </w:rPr>
          <w:delText>fun</w:delText>
        </w:r>
        <w:r w:rsidRPr="00B955D5" w:rsidDel="00AB44D1">
          <w:rPr>
            <w:sz w:val="28"/>
            <w:szCs w:val="28"/>
          </w:rPr>
          <w:delText xml:space="preserve"> </w:delText>
        </w:r>
        <w:r w:rsidRPr="00B955D5" w:rsidDel="00AB44D1">
          <w:rPr>
            <w:sz w:val="28"/>
            <w:szCs w:val="28"/>
            <w:lang w:val="en-US"/>
          </w:rPr>
          <w:delText>loginUser</w:delText>
        </w:r>
        <w:r w:rsidRPr="00B955D5" w:rsidDel="00AB44D1">
          <w:rPr>
            <w:sz w:val="28"/>
            <w:szCs w:val="28"/>
          </w:rPr>
          <w:delText>() – функция для передачи данных на вход в мобильное приложение.</w:delText>
        </w:r>
      </w:del>
    </w:p>
    <w:p w14:paraId="6E1C075F" w14:textId="1D31AB4D" w:rsidR="00EF03B2" w:rsidDel="00AB44D1" w:rsidRDefault="00B955D5">
      <w:pPr>
        <w:spacing w:line="360" w:lineRule="auto"/>
        <w:ind w:left="567" w:firstLine="709"/>
        <w:jc w:val="both"/>
        <w:rPr>
          <w:del w:id="474" w:author="Александр Перепечаев" w:date="2021-05-26T13:26:00Z"/>
          <w:sz w:val="28"/>
          <w:szCs w:val="28"/>
        </w:rPr>
      </w:pPr>
      <w:del w:id="475" w:author="Александр Перепечаев" w:date="2021-05-26T13:26:00Z">
        <w:r w:rsidRPr="00B955D5" w:rsidDel="00AB44D1">
          <w:rPr>
            <w:sz w:val="28"/>
            <w:szCs w:val="28"/>
          </w:rPr>
          <w:delText xml:space="preserve">Исходный код программы приведен в приложении </w:delText>
        </w:r>
        <w:r w:rsidRPr="00B955D5" w:rsidDel="00AB44D1">
          <w:rPr>
            <w:sz w:val="28"/>
            <w:szCs w:val="28"/>
            <w:lang w:val="en-US"/>
          </w:rPr>
          <w:delText>B</w:delText>
        </w:r>
        <w:r w:rsidRPr="00B955D5" w:rsidDel="00AB44D1">
          <w:rPr>
            <w:sz w:val="28"/>
            <w:szCs w:val="28"/>
          </w:rPr>
          <w:delText>.</w:delText>
        </w:r>
      </w:del>
    </w:p>
    <w:p w14:paraId="475E628B" w14:textId="0E5CDD3A" w:rsidR="00202341" w:rsidDel="00AB44D1" w:rsidRDefault="00202341" w:rsidP="00EE5ABE">
      <w:pPr>
        <w:pStyle w:val="afffe"/>
        <w:rPr>
          <w:del w:id="476" w:author="Александр Перепечаев" w:date="2021-05-26T13:26:00Z"/>
        </w:rPr>
      </w:pPr>
      <w:del w:id="477" w:author="Александр Перепечаев" w:date="2021-05-26T13:26:00Z">
        <w:r w:rsidDel="00AB44D1">
          <w:delText xml:space="preserve">3.3 Описание работы </w:delText>
        </w:r>
        <w:r w:rsidDel="00AB44D1">
          <w:rPr>
            <w:lang w:val="en-US"/>
          </w:rPr>
          <w:delText>Web</w:delText>
        </w:r>
        <w:r w:rsidRPr="009F2419" w:rsidDel="00AB44D1">
          <w:delText>-</w:delText>
        </w:r>
        <w:r w:rsidDel="00AB44D1">
          <w:delText>панели</w:delText>
        </w:r>
      </w:del>
    </w:p>
    <w:p w14:paraId="2879F353" w14:textId="07648403" w:rsidR="00202341" w:rsidRPr="009F2419" w:rsidDel="00AB44D1" w:rsidRDefault="00202341" w:rsidP="00202341">
      <w:pPr>
        <w:pStyle w:val="afff4"/>
        <w:rPr>
          <w:del w:id="478" w:author="Александр Перепечаев" w:date="2021-05-26T13:26:00Z"/>
        </w:rPr>
      </w:pPr>
      <w:del w:id="479" w:author="Александр Перепечаев" w:date="2021-05-26T13:26:00Z">
        <w:r w:rsidDel="00AB44D1">
          <w:tab/>
          <w:delText xml:space="preserve">Пользователю в </w:delText>
        </w:r>
        <w:r w:rsidDel="00AB44D1">
          <w:rPr>
            <w:lang w:val="en-US"/>
          </w:rPr>
          <w:delText>Web</w:delText>
        </w:r>
        <w:r w:rsidRPr="009F2419" w:rsidDel="00AB44D1">
          <w:delText>-</w:delText>
        </w:r>
        <w:r w:rsidDel="00AB44D1">
          <w:delText>панели доступны 3 пункта меню. В пункте</w:delText>
        </w:r>
        <w:r w:rsidRPr="009F2419" w:rsidDel="00AB44D1">
          <w:delText xml:space="preserve"> “</w:delText>
        </w:r>
        <w:r w:rsidDel="00AB44D1">
          <w:delText>Анализ видео</w:delText>
        </w:r>
        <w:r w:rsidRPr="009F2419" w:rsidDel="00AB44D1">
          <w:delText xml:space="preserve">” </w:delText>
        </w:r>
        <w:r w:rsidDel="00AB44D1">
          <w:delText>пользователь может загрузить видео</w:delText>
        </w:r>
        <w:r w:rsidR="006E5968" w:rsidDel="00AB44D1">
          <w:delText>, п</w:delText>
        </w:r>
        <w:r w:rsidDel="00AB44D1">
          <w:delText xml:space="preserve">осле чего оно будет отправлено на сервер, а клиентская часть будет ожидать прихода данных о доли каждой эмоции на данном видео. По этим данным строиться круговая диаграмма, которая наглядно отражает доли эмоций. Создание диаграммы осуществляется с помощью </w:delText>
        </w:r>
        <w:r w:rsidRPr="00202341" w:rsidDel="00AB44D1">
          <w:delText>Google Chart</w:delText>
        </w:r>
        <w:r w:rsidDel="00AB44D1">
          <w:rPr>
            <w:lang w:val="en-US"/>
          </w:rPr>
          <w:delText>s</w:delText>
        </w:r>
        <w:r w:rsidRPr="009F2419" w:rsidDel="00AB44D1">
          <w:delText xml:space="preserve">. </w:delText>
        </w:r>
      </w:del>
    </w:p>
    <w:p w14:paraId="492043F8" w14:textId="75C9B709" w:rsidR="00202341" w:rsidDel="00AB44D1" w:rsidRDefault="00202341" w:rsidP="00202341">
      <w:pPr>
        <w:pStyle w:val="afff4"/>
        <w:rPr>
          <w:del w:id="480" w:author="Александр Перепечаев" w:date="2021-05-26T13:26:00Z"/>
        </w:rPr>
      </w:pPr>
      <w:del w:id="481" w:author="Александр Перепечаев" w:date="2021-05-26T13:26:00Z">
        <w:r w:rsidDel="00AB44D1">
          <w:delText xml:space="preserve">В пункте </w:delText>
        </w:r>
        <w:r w:rsidRPr="009F2419" w:rsidDel="00AB44D1">
          <w:delText>“</w:delText>
        </w:r>
        <w:r w:rsidDel="00AB44D1">
          <w:delText>Анализ фото</w:delText>
        </w:r>
        <w:r w:rsidRPr="009F2419" w:rsidDel="00AB44D1">
          <w:delText xml:space="preserve">” </w:delText>
        </w:r>
        <w:r w:rsidDel="00AB44D1">
          <w:delText>пользователь может загрузить фотографию,  а в ответ о</w:delText>
        </w:r>
        <w:r w:rsidR="006E5968" w:rsidDel="00AB44D1">
          <w:delText>т сервера будет получено наименование эмоции</w:delText>
        </w:r>
        <w:r w:rsidR="0088338B" w:rsidDel="00AB44D1">
          <w:delText xml:space="preserve">, данное наименование будет отражено на экране. Если пользователь считает, что система ошиблась, то пользователь может нажать на кнопку </w:delText>
        </w:r>
        <w:r w:rsidR="0088338B" w:rsidRPr="009F2419" w:rsidDel="00AB44D1">
          <w:delText>“</w:delText>
        </w:r>
        <w:r w:rsidR="0088338B" w:rsidDel="00AB44D1">
          <w:delText>не согласен с эмоцией</w:delText>
        </w:r>
        <w:r w:rsidR="0088338B" w:rsidRPr="009F2419" w:rsidDel="00AB44D1">
          <w:delText xml:space="preserve">”, </w:delText>
        </w:r>
        <w:r w:rsidR="0088338B" w:rsidDel="00AB44D1">
          <w:delText xml:space="preserve">то пользователю будет дана возможность выбрать эмоцию на фотографии и отправить ее для разметки. </w:delText>
        </w:r>
      </w:del>
    </w:p>
    <w:p w14:paraId="36E60667" w14:textId="2A3912C8" w:rsidR="0088338B" w:rsidDel="00AB44D1" w:rsidRDefault="0088338B">
      <w:pPr>
        <w:pStyle w:val="afff4"/>
        <w:rPr>
          <w:del w:id="482" w:author="Александр Перепечаев" w:date="2021-05-26T13:26:00Z"/>
        </w:rPr>
      </w:pPr>
      <w:del w:id="483" w:author="Александр Перепечаев" w:date="2021-05-26T13:26:00Z">
        <w:r w:rsidDel="00AB44D1">
          <w:delText xml:space="preserve">В пункте </w:delText>
        </w:r>
        <w:r w:rsidRPr="009F2419" w:rsidDel="00AB44D1">
          <w:delText>“</w:delText>
        </w:r>
        <w:r w:rsidDel="00AB44D1">
          <w:delText>Разметка</w:delText>
        </w:r>
        <w:r w:rsidRPr="009F2419" w:rsidDel="00AB44D1">
          <w:delText xml:space="preserve">” </w:delText>
        </w:r>
        <w:r w:rsidDel="00AB44D1">
          <w:delText xml:space="preserve">пользователю предлагается принять участие в разметке фотографий. </w:delText>
        </w:r>
        <w:r w:rsidR="00320430" w:rsidDel="00AB44D1">
          <w:delText xml:space="preserve">Фотографии для разметки берутся из тех фотографий, которые другие пользователи отправили на разметку. Так как доверять только одному пользователю опасно, перед отправкой фотографии на дообучение собирается мнение нескольких пользователей. </w:delText>
        </w:r>
        <w:r w:rsidR="00C86021" w:rsidDel="00AB44D1">
          <w:delText xml:space="preserve">Пользователю показывается случайная фотография из базы фотографий для разметки и предлагается </w:delText>
        </w:r>
        <w:r w:rsidR="0032313C" w:rsidDel="00AB44D1">
          <w:delText>выбрать</w:delText>
        </w:r>
        <w:r w:rsidR="00C86021" w:rsidDel="00AB44D1">
          <w:delText xml:space="preserve"> эмоцию, которую пользователь наблюдает на данной фотографии. </w:delText>
        </w:r>
      </w:del>
    </w:p>
    <w:p w14:paraId="0803D5C8" w14:textId="03BDEE88" w:rsidR="00202341" w:rsidDel="00AB44D1" w:rsidRDefault="00CD75C8" w:rsidP="00EE5ABE">
      <w:pPr>
        <w:pStyle w:val="afffe"/>
        <w:rPr>
          <w:del w:id="484" w:author="Александр Перепечаев" w:date="2021-05-26T13:26:00Z"/>
        </w:rPr>
      </w:pPr>
      <w:del w:id="485" w:author="Александр Перепечаев" w:date="2021-05-26T13:26:00Z">
        <w:r w:rsidDel="00AB44D1">
          <w:delText>3.4 Описание работы модуля нейронной сети</w:delText>
        </w:r>
      </w:del>
    </w:p>
    <w:p w14:paraId="3C562CC6" w14:textId="2B84C9D6" w:rsidR="005D3C4B" w:rsidDel="00AB44D1" w:rsidRDefault="005E7799" w:rsidP="005D3C4B">
      <w:pPr>
        <w:pStyle w:val="afff4"/>
        <w:rPr>
          <w:del w:id="486" w:author="Александр Перепечаев" w:date="2021-05-26T13:26:00Z"/>
        </w:rPr>
      </w:pPr>
      <w:del w:id="487" w:author="Александр Перепечаев" w:date="2021-05-26T13:26:00Z">
        <w:r w:rsidDel="00AB44D1">
          <w:delText xml:space="preserve">Сначала необходимо определить </w:delText>
        </w:r>
        <w:r w:rsidR="00673F2E" w:rsidDel="00AB44D1">
          <w:delText>лицо на фотографии. Для</w:delText>
        </w:r>
        <w:r w:rsidR="00673F2E" w:rsidRPr="00DF1CA5" w:rsidDel="00AB44D1">
          <w:delText xml:space="preserve"> </w:delText>
        </w:r>
        <w:r w:rsidR="00673F2E" w:rsidDel="00AB44D1">
          <w:delText>этого</w:delText>
        </w:r>
        <w:r w:rsidR="00673F2E" w:rsidRPr="00DF1CA5" w:rsidDel="00AB44D1">
          <w:delText xml:space="preserve"> </w:delText>
        </w:r>
        <w:r w:rsidR="00673F2E" w:rsidDel="00AB44D1">
          <w:delText>используется</w:delText>
        </w:r>
        <w:r w:rsidR="00673F2E" w:rsidRPr="00DF1CA5" w:rsidDel="00AB44D1">
          <w:delText xml:space="preserve"> </w:delText>
        </w:r>
        <w:r w:rsidR="00673F2E" w:rsidDel="00AB44D1">
          <w:delText>метод</w:delText>
        </w:r>
        <w:r w:rsidR="00673F2E" w:rsidRPr="00DF1CA5" w:rsidDel="00AB44D1">
          <w:delText xml:space="preserve"> </w:delText>
        </w:r>
        <w:r w:rsidR="00673F2E" w:rsidDel="00AB44D1">
          <w:rPr>
            <w:lang w:val="en-US"/>
          </w:rPr>
          <w:delText>Dlib</w:delText>
        </w:r>
        <w:r w:rsidR="00673F2E" w:rsidRPr="009F2419" w:rsidDel="00AB44D1">
          <w:delText xml:space="preserve"> </w:delText>
        </w:r>
        <w:r w:rsidR="00673F2E" w:rsidRPr="00673F2E" w:rsidDel="00AB44D1">
          <w:rPr>
            <w:lang w:val="en-US"/>
          </w:rPr>
          <w:delText>get</w:delText>
        </w:r>
        <w:r w:rsidR="00673F2E" w:rsidRPr="009F2419" w:rsidDel="00AB44D1">
          <w:delText>_</w:delText>
        </w:r>
        <w:r w:rsidR="00673F2E" w:rsidRPr="00673F2E" w:rsidDel="00AB44D1">
          <w:rPr>
            <w:lang w:val="en-US"/>
          </w:rPr>
          <w:delText>frontal</w:delText>
        </w:r>
        <w:r w:rsidR="00673F2E" w:rsidRPr="009F2419" w:rsidDel="00AB44D1">
          <w:delText>_</w:delText>
        </w:r>
        <w:r w:rsidR="00673F2E" w:rsidRPr="00673F2E" w:rsidDel="00AB44D1">
          <w:rPr>
            <w:lang w:val="en-US"/>
          </w:rPr>
          <w:delText>face</w:delText>
        </w:r>
        <w:r w:rsidR="00673F2E" w:rsidRPr="009F2419" w:rsidDel="00AB44D1">
          <w:delText>_</w:delText>
        </w:r>
        <w:r w:rsidR="00673F2E" w:rsidRPr="00673F2E" w:rsidDel="00AB44D1">
          <w:rPr>
            <w:lang w:val="en-US"/>
          </w:rPr>
          <w:delText>detector</w:delText>
        </w:r>
        <w:r w:rsidR="00673F2E" w:rsidRPr="009F2419" w:rsidDel="00AB44D1">
          <w:delText xml:space="preserve">(). </w:delText>
        </w:r>
        <w:r w:rsidR="00673F2E" w:rsidDel="00AB44D1">
          <w:delText xml:space="preserve">Он позволяет нам получить с фотографии все прямоугольники лиц, то есть если на фотографии несколько лиц, то он выделит их все. После этого выбирается одно лицо по площади прямоугольников, то есть чем больше лицо, тем лучше. Таким образом у нас остается одно лицо. Для определения точке лица мы используем связку </w:delText>
        </w:r>
        <w:r w:rsidR="00673F2E" w:rsidDel="00AB44D1">
          <w:rPr>
            <w:lang w:val="en-US"/>
          </w:rPr>
          <w:delText>Dlib</w:delText>
        </w:r>
        <w:r w:rsidR="00673F2E" w:rsidRPr="009F2419" w:rsidDel="00AB44D1">
          <w:delText xml:space="preserve"> </w:delText>
        </w:r>
        <w:r w:rsidR="00673F2E" w:rsidDel="00AB44D1">
          <w:delText xml:space="preserve">и модели </w:delText>
        </w:r>
        <w:r w:rsidR="00673F2E" w:rsidRPr="00673F2E" w:rsidDel="00AB44D1">
          <w:delText>shape_predictor_68_face_landmarks</w:delText>
        </w:r>
        <w:r w:rsidR="00673F2E" w:rsidDel="00AB44D1">
          <w:delText xml:space="preserve"> – это позволяет нам получить 68 точек лица. Метод принимает фотографию и прямоугольник, который мы получили на предыдущем этапе и по этим данным выдает нам 68 точек лица.</w:delText>
        </w:r>
        <w:r w:rsidR="000A5803" w:rsidDel="00AB44D1">
          <w:delText xml:space="preserve"> Все это отражено в функции </w:delText>
        </w:r>
        <w:r w:rsidR="000A5803" w:rsidRPr="000A5803" w:rsidDel="00AB44D1">
          <w:delText>def facial_recognition(image)</w:delText>
        </w:r>
        <w:r w:rsidR="000A5803" w:rsidDel="00AB44D1">
          <w:delText>.</w:delText>
        </w:r>
      </w:del>
    </w:p>
    <w:p w14:paraId="60607B3E" w14:textId="1A138CF2" w:rsidR="000A5803" w:rsidDel="00AB44D1" w:rsidRDefault="000A5803" w:rsidP="005D3C4B">
      <w:pPr>
        <w:pStyle w:val="afff4"/>
        <w:rPr>
          <w:del w:id="488" w:author="Александр Перепечаев" w:date="2021-05-26T13:26:00Z"/>
        </w:rPr>
      </w:pPr>
      <w:del w:id="489" w:author="Александр Перепечаев" w:date="2021-05-26T13:26:00Z">
        <w:r w:rsidDel="00AB44D1">
          <w:delText>Дальше нам необходимо получить отрезки лица. Как говорилось в главе 1, мы будем строить отрезки от носа до других точек, таким образом мы получим 67 отрезков лица, однако на данный момент данные отрезки могут находится в разных масштабах в зависимости от того насколько лицо близко к камере</w:delText>
        </w:r>
        <w:r w:rsidR="004C006C" w:rsidDel="00AB44D1">
          <w:delText xml:space="preserve">, поэтому нам необходимо провести нормализацию данных отрезков. Автор решил разделить длины отрезков на квадрат площади четырехугольника, таким образом </w:delText>
        </w:r>
        <w:r w:rsidR="00604D0C" w:rsidDel="00AB44D1">
          <w:delText>дли данных</w:delText>
        </w:r>
        <w:r w:rsidR="004C006C" w:rsidDel="00AB44D1">
          <w:delText xml:space="preserve"> отрезк</w:delText>
        </w:r>
        <w:r w:rsidR="00604D0C" w:rsidDel="00AB44D1">
          <w:delText>ов</w:delText>
        </w:r>
        <w:r w:rsidR="004C006C" w:rsidDel="00AB44D1">
          <w:delText xml:space="preserve"> перешли в формат пригодный для подачи в нейронную сеть.</w:delText>
        </w:r>
      </w:del>
    </w:p>
    <w:p w14:paraId="46C899D4" w14:textId="4DD7AB81" w:rsidR="000A5803" w:rsidDel="00AB44D1" w:rsidRDefault="000119BB">
      <w:pPr>
        <w:pStyle w:val="afff4"/>
        <w:rPr>
          <w:del w:id="490" w:author="Александр Перепечаев" w:date="2021-05-26T13:26:00Z"/>
        </w:rPr>
      </w:pPr>
      <w:del w:id="491" w:author="Александр Перепечаев" w:date="2021-05-26T13:26:00Z">
        <w:r w:rsidDel="00AB44D1">
          <w:delText xml:space="preserve">Для </w:delText>
        </w:r>
        <w:r w:rsidR="00CB0F2F" w:rsidDel="00AB44D1">
          <w:delText>реализации</w:delText>
        </w:r>
        <w:r w:rsidDel="00AB44D1">
          <w:delText xml:space="preserve"> нейронной сети </w:delText>
        </w:r>
        <w:r w:rsidR="00CB0F2F" w:rsidDel="00AB44D1">
          <w:delText xml:space="preserve">использовалась </w:delText>
        </w:r>
        <w:r w:rsidR="00CB0F2F" w:rsidRPr="00CB0F2F" w:rsidDel="00AB44D1">
          <w:delText>библиотека машинного обучения</w:delText>
        </w:r>
        <w:r w:rsidR="00CB0F2F" w:rsidDel="00AB44D1">
          <w:delText xml:space="preserve"> </w:delText>
        </w:r>
        <w:r w:rsidR="00CB0F2F" w:rsidDel="00AB44D1">
          <w:rPr>
            <w:lang w:val="en-US"/>
          </w:rPr>
          <w:delText>PyTorch</w:delText>
        </w:r>
        <w:r w:rsidR="00CB0F2F" w:rsidRPr="009F2419" w:rsidDel="00AB44D1">
          <w:delText xml:space="preserve">. </w:delText>
        </w:r>
        <w:r w:rsidR="00DF1CA5" w:rsidDel="00AB44D1">
          <w:delText xml:space="preserve">Для обучения нейронной сети используется </w:delText>
        </w:r>
        <w:r w:rsidR="00835A7B" w:rsidDel="00AB44D1">
          <w:delText>набор данных,</w:delText>
        </w:r>
        <w:r w:rsidR="00744949" w:rsidDel="00AB44D1">
          <w:delText xml:space="preserve"> </w:delText>
        </w:r>
        <w:r w:rsidR="00DF1CA5" w:rsidDel="00AB44D1">
          <w:delText>состоящий из 1250 фотографий</w:delText>
        </w:r>
        <w:r w:rsidR="00967ED0" w:rsidDel="00AB44D1">
          <w:delText xml:space="preserve">, состоящий из 7 эмоций обозначенных раннее. </w:delText>
        </w:r>
        <w:r w:rsidR="0055266B" w:rsidDel="00AB44D1">
          <w:delText xml:space="preserve">Обучение нейронной сети происходит в </w:delText>
        </w:r>
        <w:r w:rsidR="00227405" w:rsidDel="00AB44D1">
          <w:delText xml:space="preserve">200 </w:delText>
        </w:r>
        <w:r w:rsidR="0055266B" w:rsidDel="00AB44D1">
          <w:delText xml:space="preserve">эпох. Мы разбиваем наш </w:delText>
        </w:r>
        <w:r w:rsidR="00744949" w:rsidDel="00AB44D1">
          <w:delText xml:space="preserve">набор данных </w:delText>
        </w:r>
        <w:r w:rsidR="0055266B" w:rsidDel="00AB44D1">
          <w:delText xml:space="preserve">для обучения на батчи по </w:delText>
        </w:r>
        <w:r w:rsidR="00227405" w:rsidDel="00AB44D1">
          <w:delText xml:space="preserve">90 </w:delText>
        </w:r>
        <w:r w:rsidR="0055266B" w:rsidDel="00AB44D1">
          <w:delText xml:space="preserve">фотографий. </w:delText>
        </w:r>
      </w:del>
    </w:p>
    <w:p w14:paraId="026D893C" w14:textId="51D9D60F" w:rsidR="00420F2A" w:rsidRPr="00420F2A" w:rsidDel="00AB44D1" w:rsidRDefault="00420F2A">
      <w:pPr>
        <w:pStyle w:val="afff4"/>
        <w:rPr>
          <w:del w:id="492" w:author="Александр Перепечаев" w:date="2021-05-26T13:26:00Z"/>
        </w:rPr>
      </w:pPr>
      <w:del w:id="493" w:author="Александр Перепечаев" w:date="2021-05-26T13:26:00Z">
        <w:r w:rsidDel="00AB44D1">
          <w:delText>На вход мы подаем полученную нами биометрию состоящую из 67 длин отрезков, в линейном слое мы преобразуем эти 67 чисел в 256 (пока было выбрано это число для скрытого слоя), после этого мы обрабатываем наш результат г</w:delText>
        </w:r>
        <w:r w:rsidRPr="00420F2A" w:rsidDel="00AB44D1">
          <w:delText>иперболически</w:delText>
        </w:r>
        <w:r w:rsidDel="00AB44D1">
          <w:delText>м тангенсом,</w:delText>
        </w:r>
        <w:r w:rsidR="00227405" w:rsidDel="00AB44D1">
          <w:delText xml:space="preserve"> после этого переносим результат в следующий скрытый слой</w:delText>
        </w:r>
        <w:r w:rsidR="00CB55B7" w:rsidDel="00AB44D1">
          <w:delText xml:space="preserve"> и обрабатываем функцией активации </w:delText>
        </w:r>
        <w:r w:rsidR="00CB55B7" w:rsidRPr="00CB55B7" w:rsidDel="00AB44D1">
          <w:delText>ReLU</w:delText>
        </w:r>
        <w:r w:rsidR="00D025A5" w:rsidDel="00AB44D1">
          <w:delText>,</w:delText>
        </w:r>
        <w:r w:rsidR="00227405" w:rsidDel="00AB44D1">
          <w:delText xml:space="preserve"> </w:delText>
        </w:r>
        <w:r w:rsidDel="00AB44D1">
          <w:delText xml:space="preserve"> а после этого преобразуем в 7 вероятностей, каждая из которых указывает на определенную эмоцию. </w:delText>
        </w:r>
      </w:del>
    </w:p>
    <w:p w14:paraId="3B002245" w14:textId="38538BAD" w:rsidR="00E74C04" w:rsidDel="00AB44D1" w:rsidRDefault="00E74C04" w:rsidP="009F2419">
      <w:pPr>
        <w:pStyle w:val="afff4"/>
        <w:rPr>
          <w:del w:id="494" w:author="Александр Перепечаев" w:date="2021-05-26T13:26:00Z"/>
        </w:rPr>
      </w:pPr>
      <w:del w:id="495" w:author="Александр Перепечаев" w:date="2021-05-26T13:26:00Z">
        <w:r w:rsidDel="00AB44D1">
          <w:delText>На выходе мы получаем вероятность каждой эмоции</w:delText>
        </w:r>
        <w:r w:rsidR="00EB1A7D" w:rsidDel="00AB44D1">
          <w:delText xml:space="preserve"> на данной фотографии.</w:delText>
        </w:r>
      </w:del>
    </w:p>
    <w:p w14:paraId="67F96168" w14:textId="1154FB85" w:rsidR="00227405" w:rsidDel="00AB44D1" w:rsidRDefault="00227405" w:rsidP="00227405">
      <w:pPr>
        <w:pStyle w:val="afff4"/>
        <w:rPr>
          <w:del w:id="496" w:author="Александр Перепечаев" w:date="2021-05-26T13:26:00Z"/>
        </w:rPr>
      </w:pPr>
      <w:del w:id="497" w:author="Александр Перепечаев" w:date="2021-05-26T13:26:00Z">
        <w:r w:rsidDel="00AB44D1">
          <w:delText xml:space="preserve">На рисунке 13 представлен процесс обучения нейронной сети. По оси </w:delText>
        </w:r>
        <w:r w:rsidDel="00AB44D1">
          <w:rPr>
            <w:lang w:val="en-US"/>
          </w:rPr>
          <w:delText>Y</w:delText>
        </w:r>
        <w:r w:rsidRPr="00516107" w:rsidDel="00AB44D1">
          <w:delText xml:space="preserve"> </w:delText>
        </w:r>
        <w:r w:rsidDel="00AB44D1">
          <w:delText xml:space="preserve">располагаются эпохи обучения, а по оси </w:delText>
        </w:r>
        <w:r w:rsidDel="00AB44D1">
          <w:rPr>
            <w:lang w:val="en-US"/>
          </w:rPr>
          <w:delText>X</w:delText>
        </w:r>
        <w:r w:rsidRPr="00516107" w:rsidDel="00AB44D1">
          <w:delText xml:space="preserve"> </w:delText>
        </w:r>
        <w:r w:rsidDel="00AB44D1">
          <w:delText xml:space="preserve">числовое значение метрики </w:delText>
        </w:r>
        <w:r w:rsidDel="00AB44D1">
          <w:rPr>
            <w:lang w:val="en-US"/>
          </w:rPr>
          <w:delText>a</w:delText>
        </w:r>
        <w:r w:rsidRPr="007F72D3" w:rsidDel="00AB44D1">
          <w:delText>ccuracy</w:delText>
        </w:r>
        <w:r w:rsidRPr="00516107" w:rsidDel="00AB44D1">
          <w:delText xml:space="preserve">, </w:delText>
        </w:r>
        <w:r w:rsidDel="00AB44D1">
          <w:delText xml:space="preserve">которая показывает </w:delText>
        </w:r>
        <w:r w:rsidRPr="007F72D3" w:rsidDel="00AB44D1">
          <w:delText>дол</w:delText>
        </w:r>
        <w:r w:rsidDel="00AB44D1">
          <w:delText>ю</w:delText>
        </w:r>
        <w:r w:rsidRPr="007F72D3" w:rsidDel="00AB44D1">
          <w:delText xml:space="preserve"> правильных ответов </w:delText>
        </w:r>
        <w:r w:rsidDel="00AB44D1">
          <w:delText xml:space="preserve">нейронной сети </w:delText>
        </w:r>
        <w:r w:rsidRPr="00516107" w:rsidDel="00AB44D1">
          <w:delText>[1</w:delText>
        </w:r>
        <w:r w:rsidDel="00AB44D1">
          <w:delText>8</w:delText>
        </w:r>
        <w:r w:rsidRPr="00516107" w:rsidDel="00AB44D1">
          <w:delText>]</w:delText>
        </w:r>
        <w:r w:rsidDel="00AB44D1">
          <w:delText>. После обучения нейронной сети была получена следующая максимальная точность</w:delText>
        </w:r>
        <w:r w:rsidRPr="00516107" w:rsidDel="00AB44D1">
          <w:delText xml:space="preserve">: </w:delText>
        </w:r>
      </w:del>
      <w:del w:id="498" w:author="Александр Перепечаев" w:date="2020-06-10T08:32:00Z">
        <w:r w:rsidDel="00921417">
          <w:delText>7</w:delText>
        </w:r>
        <w:r w:rsidRPr="000164AE" w:rsidDel="00921417">
          <w:delText>5</w:delText>
        </w:r>
      </w:del>
      <w:del w:id="499" w:author="Александр Перепечаев" w:date="2021-05-26T13:26:00Z">
        <w:r w:rsidRPr="00516107" w:rsidDel="00AB44D1">
          <w:delText xml:space="preserve">% </w:delText>
        </w:r>
        <w:r w:rsidDel="00AB44D1">
          <w:delText xml:space="preserve">правильных ответов на части для обучения и </w:delText>
        </w:r>
      </w:del>
      <w:del w:id="500" w:author="Александр Перепечаев" w:date="2020-06-10T08:31:00Z">
        <w:r w:rsidRPr="000164AE" w:rsidDel="00921417">
          <w:delText>74</w:delText>
        </w:r>
      </w:del>
      <w:del w:id="501" w:author="Александр Перепечаев" w:date="2021-05-26T13:26:00Z">
        <w:r w:rsidRPr="00516107" w:rsidDel="00AB44D1">
          <w:delText xml:space="preserve">% </w:delText>
        </w:r>
        <w:r w:rsidDel="00AB44D1">
          <w:delText xml:space="preserve">на части для валидации.  </w:delText>
        </w:r>
      </w:del>
    </w:p>
    <w:p w14:paraId="510FD8B4" w14:textId="0EC948E6" w:rsidR="00227405" w:rsidRPr="008C2499" w:rsidDel="00AB44D1" w:rsidRDefault="00227405" w:rsidP="00CD2482">
      <w:pPr>
        <w:pStyle w:val="afff2"/>
        <w:rPr>
          <w:del w:id="502" w:author="Александр Перепечаев" w:date="2021-05-26T13:26:00Z"/>
        </w:rPr>
      </w:pPr>
      <w:del w:id="503" w:author="Александр Перепечаев" w:date="2020-06-10T08:32:00Z">
        <w:r w:rsidRPr="002B5194" w:rsidDel="004649E3">
          <w:rPr>
            <w:noProof/>
          </w:rPr>
          <w:drawing>
            <wp:anchor distT="0" distB="0" distL="114300" distR="114300" simplePos="0" relativeHeight="251657728" behindDoc="0" locked="0" layoutInCell="1" allowOverlap="1" wp14:anchorId="4E8A9CD5" wp14:editId="7A8A19E3">
              <wp:simplePos x="0" y="0"/>
              <wp:positionH relativeFrom="column">
                <wp:posOffset>143510</wp:posOffset>
              </wp:positionH>
              <wp:positionV relativeFrom="paragraph">
                <wp:posOffset>18415</wp:posOffset>
              </wp:positionV>
              <wp:extent cx="6299835" cy="247142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99835" cy="2471420"/>
                      </a:xfrm>
                      <a:prstGeom prst="rect">
                        <a:avLst/>
                      </a:prstGeom>
                    </pic:spPr>
                  </pic:pic>
                </a:graphicData>
              </a:graphic>
            </wp:anchor>
          </w:drawing>
        </w:r>
      </w:del>
      <w:del w:id="504" w:author="Александр Перепечаев" w:date="2021-05-26T13:26:00Z">
        <w:r w:rsidDel="00AB44D1">
          <w:delText xml:space="preserve">Рисунок 13 – </w:delText>
        </w:r>
        <w:r w:rsidRPr="00FA3CFD" w:rsidDel="00AB44D1">
          <w:delText>Accuracy</w:delText>
        </w:r>
        <w:r w:rsidDel="00AB44D1">
          <w:delText xml:space="preserve"> метрика</w:delText>
        </w:r>
      </w:del>
    </w:p>
    <w:p w14:paraId="5FDDAB55" w14:textId="29F3C59B" w:rsidR="005436D1" w:rsidRPr="009F2419" w:rsidDel="00AB44D1" w:rsidRDefault="005436D1" w:rsidP="00EE5ABE">
      <w:pPr>
        <w:pStyle w:val="afffe"/>
        <w:rPr>
          <w:del w:id="505" w:author="Александр Перепечаев" w:date="2021-05-26T13:26:00Z"/>
        </w:rPr>
      </w:pPr>
      <w:del w:id="506" w:author="Александр Перепечаев" w:date="2021-05-26T13:26:00Z">
        <w:r w:rsidDel="00AB44D1">
          <w:delText xml:space="preserve">3.5 Реализованный </w:delText>
        </w:r>
        <w:r w:rsidDel="00AB44D1">
          <w:rPr>
            <w:lang w:val="en-US"/>
          </w:rPr>
          <w:delText>API</w:delText>
        </w:r>
      </w:del>
    </w:p>
    <w:p w14:paraId="559540A1" w14:textId="5F315352" w:rsidR="005436D1" w:rsidDel="00AB44D1" w:rsidRDefault="005436D1" w:rsidP="005436D1">
      <w:pPr>
        <w:pStyle w:val="afff4"/>
        <w:rPr>
          <w:del w:id="507" w:author="Александр Перепечаев" w:date="2021-05-26T13:26:00Z"/>
          <w:lang w:val="en-US"/>
        </w:rPr>
      </w:pPr>
      <w:del w:id="508" w:author="Александр Перепечаев" w:date="2021-05-26T13:26:00Z">
        <w:r w:rsidDel="00AB44D1">
          <w:delText xml:space="preserve">Для взаимодействия с серверной частью был реализован специальный </w:delText>
        </w:r>
        <w:r w:rsidDel="00AB44D1">
          <w:rPr>
            <w:lang w:val="en-US"/>
          </w:rPr>
          <w:delText>API</w:delText>
        </w:r>
        <w:r w:rsidRPr="009F2419" w:rsidDel="00AB44D1">
          <w:delText xml:space="preserve">. </w:delText>
        </w:r>
        <w:r w:rsidDel="00AB44D1">
          <w:delText>Реализованный интерфейс включает в себя следующие функции</w:delText>
        </w:r>
        <w:r w:rsidDel="00AB44D1">
          <w:rPr>
            <w:lang w:val="en-US"/>
          </w:rPr>
          <w:delText>:</w:delText>
        </w:r>
      </w:del>
    </w:p>
    <w:p w14:paraId="646994D4" w14:textId="79158133" w:rsidR="005436D1" w:rsidRPr="009F2419" w:rsidDel="00AB44D1" w:rsidRDefault="005436D1" w:rsidP="00EE5ABE">
      <w:pPr>
        <w:pStyle w:val="afff4"/>
        <w:numPr>
          <w:ilvl w:val="0"/>
          <w:numId w:val="19"/>
        </w:numPr>
        <w:tabs>
          <w:tab w:val="left" w:pos="1701"/>
        </w:tabs>
        <w:ind w:left="567" w:firstLine="709"/>
        <w:rPr>
          <w:del w:id="509" w:author="Александр Перепечаев" w:date="2021-05-26T13:26:00Z"/>
        </w:rPr>
      </w:pPr>
      <w:del w:id="510" w:author="Александр Перепечаев" w:date="2021-05-26T13:26:00Z">
        <w:r w:rsidRPr="005436D1" w:rsidDel="00AB44D1">
          <w:rPr>
            <w:lang w:val="en-US"/>
          </w:rPr>
          <w:delText>post</w:delText>
        </w:r>
        <w:r w:rsidRPr="009F2419" w:rsidDel="00AB44D1">
          <w:delText>("/</w:delText>
        </w:r>
        <w:r w:rsidRPr="005436D1" w:rsidDel="00AB44D1">
          <w:rPr>
            <w:lang w:val="en-US"/>
          </w:rPr>
          <w:delText>markupDataset</w:delText>
        </w:r>
        <w:r w:rsidRPr="009F2419" w:rsidDel="00AB44D1">
          <w:delText xml:space="preserve">",  </w:delText>
        </w:r>
        <w:r w:rsidRPr="005436D1" w:rsidDel="00AB44D1">
          <w:rPr>
            <w:lang w:val="en-US"/>
          </w:rPr>
          <w:delText>async</w:delText>
        </w:r>
        <w:r w:rsidRPr="009F2419" w:rsidDel="00AB44D1">
          <w:delText xml:space="preserve"> </w:delText>
        </w:r>
        <w:r w:rsidRPr="005436D1" w:rsidDel="00AB44D1">
          <w:rPr>
            <w:lang w:val="en-US"/>
          </w:rPr>
          <w:delText>function</w:delText>
        </w:r>
        <w:r w:rsidRPr="009F2419" w:rsidDel="00AB44D1">
          <w:delText xml:space="preserve"> (</w:delText>
        </w:r>
        <w:r w:rsidRPr="005436D1" w:rsidDel="00AB44D1">
          <w:rPr>
            <w:lang w:val="en-US"/>
          </w:rPr>
          <w:delText>req</w:delText>
        </w:r>
        <w:r w:rsidRPr="009F2419" w:rsidDel="00AB44D1">
          <w:delText xml:space="preserve">, </w:delText>
        </w:r>
        <w:r w:rsidRPr="005436D1" w:rsidDel="00AB44D1">
          <w:rPr>
            <w:lang w:val="en-US"/>
          </w:rPr>
          <w:delText>res</w:delText>
        </w:r>
        <w:r w:rsidRPr="009F2419" w:rsidDel="00AB44D1">
          <w:delText xml:space="preserve">, </w:delText>
        </w:r>
        <w:r w:rsidRPr="005436D1" w:rsidDel="00AB44D1">
          <w:rPr>
            <w:lang w:val="en-US"/>
          </w:rPr>
          <w:delText>next</w:delText>
        </w:r>
        <w:r w:rsidRPr="009F2419" w:rsidDel="00AB44D1">
          <w:delText>)</w:delText>
        </w:r>
        <w:r w:rsidRPr="00FB685E" w:rsidDel="00AB44D1">
          <w:delText xml:space="preserve"> </w:delText>
        </w:r>
        <w:r w:rsidRPr="009F2419" w:rsidDel="00AB44D1">
          <w:rPr>
            <w:color w:val="000000"/>
            <w:szCs w:val="28"/>
          </w:rPr>
          <w:delText>–</w:delText>
        </w:r>
        <w:r w:rsidRPr="00FB685E" w:rsidDel="00AB44D1">
          <w:rPr>
            <w:color w:val="000000"/>
            <w:szCs w:val="28"/>
          </w:rPr>
          <w:delText xml:space="preserve"> </w:delText>
        </w:r>
        <w:r w:rsidR="003F312A" w:rsidDel="00AB44D1">
          <w:rPr>
            <w:color w:val="000000"/>
            <w:szCs w:val="28"/>
          </w:rPr>
          <w:delText>разметка</w:delText>
        </w:r>
        <w:r w:rsidR="003F312A" w:rsidRPr="00FB685E" w:rsidDel="00AB44D1">
          <w:rPr>
            <w:color w:val="000000"/>
            <w:szCs w:val="28"/>
          </w:rPr>
          <w:delText xml:space="preserve"> </w:delText>
        </w:r>
        <w:r w:rsidR="003F312A" w:rsidDel="00AB44D1">
          <w:rPr>
            <w:color w:val="000000"/>
            <w:szCs w:val="28"/>
          </w:rPr>
          <w:delText>фотографий</w:delText>
        </w:r>
        <w:r w:rsidR="003F312A" w:rsidRPr="00FB685E" w:rsidDel="00AB44D1">
          <w:rPr>
            <w:color w:val="000000"/>
            <w:szCs w:val="28"/>
          </w:rPr>
          <w:delText xml:space="preserve">, </w:delText>
        </w:r>
        <w:r w:rsidR="003F312A" w:rsidDel="00AB44D1">
          <w:rPr>
            <w:color w:val="000000"/>
            <w:szCs w:val="28"/>
          </w:rPr>
          <w:delText>записать</w:delText>
        </w:r>
        <w:r w:rsidR="003F312A" w:rsidRPr="00FB685E" w:rsidDel="00AB44D1">
          <w:rPr>
            <w:color w:val="000000"/>
            <w:szCs w:val="28"/>
          </w:rPr>
          <w:delText xml:space="preserve"> </w:delText>
        </w:r>
        <w:r w:rsidR="003F312A" w:rsidDel="00AB44D1">
          <w:rPr>
            <w:color w:val="000000"/>
            <w:szCs w:val="28"/>
          </w:rPr>
          <w:delText>информацию</w:delText>
        </w:r>
        <w:r w:rsidR="003F312A" w:rsidRPr="00FB685E" w:rsidDel="00AB44D1">
          <w:rPr>
            <w:color w:val="000000"/>
            <w:szCs w:val="28"/>
          </w:rPr>
          <w:delText xml:space="preserve"> </w:delText>
        </w:r>
        <w:r w:rsidR="003F312A" w:rsidDel="00AB44D1">
          <w:rPr>
            <w:color w:val="000000"/>
            <w:szCs w:val="28"/>
          </w:rPr>
          <w:delText>о</w:delText>
        </w:r>
        <w:r w:rsidR="003F312A" w:rsidRPr="00FB685E" w:rsidDel="00AB44D1">
          <w:rPr>
            <w:color w:val="000000"/>
            <w:szCs w:val="28"/>
          </w:rPr>
          <w:delText xml:space="preserve"> </w:delText>
        </w:r>
        <w:r w:rsidR="00106225" w:rsidDel="00AB44D1">
          <w:rPr>
            <w:color w:val="000000"/>
            <w:szCs w:val="28"/>
          </w:rPr>
          <w:delText>выбранной</w:delText>
        </w:r>
        <w:r w:rsidR="003F312A" w:rsidRPr="00FB685E" w:rsidDel="00AB44D1">
          <w:rPr>
            <w:color w:val="000000"/>
            <w:szCs w:val="28"/>
          </w:rPr>
          <w:delText xml:space="preserve"> </w:delText>
        </w:r>
        <w:r w:rsidR="003F312A" w:rsidDel="00AB44D1">
          <w:rPr>
            <w:color w:val="000000"/>
            <w:szCs w:val="28"/>
          </w:rPr>
          <w:delText>эмоции</w:delText>
        </w:r>
        <w:r w:rsidR="003F312A" w:rsidRPr="00FB685E" w:rsidDel="00AB44D1">
          <w:rPr>
            <w:color w:val="000000"/>
            <w:szCs w:val="28"/>
          </w:rPr>
          <w:delText xml:space="preserve"> </w:delText>
        </w:r>
        <w:r w:rsidR="003F312A" w:rsidDel="00AB44D1">
          <w:rPr>
            <w:color w:val="000000"/>
            <w:szCs w:val="28"/>
          </w:rPr>
          <w:delText>пользователем</w:delText>
        </w:r>
        <w:r w:rsidR="00C4546B" w:rsidRPr="009F2419" w:rsidDel="00AB44D1">
          <w:rPr>
            <w:color w:val="000000"/>
            <w:szCs w:val="28"/>
          </w:rPr>
          <w:delText>;</w:delText>
        </w:r>
      </w:del>
    </w:p>
    <w:p w14:paraId="23DCABE2" w14:textId="32CA26D0" w:rsidR="005436D1" w:rsidRPr="009F2419" w:rsidDel="00AB44D1" w:rsidRDefault="005436D1" w:rsidP="00EE5ABE">
      <w:pPr>
        <w:pStyle w:val="afff4"/>
        <w:numPr>
          <w:ilvl w:val="0"/>
          <w:numId w:val="19"/>
        </w:numPr>
        <w:tabs>
          <w:tab w:val="left" w:pos="1701"/>
        </w:tabs>
        <w:ind w:left="567" w:firstLine="709"/>
        <w:rPr>
          <w:del w:id="511" w:author="Александр Перепечаев" w:date="2021-05-26T13:26:00Z"/>
        </w:rPr>
      </w:pPr>
      <w:del w:id="512" w:author="Александр Перепечаев" w:date="2021-05-26T13:26:00Z">
        <w:r w:rsidRPr="005436D1" w:rsidDel="00AB44D1">
          <w:rPr>
            <w:lang w:val="en-US"/>
          </w:rPr>
          <w:delText>post</w:delText>
        </w:r>
        <w:r w:rsidRPr="009F2419" w:rsidDel="00AB44D1">
          <w:delText>("/</w:delText>
        </w:r>
        <w:r w:rsidRPr="005436D1" w:rsidDel="00AB44D1">
          <w:rPr>
            <w:lang w:val="en-US"/>
          </w:rPr>
          <w:delText>getPhoto</w:delText>
        </w:r>
        <w:r w:rsidRPr="009F2419" w:rsidDel="00AB44D1">
          <w:delText xml:space="preserve">",  </w:delText>
        </w:r>
        <w:r w:rsidRPr="005436D1" w:rsidDel="00AB44D1">
          <w:rPr>
            <w:lang w:val="en-US"/>
          </w:rPr>
          <w:delText>async</w:delText>
        </w:r>
        <w:r w:rsidRPr="009F2419" w:rsidDel="00AB44D1">
          <w:delText xml:space="preserve"> </w:delText>
        </w:r>
        <w:r w:rsidRPr="005436D1" w:rsidDel="00AB44D1">
          <w:rPr>
            <w:lang w:val="en-US"/>
          </w:rPr>
          <w:delText>function</w:delText>
        </w:r>
        <w:r w:rsidRPr="009F2419" w:rsidDel="00AB44D1">
          <w:delText xml:space="preserve"> (</w:delText>
        </w:r>
        <w:r w:rsidRPr="005436D1" w:rsidDel="00AB44D1">
          <w:rPr>
            <w:lang w:val="en-US"/>
          </w:rPr>
          <w:delText>req</w:delText>
        </w:r>
        <w:r w:rsidRPr="009F2419" w:rsidDel="00AB44D1">
          <w:delText xml:space="preserve">, </w:delText>
        </w:r>
        <w:r w:rsidRPr="005436D1" w:rsidDel="00AB44D1">
          <w:rPr>
            <w:lang w:val="en-US"/>
          </w:rPr>
          <w:delText>res</w:delText>
        </w:r>
        <w:r w:rsidRPr="009F2419" w:rsidDel="00AB44D1">
          <w:delText xml:space="preserve">, </w:delText>
        </w:r>
        <w:r w:rsidRPr="005436D1" w:rsidDel="00AB44D1">
          <w:rPr>
            <w:lang w:val="en-US"/>
          </w:rPr>
          <w:delText>next</w:delText>
        </w:r>
        <w:r w:rsidRPr="009F2419" w:rsidDel="00AB44D1">
          <w:delText>)</w:delText>
        </w:r>
        <w:r w:rsidRPr="00FB685E" w:rsidDel="00AB44D1">
          <w:delText xml:space="preserve"> </w:delText>
        </w:r>
        <w:r w:rsidRPr="009F2419" w:rsidDel="00AB44D1">
          <w:rPr>
            <w:color w:val="000000"/>
            <w:szCs w:val="28"/>
          </w:rPr>
          <w:delText>–</w:delText>
        </w:r>
        <w:r w:rsidRPr="00FB685E" w:rsidDel="00AB44D1">
          <w:rPr>
            <w:color w:val="000000"/>
            <w:szCs w:val="28"/>
          </w:rPr>
          <w:delText xml:space="preserve"> </w:delText>
        </w:r>
        <w:r w:rsidDel="00AB44D1">
          <w:rPr>
            <w:color w:val="000000"/>
            <w:szCs w:val="28"/>
          </w:rPr>
          <w:delText>получить</w:delText>
        </w:r>
        <w:r w:rsidRPr="00FB685E" w:rsidDel="00AB44D1">
          <w:rPr>
            <w:color w:val="000000"/>
            <w:szCs w:val="28"/>
          </w:rPr>
          <w:delText xml:space="preserve"> </w:delText>
        </w:r>
        <w:r w:rsidDel="00AB44D1">
          <w:rPr>
            <w:color w:val="000000"/>
            <w:szCs w:val="28"/>
          </w:rPr>
          <w:delText>случайную</w:delText>
        </w:r>
        <w:r w:rsidRPr="00FB685E" w:rsidDel="00AB44D1">
          <w:rPr>
            <w:color w:val="000000"/>
            <w:szCs w:val="28"/>
          </w:rPr>
          <w:delText xml:space="preserve"> </w:delText>
        </w:r>
        <w:r w:rsidDel="00AB44D1">
          <w:rPr>
            <w:color w:val="000000"/>
            <w:szCs w:val="28"/>
          </w:rPr>
          <w:delText>фотографию</w:delText>
        </w:r>
        <w:r w:rsidRPr="00FB685E" w:rsidDel="00AB44D1">
          <w:rPr>
            <w:color w:val="000000"/>
            <w:szCs w:val="28"/>
          </w:rPr>
          <w:delText xml:space="preserve"> </w:delText>
        </w:r>
        <w:r w:rsidDel="00AB44D1">
          <w:rPr>
            <w:color w:val="000000"/>
            <w:szCs w:val="28"/>
          </w:rPr>
          <w:delText>из</w:delText>
        </w:r>
        <w:r w:rsidRPr="00FB685E" w:rsidDel="00AB44D1">
          <w:rPr>
            <w:color w:val="000000"/>
            <w:szCs w:val="28"/>
          </w:rPr>
          <w:delText xml:space="preserve"> </w:delText>
        </w:r>
        <w:r w:rsidDel="00AB44D1">
          <w:rPr>
            <w:color w:val="000000"/>
            <w:szCs w:val="28"/>
          </w:rPr>
          <w:delText>фотографий</w:delText>
        </w:r>
        <w:r w:rsidRPr="00FB685E" w:rsidDel="00AB44D1">
          <w:rPr>
            <w:color w:val="000000"/>
            <w:szCs w:val="28"/>
          </w:rPr>
          <w:delText xml:space="preserve"> </w:delText>
        </w:r>
        <w:r w:rsidDel="00AB44D1">
          <w:rPr>
            <w:color w:val="000000"/>
            <w:szCs w:val="28"/>
          </w:rPr>
          <w:delText>для</w:delText>
        </w:r>
        <w:r w:rsidRPr="00FB685E" w:rsidDel="00AB44D1">
          <w:rPr>
            <w:color w:val="000000"/>
            <w:szCs w:val="28"/>
          </w:rPr>
          <w:delText xml:space="preserve"> </w:delText>
        </w:r>
        <w:r w:rsidDel="00AB44D1">
          <w:rPr>
            <w:color w:val="000000"/>
            <w:szCs w:val="28"/>
          </w:rPr>
          <w:delText>разметки</w:delText>
        </w:r>
        <w:r w:rsidRPr="009F2419" w:rsidDel="00AB44D1">
          <w:rPr>
            <w:color w:val="000000"/>
            <w:szCs w:val="28"/>
          </w:rPr>
          <w:delText>;</w:delText>
        </w:r>
      </w:del>
    </w:p>
    <w:p w14:paraId="5B6F5A3F" w14:textId="66F06FF1" w:rsidR="005436D1" w:rsidRPr="009F2419" w:rsidDel="00AB44D1" w:rsidRDefault="005436D1" w:rsidP="00EE5ABE">
      <w:pPr>
        <w:pStyle w:val="afff4"/>
        <w:numPr>
          <w:ilvl w:val="0"/>
          <w:numId w:val="19"/>
        </w:numPr>
        <w:tabs>
          <w:tab w:val="left" w:pos="1701"/>
        </w:tabs>
        <w:ind w:left="567" w:firstLine="709"/>
        <w:rPr>
          <w:del w:id="513" w:author="Александр Перепечаев" w:date="2021-05-26T13:26:00Z"/>
        </w:rPr>
      </w:pPr>
      <w:del w:id="514" w:author="Александр Перепечаев" w:date="2021-05-26T13:26:00Z">
        <w:r w:rsidRPr="005436D1" w:rsidDel="00AB44D1">
          <w:rPr>
            <w:lang w:val="en-US"/>
          </w:rPr>
          <w:delText>post</w:delText>
        </w:r>
        <w:r w:rsidRPr="009F2419" w:rsidDel="00AB44D1">
          <w:delText>("/</w:delText>
        </w:r>
        <w:r w:rsidRPr="005436D1" w:rsidDel="00AB44D1">
          <w:rPr>
            <w:lang w:val="en-US"/>
          </w:rPr>
          <w:delText>video</w:delText>
        </w:r>
        <w:r w:rsidRPr="009F2419" w:rsidDel="00AB44D1">
          <w:delText xml:space="preserve">", </w:delText>
        </w:r>
        <w:r w:rsidRPr="005436D1" w:rsidDel="00AB44D1">
          <w:rPr>
            <w:lang w:val="en-US"/>
          </w:rPr>
          <w:delText>upload</w:delText>
        </w:r>
        <w:r w:rsidRPr="009F2419" w:rsidDel="00AB44D1">
          <w:delText>.</w:delText>
        </w:r>
        <w:r w:rsidRPr="005436D1" w:rsidDel="00AB44D1">
          <w:rPr>
            <w:lang w:val="en-US"/>
          </w:rPr>
          <w:delText>single</w:delText>
        </w:r>
        <w:r w:rsidRPr="009F2419" w:rsidDel="00AB44D1">
          <w:delText>("</w:delText>
        </w:r>
        <w:r w:rsidRPr="005436D1" w:rsidDel="00AB44D1">
          <w:rPr>
            <w:lang w:val="en-US"/>
          </w:rPr>
          <w:delText>filedata</w:delText>
        </w:r>
        <w:r w:rsidRPr="009F2419" w:rsidDel="00AB44D1">
          <w:delText xml:space="preserve">"), </w:delText>
        </w:r>
        <w:r w:rsidRPr="005436D1" w:rsidDel="00AB44D1">
          <w:rPr>
            <w:lang w:val="en-US"/>
          </w:rPr>
          <w:delText>function</w:delText>
        </w:r>
        <w:r w:rsidRPr="009F2419" w:rsidDel="00AB44D1">
          <w:delText xml:space="preserve"> (</w:delText>
        </w:r>
        <w:r w:rsidRPr="005436D1" w:rsidDel="00AB44D1">
          <w:rPr>
            <w:lang w:val="en-US"/>
          </w:rPr>
          <w:delText>req</w:delText>
        </w:r>
        <w:r w:rsidRPr="009F2419" w:rsidDel="00AB44D1">
          <w:delText xml:space="preserve">, </w:delText>
        </w:r>
        <w:r w:rsidRPr="005436D1" w:rsidDel="00AB44D1">
          <w:rPr>
            <w:lang w:val="en-US"/>
          </w:rPr>
          <w:delText>res</w:delText>
        </w:r>
        <w:r w:rsidRPr="009F2419" w:rsidDel="00AB44D1">
          <w:delText xml:space="preserve">, </w:delText>
        </w:r>
        <w:r w:rsidRPr="005436D1" w:rsidDel="00AB44D1">
          <w:rPr>
            <w:lang w:val="en-US"/>
          </w:rPr>
          <w:delText>next</w:delText>
        </w:r>
        <w:r w:rsidRPr="009F2419" w:rsidDel="00AB44D1">
          <w:delText>)</w:delText>
        </w:r>
        <w:r w:rsidRPr="00FB685E" w:rsidDel="00AB44D1">
          <w:delText xml:space="preserve"> </w:delText>
        </w:r>
        <w:r w:rsidRPr="009F2419" w:rsidDel="00AB44D1">
          <w:rPr>
            <w:color w:val="000000"/>
            <w:szCs w:val="28"/>
          </w:rPr>
          <w:delText>–</w:delText>
        </w:r>
        <w:r w:rsidRPr="00FB685E" w:rsidDel="00AB44D1">
          <w:rPr>
            <w:color w:val="000000"/>
            <w:szCs w:val="28"/>
          </w:rPr>
          <w:delText xml:space="preserve"> </w:delText>
        </w:r>
        <w:r w:rsidDel="00AB44D1">
          <w:rPr>
            <w:color w:val="000000"/>
            <w:szCs w:val="28"/>
          </w:rPr>
          <w:delText>сохранить</w:delText>
        </w:r>
        <w:r w:rsidRPr="00FB685E" w:rsidDel="00AB44D1">
          <w:rPr>
            <w:color w:val="000000"/>
            <w:szCs w:val="28"/>
          </w:rPr>
          <w:delText xml:space="preserve"> </w:delText>
        </w:r>
        <w:r w:rsidDel="00AB44D1">
          <w:rPr>
            <w:color w:val="000000"/>
            <w:szCs w:val="28"/>
          </w:rPr>
          <w:delText>видео</w:delText>
        </w:r>
        <w:r w:rsidRPr="00FB685E" w:rsidDel="00AB44D1">
          <w:rPr>
            <w:color w:val="000000"/>
            <w:szCs w:val="28"/>
          </w:rPr>
          <w:delText xml:space="preserve"> </w:delText>
        </w:r>
        <w:r w:rsidDel="00AB44D1">
          <w:rPr>
            <w:color w:val="000000"/>
            <w:szCs w:val="28"/>
          </w:rPr>
          <w:delText>и</w:delText>
        </w:r>
        <w:r w:rsidRPr="00FB685E" w:rsidDel="00AB44D1">
          <w:rPr>
            <w:color w:val="000000"/>
            <w:szCs w:val="28"/>
          </w:rPr>
          <w:delText xml:space="preserve"> </w:delText>
        </w:r>
        <w:r w:rsidDel="00AB44D1">
          <w:rPr>
            <w:color w:val="000000"/>
            <w:szCs w:val="28"/>
          </w:rPr>
          <w:delText>провести</w:delText>
        </w:r>
        <w:r w:rsidRPr="00FB685E" w:rsidDel="00AB44D1">
          <w:rPr>
            <w:color w:val="000000"/>
            <w:szCs w:val="28"/>
          </w:rPr>
          <w:delText xml:space="preserve"> </w:delText>
        </w:r>
        <w:r w:rsidDel="00AB44D1">
          <w:rPr>
            <w:color w:val="000000"/>
            <w:szCs w:val="28"/>
          </w:rPr>
          <w:delText>его</w:delText>
        </w:r>
        <w:r w:rsidRPr="00FB685E" w:rsidDel="00AB44D1">
          <w:rPr>
            <w:color w:val="000000"/>
            <w:szCs w:val="28"/>
          </w:rPr>
          <w:delText xml:space="preserve"> </w:delText>
        </w:r>
        <w:r w:rsidDel="00AB44D1">
          <w:rPr>
            <w:color w:val="000000"/>
            <w:szCs w:val="28"/>
          </w:rPr>
          <w:delText>анализ на эмоции</w:delText>
        </w:r>
        <w:r w:rsidRPr="009F2419" w:rsidDel="00AB44D1">
          <w:rPr>
            <w:color w:val="000000"/>
            <w:szCs w:val="28"/>
          </w:rPr>
          <w:delText>;</w:delText>
        </w:r>
      </w:del>
    </w:p>
    <w:p w14:paraId="273F1FFA" w14:textId="72C2662E" w:rsidR="005436D1" w:rsidRPr="00FB685E" w:rsidDel="00AB44D1" w:rsidRDefault="005436D1" w:rsidP="00EE5ABE">
      <w:pPr>
        <w:pStyle w:val="afff4"/>
        <w:numPr>
          <w:ilvl w:val="0"/>
          <w:numId w:val="19"/>
        </w:numPr>
        <w:tabs>
          <w:tab w:val="left" w:pos="1701"/>
        </w:tabs>
        <w:ind w:left="567" w:firstLine="709"/>
        <w:rPr>
          <w:del w:id="515" w:author="Александр Перепечаев" w:date="2021-05-26T13:26:00Z"/>
        </w:rPr>
      </w:pPr>
      <w:del w:id="516" w:author="Александр Перепечаев" w:date="2021-05-26T13:26:00Z">
        <w:r w:rsidRPr="005436D1" w:rsidDel="00AB44D1">
          <w:rPr>
            <w:lang w:val="en-US"/>
          </w:rPr>
          <w:delText>post</w:delText>
        </w:r>
        <w:r w:rsidRPr="009F2419" w:rsidDel="00AB44D1">
          <w:delText>("/</w:delText>
        </w:r>
        <w:r w:rsidRPr="005436D1" w:rsidDel="00AB44D1">
          <w:rPr>
            <w:lang w:val="en-US"/>
          </w:rPr>
          <w:delText>photo</w:delText>
        </w:r>
        <w:r w:rsidRPr="009F2419" w:rsidDel="00AB44D1">
          <w:delText xml:space="preserve">", </w:delText>
        </w:r>
        <w:r w:rsidRPr="005436D1" w:rsidDel="00AB44D1">
          <w:rPr>
            <w:lang w:val="en-US"/>
          </w:rPr>
          <w:delText>upload</w:delText>
        </w:r>
        <w:r w:rsidRPr="009F2419" w:rsidDel="00AB44D1">
          <w:delText>.</w:delText>
        </w:r>
        <w:r w:rsidRPr="005436D1" w:rsidDel="00AB44D1">
          <w:rPr>
            <w:lang w:val="en-US"/>
          </w:rPr>
          <w:delText>single</w:delText>
        </w:r>
        <w:r w:rsidRPr="009F2419" w:rsidDel="00AB44D1">
          <w:delText>("</w:delText>
        </w:r>
        <w:r w:rsidRPr="005436D1" w:rsidDel="00AB44D1">
          <w:rPr>
            <w:lang w:val="en-US"/>
          </w:rPr>
          <w:delText>filedata</w:delText>
        </w:r>
        <w:r w:rsidRPr="009F2419" w:rsidDel="00AB44D1">
          <w:delText xml:space="preserve">"), </w:delText>
        </w:r>
        <w:r w:rsidRPr="005436D1" w:rsidDel="00AB44D1">
          <w:rPr>
            <w:lang w:val="en-US"/>
          </w:rPr>
          <w:delText>async</w:delText>
        </w:r>
        <w:r w:rsidRPr="009F2419" w:rsidDel="00AB44D1">
          <w:delText xml:space="preserve"> </w:delText>
        </w:r>
        <w:r w:rsidRPr="005436D1" w:rsidDel="00AB44D1">
          <w:rPr>
            <w:lang w:val="en-US"/>
          </w:rPr>
          <w:delText>function</w:delText>
        </w:r>
        <w:r w:rsidRPr="009F2419" w:rsidDel="00AB44D1">
          <w:delText xml:space="preserve"> (</w:delText>
        </w:r>
        <w:r w:rsidRPr="005436D1" w:rsidDel="00AB44D1">
          <w:rPr>
            <w:lang w:val="en-US"/>
          </w:rPr>
          <w:delText>req</w:delText>
        </w:r>
        <w:r w:rsidRPr="009F2419" w:rsidDel="00AB44D1">
          <w:delText xml:space="preserve">, </w:delText>
        </w:r>
        <w:r w:rsidRPr="005436D1" w:rsidDel="00AB44D1">
          <w:rPr>
            <w:lang w:val="en-US"/>
          </w:rPr>
          <w:delText>res</w:delText>
        </w:r>
        <w:r w:rsidRPr="009F2419" w:rsidDel="00AB44D1">
          <w:delText xml:space="preserve">, </w:delText>
        </w:r>
        <w:r w:rsidRPr="005436D1" w:rsidDel="00AB44D1">
          <w:rPr>
            <w:lang w:val="en-US"/>
          </w:rPr>
          <w:delText>next</w:delText>
        </w:r>
        <w:r w:rsidRPr="009F2419" w:rsidDel="00AB44D1">
          <w:delText>)</w:delText>
        </w:r>
        <w:r w:rsidRPr="00FB685E" w:rsidDel="00AB44D1">
          <w:delText xml:space="preserve"> </w:delText>
        </w:r>
        <w:r w:rsidRPr="009F2419" w:rsidDel="00AB44D1">
          <w:rPr>
            <w:color w:val="000000"/>
            <w:szCs w:val="28"/>
          </w:rPr>
          <w:delText>–</w:delText>
        </w:r>
        <w:r w:rsidRPr="00FB685E" w:rsidDel="00AB44D1">
          <w:rPr>
            <w:color w:val="000000"/>
            <w:szCs w:val="28"/>
          </w:rPr>
          <w:delText xml:space="preserve"> </w:delText>
        </w:r>
        <w:r w:rsidDel="00AB44D1">
          <w:rPr>
            <w:color w:val="000000"/>
            <w:szCs w:val="28"/>
          </w:rPr>
          <w:delText>сохранить</w:delText>
        </w:r>
        <w:r w:rsidRPr="00FB685E" w:rsidDel="00AB44D1">
          <w:rPr>
            <w:color w:val="000000"/>
            <w:szCs w:val="28"/>
          </w:rPr>
          <w:delText xml:space="preserve"> </w:delText>
        </w:r>
        <w:r w:rsidDel="00AB44D1">
          <w:rPr>
            <w:color w:val="000000"/>
            <w:szCs w:val="28"/>
          </w:rPr>
          <w:delText>фото</w:delText>
        </w:r>
        <w:r w:rsidRPr="00FB685E" w:rsidDel="00AB44D1">
          <w:rPr>
            <w:color w:val="000000"/>
            <w:szCs w:val="28"/>
          </w:rPr>
          <w:delText xml:space="preserve"> </w:delText>
        </w:r>
        <w:r w:rsidDel="00AB44D1">
          <w:rPr>
            <w:color w:val="000000"/>
            <w:szCs w:val="28"/>
          </w:rPr>
          <w:delText>и</w:delText>
        </w:r>
        <w:r w:rsidRPr="00FB685E" w:rsidDel="00AB44D1">
          <w:rPr>
            <w:color w:val="000000"/>
            <w:szCs w:val="28"/>
          </w:rPr>
          <w:delText xml:space="preserve"> </w:delText>
        </w:r>
        <w:r w:rsidDel="00AB44D1">
          <w:rPr>
            <w:color w:val="000000"/>
            <w:szCs w:val="28"/>
          </w:rPr>
          <w:delText>провести</w:delText>
        </w:r>
        <w:r w:rsidRPr="00FB685E" w:rsidDel="00AB44D1">
          <w:rPr>
            <w:color w:val="000000"/>
            <w:szCs w:val="28"/>
          </w:rPr>
          <w:delText xml:space="preserve"> </w:delText>
        </w:r>
        <w:r w:rsidDel="00AB44D1">
          <w:rPr>
            <w:color w:val="000000"/>
            <w:szCs w:val="28"/>
          </w:rPr>
          <w:delText>анализ эмоции на фото</w:delText>
        </w:r>
        <w:r w:rsidRPr="009F2419" w:rsidDel="00AB44D1">
          <w:rPr>
            <w:color w:val="000000"/>
            <w:szCs w:val="28"/>
          </w:rPr>
          <w:delText>;</w:delText>
        </w:r>
      </w:del>
    </w:p>
    <w:p w14:paraId="2BB2B4C5" w14:textId="4572FC68" w:rsidR="005436D1" w:rsidRPr="009F2419" w:rsidDel="00AB44D1" w:rsidRDefault="005436D1" w:rsidP="00EE5ABE">
      <w:pPr>
        <w:pStyle w:val="afff4"/>
        <w:numPr>
          <w:ilvl w:val="0"/>
          <w:numId w:val="19"/>
        </w:numPr>
        <w:tabs>
          <w:tab w:val="left" w:pos="1701"/>
        </w:tabs>
        <w:ind w:left="567" w:firstLine="709"/>
        <w:rPr>
          <w:del w:id="517" w:author="Александр Перепечаев" w:date="2021-05-26T13:26:00Z"/>
        </w:rPr>
      </w:pPr>
      <w:del w:id="518" w:author="Александр Перепечаев" w:date="2021-05-26T13:26:00Z">
        <w:r w:rsidRPr="005436D1" w:rsidDel="00AB44D1">
          <w:rPr>
            <w:lang w:val="en-US"/>
          </w:rPr>
          <w:delText>post</w:delText>
        </w:r>
        <w:r w:rsidRPr="009F2419" w:rsidDel="00AB44D1">
          <w:delText>("/</w:delText>
        </w:r>
        <w:r w:rsidRPr="005436D1" w:rsidDel="00AB44D1">
          <w:rPr>
            <w:lang w:val="en-US"/>
          </w:rPr>
          <w:delText>login</w:delText>
        </w:r>
        <w:r w:rsidRPr="009F2419" w:rsidDel="00AB44D1">
          <w:delText xml:space="preserve">", </w:delText>
        </w:r>
        <w:r w:rsidRPr="005436D1" w:rsidDel="00AB44D1">
          <w:rPr>
            <w:lang w:val="en-US"/>
          </w:rPr>
          <w:delText>async</w:delText>
        </w:r>
        <w:r w:rsidRPr="009F2419" w:rsidDel="00AB44D1">
          <w:delText xml:space="preserve"> (</w:delText>
        </w:r>
        <w:r w:rsidRPr="005436D1" w:rsidDel="00AB44D1">
          <w:rPr>
            <w:lang w:val="en-US"/>
          </w:rPr>
          <w:delText>req</w:delText>
        </w:r>
        <w:r w:rsidRPr="009F2419" w:rsidDel="00AB44D1">
          <w:delText xml:space="preserve">, </w:delText>
        </w:r>
        <w:r w:rsidRPr="005436D1" w:rsidDel="00AB44D1">
          <w:rPr>
            <w:lang w:val="en-US"/>
          </w:rPr>
          <w:delText>res</w:delText>
        </w:r>
        <w:r w:rsidRPr="009F2419" w:rsidDel="00AB44D1">
          <w:delText>)</w:delText>
        </w:r>
        <w:r w:rsidRPr="00FB685E" w:rsidDel="00AB44D1">
          <w:delText xml:space="preserve"> </w:delText>
        </w:r>
        <w:r w:rsidRPr="009F2419" w:rsidDel="00AB44D1">
          <w:rPr>
            <w:color w:val="000000"/>
            <w:szCs w:val="28"/>
          </w:rPr>
          <w:delText>–</w:delText>
        </w:r>
        <w:r w:rsidRPr="00FB685E" w:rsidDel="00AB44D1">
          <w:rPr>
            <w:color w:val="000000"/>
            <w:szCs w:val="28"/>
          </w:rPr>
          <w:delText xml:space="preserve"> </w:delText>
        </w:r>
        <w:r w:rsidDel="00AB44D1">
          <w:rPr>
            <w:color w:val="000000"/>
            <w:szCs w:val="28"/>
          </w:rPr>
          <w:delText>войти</w:delText>
        </w:r>
        <w:r w:rsidRPr="00FB685E" w:rsidDel="00AB44D1">
          <w:rPr>
            <w:color w:val="000000"/>
            <w:szCs w:val="28"/>
          </w:rPr>
          <w:delText xml:space="preserve"> </w:delText>
        </w:r>
        <w:r w:rsidDel="00AB44D1">
          <w:rPr>
            <w:color w:val="000000"/>
            <w:szCs w:val="28"/>
          </w:rPr>
          <w:delText>в</w:delText>
        </w:r>
        <w:r w:rsidRPr="00FB685E" w:rsidDel="00AB44D1">
          <w:rPr>
            <w:color w:val="000000"/>
            <w:szCs w:val="28"/>
          </w:rPr>
          <w:delText xml:space="preserve"> </w:delText>
        </w:r>
        <w:r w:rsidDel="00AB44D1">
          <w:rPr>
            <w:color w:val="000000"/>
            <w:szCs w:val="28"/>
          </w:rPr>
          <w:delText>мобильное приложение</w:delText>
        </w:r>
        <w:r w:rsidRPr="009F2419" w:rsidDel="00AB44D1">
          <w:rPr>
            <w:color w:val="000000"/>
            <w:szCs w:val="28"/>
          </w:rPr>
          <w:delText>;</w:delText>
        </w:r>
      </w:del>
    </w:p>
    <w:p w14:paraId="38093236" w14:textId="72CA849E" w:rsidR="005436D1" w:rsidRPr="009F2419" w:rsidDel="00AB44D1" w:rsidRDefault="005436D1" w:rsidP="00EE5ABE">
      <w:pPr>
        <w:pStyle w:val="afff4"/>
        <w:numPr>
          <w:ilvl w:val="0"/>
          <w:numId w:val="19"/>
        </w:numPr>
        <w:tabs>
          <w:tab w:val="left" w:pos="1701"/>
        </w:tabs>
        <w:ind w:left="567" w:firstLine="709"/>
        <w:rPr>
          <w:del w:id="519" w:author="Александр Перепечаев" w:date="2021-05-26T13:26:00Z"/>
        </w:rPr>
      </w:pPr>
      <w:del w:id="520" w:author="Александр Перепечаев" w:date="2021-05-26T13:26:00Z">
        <w:r w:rsidRPr="005436D1" w:rsidDel="00AB44D1">
          <w:rPr>
            <w:lang w:val="en-US"/>
          </w:rPr>
          <w:delText>post</w:delText>
        </w:r>
        <w:r w:rsidRPr="009F2419" w:rsidDel="00AB44D1">
          <w:delText>("/</w:delText>
        </w:r>
        <w:r w:rsidRPr="005436D1" w:rsidDel="00AB44D1">
          <w:rPr>
            <w:lang w:val="en-US"/>
          </w:rPr>
          <w:delText>registration</w:delText>
        </w:r>
        <w:r w:rsidRPr="009F2419" w:rsidDel="00AB44D1">
          <w:delText xml:space="preserve">", </w:delText>
        </w:r>
        <w:r w:rsidRPr="005436D1" w:rsidDel="00AB44D1">
          <w:rPr>
            <w:lang w:val="en-US"/>
          </w:rPr>
          <w:delText>async</w:delText>
        </w:r>
        <w:r w:rsidRPr="009F2419" w:rsidDel="00AB44D1">
          <w:delText xml:space="preserve"> (</w:delText>
        </w:r>
        <w:r w:rsidRPr="005436D1" w:rsidDel="00AB44D1">
          <w:rPr>
            <w:lang w:val="en-US"/>
          </w:rPr>
          <w:delText>req</w:delText>
        </w:r>
        <w:r w:rsidRPr="009F2419" w:rsidDel="00AB44D1">
          <w:delText xml:space="preserve">, </w:delText>
        </w:r>
        <w:r w:rsidRPr="005436D1" w:rsidDel="00AB44D1">
          <w:rPr>
            <w:lang w:val="en-US"/>
          </w:rPr>
          <w:delText>res</w:delText>
        </w:r>
        <w:r w:rsidRPr="009F2419" w:rsidDel="00AB44D1">
          <w:delText>)</w:delText>
        </w:r>
        <w:r w:rsidRPr="00FB685E" w:rsidDel="00AB44D1">
          <w:delText xml:space="preserve"> </w:delText>
        </w:r>
        <w:r w:rsidRPr="009F2419" w:rsidDel="00AB44D1">
          <w:rPr>
            <w:color w:val="000000"/>
            <w:szCs w:val="28"/>
          </w:rPr>
          <w:delText>–</w:delText>
        </w:r>
        <w:r w:rsidRPr="00FB685E" w:rsidDel="00AB44D1">
          <w:rPr>
            <w:color w:val="000000"/>
            <w:szCs w:val="28"/>
          </w:rPr>
          <w:delText xml:space="preserve"> </w:delText>
        </w:r>
        <w:r w:rsidDel="00AB44D1">
          <w:rPr>
            <w:color w:val="000000"/>
            <w:szCs w:val="28"/>
          </w:rPr>
          <w:delText>регистрация</w:delText>
        </w:r>
        <w:r w:rsidRPr="00FB685E" w:rsidDel="00AB44D1">
          <w:rPr>
            <w:color w:val="000000"/>
            <w:szCs w:val="28"/>
          </w:rPr>
          <w:delText xml:space="preserve"> </w:delText>
        </w:r>
        <w:r w:rsidDel="00AB44D1">
          <w:rPr>
            <w:color w:val="000000"/>
            <w:szCs w:val="28"/>
          </w:rPr>
          <w:delText>в</w:delText>
        </w:r>
        <w:r w:rsidRPr="00FB685E" w:rsidDel="00AB44D1">
          <w:rPr>
            <w:color w:val="000000"/>
            <w:szCs w:val="28"/>
          </w:rPr>
          <w:delText xml:space="preserve"> </w:delText>
        </w:r>
        <w:r w:rsidDel="00AB44D1">
          <w:rPr>
            <w:color w:val="000000"/>
            <w:szCs w:val="28"/>
          </w:rPr>
          <w:delText>мобильном приложении</w:delText>
        </w:r>
        <w:r w:rsidRPr="009F2419" w:rsidDel="00AB44D1">
          <w:rPr>
            <w:color w:val="000000"/>
            <w:szCs w:val="28"/>
          </w:rPr>
          <w:delText>;</w:delText>
        </w:r>
      </w:del>
    </w:p>
    <w:p w14:paraId="115D84FB" w14:textId="132A4C0B" w:rsidR="005436D1" w:rsidRPr="009F2419" w:rsidDel="00AB44D1" w:rsidRDefault="005436D1" w:rsidP="00EE5ABE">
      <w:pPr>
        <w:pStyle w:val="afff4"/>
        <w:numPr>
          <w:ilvl w:val="0"/>
          <w:numId w:val="19"/>
        </w:numPr>
        <w:tabs>
          <w:tab w:val="left" w:pos="1701"/>
        </w:tabs>
        <w:ind w:left="567" w:firstLine="709"/>
        <w:rPr>
          <w:del w:id="521" w:author="Александр Перепечаев" w:date="2021-05-26T13:26:00Z"/>
        </w:rPr>
      </w:pPr>
      <w:del w:id="522" w:author="Александр Перепечаев" w:date="2021-05-26T13:26:00Z">
        <w:r w:rsidRPr="005436D1" w:rsidDel="00AB44D1">
          <w:rPr>
            <w:lang w:val="en-US"/>
          </w:rPr>
          <w:delText>post</w:delText>
        </w:r>
        <w:r w:rsidRPr="009F2419" w:rsidDel="00AB44D1">
          <w:delText>("/</w:delText>
        </w:r>
        <w:r w:rsidRPr="005436D1" w:rsidDel="00AB44D1">
          <w:rPr>
            <w:lang w:val="en-US"/>
          </w:rPr>
          <w:delText>changeEmail</w:delText>
        </w:r>
        <w:r w:rsidRPr="009F2419" w:rsidDel="00AB44D1">
          <w:delText xml:space="preserve">", </w:delText>
        </w:r>
        <w:r w:rsidRPr="005436D1" w:rsidDel="00AB44D1">
          <w:rPr>
            <w:lang w:val="en-US"/>
          </w:rPr>
          <w:delText>async</w:delText>
        </w:r>
        <w:r w:rsidRPr="009F2419" w:rsidDel="00AB44D1">
          <w:delText xml:space="preserve"> (</w:delText>
        </w:r>
        <w:r w:rsidRPr="005436D1" w:rsidDel="00AB44D1">
          <w:rPr>
            <w:lang w:val="en-US"/>
          </w:rPr>
          <w:delText>req</w:delText>
        </w:r>
        <w:r w:rsidRPr="009F2419" w:rsidDel="00AB44D1">
          <w:delText xml:space="preserve">, </w:delText>
        </w:r>
        <w:r w:rsidRPr="005436D1" w:rsidDel="00AB44D1">
          <w:rPr>
            <w:lang w:val="en-US"/>
          </w:rPr>
          <w:delText>res</w:delText>
        </w:r>
        <w:r w:rsidRPr="009F2419" w:rsidDel="00AB44D1">
          <w:delText>)</w:delText>
        </w:r>
        <w:r w:rsidR="00602785" w:rsidRPr="009F2419" w:rsidDel="00AB44D1">
          <w:delText xml:space="preserve"> </w:delText>
        </w:r>
        <w:r w:rsidR="00602785" w:rsidRPr="009F2419" w:rsidDel="00AB44D1">
          <w:rPr>
            <w:color w:val="000000"/>
            <w:szCs w:val="28"/>
          </w:rPr>
          <w:delText xml:space="preserve">– </w:delText>
        </w:r>
        <w:r w:rsidR="00602785" w:rsidDel="00AB44D1">
          <w:rPr>
            <w:color w:val="000000"/>
            <w:szCs w:val="28"/>
          </w:rPr>
          <w:delText>сменить</w:delText>
        </w:r>
        <w:r w:rsidR="00602785" w:rsidRPr="00FB685E" w:rsidDel="00AB44D1">
          <w:rPr>
            <w:color w:val="000000"/>
            <w:szCs w:val="28"/>
          </w:rPr>
          <w:delText xml:space="preserve"> </w:delText>
        </w:r>
        <w:r w:rsidR="00602785" w:rsidDel="00AB44D1">
          <w:rPr>
            <w:color w:val="000000"/>
            <w:szCs w:val="28"/>
          </w:rPr>
          <w:delText>почту</w:delText>
        </w:r>
        <w:r w:rsidR="00602785" w:rsidRPr="00FB685E" w:rsidDel="00AB44D1">
          <w:rPr>
            <w:color w:val="000000"/>
            <w:szCs w:val="28"/>
          </w:rPr>
          <w:delText xml:space="preserve"> </w:delText>
        </w:r>
        <w:r w:rsidR="00602785" w:rsidDel="00AB44D1">
          <w:rPr>
            <w:color w:val="000000"/>
            <w:szCs w:val="28"/>
          </w:rPr>
          <w:delText>в</w:delText>
        </w:r>
        <w:r w:rsidR="00602785" w:rsidRPr="00FB685E" w:rsidDel="00AB44D1">
          <w:rPr>
            <w:color w:val="000000"/>
            <w:szCs w:val="28"/>
          </w:rPr>
          <w:delText xml:space="preserve"> </w:delText>
        </w:r>
        <w:r w:rsidR="00602785" w:rsidDel="00AB44D1">
          <w:rPr>
            <w:color w:val="000000"/>
            <w:szCs w:val="28"/>
          </w:rPr>
          <w:delText>мобильном приложении</w:delText>
        </w:r>
        <w:r w:rsidR="00602785" w:rsidRPr="009F2419" w:rsidDel="00AB44D1">
          <w:rPr>
            <w:color w:val="000000"/>
            <w:szCs w:val="28"/>
          </w:rPr>
          <w:delText>;</w:delText>
        </w:r>
      </w:del>
    </w:p>
    <w:p w14:paraId="69C6E6A5" w14:textId="73638DFC" w:rsidR="005436D1" w:rsidRPr="009F2419" w:rsidDel="00AB44D1" w:rsidRDefault="005436D1" w:rsidP="00EE5ABE">
      <w:pPr>
        <w:pStyle w:val="afff4"/>
        <w:numPr>
          <w:ilvl w:val="0"/>
          <w:numId w:val="19"/>
        </w:numPr>
        <w:tabs>
          <w:tab w:val="left" w:pos="1701"/>
        </w:tabs>
        <w:ind w:left="567" w:firstLine="709"/>
        <w:rPr>
          <w:del w:id="523" w:author="Александр Перепечаев" w:date="2021-05-26T13:26:00Z"/>
        </w:rPr>
      </w:pPr>
      <w:del w:id="524" w:author="Александр Перепечаев" w:date="2021-05-26T13:26:00Z">
        <w:r w:rsidRPr="005436D1" w:rsidDel="00AB44D1">
          <w:rPr>
            <w:lang w:val="en-US"/>
          </w:rPr>
          <w:delText>post</w:delText>
        </w:r>
        <w:r w:rsidRPr="009F2419" w:rsidDel="00AB44D1">
          <w:delText>("/</w:delText>
        </w:r>
        <w:r w:rsidRPr="005436D1" w:rsidDel="00AB44D1">
          <w:rPr>
            <w:lang w:val="en-US"/>
          </w:rPr>
          <w:delText>wrongEmotion</w:delText>
        </w:r>
        <w:r w:rsidRPr="009F2419" w:rsidDel="00AB44D1">
          <w:delText xml:space="preserve">", </w:delText>
        </w:r>
        <w:r w:rsidRPr="005436D1" w:rsidDel="00AB44D1">
          <w:rPr>
            <w:lang w:val="en-US"/>
          </w:rPr>
          <w:delText>async</w:delText>
        </w:r>
        <w:r w:rsidRPr="009F2419" w:rsidDel="00AB44D1">
          <w:delText xml:space="preserve"> (</w:delText>
        </w:r>
        <w:r w:rsidRPr="005436D1" w:rsidDel="00AB44D1">
          <w:rPr>
            <w:lang w:val="en-US"/>
          </w:rPr>
          <w:delText>req</w:delText>
        </w:r>
        <w:r w:rsidRPr="009F2419" w:rsidDel="00AB44D1">
          <w:delText xml:space="preserve">, </w:delText>
        </w:r>
        <w:r w:rsidRPr="005436D1" w:rsidDel="00AB44D1">
          <w:rPr>
            <w:lang w:val="en-US"/>
          </w:rPr>
          <w:delText>res</w:delText>
        </w:r>
        <w:r w:rsidRPr="009F2419" w:rsidDel="00AB44D1">
          <w:delText>)</w:delText>
        </w:r>
        <w:r w:rsidR="00AB4B90" w:rsidRPr="009F2419" w:rsidDel="00AB44D1">
          <w:delText xml:space="preserve"> </w:delText>
        </w:r>
        <w:r w:rsidR="00AB4B90" w:rsidRPr="009F2419" w:rsidDel="00AB44D1">
          <w:rPr>
            <w:color w:val="000000"/>
            <w:szCs w:val="28"/>
          </w:rPr>
          <w:delText xml:space="preserve">– </w:delText>
        </w:r>
        <w:r w:rsidR="00ED5014" w:rsidDel="00AB44D1">
          <w:rPr>
            <w:color w:val="000000"/>
            <w:szCs w:val="28"/>
          </w:rPr>
          <w:delText>отправка</w:delText>
        </w:r>
        <w:r w:rsidR="00ED5014" w:rsidRPr="00FB685E" w:rsidDel="00AB44D1">
          <w:rPr>
            <w:color w:val="000000"/>
            <w:szCs w:val="28"/>
          </w:rPr>
          <w:delText xml:space="preserve"> </w:delText>
        </w:r>
        <w:r w:rsidR="00ED5014" w:rsidDel="00AB44D1">
          <w:rPr>
            <w:color w:val="000000"/>
            <w:szCs w:val="28"/>
          </w:rPr>
          <w:delText>информации о том, что система ошиблась в определении эмоции</w:delText>
        </w:r>
        <w:r w:rsidR="00ED5014" w:rsidRPr="009F2419" w:rsidDel="00AB44D1">
          <w:rPr>
            <w:color w:val="000000"/>
            <w:szCs w:val="28"/>
          </w:rPr>
          <w:delText>;</w:delText>
        </w:r>
      </w:del>
    </w:p>
    <w:p w14:paraId="41E72161" w14:textId="1C736D7D" w:rsidR="00B441FE" w:rsidRPr="00516107" w:rsidDel="00AB44D1" w:rsidRDefault="005436D1" w:rsidP="00B441FE">
      <w:pPr>
        <w:pStyle w:val="afff4"/>
        <w:numPr>
          <w:ilvl w:val="0"/>
          <w:numId w:val="19"/>
        </w:numPr>
        <w:tabs>
          <w:tab w:val="left" w:pos="1701"/>
        </w:tabs>
        <w:ind w:left="567" w:firstLine="709"/>
        <w:rPr>
          <w:del w:id="525" w:author="Александр Перепечаев" w:date="2021-05-26T13:26:00Z"/>
        </w:rPr>
      </w:pPr>
      <w:del w:id="526" w:author="Александр Перепечаев" w:date="2021-05-26T13:26:00Z">
        <w:r w:rsidRPr="005436D1" w:rsidDel="00AB44D1">
          <w:rPr>
            <w:lang w:val="en-US"/>
          </w:rPr>
          <w:delText>post</w:delText>
        </w:r>
        <w:r w:rsidRPr="009F2419" w:rsidDel="00AB44D1">
          <w:delText>("/</w:delText>
        </w:r>
        <w:r w:rsidRPr="005436D1" w:rsidDel="00AB44D1">
          <w:rPr>
            <w:lang w:val="en-US"/>
          </w:rPr>
          <w:delText>photoEmotion</w:delText>
        </w:r>
        <w:r w:rsidRPr="009F2419" w:rsidDel="00AB44D1">
          <w:delText xml:space="preserve">", </w:delText>
        </w:r>
        <w:r w:rsidRPr="005436D1" w:rsidDel="00AB44D1">
          <w:rPr>
            <w:lang w:val="en-US"/>
          </w:rPr>
          <w:delText>async</w:delText>
        </w:r>
        <w:r w:rsidRPr="009F2419" w:rsidDel="00AB44D1">
          <w:delText xml:space="preserve"> (</w:delText>
        </w:r>
        <w:r w:rsidRPr="005436D1" w:rsidDel="00AB44D1">
          <w:rPr>
            <w:lang w:val="en-US"/>
          </w:rPr>
          <w:delText>req</w:delText>
        </w:r>
        <w:r w:rsidRPr="009F2419" w:rsidDel="00AB44D1">
          <w:delText xml:space="preserve">, </w:delText>
        </w:r>
        <w:r w:rsidRPr="005436D1" w:rsidDel="00AB44D1">
          <w:rPr>
            <w:lang w:val="en-US"/>
          </w:rPr>
          <w:delText>res</w:delText>
        </w:r>
        <w:r w:rsidRPr="009F2419" w:rsidDel="00AB44D1">
          <w:delText>)</w:delText>
        </w:r>
        <w:r w:rsidR="00163FA6" w:rsidRPr="009F2419" w:rsidDel="00AB44D1">
          <w:delText xml:space="preserve"> </w:delText>
        </w:r>
        <w:r w:rsidR="00163FA6" w:rsidRPr="009F2419" w:rsidDel="00AB44D1">
          <w:rPr>
            <w:color w:val="000000"/>
            <w:szCs w:val="28"/>
          </w:rPr>
          <w:delText xml:space="preserve">– </w:delText>
        </w:r>
        <w:r w:rsidR="00163FA6" w:rsidDel="00AB44D1">
          <w:rPr>
            <w:color w:val="000000"/>
            <w:szCs w:val="28"/>
          </w:rPr>
          <w:delText>сохранить</w:delText>
        </w:r>
        <w:r w:rsidR="00163FA6" w:rsidRPr="00FB685E" w:rsidDel="00AB44D1">
          <w:rPr>
            <w:color w:val="000000"/>
            <w:szCs w:val="28"/>
          </w:rPr>
          <w:delText xml:space="preserve"> </w:delText>
        </w:r>
        <w:r w:rsidR="00163FA6" w:rsidDel="00AB44D1">
          <w:rPr>
            <w:color w:val="000000"/>
            <w:szCs w:val="28"/>
          </w:rPr>
          <w:delText>фото</w:delText>
        </w:r>
        <w:r w:rsidR="00163FA6" w:rsidRPr="00FB685E" w:rsidDel="00AB44D1">
          <w:rPr>
            <w:color w:val="000000"/>
            <w:szCs w:val="28"/>
          </w:rPr>
          <w:delText xml:space="preserve"> </w:delText>
        </w:r>
        <w:r w:rsidR="00163FA6" w:rsidDel="00AB44D1">
          <w:rPr>
            <w:color w:val="000000"/>
            <w:szCs w:val="28"/>
          </w:rPr>
          <w:delText>и</w:delText>
        </w:r>
        <w:r w:rsidR="00163FA6" w:rsidRPr="00FB685E" w:rsidDel="00AB44D1">
          <w:rPr>
            <w:color w:val="000000"/>
            <w:szCs w:val="28"/>
          </w:rPr>
          <w:delText xml:space="preserve"> </w:delText>
        </w:r>
        <w:r w:rsidR="00163FA6" w:rsidDel="00AB44D1">
          <w:rPr>
            <w:color w:val="000000"/>
            <w:szCs w:val="28"/>
          </w:rPr>
          <w:delText>провести анализ эмоции на фото для мобильного приложения</w:delText>
        </w:r>
        <w:r w:rsidR="00163FA6" w:rsidRPr="009F2419" w:rsidDel="00AB44D1">
          <w:rPr>
            <w:color w:val="000000"/>
            <w:szCs w:val="28"/>
          </w:rPr>
          <w:delText>;</w:delText>
        </w:r>
      </w:del>
    </w:p>
    <w:p w14:paraId="61F3FFE2" w14:textId="5BB55764" w:rsidR="00B955D5" w:rsidDel="00AB44D1" w:rsidRDefault="00B955D5" w:rsidP="00CD2482">
      <w:pPr>
        <w:pStyle w:val="aff6"/>
        <w:spacing w:before="0" w:after="240"/>
        <w:rPr>
          <w:del w:id="527" w:author="Александр Перепечаев" w:date="2021-05-26T13:26:00Z"/>
        </w:rPr>
      </w:pPr>
      <w:del w:id="528" w:author="Александр Перепечаев" w:date="2021-05-26T13:26:00Z">
        <w:r w:rsidRPr="00163FA6" w:rsidDel="00AB44D1">
          <w:br w:type="page"/>
        </w:r>
        <w:r w:rsidRPr="00B955D5" w:rsidDel="00AB44D1">
          <w:delText>4. Тестовые примеры</w:delText>
        </w:r>
      </w:del>
    </w:p>
    <w:p w14:paraId="4FBBBF6E" w14:textId="353B7BD2" w:rsidR="00AA57FD" w:rsidRPr="009F2419" w:rsidDel="00AB44D1" w:rsidRDefault="00AA57FD" w:rsidP="00EE5ABE">
      <w:pPr>
        <w:spacing w:after="240" w:line="360" w:lineRule="auto"/>
        <w:ind w:left="567" w:firstLine="709"/>
        <w:jc w:val="both"/>
        <w:rPr>
          <w:del w:id="529" w:author="Александр Перепечаев" w:date="2021-05-26T13:26:00Z"/>
          <w:bCs/>
          <w:sz w:val="28"/>
          <w:szCs w:val="28"/>
        </w:rPr>
      </w:pPr>
      <w:del w:id="530" w:author="Александр Перепечаев" w:date="2021-05-26T13:26:00Z">
        <w:r w:rsidDel="00AB44D1">
          <w:rPr>
            <w:bCs/>
            <w:sz w:val="28"/>
            <w:szCs w:val="28"/>
          </w:rPr>
          <w:delText>Разработана информационно аналитическая система</w:delText>
        </w:r>
        <w:r w:rsidR="001E290E" w:rsidDel="00AB44D1">
          <w:rPr>
            <w:bCs/>
            <w:sz w:val="28"/>
            <w:szCs w:val="28"/>
          </w:rPr>
          <w:delText>, позволяющая распознавать эмоции</w:delText>
        </w:r>
        <w:r w:rsidR="001621E7" w:rsidDel="00AB44D1">
          <w:rPr>
            <w:bCs/>
            <w:sz w:val="28"/>
            <w:szCs w:val="28"/>
          </w:rPr>
          <w:delText xml:space="preserve"> человека</w:delText>
        </w:r>
        <w:r w:rsidR="001E290E" w:rsidDel="00AB44D1">
          <w:rPr>
            <w:bCs/>
            <w:sz w:val="28"/>
            <w:szCs w:val="28"/>
          </w:rPr>
          <w:delText xml:space="preserve"> по фото и видео. </w:delText>
        </w:r>
      </w:del>
    </w:p>
    <w:p w14:paraId="0E0D496F" w14:textId="062E2C40" w:rsidR="00E6448F" w:rsidRPr="00FB685E" w:rsidDel="00AB44D1" w:rsidRDefault="00E6448F" w:rsidP="00EE5ABE">
      <w:pPr>
        <w:pStyle w:val="afffe"/>
        <w:rPr>
          <w:del w:id="531" w:author="Александр Перепечаев" w:date="2021-05-26T13:26:00Z"/>
        </w:rPr>
      </w:pPr>
      <w:del w:id="532" w:author="Александр Перепечаев" w:date="2021-05-26T13:26:00Z">
        <w:r w:rsidRPr="009F2419" w:rsidDel="00AB44D1">
          <w:delText xml:space="preserve">4.1 </w:delText>
        </w:r>
        <w:r w:rsidDel="00AB44D1">
          <w:delText>Тестовые примеры мобильного приложения</w:delText>
        </w:r>
      </w:del>
    </w:p>
    <w:p w14:paraId="68AC6CC5" w14:textId="57B537CD" w:rsidR="00B955D5" w:rsidRPr="00B955D5" w:rsidDel="00AB44D1" w:rsidRDefault="00B955D5" w:rsidP="005D652F">
      <w:pPr>
        <w:spacing w:line="360" w:lineRule="auto"/>
        <w:ind w:left="567" w:firstLine="709"/>
        <w:jc w:val="both"/>
        <w:rPr>
          <w:del w:id="533" w:author="Александр Перепечаев" w:date="2021-05-26T13:26:00Z"/>
          <w:sz w:val="28"/>
          <w:szCs w:val="28"/>
        </w:rPr>
      </w:pPr>
      <w:del w:id="534" w:author="Александр Перепечаев" w:date="2021-05-26T13:26:00Z">
        <w:r w:rsidRPr="00B955D5" w:rsidDel="00AB44D1">
          <w:rPr>
            <w:sz w:val="28"/>
            <w:szCs w:val="28"/>
          </w:rPr>
          <w:delText xml:space="preserve">Разработанное мобильное приложение имеет интуитивно-понятный интерфейс, поэтому пользователи могут свободно ориентироваться в мобильном приложении. После включения мобильного приложения пользователь попадает на экран входа, который представлен на рисунке </w:delText>
        </w:r>
        <w:r w:rsidR="00B459EE" w:rsidDel="00AB44D1">
          <w:rPr>
            <w:sz w:val="28"/>
            <w:szCs w:val="28"/>
          </w:rPr>
          <w:delText>14</w:delText>
        </w:r>
        <w:r w:rsidRPr="00B955D5" w:rsidDel="00AB44D1">
          <w:rPr>
            <w:sz w:val="28"/>
            <w:szCs w:val="28"/>
          </w:rPr>
          <w:delText>.</w:delText>
        </w:r>
      </w:del>
    </w:p>
    <w:p w14:paraId="39D5C272" w14:textId="56ED13CF" w:rsidR="00B955D5" w:rsidRPr="00B955D5" w:rsidDel="00AB44D1" w:rsidRDefault="00B955D5" w:rsidP="00A0192C">
      <w:pPr>
        <w:spacing w:before="240" w:line="360" w:lineRule="auto"/>
        <w:ind w:left="567"/>
        <w:jc w:val="center"/>
        <w:rPr>
          <w:del w:id="535" w:author="Александр Перепечаев" w:date="2021-05-26T13:26:00Z"/>
          <w:sz w:val="28"/>
          <w:szCs w:val="28"/>
        </w:rPr>
      </w:pPr>
      <w:del w:id="536" w:author="Александр Перепечаев" w:date="2021-05-26T13:26:00Z">
        <w:r w:rsidRPr="00B955D5" w:rsidDel="00AB44D1">
          <w:rPr>
            <w:noProof/>
            <w:sz w:val="28"/>
            <w:szCs w:val="28"/>
          </w:rPr>
          <w:drawing>
            <wp:inline distT="0" distB="0" distL="0" distR="0" wp14:anchorId="21E52D35" wp14:editId="1858D8B5">
              <wp:extent cx="2552700" cy="428334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7730" cy="4291785"/>
                      </a:xfrm>
                      <a:prstGeom prst="rect">
                        <a:avLst/>
                      </a:prstGeom>
                      <a:noFill/>
                      <a:ln>
                        <a:noFill/>
                      </a:ln>
                    </pic:spPr>
                  </pic:pic>
                </a:graphicData>
              </a:graphic>
            </wp:inline>
          </w:drawing>
        </w:r>
      </w:del>
    </w:p>
    <w:p w14:paraId="58915313" w14:textId="57B72846" w:rsidR="00B955D5" w:rsidRPr="00B955D5" w:rsidDel="00AB44D1" w:rsidRDefault="00B955D5" w:rsidP="00A0192C">
      <w:pPr>
        <w:spacing w:before="240" w:after="240" w:line="360" w:lineRule="auto"/>
        <w:ind w:left="567"/>
        <w:jc w:val="center"/>
        <w:rPr>
          <w:del w:id="537" w:author="Александр Перепечаев" w:date="2021-05-26T13:26:00Z"/>
        </w:rPr>
      </w:pPr>
      <w:del w:id="538" w:author="Александр Перепечаев" w:date="2021-05-26T13:26:00Z">
        <w:r w:rsidRPr="00B955D5" w:rsidDel="00AB44D1">
          <w:delText xml:space="preserve">Рисунок </w:delText>
        </w:r>
        <w:r w:rsidR="00B459EE" w:rsidDel="00AB44D1">
          <w:delText>14</w:delText>
        </w:r>
        <w:r w:rsidR="00B459EE" w:rsidRPr="00B955D5" w:rsidDel="00AB44D1">
          <w:delText xml:space="preserve"> </w:delText>
        </w:r>
        <w:r w:rsidRPr="00B955D5" w:rsidDel="00AB44D1">
          <w:delText xml:space="preserve">– Экран входа </w:delText>
        </w:r>
      </w:del>
    </w:p>
    <w:p w14:paraId="5A2CDA90" w14:textId="247FB697" w:rsidR="00B955D5" w:rsidRPr="00B955D5" w:rsidDel="00AB44D1" w:rsidRDefault="00B955D5" w:rsidP="005D652F">
      <w:pPr>
        <w:autoSpaceDE w:val="0"/>
        <w:autoSpaceDN w:val="0"/>
        <w:adjustRightInd w:val="0"/>
        <w:spacing w:before="240" w:line="360" w:lineRule="auto"/>
        <w:ind w:left="567" w:firstLine="709"/>
        <w:jc w:val="both"/>
        <w:rPr>
          <w:del w:id="539" w:author="Александр Перепечаев" w:date="2021-05-26T13:26:00Z"/>
          <w:color w:val="000000"/>
          <w:sz w:val="28"/>
          <w:szCs w:val="28"/>
          <w:lang w:eastAsia="x-none"/>
        </w:rPr>
      </w:pPr>
      <w:del w:id="540" w:author="Александр Перепечаев" w:date="2021-05-26T13:26:00Z">
        <w:r w:rsidRPr="00B955D5" w:rsidDel="00AB44D1">
          <w:rPr>
            <w:color w:val="000000"/>
            <w:sz w:val="28"/>
            <w:szCs w:val="28"/>
            <w:lang w:eastAsia="x-none"/>
          </w:rPr>
          <w:delText xml:space="preserve">После входа пользователь попадает на главный экран мобильного приложения, на котором можно загрузить и отправить фотографию для анализа. Экран до добавления фотографии представлен на рисунке </w:delText>
        </w:r>
        <w:r w:rsidR="00B459EE" w:rsidDel="00AB44D1">
          <w:rPr>
            <w:color w:val="000000"/>
            <w:sz w:val="28"/>
            <w:szCs w:val="28"/>
            <w:lang w:eastAsia="x-none"/>
          </w:rPr>
          <w:delText>15</w:delText>
        </w:r>
        <w:r w:rsidRPr="00B955D5" w:rsidDel="00AB44D1">
          <w:rPr>
            <w:color w:val="000000"/>
            <w:sz w:val="28"/>
            <w:szCs w:val="28"/>
            <w:lang w:eastAsia="x-none"/>
          </w:rPr>
          <w:delText xml:space="preserve">, а экран после добавления фотографии на рисунке </w:delText>
        </w:r>
        <w:r w:rsidR="00B459EE" w:rsidDel="00AB44D1">
          <w:rPr>
            <w:color w:val="000000"/>
            <w:sz w:val="28"/>
            <w:szCs w:val="28"/>
            <w:lang w:eastAsia="x-none"/>
          </w:rPr>
          <w:delText>16</w:delText>
        </w:r>
        <w:r w:rsidRPr="00B955D5" w:rsidDel="00AB44D1">
          <w:rPr>
            <w:color w:val="000000"/>
            <w:sz w:val="28"/>
            <w:szCs w:val="28"/>
            <w:lang w:eastAsia="x-none"/>
          </w:rPr>
          <w:delText xml:space="preserve">. </w:delText>
        </w:r>
      </w:del>
    </w:p>
    <w:p w14:paraId="05C9BE47" w14:textId="04CB97F7" w:rsidR="00B955D5" w:rsidRPr="00B955D5" w:rsidDel="00AB44D1" w:rsidRDefault="00B955D5" w:rsidP="00A0192C">
      <w:pPr>
        <w:autoSpaceDE w:val="0"/>
        <w:autoSpaceDN w:val="0"/>
        <w:adjustRightInd w:val="0"/>
        <w:spacing w:before="240" w:after="240" w:line="360" w:lineRule="auto"/>
        <w:ind w:left="567"/>
        <w:jc w:val="center"/>
        <w:rPr>
          <w:del w:id="541" w:author="Александр Перепечаев" w:date="2021-05-26T13:26:00Z"/>
          <w:color w:val="000000"/>
          <w:lang w:eastAsia="x-none"/>
        </w:rPr>
      </w:pPr>
      <w:del w:id="542" w:author="Александр Перепечаев" w:date="2021-05-26T13:26:00Z">
        <w:r w:rsidRPr="00B955D5" w:rsidDel="00AB44D1">
          <w:rPr>
            <w:noProof/>
            <w:color w:val="000000"/>
            <w:lang w:eastAsia="x-none"/>
          </w:rPr>
          <w:drawing>
            <wp:inline distT="0" distB="0" distL="0" distR="0" wp14:anchorId="70041BC6" wp14:editId="237E5D37">
              <wp:extent cx="2400300" cy="402336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4023360"/>
                      </a:xfrm>
                      <a:prstGeom prst="rect">
                        <a:avLst/>
                      </a:prstGeom>
                      <a:noFill/>
                      <a:ln>
                        <a:noFill/>
                      </a:ln>
                    </pic:spPr>
                  </pic:pic>
                </a:graphicData>
              </a:graphic>
            </wp:inline>
          </w:drawing>
        </w:r>
      </w:del>
    </w:p>
    <w:p w14:paraId="279555DA" w14:textId="151EF92B" w:rsidR="00B955D5" w:rsidRPr="00B955D5" w:rsidDel="00AB44D1" w:rsidRDefault="00B955D5" w:rsidP="00A0192C">
      <w:pPr>
        <w:autoSpaceDE w:val="0"/>
        <w:autoSpaceDN w:val="0"/>
        <w:adjustRightInd w:val="0"/>
        <w:spacing w:before="240" w:after="240" w:line="360" w:lineRule="auto"/>
        <w:ind w:left="567"/>
        <w:jc w:val="center"/>
        <w:rPr>
          <w:del w:id="543" w:author="Александр Перепечаев" w:date="2021-05-26T13:26:00Z"/>
          <w:color w:val="000000"/>
          <w:lang w:eastAsia="x-none"/>
        </w:rPr>
      </w:pPr>
      <w:del w:id="544" w:author="Александр Перепечаев" w:date="2021-05-26T13:26:00Z">
        <w:r w:rsidRPr="00B955D5" w:rsidDel="00AB44D1">
          <w:rPr>
            <w:color w:val="000000"/>
            <w:lang w:eastAsia="x-none"/>
          </w:rPr>
          <w:delText xml:space="preserve">Рисунок </w:delText>
        </w:r>
        <w:r w:rsidR="00B459EE" w:rsidDel="00AB44D1">
          <w:rPr>
            <w:color w:val="000000"/>
            <w:lang w:eastAsia="x-none"/>
          </w:rPr>
          <w:delText>15</w:delText>
        </w:r>
        <w:r w:rsidR="00B459EE" w:rsidRPr="00B955D5" w:rsidDel="00AB44D1">
          <w:rPr>
            <w:color w:val="000000"/>
            <w:lang w:eastAsia="x-none"/>
          </w:rPr>
          <w:delText xml:space="preserve"> </w:delText>
        </w:r>
        <w:r w:rsidRPr="00B955D5" w:rsidDel="00AB44D1">
          <w:rPr>
            <w:color w:val="000000"/>
            <w:lang w:eastAsia="x-none"/>
          </w:rPr>
          <w:delText>– Экран добавления фотографии</w:delText>
        </w:r>
      </w:del>
    </w:p>
    <w:p w14:paraId="270B5E8B" w14:textId="283AE291" w:rsidR="00B955D5" w:rsidRPr="00B955D5" w:rsidDel="00AB44D1" w:rsidRDefault="00B955D5" w:rsidP="00A0192C">
      <w:pPr>
        <w:spacing w:before="240" w:line="360" w:lineRule="auto"/>
        <w:ind w:left="567"/>
        <w:jc w:val="center"/>
        <w:rPr>
          <w:del w:id="545" w:author="Александр Перепечаев" w:date="2021-05-26T13:26:00Z"/>
          <w:noProof/>
          <w:sz w:val="20"/>
          <w:szCs w:val="20"/>
        </w:rPr>
      </w:pPr>
      <w:del w:id="546" w:author="Александр Перепечаев" w:date="2021-05-26T13:26:00Z">
        <w:r w:rsidRPr="00B955D5" w:rsidDel="00AB44D1">
          <w:rPr>
            <w:noProof/>
            <w:sz w:val="20"/>
            <w:szCs w:val="20"/>
          </w:rPr>
          <w:drawing>
            <wp:inline distT="0" distB="0" distL="0" distR="0" wp14:anchorId="68AA6CBE" wp14:editId="41CAC911">
              <wp:extent cx="2316480" cy="38328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6480" cy="3832860"/>
                      </a:xfrm>
                      <a:prstGeom prst="rect">
                        <a:avLst/>
                      </a:prstGeom>
                      <a:noFill/>
                      <a:ln>
                        <a:noFill/>
                      </a:ln>
                    </pic:spPr>
                  </pic:pic>
                </a:graphicData>
              </a:graphic>
            </wp:inline>
          </w:drawing>
        </w:r>
      </w:del>
    </w:p>
    <w:p w14:paraId="7A36C5DF" w14:textId="7E69CB72" w:rsidR="00B955D5" w:rsidRPr="00B955D5" w:rsidDel="00AB44D1" w:rsidRDefault="00B955D5" w:rsidP="00A0192C">
      <w:pPr>
        <w:spacing w:before="240" w:after="240" w:line="360" w:lineRule="auto"/>
        <w:ind w:left="567"/>
        <w:jc w:val="center"/>
        <w:rPr>
          <w:del w:id="547" w:author="Александр Перепечаев" w:date="2021-05-26T13:26:00Z"/>
        </w:rPr>
      </w:pPr>
      <w:del w:id="548" w:author="Александр Перепечаев" w:date="2021-05-26T13:26:00Z">
        <w:r w:rsidRPr="00B955D5" w:rsidDel="00AB44D1">
          <w:delText xml:space="preserve">Рисунок </w:delText>
        </w:r>
        <w:r w:rsidR="00B459EE" w:rsidDel="00AB44D1">
          <w:delText>16</w:delText>
        </w:r>
        <w:r w:rsidR="00B459EE" w:rsidRPr="00B955D5" w:rsidDel="00AB44D1">
          <w:delText xml:space="preserve"> </w:delText>
        </w:r>
        <w:r w:rsidRPr="00B955D5" w:rsidDel="00AB44D1">
          <w:delText>– Экран после добавления фотографии</w:delText>
        </w:r>
      </w:del>
    </w:p>
    <w:p w14:paraId="2251F1E0" w14:textId="01D06E0A" w:rsidR="00B955D5" w:rsidRPr="00B955D5" w:rsidDel="00AB44D1" w:rsidRDefault="00B955D5" w:rsidP="005D652F">
      <w:pPr>
        <w:autoSpaceDE w:val="0"/>
        <w:autoSpaceDN w:val="0"/>
        <w:adjustRightInd w:val="0"/>
        <w:spacing w:line="360" w:lineRule="auto"/>
        <w:ind w:left="567" w:firstLine="709"/>
        <w:jc w:val="both"/>
        <w:rPr>
          <w:del w:id="549" w:author="Александр Перепечаев" w:date="2021-05-26T13:26:00Z"/>
          <w:color w:val="000000"/>
          <w:sz w:val="28"/>
          <w:szCs w:val="28"/>
          <w:lang w:eastAsia="x-none"/>
        </w:rPr>
      </w:pPr>
      <w:del w:id="550" w:author="Александр Перепечаев" w:date="2021-05-26T13:26:00Z">
        <w:r w:rsidRPr="00B955D5" w:rsidDel="00AB44D1">
          <w:rPr>
            <w:color w:val="000000"/>
            <w:sz w:val="28"/>
            <w:szCs w:val="28"/>
            <w:lang w:eastAsia="x-none"/>
          </w:rPr>
          <w:delText xml:space="preserve">При свайпе экрана вправо происходит открытие бокового меню, которое изображено на рисунке </w:delText>
        </w:r>
        <w:r w:rsidR="00B459EE" w:rsidRPr="00B955D5" w:rsidDel="00AB44D1">
          <w:rPr>
            <w:color w:val="000000"/>
            <w:sz w:val="28"/>
            <w:szCs w:val="28"/>
            <w:lang w:eastAsia="x-none"/>
          </w:rPr>
          <w:delText>1</w:delText>
        </w:r>
        <w:r w:rsidR="00B459EE" w:rsidDel="00AB44D1">
          <w:rPr>
            <w:color w:val="000000"/>
            <w:sz w:val="28"/>
            <w:szCs w:val="28"/>
            <w:lang w:eastAsia="x-none"/>
          </w:rPr>
          <w:delText>7</w:delText>
        </w:r>
        <w:r w:rsidRPr="00B955D5" w:rsidDel="00AB44D1">
          <w:rPr>
            <w:color w:val="000000"/>
            <w:sz w:val="28"/>
            <w:szCs w:val="28"/>
            <w:lang w:eastAsia="x-none"/>
          </w:rPr>
          <w:delText>.</w:delText>
        </w:r>
      </w:del>
    </w:p>
    <w:p w14:paraId="3CB8ED93" w14:textId="61D585AA" w:rsidR="00B955D5" w:rsidRPr="00B955D5" w:rsidDel="00AB44D1" w:rsidRDefault="00B955D5">
      <w:pPr>
        <w:spacing w:before="240" w:line="360" w:lineRule="auto"/>
        <w:ind w:left="567"/>
        <w:jc w:val="center"/>
        <w:rPr>
          <w:del w:id="551" w:author="Александр Перепечаев" w:date="2021-05-26T13:26:00Z"/>
          <w:b/>
          <w:noProof/>
          <w:sz w:val="28"/>
          <w:szCs w:val="20"/>
        </w:rPr>
      </w:pPr>
      <w:del w:id="552" w:author="Александр Перепечаев" w:date="2021-05-26T13:26:00Z">
        <w:r w:rsidRPr="00B955D5" w:rsidDel="00AB44D1">
          <w:rPr>
            <w:b/>
            <w:noProof/>
            <w:sz w:val="28"/>
            <w:szCs w:val="20"/>
          </w:rPr>
          <w:drawing>
            <wp:inline distT="0" distB="0" distL="0" distR="0" wp14:anchorId="6D1AB1ED" wp14:editId="1B9072F6">
              <wp:extent cx="2857500" cy="4800600"/>
              <wp:effectExtent l="19050" t="1905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4800600"/>
                      </a:xfrm>
                      <a:prstGeom prst="rect">
                        <a:avLst/>
                      </a:prstGeom>
                      <a:noFill/>
                      <a:ln w="12700" cmpd="sng">
                        <a:solidFill>
                          <a:srgbClr val="000000"/>
                        </a:solidFill>
                        <a:miter lim="800000"/>
                        <a:headEnd/>
                        <a:tailEnd/>
                      </a:ln>
                      <a:effectLst/>
                    </pic:spPr>
                  </pic:pic>
                </a:graphicData>
              </a:graphic>
            </wp:inline>
          </w:drawing>
        </w:r>
      </w:del>
    </w:p>
    <w:p w14:paraId="1D7EFA05" w14:textId="2240FDDE" w:rsidR="00B955D5" w:rsidDel="00AB44D1" w:rsidRDefault="00B955D5" w:rsidP="00A0192C">
      <w:pPr>
        <w:spacing w:before="240" w:line="360" w:lineRule="auto"/>
        <w:ind w:left="567"/>
        <w:jc w:val="center"/>
        <w:rPr>
          <w:del w:id="553" w:author="Александр Перепечаев" w:date="2021-05-26T13:26:00Z"/>
          <w:noProof/>
          <w:szCs w:val="20"/>
        </w:rPr>
      </w:pPr>
      <w:del w:id="554" w:author="Александр Перепечаев" w:date="2021-05-26T13:26:00Z">
        <w:r w:rsidRPr="00B955D5" w:rsidDel="00AB44D1">
          <w:rPr>
            <w:noProof/>
            <w:szCs w:val="20"/>
          </w:rPr>
          <w:delText xml:space="preserve">Рисунок </w:delText>
        </w:r>
        <w:r w:rsidR="00B459EE" w:rsidRPr="00B955D5" w:rsidDel="00AB44D1">
          <w:rPr>
            <w:noProof/>
            <w:szCs w:val="20"/>
          </w:rPr>
          <w:delText>1</w:delText>
        </w:r>
        <w:r w:rsidR="00B459EE" w:rsidDel="00AB44D1">
          <w:rPr>
            <w:noProof/>
            <w:szCs w:val="20"/>
          </w:rPr>
          <w:delText>7</w:delText>
        </w:r>
        <w:r w:rsidRPr="00B955D5" w:rsidDel="00AB44D1">
          <w:rPr>
            <w:b/>
            <w:noProof/>
            <w:sz w:val="28"/>
            <w:szCs w:val="20"/>
          </w:rPr>
          <w:delText xml:space="preserve">– </w:delText>
        </w:r>
        <w:r w:rsidRPr="00B955D5" w:rsidDel="00AB44D1">
          <w:rPr>
            <w:noProof/>
            <w:szCs w:val="20"/>
          </w:rPr>
          <w:delText>Боковое меню</w:delText>
        </w:r>
      </w:del>
    </w:p>
    <w:p w14:paraId="0F5CF533" w14:textId="0DD0E563" w:rsidR="000E1584" w:rsidDel="00AB44D1" w:rsidRDefault="000E1584" w:rsidP="00EE5ABE">
      <w:pPr>
        <w:pStyle w:val="afffe"/>
        <w:rPr>
          <w:del w:id="555" w:author="Александр Перепечаев" w:date="2021-05-26T13:26:00Z"/>
          <w:noProof/>
        </w:rPr>
      </w:pPr>
      <w:del w:id="556" w:author="Александр Перепечаев" w:date="2021-05-26T13:26:00Z">
        <w:r w:rsidDel="00AB44D1">
          <w:rPr>
            <w:noProof/>
          </w:rPr>
          <w:delText>4.2 Те</w:delText>
        </w:r>
        <w:r w:rsidR="00611522" w:rsidDel="00AB44D1">
          <w:rPr>
            <w:noProof/>
          </w:rPr>
          <w:delText>с</w:delText>
        </w:r>
        <w:r w:rsidDel="00AB44D1">
          <w:rPr>
            <w:noProof/>
          </w:rPr>
          <w:delText xml:space="preserve">товые примеры работы </w:delText>
        </w:r>
        <w:r w:rsidDel="00AB44D1">
          <w:rPr>
            <w:noProof/>
            <w:lang w:val="en-US"/>
          </w:rPr>
          <w:delText>web</w:delText>
        </w:r>
        <w:r w:rsidRPr="009F2419" w:rsidDel="00AB44D1">
          <w:rPr>
            <w:noProof/>
          </w:rPr>
          <w:delText>-</w:delText>
        </w:r>
        <w:r w:rsidR="00244412" w:rsidDel="00AB44D1">
          <w:rPr>
            <w:noProof/>
          </w:rPr>
          <w:delText>панели</w:delText>
        </w:r>
      </w:del>
    </w:p>
    <w:p w14:paraId="0B933FB6" w14:textId="68417B1B" w:rsidR="00244412" w:rsidDel="00AB44D1" w:rsidRDefault="00244412">
      <w:pPr>
        <w:pStyle w:val="afff4"/>
        <w:rPr>
          <w:del w:id="557" w:author="Александр Перепечаев" w:date="2021-05-26T13:26:00Z"/>
          <w:noProof/>
        </w:rPr>
      </w:pPr>
      <w:del w:id="558" w:author="Александр Перепечаев" w:date="2021-05-26T13:26:00Z">
        <w:r w:rsidDel="00AB44D1">
          <w:rPr>
            <w:noProof/>
            <w:lang w:val="en-US"/>
          </w:rPr>
          <w:delText>Web</w:delText>
        </w:r>
        <w:r w:rsidRPr="009F2419" w:rsidDel="00AB44D1">
          <w:rPr>
            <w:noProof/>
          </w:rPr>
          <w:delText>-</w:delText>
        </w:r>
        <w:r w:rsidDel="00AB44D1">
          <w:rPr>
            <w:noProof/>
          </w:rPr>
          <w:delText xml:space="preserve">панель имеет простой и понятный интерефейс, поэтому у пользователей не должно быть проблем в том, чтобы разобарться  в работе программы. При включении </w:delText>
        </w:r>
        <w:r w:rsidDel="00AB44D1">
          <w:rPr>
            <w:noProof/>
            <w:lang w:val="en-US"/>
          </w:rPr>
          <w:delText>Web</w:delText>
        </w:r>
        <w:r w:rsidRPr="009F2419" w:rsidDel="00AB44D1">
          <w:rPr>
            <w:noProof/>
          </w:rPr>
          <w:delText>-</w:delText>
        </w:r>
        <w:r w:rsidDel="00AB44D1">
          <w:rPr>
            <w:noProof/>
          </w:rPr>
          <w:delText xml:space="preserve">панели пользователь сразу попадает на страницу  </w:delText>
        </w:r>
        <w:r w:rsidR="00065244" w:rsidDel="00AB44D1">
          <w:rPr>
            <w:noProof/>
          </w:rPr>
          <w:delText xml:space="preserve">для работы с видео </w:delText>
        </w:r>
        <w:r w:rsidDel="00AB44D1">
          <w:rPr>
            <w:noProof/>
          </w:rPr>
          <w:delText xml:space="preserve">видео. </w:delText>
        </w:r>
        <w:r w:rsidR="00065244" w:rsidDel="00AB44D1">
          <w:rPr>
            <w:noProof/>
          </w:rPr>
          <w:delText xml:space="preserve">Данная страница представлена на рисунке </w:delText>
        </w:r>
        <w:r w:rsidR="00B459EE" w:rsidDel="00AB44D1">
          <w:rPr>
            <w:noProof/>
          </w:rPr>
          <w:delText>18</w:delText>
        </w:r>
        <w:r w:rsidR="00065244" w:rsidDel="00AB44D1">
          <w:rPr>
            <w:noProof/>
          </w:rPr>
          <w:delText xml:space="preserve">. Если выбрать определенное видео и отправить его на сервер, то в ответ придет иформация о </w:delText>
        </w:r>
        <w:r w:rsidR="00E12A87" w:rsidDel="00AB44D1">
          <w:rPr>
            <w:noProof/>
          </w:rPr>
          <w:delText>доли</w:delText>
        </w:r>
        <w:r w:rsidR="00065244" w:rsidDel="00AB44D1">
          <w:rPr>
            <w:noProof/>
          </w:rPr>
          <w:delText xml:space="preserve"> </w:delText>
        </w:r>
        <w:r w:rsidR="00E12A87" w:rsidDel="00AB44D1">
          <w:rPr>
            <w:noProof/>
          </w:rPr>
          <w:delText xml:space="preserve">каждой эмоции на видео. </w:delText>
        </w:r>
        <w:r w:rsidR="004A4175" w:rsidDel="00AB44D1">
          <w:rPr>
            <w:noProof/>
          </w:rPr>
          <w:delText xml:space="preserve">Данная информация будет отражена в </w:delText>
        </w:r>
        <w:r w:rsidR="004A4175" w:rsidDel="00AB44D1">
          <w:rPr>
            <w:noProof/>
            <w:lang w:val="en-US"/>
          </w:rPr>
          <w:delText>web</w:delText>
        </w:r>
        <w:r w:rsidR="004A4175" w:rsidRPr="009F2419" w:rsidDel="00AB44D1">
          <w:rPr>
            <w:noProof/>
          </w:rPr>
          <w:delText>-</w:delText>
        </w:r>
        <w:r w:rsidR="004A4175" w:rsidDel="00AB44D1">
          <w:rPr>
            <w:noProof/>
          </w:rPr>
          <w:delText xml:space="preserve">панели в виде диаграммы. Пример диаграммы представлен на рисунке </w:delText>
        </w:r>
        <w:r w:rsidR="00B459EE" w:rsidDel="00AB44D1">
          <w:rPr>
            <w:noProof/>
          </w:rPr>
          <w:delText>19</w:delText>
        </w:r>
        <w:r w:rsidR="004A4175" w:rsidDel="00AB44D1">
          <w:rPr>
            <w:noProof/>
          </w:rPr>
          <w:delText>.</w:delText>
        </w:r>
      </w:del>
    </w:p>
    <w:p w14:paraId="36B47995" w14:textId="68849F74" w:rsidR="005E1146" w:rsidDel="00AB44D1" w:rsidRDefault="0056377A" w:rsidP="00A078EA">
      <w:pPr>
        <w:pStyle w:val="afff2"/>
        <w:ind w:left="284"/>
        <w:rPr>
          <w:del w:id="559" w:author="Александр Перепечаев" w:date="2021-05-26T13:26:00Z"/>
        </w:rPr>
      </w:pPr>
      <w:del w:id="560" w:author="Александр Перепечаев" w:date="2021-05-26T13:26:00Z">
        <w:r w:rsidRPr="0056377A" w:rsidDel="00AB44D1">
          <w:rPr>
            <w:noProof/>
          </w:rPr>
          <w:delText xml:space="preserve"> </w:delText>
        </w:r>
        <w:r w:rsidDel="00AB44D1">
          <w:rPr>
            <w:noProof/>
          </w:rPr>
          <w:drawing>
            <wp:inline distT="0" distB="0" distL="0" distR="0" wp14:anchorId="1C3BCA80" wp14:editId="5DF32197">
              <wp:extent cx="6299409" cy="2946400"/>
              <wp:effectExtent l="19050" t="19050" r="635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945" b="4909"/>
                      <a:stretch/>
                    </pic:blipFill>
                    <pic:spPr bwMode="auto">
                      <a:xfrm>
                        <a:off x="0" y="0"/>
                        <a:ext cx="6299835" cy="29465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244412" w:rsidDel="00AB44D1">
          <w:rPr>
            <w:noProof/>
          </w:rPr>
          <w:delText xml:space="preserve">Рисунок </w:delText>
        </w:r>
        <w:r w:rsidR="00B459EE" w:rsidDel="00AB44D1">
          <w:rPr>
            <w:noProof/>
          </w:rPr>
          <w:delText xml:space="preserve">18 </w:delText>
        </w:r>
        <w:r w:rsidR="00244412" w:rsidDel="00AB44D1">
          <w:rPr>
            <w:noProof/>
          </w:rPr>
          <w:delText>– Страница для работы с видео</w:delText>
        </w:r>
      </w:del>
    </w:p>
    <w:p w14:paraId="0AC8F992" w14:textId="7AF4E508" w:rsidR="008B36EA" w:rsidDel="00AB44D1" w:rsidRDefault="0056377A" w:rsidP="00A078EA">
      <w:pPr>
        <w:pStyle w:val="afff2"/>
        <w:ind w:left="284"/>
        <w:jc w:val="left"/>
        <w:rPr>
          <w:del w:id="561" w:author="Александр Перепечаев" w:date="2021-05-26T13:26:00Z"/>
        </w:rPr>
      </w:pPr>
      <w:del w:id="562" w:author="Александр Перепечаев" w:date="2021-05-26T13:26:00Z">
        <w:r w:rsidDel="00AB44D1">
          <w:rPr>
            <w:noProof/>
          </w:rPr>
          <w:drawing>
            <wp:inline distT="0" distB="0" distL="0" distR="0" wp14:anchorId="0B326B32" wp14:editId="17646BD2">
              <wp:extent cx="6298983" cy="2954867"/>
              <wp:effectExtent l="19050" t="1905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706" b="4905"/>
                      <a:stretch/>
                    </pic:blipFill>
                    <pic:spPr bwMode="auto">
                      <a:xfrm>
                        <a:off x="0" y="0"/>
                        <a:ext cx="6299835" cy="29552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del>
    </w:p>
    <w:p w14:paraId="6F369219" w14:textId="687A707F" w:rsidR="007F6389" w:rsidRPr="009F2419" w:rsidDel="00AB44D1" w:rsidRDefault="004A4175">
      <w:pPr>
        <w:pStyle w:val="afff2"/>
        <w:rPr>
          <w:del w:id="563" w:author="Александр Перепечаев" w:date="2021-05-26T13:26:00Z"/>
        </w:rPr>
      </w:pPr>
      <w:del w:id="564" w:author="Александр Перепечаев" w:date="2021-05-26T13:26:00Z">
        <w:r w:rsidDel="00AB44D1">
          <w:delText xml:space="preserve">Рисунок </w:delText>
        </w:r>
        <w:r w:rsidR="00B459EE" w:rsidDel="00AB44D1">
          <w:delText xml:space="preserve">19 </w:delText>
        </w:r>
        <w:r w:rsidDel="00AB44D1">
          <w:delText>– Диаграмма доли эмоций.</w:delText>
        </w:r>
      </w:del>
    </w:p>
    <w:p w14:paraId="7350843D" w14:textId="2C049AFA" w:rsidR="004A4175" w:rsidDel="00AB44D1" w:rsidRDefault="006009EB" w:rsidP="006009EB">
      <w:pPr>
        <w:pStyle w:val="afff4"/>
        <w:rPr>
          <w:del w:id="565" w:author="Александр Перепечаев" w:date="2021-05-26T13:26:00Z"/>
          <w:noProof/>
        </w:rPr>
      </w:pPr>
      <w:del w:id="566" w:author="Александр Перепечаев" w:date="2021-05-26T13:26:00Z">
        <w:r w:rsidDel="00AB44D1">
          <w:rPr>
            <w:noProof/>
          </w:rPr>
          <w:delText xml:space="preserve">Также реализована страница отвечающая за работу с фотографиями. Пользователь может загрузить фотографию, а в ответ получить эмоцию. Данная страница представлена на рисунке </w:delText>
        </w:r>
        <w:r w:rsidR="00B459EE" w:rsidDel="00AB44D1">
          <w:rPr>
            <w:noProof/>
          </w:rPr>
          <w:delText>20</w:delText>
        </w:r>
        <w:r w:rsidDel="00AB44D1">
          <w:rPr>
            <w:noProof/>
          </w:rPr>
          <w:delText>.</w:delText>
        </w:r>
      </w:del>
    </w:p>
    <w:p w14:paraId="2E0F7F6A" w14:textId="4E5B20CB" w:rsidR="006009EB" w:rsidDel="00AB44D1" w:rsidRDefault="008B5585" w:rsidP="00A078EA">
      <w:pPr>
        <w:pStyle w:val="afff2"/>
        <w:spacing w:after="0"/>
        <w:ind w:left="284"/>
        <w:rPr>
          <w:del w:id="567" w:author="Александр Перепечаев" w:date="2021-05-26T13:26:00Z"/>
          <w:noProof/>
        </w:rPr>
      </w:pPr>
      <w:del w:id="568" w:author="Александр Перепечаев" w:date="2021-05-26T13:26:00Z">
        <w:r w:rsidRPr="008B5585" w:rsidDel="00AB44D1">
          <w:rPr>
            <w:noProof/>
          </w:rPr>
          <w:delText xml:space="preserve"> </w:delText>
        </w:r>
        <w:r w:rsidDel="00AB44D1">
          <w:rPr>
            <w:noProof/>
          </w:rPr>
          <w:drawing>
            <wp:inline distT="0" distB="0" distL="0" distR="0" wp14:anchorId="4DA6808F" wp14:editId="6CB3B488">
              <wp:extent cx="6299835" cy="2946400"/>
              <wp:effectExtent l="19050" t="19050" r="571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84" b="4676"/>
                      <a:stretch/>
                    </pic:blipFill>
                    <pic:spPr bwMode="auto">
                      <a:xfrm>
                        <a:off x="0" y="0"/>
                        <a:ext cx="6299835" cy="2946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009EB" w:rsidDel="00AB44D1">
          <w:rPr>
            <w:noProof/>
          </w:rPr>
          <w:delText xml:space="preserve">Рисунок </w:delText>
        </w:r>
        <w:r w:rsidR="00B459EE" w:rsidDel="00AB44D1">
          <w:rPr>
            <w:noProof/>
          </w:rPr>
          <w:delText xml:space="preserve">20 </w:delText>
        </w:r>
        <w:r w:rsidR="006009EB" w:rsidDel="00AB44D1">
          <w:rPr>
            <w:noProof/>
          </w:rPr>
          <w:delText>– Страница для работы с фотографями</w:delText>
        </w:r>
      </w:del>
    </w:p>
    <w:p w14:paraId="3011DF1F" w14:textId="51EA3CAD" w:rsidR="006009EB" w:rsidDel="00AB44D1" w:rsidRDefault="006009EB" w:rsidP="006009EB">
      <w:pPr>
        <w:pStyle w:val="afff4"/>
        <w:rPr>
          <w:del w:id="569" w:author="Александр Перепечаев" w:date="2021-05-26T13:26:00Z"/>
          <w:noProof/>
        </w:rPr>
      </w:pPr>
      <w:del w:id="570" w:author="Александр Перепечаев" w:date="2021-05-26T13:26:00Z">
        <w:r w:rsidDel="00AB44D1">
          <w:rPr>
            <w:noProof/>
          </w:rPr>
          <w:delText>Если пользователь не согласен с предсказанной эмоцией, то он может отравить фотографию на разметку, тем самым предоставить фотографию для дальнейшего дообучения нейронной сети</w:delText>
        </w:r>
        <w:r w:rsidR="00A342EA" w:rsidDel="00AB44D1">
          <w:rPr>
            <w:noProof/>
          </w:rPr>
          <w:delText xml:space="preserve">, данный вариант преставлен на рисунке </w:delText>
        </w:r>
        <w:r w:rsidR="00B459EE" w:rsidDel="00AB44D1">
          <w:rPr>
            <w:noProof/>
          </w:rPr>
          <w:delText>21</w:delText>
        </w:r>
        <w:r w:rsidR="00A342EA" w:rsidDel="00AB44D1">
          <w:rPr>
            <w:noProof/>
          </w:rPr>
          <w:delText>.</w:delText>
        </w:r>
      </w:del>
    </w:p>
    <w:p w14:paraId="066A3463" w14:textId="03F2C489" w:rsidR="00C565B6" w:rsidDel="00AB44D1" w:rsidRDefault="008B5585" w:rsidP="00EE5ABE">
      <w:pPr>
        <w:pStyle w:val="afff2"/>
        <w:ind w:left="284"/>
        <w:rPr>
          <w:del w:id="571" w:author="Александр Перепечаев" w:date="2021-05-26T13:26:00Z"/>
          <w:noProof/>
        </w:rPr>
      </w:pPr>
      <w:del w:id="572" w:author="Александр Перепечаев" w:date="2021-05-26T13:26:00Z">
        <w:r w:rsidRPr="008B5585" w:rsidDel="00AB44D1">
          <w:rPr>
            <w:noProof/>
          </w:rPr>
          <w:delText xml:space="preserve"> </w:delText>
        </w:r>
        <w:r w:rsidDel="00AB44D1">
          <w:rPr>
            <w:noProof/>
          </w:rPr>
          <w:drawing>
            <wp:inline distT="0" distB="0" distL="0" distR="0" wp14:anchorId="260C99E8" wp14:editId="70B3E02A">
              <wp:extent cx="6299407" cy="2954867"/>
              <wp:effectExtent l="19050" t="1905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945" b="4671"/>
                      <a:stretch/>
                    </pic:blipFill>
                    <pic:spPr bwMode="auto">
                      <a:xfrm>
                        <a:off x="0" y="0"/>
                        <a:ext cx="6299835" cy="29550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del>
    </w:p>
    <w:p w14:paraId="5B489DF0" w14:textId="26BB8629" w:rsidR="00A342EA" w:rsidDel="00AB44D1" w:rsidRDefault="00A342EA">
      <w:pPr>
        <w:pStyle w:val="afff2"/>
        <w:rPr>
          <w:del w:id="573" w:author="Александр Перепечаев" w:date="2021-05-26T13:26:00Z"/>
          <w:noProof/>
        </w:rPr>
      </w:pPr>
      <w:del w:id="574" w:author="Александр Перепечаев" w:date="2021-05-26T13:26:00Z">
        <w:r w:rsidDel="00AB44D1">
          <w:rPr>
            <w:noProof/>
          </w:rPr>
          <w:delText xml:space="preserve">Рисунок </w:delText>
        </w:r>
        <w:r w:rsidR="00B459EE" w:rsidDel="00AB44D1">
          <w:rPr>
            <w:noProof/>
          </w:rPr>
          <w:delText xml:space="preserve">21 </w:delText>
        </w:r>
        <w:r w:rsidDel="00AB44D1">
          <w:rPr>
            <w:noProof/>
          </w:rPr>
          <w:delText>– Выбор эмоции на фото в случае несогласия с предсказанием</w:delText>
        </w:r>
      </w:del>
    </w:p>
    <w:p w14:paraId="1B1D3077" w14:textId="35320210" w:rsidR="00660CA8" w:rsidRPr="000C5D65" w:rsidDel="00AB44D1" w:rsidRDefault="000C5D65">
      <w:pPr>
        <w:pStyle w:val="afff4"/>
        <w:rPr>
          <w:del w:id="575" w:author="Александр Перепечаев" w:date="2021-05-26T13:26:00Z"/>
          <w:noProof/>
        </w:rPr>
      </w:pPr>
      <w:del w:id="576" w:author="Александр Перепечаев" w:date="2021-05-26T13:26:00Z">
        <w:r w:rsidDel="00AB44D1">
          <w:rPr>
            <w:noProof/>
          </w:rPr>
          <w:delText xml:space="preserve">Также каждый пользователь может принять участие в разметке фотографий. Пользователю показывается случайная фотография из тех, которые другие пользователи отправили на анализ, то есть их не устроила эмоция, которую вернула система. Пример данной страницы преведен на рисунке </w:delText>
        </w:r>
        <w:r w:rsidR="00B459EE" w:rsidDel="00AB44D1">
          <w:rPr>
            <w:noProof/>
          </w:rPr>
          <w:delText>22</w:delText>
        </w:r>
        <w:r w:rsidDel="00AB44D1">
          <w:rPr>
            <w:noProof/>
          </w:rPr>
          <w:delText xml:space="preserve">. </w:delText>
        </w:r>
      </w:del>
    </w:p>
    <w:p w14:paraId="31B85068" w14:textId="2946A13C" w:rsidR="00D67B76" w:rsidDel="00AB44D1" w:rsidRDefault="00D67B76" w:rsidP="00EE5ABE">
      <w:pPr>
        <w:pStyle w:val="afff2"/>
        <w:ind w:left="284"/>
        <w:rPr>
          <w:del w:id="577" w:author="Александр Перепечаев" w:date="2021-05-26T13:26:00Z"/>
          <w:rFonts w:eastAsia="Calibri"/>
          <w:noProof/>
          <w:lang w:eastAsia="en-US"/>
        </w:rPr>
      </w:pPr>
      <w:del w:id="578" w:author="Александр Перепечаев" w:date="2021-05-26T13:26:00Z">
        <w:r w:rsidDel="00AB44D1">
          <w:rPr>
            <w:noProof/>
          </w:rPr>
          <w:drawing>
            <wp:inline distT="0" distB="0" distL="0" distR="0" wp14:anchorId="454E64F1" wp14:editId="2BAA80E8">
              <wp:extent cx="6299835" cy="2796540"/>
              <wp:effectExtent l="19050" t="19050" r="571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11611" b="9479"/>
                      <a:stretch/>
                    </pic:blipFill>
                    <pic:spPr bwMode="auto">
                      <a:xfrm>
                        <a:off x="0" y="0"/>
                        <a:ext cx="6299835" cy="27965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del>
    </w:p>
    <w:p w14:paraId="673B9666" w14:textId="6ABD5EE2" w:rsidR="005777EC" w:rsidDel="00AB44D1" w:rsidRDefault="00660CA8" w:rsidP="005777EC">
      <w:pPr>
        <w:pStyle w:val="afff2"/>
        <w:rPr>
          <w:del w:id="579" w:author="Александр Перепечаев" w:date="2021-05-26T13:26:00Z"/>
          <w:rFonts w:eastAsia="Calibri"/>
          <w:noProof/>
          <w:lang w:eastAsia="en-US"/>
        </w:rPr>
      </w:pPr>
      <w:del w:id="580" w:author="Александр Перепечаев" w:date="2021-05-26T13:26:00Z">
        <w:r w:rsidDel="00AB44D1">
          <w:rPr>
            <w:rFonts w:eastAsia="Calibri"/>
            <w:noProof/>
            <w:lang w:eastAsia="en-US"/>
          </w:rPr>
          <w:delText xml:space="preserve">Рисунок </w:delText>
        </w:r>
        <w:r w:rsidR="00B459EE" w:rsidDel="00AB44D1">
          <w:rPr>
            <w:rFonts w:eastAsia="Calibri"/>
            <w:noProof/>
            <w:lang w:eastAsia="en-US"/>
          </w:rPr>
          <w:delText xml:space="preserve">22 </w:delText>
        </w:r>
        <w:r w:rsidDel="00AB44D1">
          <w:rPr>
            <w:rFonts w:eastAsia="Calibri"/>
            <w:noProof/>
            <w:lang w:eastAsia="en-US"/>
          </w:rPr>
          <w:delText xml:space="preserve">– </w:delText>
        </w:r>
        <w:r w:rsidR="00121BD0" w:rsidDel="00AB44D1">
          <w:rPr>
            <w:rFonts w:eastAsia="Calibri"/>
            <w:noProof/>
            <w:lang w:eastAsia="en-US"/>
          </w:rPr>
          <w:delText>Страница р</w:delText>
        </w:r>
        <w:r w:rsidDel="00AB44D1">
          <w:rPr>
            <w:rFonts w:eastAsia="Calibri"/>
            <w:noProof/>
            <w:lang w:eastAsia="en-US"/>
          </w:rPr>
          <w:delText>азметк</w:delText>
        </w:r>
        <w:r w:rsidR="00121BD0" w:rsidDel="00AB44D1">
          <w:rPr>
            <w:rFonts w:eastAsia="Calibri"/>
            <w:noProof/>
            <w:lang w:eastAsia="en-US"/>
          </w:rPr>
          <w:delText>и</w:delText>
        </w:r>
        <w:r w:rsidDel="00AB44D1">
          <w:rPr>
            <w:rFonts w:eastAsia="Calibri"/>
            <w:noProof/>
            <w:lang w:eastAsia="en-US"/>
          </w:rPr>
          <w:delText xml:space="preserve"> эмоций</w:delText>
        </w:r>
      </w:del>
    </w:p>
    <w:p w14:paraId="10EBD260" w14:textId="2B76408F" w:rsidR="005777EC" w:rsidDel="00AB44D1" w:rsidRDefault="005777EC">
      <w:pPr>
        <w:spacing w:after="160" w:line="259" w:lineRule="auto"/>
        <w:rPr>
          <w:del w:id="581" w:author="Александр Перепечаев" w:date="2021-05-26T13:26:00Z"/>
          <w:rFonts w:eastAsia="Calibri"/>
          <w:noProof/>
          <w:szCs w:val="28"/>
          <w:lang w:eastAsia="en-US"/>
        </w:rPr>
      </w:pPr>
      <w:del w:id="582" w:author="Александр Перепечаев" w:date="2021-05-26T13:26:00Z">
        <w:r w:rsidDel="00AB44D1">
          <w:rPr>
            <w:rFonts w:eastAsia="Calibri"/>
            <w:noProof/>
            <w:lang w:eastAsia="en-US"/>
          </w:rPr>
          <w:br w:type="page"/>
        </w:r>
      </w:del>
    </w:p>
    <w:p w14:paraId="153940D5" w14:textId="190CB86B" w:rsidR="005777EC" w:rsidDel="00AB44D1" w:rsidRDefault="004B3C81">
      <w:pPr>
        <w:pStyle w:val="afffe"/>
        <w:rPr>
          <w:del w:id="583" w:author="Александр Перепечаев" w:date="2021-05-26T13:26:00Z"/>
        </w:rPr>
      </w:pPr>
      <w:del w:id="584" w:author="Александр Перепечаев" w:date="2021-05-26T13:26:00Z">
        <w:r w:rsidDel="00AB44D1">
          <w:delText>5</w:delText>
        </w:r>
        <w:r w:rsidRPr="00C82D47" w:rsidDel="00AB44D1">
          <w:delText xml:space="preserve"> </w:delText>
        </w:r>
        <w:r w:rsidR="005777EC" w:rsidRPr="00C82D47" w:rsidDel="00AB44D1">
          <w:delText xml:space="preserve">Безопасность и экологичность </w:delText>
        </w:r>
        <w:r w:rsidR="005777EC" w:rsidDel="00AB44D1">
          <w:delText>выпускной квалификационной работы</w:delText>
        </w:r>
      </w:del>
    </w:p>
    <w:p w14:paraId="6308304B" w14:textId="7C54EBCE" w:rsidR="005777EC" w:rsidDel="00AB44D1" w:rsidRDefault="004B3C81" w:rsidP="005777EC">
      <w:pPr>
        <w:pStyle w:val="afffe"/>
        <w:rPr>
          <w:del w:id="585" w:author="Александр Перепечаев" w:date="2021-05-26T13:26:00Z"/>
        </w:rPr>
      </w:pPr>
      <w:del w:id="586" w:author="Александр Перепечаев" w:date="2021-05-26T13:26:00Z">
        <w:r w:rsidDel="00AB44D1">
          <w:delText>5</w:delText>
        </w:r>
        <w:r w:rsidR="005777EC" w:rsidRPr="00A10C7E" w:rsidDel="00AB44D1">
          <w:delText xml:space="preserve">.1 Анализ </w:delText>
        </w:r>
        <w:r w:rsidR="005777EC" w:rsidDel="00AB44D1">
          <w:delText>системы искусственного освещения помещений</w:delText>
        </w:r>
      </w:del>
    </w:p>
    <w:p w14:paraId="4C319DA3" w14:textId="27844F11" w:rsidR="005777EC" w:rsidDel="00AB44D1" w:rsidRDefault="005777EC" w:rsidP="005777EC">
      <w:pPr>
        <w:pStyle w:val="afff4"/>
        <w:rPr>
          <w:del w:id="587" w:author="Александр Перепечаев" w:date="2021-05-26T13:26:00Z"/>
        </w:rPr>
      </w:pPr>
      <w:del w:id="588" w:author="Александр Перепечаев" w:date="2021-05-26T13:26:00Z">
        <w:r w:rsidRPr="00093D1F" w:rsidDel="00AB44D1">
          <w:delText>Искусственное освещение на промышленных предприятиях осуществляется лампами накаливания и газоразрядными лампами, которые являются источниками искусственного света.</w:delText>
        </w:r>
      </w:del>
    </w:p>
    <w:p w14:paraId="267961BD" w14:textId="16043C53" w:rsidR="005777EC" w:rsidDel="00AB44D1" w:rsidRDefault="005777EC" w:rsidP="005777EC">
      <w:pPr>
        <w:pStyle w:val="afff4"/>
        <w:rPr>
          <w:del w:id="589" w:author="Александр Перепечаев" w:date="2021-05-26T13:26:00Z"/>
        </w:rPr>
      </w:pPr>
      <w:del w:id="590" w:author="Александр Перепечаев" w:date="2021-05-26T13:26:00Z">
        <w:r w:rsidDel="00AB44D1">
          <w:delText>В зданиях с недостаточным естественным освещением применяют совмещенное освещение - сочетание естественного и искусственного света. Искусственное освещение в системе совмещенного освещения может функционировать постоянно (в зонах с недостаточным естественным освещением) или включаться с наступлением сумерек.</w:delText>
        </w:r>
      </w:del>
    </w:p>
    <w:p w14:paraId="19A75C3D" w14:textId="636F76CE" w:rsidR="005777EC" w:rsidDel="00AB44D1" w:rsidRDefault="005777EC" w:rsidP="005777EC">
      <w:pPr>
        <w:pStyle w:val="afff4"/>
        <w:rPr>
          <w:del w:id="591" w:author="Александр Перепечаев" w:date="2021-05-26T13:26:00Z"/>
        </w:rPr>
      </w:pPr>
      <w:del w:id="592" w:author="Александр Перепечаев" w:date="2021-05-26T13:26:00Z">
        <w:r w:rsidDel="00AB44D1">
          <w:delText>Необходимые уровни освещенности нормируются в соответствии со СНиП 23-05-95 «Естественное и искусственное освещение» в зависимости от точности выполняемых производственных операций, световых свойств рабочей поверхности и рассматриваемой детали, системы освещения.</w:delText>
        </w:r>
      </w:del>
    </w:p>
    <w:p w14:paraId="448A5C10" w14:textId="10E6343F" w:rsidR="005777EC" w:rsidDel="00AB44D1" w:rsidRDefault="005777EC" w:rsidP="005777EC">
      <w:pPr>
        <w:pStyle w:val="afff4"/>
        <w:rPr>
          <w:del w:id="593" w:author="Александр Перепечаев" w:date="2021-05-26T13:26:00Z"/>
        </w:rPr>
      </w:pPr>
      <w:del w:id="594" w:author="Александр Перепечаев" w:date="2021-05-26T13:26:00Z">
        <w:r w:rsidRPr="00093D1F" w:rsidDel="00AB44D1">
          <w:delText>Для искусственного освещения применяют электрические лампы двух типов — лампы накаливания (ЛН) и газоразрядные лампы (ГЛ).</w:delText>
        </w:r>
      </w:del>
    </w:p>
    <w:p w14:paraId="0AFAABBB" w14:textId="4321AC9E" w:rsidR="005777EC" w:rsidDel="00AB44D1" w:rsidRDefault="005777EC" w:rsidP="005777EC">
      <w:pPr>
        <w:pStyle w:val="afff4"/>
        <w:rPr>
          <w:del w:id="595" w:author="Александр Перепечаев" w:date="2021-05-26T13:26:00Z"/>
        </w:rPr>
      </w:pPr>
      <w:del w:id="596" w:author="Александр Перепечаев" w:date="2021-05-26T13:26:00Z">
        <w:r w:rsidDel="00AB44D1">
          <w:delText>К газоразрядным относятся различные типы люминесцентных ламп низкого давления с разным распределением светового потока по спектру:</w:delText>
        </w:r>
      </w:del>
    </w:p>
    <w:p w14:paraId="4D9AD736" w14:textId="4901EAA2" w:rsidR="005777EC" w:rsidDel="00AB44D1" w:rsidRDefault="005777EC" w:rsidP="00A078EA">
      <w:pPr>
        <w:pStyle w:val="afff4"/>
        <w:numPr>
          <w:ilvl w:val="0"/>
          <w:numId w:val="28"/>
        </w:numPr>
        <w:tabs>
          <w:tab w:val="left" w:pos="1134"/>
          <w:tab w:val="left" w:pos="1701"/>
        </w:tabs>
        <w:ind w:left="567" w:firstLine="709"/>
        <w:rPr>
          <w:del w:id="597" w:author="Александр Перепечаев" w:date="2021-05-26T13:26:00Z"/>
        </w:rPr>
      </w:pPr>
      <w:del w:id="598" w:author="Александр Перепечаев" w:date="2021-05-26T13:26:00Z">
        <w:r w:rsidDel="00AB44D1">
          <w:delText>лампы белого света (ЛБ);</w:delText>
        </w:r>
      </w:del>
    </w:p>
    <w:p w14:paraId="483F07E3" w14:textId="4D98271C" w:rsidR="005777EC" w:rsidDel="00AB44D1" w:rsidRDefault="005777EC" w:rsidP="00A078EA">
      <w:pPr>
        <w:pStyle w:val="afff4"/>
        <w:numPr>
          <w:ilvl w:val="0"/>
          <w:numId w:val="28"/>
        </w:numPr>
        <w:tabs>
          <w:tab w:val="left" w:pos="1134"/>
          <w:tab w:val="left" w:pos="1701"/>
        </w:tabs>
        <w:ind w:left="567" w:firstLine="709"/>
        <w:rPr>
          <w:del w:id="599" w:author="Александр Перепечаев" w:date="2021-05-26T13:26:00Z"/>
        </w:rPr>
      </w:pPr>
      <w:del w:id="600" w:author="Александр Перепечаев" w:date="2021-05-26T13:26:00Z">
        <w:r w:rsidDel="00AB44D1">
          <w:delText>лампы холодно-белого света (ЛХБ);</w:delText>
        </w:r>
      </w:del>
    </w:p>
    <w:p w14:paraId="351E5E11" w14:textId="77CF8332" w:rsidR="005777EC" w:rsidDel="00AB44D1" w:rsidRDefault="005777EC" w:rsidP="00A078EA">
      <w:pPr>
        <w:pStyle w:val="afff4"/>
        <w:numPr>
          <w:ilvl w:val="0"/>
          <w:numId w:val="28"/>
        </w:numPr>
        <w:tabs>
          <w:tab w:val="left" w:pos="1134"/>
          <w:tab w:val="left" w:pos="1701"/>
        </w:tabs>
        <w:ind w:left="567" w:firstLine="709"/>
        <w:rPr>
          <w:del w:id="601" w:author="Александр Перепечаев" w:date="2021-05-26T13:26:00Z"/>
        </w:rPr>
      </w:pPr>
      <w:del w:id="602" w:author="Александр Перепечаев" w:date="2021-05-26T13:26:00Z">
        <w:r w:rsidDel="00AB44D1">
          <w:delText>лампы с улучшенной цветопередачей (ЛДЦ);</w:delText>
        </w:r>
      </w:del>
    </w:p>
    <w:p w14:paraId="690B7A68" w14:textId="7C2548A7" w:rsidR="005777EC" w:rsidDel="00AB44D1" w:rsidRDefault="005777EC" w:rsidP="00A078EA">
      <w:pPr>
        <w:pStyle w:val="afff4"/>
        <w:numPr>
          <w:ilvl w:val="0"/>
          <w:numId w:val="28"/>
        </w:numPr>
        <w:tabs>
          <w:tab w:val="left" w:pos="1134"/>
          <w:tab w:val="left" w:pos="1701"/>
        </w:tabs>
        <w:ind w:left="567" w:firstLine="709"/>
        <w:rPr>
          <w:del w:id="603" w:author="Александр Перепечаев" w:date="2021-05-26T13:26:00Z"/>
        </w:rPr>
      </w:pPr>
      <w:del w:id="604" w:author="Александр Перепечаев" w:date="2021-05-26T13:26:00Z">
        <w:r w:rsidDel="00AB44D1">
          <w:delText>лампы тепло-белого света (ЛТБ);</w:delText>
        </w:r>
      </w:del>
    </w:p>
    <w:p w14:paraId="7863C583" w14:textId="526D087C" w:rsidR="005777EC" w:rsidDel="00AB44D1" w:rsidRDefault="005777EC" w:rsidP="00A078EA">
      <w:pPr>
        <w:pStyle w:val="afff4"/>
        <w:numPr>
          <w:ilvl w:val="0"/>
          <w:numId w:val="28"/>
        </w:numPr>
        <w:tabs>
          <w:tab w:val="left" w:pos="1134"/>
          <w:tab w:val="left" w:pos="1701"/>
        </w:tabs>
        <w:ind w:left="567" w:firstLine="709"/>
        <w:rPr>
          <w:del w:id="605" w:author="Александр Перепечаев" w:date="2021-05-26T13:26:00Z"/>
        </w:rPr>
      </w:pPr>
      <w:del w:id="606" w:author="Александр Перепечаев" w:date="2021-05-26T13:26:00Z">
        <w:r w:rsidDel="00AB44D1">
          <w:delText>лампы, близкие по спектру к солнечному свету (ЛЕ);</w:delText>
        </w:r>
      </w:del>
    </w:p>
    <w:p w14:paraId="269D3BB6" w14:textId="4FB025C8" w:rsidR="005777EC" w:rsidDel="00AB44D1" w:rsidRDefault="005777EC" w:rsidP="00A078EA">
      <w:pPr>
        <w:pStyle w:val="afff4"/>
        <w:numPr>
          <w:ilvl w:val="0"/>
          <w:numId w:val="28"/>
        </w:numPr>
        <w:tabs>
          <w:tab w:val="left" w:pos="1134"/>
          <w:tab w:val="left" w:pos="1701"/>
        </w:tabs>
        <w:ind w:left="567" w:firstLine="709"/>
        <w:rPr>
          <w:del w:id="607" w:author="Александр Перепечаев" w:date="2021-05-26T13:26:00Z"/>
        </w:rPr>
      </w:pPr>
      <w:del w:id="608" w:author="Александр Перепечаев" w:date="2021-05-26T13:26:00Z">
        <w:r w:rsidDel="00AB44D1">
          <w:delText>лампы холодно-белого света улучшенной цветопередачи (ЛХБЦ).</w:delText>
        </w:r>
      </w:del>
    </w:p>
    <w:p w14:paraId="7908782D" w14:textId="3108F4FB" w:rsidR="005777EC" w:rsidDel="00AB44D1" w:rsidRDefault="005777EC" w:rsidP="005777EC">
      <w:pPr>
        <w:pStyle w:val="afff4"/>
        <w:rPr>
          <w:del w:id="609" w:author="Александр Перепечаев" w:date="2021-05-26T13:26:00Z"/>
        </w:rPr>
      </w:pPr>
      <w:del w:id="610" w:author="Александр Перепечаев" w:date="2021-05-26T13:26:00Z">
        <w:r w:rsidDel="00AB44D1">
          <w:delText>Световой поток, падающий на поверхность, частично отражается, поглощается или пропускается сквозь освещаемое тело. Поэтому световые свойства освещаемой поверхности характеризуются также следующими коэффициентами:</w:delText>
        </w:r>
      </w:del>
    </w:p>
    <w:p w14:paraId="2D44EDA0" w14:textId="2255458F" w:rsidR="005777EC" w:rsidDel="00AB44D1" w:rsidRDefault="005777EC" w:rsidP="00A078EA">
      <w:pPr>
        <w:pStyle w:val="afff4"/>
        <w:numPr>
          <w:ilvl w:val="0"/>
          <w:numId w:val="29"/>
        </w:numPr>
        <w:tabs>
          <w:tab w:val="left" w:pos="1701"/>
        </w:tabs>
        <w:ind w:left="567" w:firstLine="709"/>
        <w:rPr>
          <w:del w:id="611" w:author="Александр Перепечаев" w:date="2021-05-26T13:26:00Z"/>
        </w:rPr>
      </w:pPr>
      <w:del w:id="612" w:author="Александр Перепечаев" w:date="2021-05-26T13:26:00Z">
        <w:r w:rsidDel="00AB44D1">
          <w:delText>коэффициент отражения - отношение отраженного телом светового потока к падающему;</w:delText>
        </w:r>
      </w:del>
    </w:p>
    <w:p w14:paraId="485CF07C" w14:textId="28ED324A" w:rsidR="005777EC" w:rsidDel="00AB44D1" w:rsidRDefault="005777EC" w:rsidP="00A078EA">
      <w:pPr>
        <w:pStyle w:val="afff4"/>
        <w:numPr>
          <w:ilvl w:val="0"/>
          <w:numId w:val="29"/>
        </w:numPr>
        <w:tabs>
          <w:tab w:val="left" w:pos="1701"/>
        </w:tabs>
        <w:ind w:left="567" w:firstLine="709"/>
        <w:rPr>
          <w:del w:id="613" w:author="Александр Перепечаев" w:date="2021-05-26T13:26:00Z"/>
        </w:rPr>
      </w:pPr>
      <w:del w:id="614" w:author="Александр Перепечаев" w:date="2021-05-26T13:26:00Z">
        <w:r w:rsidDel="00AB44D1">
          <w:delText>коэффициент пропускания - отношение светового потока, прошедшего через среду, к падающему;</w:delText>
        </w:r>
      </w:del>
    </w:p>
    <w:p w14:paraId="3082AB53" w14:textId="0A6DED40" w:rsidR="005777EC" w:rsidDel="00AB44D1" w:rsidRDefault="005777EC" w:rsidP="00A078EA">
      <w:pPr>
        <w:pStyle w:val="afff4"/>
        <w:numPr>
          <w:ilvl w:val="0"/>
          <w:numId w:val="29"/>
        </w:numPr>
        <w:tabs>
          <w:tab w:val="left" w:pos="1701"/>
        </w:tabs>
        <w:ind w:left="567" w:firstLine="709"/>
        <w:rPr>
          <w:del w:id="615" w:author="Александр Перепечаев" w:date="2021-05-26T13:26:00Z"/>
        </w:rPr>
      </w:pPr>
      <w:del w:id="616" w:author="Александр Перепечаев" w:date="2021-05-26T13:26:00Z">
        <w:r w:rsidDel="00AB44D1">
          <w:delText>коэффициент поглощения - отношение поглощенного телом светового потока к падающему.</w:delText>
        </w:r>
      </w:del>
    </w:p>
    <w:p w14:paraId="1FF366AC" w14:textId="6D771D60" w:rsidR="005777EC" w:rsidDel="00AB44D1" w:rsidRDefault="005777EC" w:rsidP="00A078EA">
      <w:pPr>
        <w:pStyle w:val="afff4"/>
        <w:tabs>
          <w:tab w:val="left" w:pos="1701"/>
        </w:tabs>
        <w:rPr>
          <w:del w:id="617" w:author="Александр Перепечаев" w:date="2021-05-26T13:26:00Z"/>
        </w:rPr>
      </w:pPr>
      <w:del w:id="618" w:author="Александр Перепечаев" w:date="2021-05-26T13:26:00Z">
        <w:r w:rsidDel="00AB44D1">
          <w:delText>Гигиенические требования, отражающие качество производственного освещения:</w:delText>
        </w:r>
      </w:del>
    </w:p>
    <w:p w14:paraId="57B68DF4" w14:textId="7E721A6A" w:rsidR="005777EC" w:rsidDel="00AB44D1" w:rsidRDefault="005777EC" w:rsidP="00A078EA">
      <w:pPr>
        <w:pStyle w:val="afff4"/>
        <w:numPr>
          <w:ilvl w:val="0"/>
          <w:numId w:val="29"/>
        </w:numPr>
        <w:tabs>
          <w:tab w:val="left" w:pos="1701"/>
        </w:tabs>
        <w:ind w:left="567" w:firstLine="709"/>
        <w:rPr>
          <w:del w:id="619" w:author="Александр Перепечаев" w:date="2021-05-26T13:26:00Z"/>
        </w:rPr>
      </w:pPr>
      <w:del w:id="620" w:author="Александр Перепечаев" w:date="2021-05-26T13:26:00Z">
        <w:r w:rsidDel="00AB44D1">
          <w:delText>равномерное распределение яркостей в поле зрения и ограничение теней;</w:delText>
        </w:r>
      </w:del>
    </w:p>
    <w:p w14:paraId="1170AFB2" w14:textId="47566016" w:rsidR="005777EC" w:rsidDel="00AB44D1" w:rsidRDefault="005777EC" w:rsidP="00A078EA">
      <w:pPr>
        <w:pStyle w:val="afff4"/>
        <w:numPr>
          <w:ilvl w:val="0"/>
          <w:numId w:val="29"/>
        </w:numPr>
        <w:tabs>
          <w:tab w:val="left" w:pos="1701"/>
        </w:tabs>
        <w:ind w:left="567" w:firstLine="709"/>
        <w:rPr>
          <w:del w:id="621" w:author="Александр Перепечаев" w:date="2021-05-26T13:26:00Z"/>
        </w:rPr>
      </w:pPr>
      <w:del w:id="622" w:author="Александр Перепечаев" w:date="2021-05-26T13:26:00Z">
        <w:r w:rsidDel="00AB44D1">
          <w:delText xml:space="preserve">ограничение прямой и отраженной </w:delText>
        </w:r>
        <w:r w:rsidR="009D712E" w:rsidDel="00AB44D1">
          <w:delText>блёскости</w:delText>
        </w:r>
        <w:r w:rsidDel="00AB44D1">
          <w:delText>;</w:delText>
        </w:r>
      </w:del>
    </w:p>
    <w:p w14:paraId="2B110247" w14:textId="3DAC88E1" w:rsidR="005777EC" w:rsidDel="00AB44D1" w:rsidRDefault="005777EC" w:rsidP="00A078EA">
      <w:pPr>
        <w:pStyle w:val="afff4"/>
        <w:numPr>
          <w:ilvl w:val="0"/>
          <w:numId w:val="29"/>
        </w:numPr>
        <w:tabs>
          <w:tab w:val="left" w:pos="1701"/>
        </w:tabs>
        <w:ind w:left="567" w:firstLine="709"/>
        <w:rPr>
          <w:del w:id="623" w:author="Александр Перепечаев" w:date="2021-05-26T13:26:00Z"/>
        </w:rPr>
      </w:pPr>
      <w:del w:id="624" w:author="Александр Перепечаев" w:date="2021-05-26T13:26:00Z">
        <w:r w:rsidDel="00AB44D1">
          <w:delText>ограничение или устранение колебаний светового потока.</w:delText>
        </w:r>
      </w:del>
    </w:p>
    <w:p w14:paraId="469123A0" w14:textId="68473B74" w:rsidR="005777EC" w:rsidDel="00AB44D1" w:rsidRDefault="005777EC" w:rsidP="005777EC">
      <w:pPr>
        <w:pStyle w:val="afff4"/>
        <w:rPr>
          <w:del w:id="625" w:author="Александр Перепечаев" w:date="2021-05-26T13:26:00Z"/>
        </w:rPr>
      </w:pPr>
      <w:del w:id="626" w:author="Александр Перепечаев" w:date="2021-05-26T13:26:00Z">
        <w:r w:rsidDel="00AB44D1">
          <w:delText>Равномерное распределение яркости в поле зрения имеет важное значение для поддержания работоспособности человека. Если в поле зрения постоянно находятся поверхности, значительно различающиеся по яркости (освещенности), то при переводе взгляда с ярко- на слабоосвещенную поверхность глаз вынужден переадаптироваться. Частая переадаптация ведет к развитию утомления зрения и затрудняет выполнение производственных операций.</w:delText>
        </w:r>
      </w:del>
    </w:p>
    <w:p w14:paraId="4910960E" w14:textId="6E3567CD" w:rsidR="005777EC" w:rsidRPr="001F4B89" w:rsidDel="00AB44D1" w:rsidRDefault="005777EC" w:rsidP="005777EC">
      <w:pPr>
        <w:pStyle w:val="afff4"/>
        <w:rPr>
          <w:del w:id="627" w:author="Александр Перепечаев" w:date="2021-05-26T13:26:00Z"/>
        </w:rPr>
      </w:pPr>
      <w:del w:id="628" w:author="Александр Перепечаев" w:date="2021-05-26T13:26:00Z">
        <w:r w:rsidDel="00AB44D1">
          <w:delText>Степень неравномерности освещения определяется коэффициентом неравномерности — отношением максимальной освещенности к минимальной. Чем выше точность работ, тем меньше должен быть коэффициент неравномерности.</w:delText>
        </w:r>
      </w:del>
    </w:p>
    <w:p w14:paraId="1C596444" w14:textId="43EF85C6" w:rsidR="005777EC" w:rsidDel="00AB44D1" w:rsidRDefault="004B3C81" w:rsidP="005777EC">
      <w:pPr>
        <w:pStyle w:val="afffe"/>
        <w:rPr>
          <w:del w:id="629" w:author="Александр Перепечаев" w:date="2021-05-26T13:26:00Z"/>
        </w:rPr>
      </w:pPr>
      <w:del w:id="630" w:author="Александр Перепечаев" w:date="2021-05-26T13:26:00Z">
        <w:r w:rsidDel="00AB44D1">
          <w:delText>5</w:delText>
        </w:r>
        <w:r w:rsidR="005777EC" w:rsidRPr="003D59D6" w:rsidDel="00AB44D1">
          <w:delText xml:space="preserve">.2 Расчет </w:delText>
        </w:r>
        <w:r w:rsidR="005777EC" w:rsidDel="00AB44D1">
          <w:delText>системы искусственного освещения помещений</w:delText>
        </w:r>
      </w:del>
    </w:p>
    <w:p w14:paraId="2C683BA1" w14:textId="05EE82AC" w:rsidR="005777EC" w:rsidDel="00AB44D1" w:rsidRDefault="005777EC" w:rsidP="005777EC">
      <w:pPr>
        <w:pStyle w:val="afff4"/>
        <w:rPr>
          <w:del w:id="631" w:author="Александр Перепечаев" w:date="2021-05-26T13:26:00Z"/>
        </w:rPr>
      </w:pPr>
      <w:del w:id="632" w:author="Александр Перепечаев" w:date="2021-05-26T13:26:00Z">
        <w:r w:rsidDel="00AB44D1">
          <w:delText xml:space="preserve">Необходимо произвести расчет искусственного освещения, выполненного светильниками ЛСПО1 с двумя люминесцентными лампами. Исходные данные для расчета представлены </w:delText>
        </w:r>
        <w:r w:rsidR="00DC0776" w:rsidDel="00AB44D1">
          <w:delText>в таблице 5.</w:delText>
        </w:r>
      </w:del>
    </w:p>
    <w:p w14:paraId="35C4486F" w14:textId="2A17B024" w:rsidR="005777EC" w:rsidDel="00AB44D1" w:rsidRDefault="005777EC" w:rsidP="005777EC">
      <w:pPr>
        <w:pStyle w:val="afff4"/>
        <w:rPr>
          <w:del w:id="633" w:author="Александр Перепечаев" w:date="2021-05-26T13:26:00Z"/>
        </w:rPr>
      </w:pPr>
    </w:p>
    <w:p w14:paraId="1265EDEB" w14:textId="69CD1CA2" w:rsidR="004671A3" w:rsidRPr="00093D1F" w:rsidDel="00AB44D1" w:rsidRDefault="004671A3" w:rsidP="005777EC">
      <w:pPr>
        <w:pStyle w:val="afff4"/>
        <w:rPr>
          <w:del w:id="634" w:author="Александр Перепечаев" w:date="2021-05-26T13:26:00Z"/>
        </w:rPr>
      </w:pPr>
    </w:p>
    <w:p w14:paraId="461BA5F6" w14:textId="184DC364" w:rsidR="005777EC" w:rsidRPr="006A13C6" w:rsidDel="00AB44D1" w:rsidRDefault="005777EC" w:rsidP="005777EC">
      <w:pPr>
        <w:pStyle w:val="afff4"/>
        <w:rPr>
          <w:del w:id="635" w:author="Александр Перепечаев" w:date="2021-05-26T13:26:00Z"/>
        </w:rPr>
      </w:pPr>
      <w:del w:id="636" w:author="Александр Перепечаев" w:date="2021-05-26T13:26:00Z">
        <w:r w:rsidDel="00AB44D1">
          <w:delText xml:space="preserve">Таблица </w:delText>
        </w:r>
        <w:r w:rsidR="00DC0776" w:rsidDel="00AB44D1">
          <w:delText xml:space="preserve">5 </w:delText>
        </w:r>
        <w:r w:rsidDel="00AB44D1">
          <w:delText>– Исходные данные</w:delText>
        </w:r>
      </w:del>
    </w:p>
    <w:tbl>
      <w:tblPr>
        <w:tblW w:w="938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6"/>
        <w:gridCol w:w="3129"/>
      </w:tblGrid>
      <w:tr w:rsidR="005777EC" w:rsidRPr="0006087F" w:rsidDel="00AB44D1" w14:paraId="62BDC549" w14:textId="5CA57582" w:rsidTr="00EF19F6">
        <w:trPr>
          <w:trHeight w:val="454"/>
          <w:del w:id="637" w:author="Александр Перепечаев" w:date="2021-05-26T13:26:00Z"/>
        </w:trPr>
        <w:tc>
          <w:tcPr>
            <w:tcW w:w="6256" w:type="dxa"/>
            <w:shd w:val="clear" w:color="auto" w:fill="auto"/>
          </w:tcPr>
          <w:p w14:paraId="2DBAADD4" w14:textId="0E97B7B7" w:rsidR="005777EC" w:rsidRPr="0041791C" w:rsidDel="00AB44D1" w:rsidRDefault="005777EC" w:rsidP="00EF19F6">
            <w:pPr>
              <w:jc w:val="center"/>
              <w:rPr>
                <w:del w:id="638" w:author="Александр Перепечаев" w:date="2021-05-26T13:26:00Z"/>
              </w:rPr>
            </w:pPr>
            <w:del w:id="639" w:author="Александр Перепечаев" w:date="2021-05-26T13:26:00Z">
              <w:r w:rsidDel="00AB44D1">
                <w:delText>Наименование</w:delText>
              </w:r>
            </w:del>
          </w:p>
        </w:tc>
        <w:tc>
          <w:tcPr>
            <w:tcW w:w="3129" w:type="dxa"/>
          </w:tcPr>
          <w:p w14:paraId="6DAB6139" w14:textId="6C3F8A31" w:rsidR="005777EC" w:rsidDel="00AB44D1" w:rsidRDefault="005777EC" w:rsidP="00EF19F6">
            <w:pPr>
              <w:jc w:val="center"/>
              <w:rPr>
                <w:del w:id="640" w:author="Александр Перепечаев" w:date="2021-05-26T13:26:00Z"/>
              </w:rPr>
            </w:pPr>
            <w:del w:id="641" w:author="Александр Перепечаев" w:date="2021-05-26T13:26:00Z">
              <w:r w:rsidDel="00AB44D1">
                <w:delText>Величина</w:delText>
              </w:r>
            </w:del>
          </w:p>
        </w:tc>
      </w:tr>
      <w:tr w:rsidR="005777EC" w:rsidRPr="0006087F" w:rsidDel="00AB44D1" w14:paraId="45AC340E" w14:textId="6480ACC8" w:rsidTr="00EF19F6">
        <w:trPr>
          <w:trHeight w:val="454"/>
          <w:del w:id="642" w:author="Александр Перепечаев" w:date="2021-05-26T13:26:00Z"/>
        </w:trPr>
        <w:tc>
          <w:tcPr>
            <w:tcW w:w="6256" w:type="dxa"/>
            <w:shd w:val="clear" w:color="auto" w:fill="auto"/>
          </w:tcPr>
          <w:p w14:paraId="25466BD8" w14:textId="72152316" w:rsidR="005777EC" w:rsidDel="00AB44D1" w:rsidRDefault="005777EC" w:rsidP="00EF19F6">
            <w:pPr>
              <w:jc w:val="center"/>
              <w:rPr>
                <w:del w:id="643" w:author="Александр Перепечаев" w:date="2021-05-26T13:26:00Z"/>
              </w:rPr>
            </w:pPr>
            <w:del w:id="644" w:author="Александр Перепечаев" w:date="2021-05-26T13:26:00Z">
              <w:r w:rsidDel="00AB44D1">
                <w:delText>Длина помещения, А, м</w:delText>
              </w:r>
            </w:del>
          </w:p>
        </w:tc>
        <w:tc>
          <w:tcPr>
            <w:tcW w:w="3129" w:type="dxa"/>
          </w:tcPr>
          <w:p w14:paraId="19A40DA5" w14:textId="25BD26A7" w:rsidR="005777EC" w:rsidRPr="00637D78" w:rsidDel="00AB44D1" w:rsidRDefault="005777EC" w:rsidP="00EF19F6">
            <w:pPr>
              <w:jc w:val="center"/>
              <w:rPr>
                <w:del w:id="645" w:author="Александр Перепечаев" w:date="2021-05-26T13:26:00Z"/>
              </w:rPr>
            </w:pPr>
            <w:del w:id="646" w:author="Александр Перепечаев" w:date="2021-05-26T13:26:00Z">
              <w:r w:rsidDel="00AB44D1">
                <w:delText>10</w:delText>
              </w:r>
            </w:del>
          </w:p>
        </w:tc>
      </w:tr>
      <w:tr w:rsidR="005777EC" w:rsidRPr="0006087F" w:rsidDel="00AB44D1" w14:paraId="36FF98AB" w14:textId="05D0F883" w:rsidTr="00EF19F6">
        <w:trPr>
          <w:trHeight w:val="454"/>
          <w:del w:id="647" w:author="Александр Перепечаев" w:date="2021-05-26T13:26:00Z"/>
        </w:trPr>
        <w:tc>
          <w:tcPr>
            <w:tcW w:w="6256" w:type="dxa"/>
            <w:shd w:val="clear" w:color="auto" w:fill="auto"/>
          </w:tcPr>
          <w:p w14:paraId="7A55D101" w14:textId="145E0776" w:rsidR="005777EC" w:rsidDel="00AB44D1" w:rsidRDefault="005777EC" w:rsidP="00EF19F6">
            <w:pPr>
              <w:jc w:val="center"/>
              <w:rPr>
                <w:del w:id="648" w:author="Александр Перепечаев" w:date="2021-05-26T13:26:00Z"/>
              </w:rPr>
            </w:pPr>
            <w:del w:id="649" w:author="Александр Перепечаев" w:date="2021-05-26T13:26:00Z">
              <w:r w:rsidDel="00AB44D1">
                <w:delText>Ширина помещения, В, м</w:delText>
              </w:r>
            </w:del>
          </w:p>
        </w:tc>
        <w:tc>
          <w:tcPr>
            <w:tcW w:w="3129" w:type="dxa"/>
          </w:tcPr>
          <w:p w14:paraId="493FFDFC" w14:textId="1C65BB59" w:rsidR="005777EC" w:rsidRPr="00637D78" w:rsidDel="00AB44D1" w:rsidRDefault="005777EC" w:rsidP="00EF19F6">
            <w:pPr>
              <w:jc w:val="center"/>
              <w:rPr>
                <w:del w:id="650" w:author="Александр Перепечаев" w:date="2021-05-26T13:26:00Z"/>
              </w:rPr>
            </w:pPr>
            <w:del w:id="651" w:author="Александр Перепечаев" w:date="2021-05-26T13:26:00Z">
              <w:r w:rsidDel="00AB44D1">
                <w:delText>6</w:delText>
              </w:r>
            </w:del>
          </w:p>
        </w:tc>
      </w:tr>
      <w:tr w:rsidR="005777EC" w:rsidRPr="0006087F" w:rsidDel="00AB44D1" w14:paraId="167DA503" w14:textId="21642D96" w:rsidTr="00EF19F6">
        <w:trPr>
          <w:trHeight w:val="454"/>
          <w:del w:id="652" w:author="Александр Перепечаев" w:date="2021-05-26T13:26:00Z"/>
        </w:trPr>
        <w:tc>
          <w:tcPr>
            <w:tcW w:w="6256" w:type="dxa"/>
            <w:shd w:val="clear" w:color="auto" w:fill="auto"/>
          </w:tcPr>
          <w:p w14:paraId="0690B616" w14:textId="42E75B38" w:rsidR="005777EC" w:rsidRPr="006C375E" w:rsidDel="00AB44D1" w:rsidRDefault="005777EC" w:rsidP="00EF19F6">
            <w:pPr>
              <w:jc w:val="center"/>
              <w:rPr>
                <w:del w:id="653" w:author="Александр Перепечаев" w:date="2021-05-26T13:26:00Z"/>
              </w:rPr>
            </w:pPr>
            <w:del w:id="654" w:author="Александр Перепечаев" w:date="2021-05-26T13:26:00Z">
              <w:r w:rsidDel="00AB44D1">
                <w:delText xml:space="preserve">Высота помещения, </w:delText>
              </w:r>
              <w:r w:rsidDel="00AB44D1">
                <w:rPr>
                  <w:lang w:val="en-US"/>
                </w:rPr>
                <w:delText xml:space="preserve">h, </w:delText>
              </w:r>
              <w:r w:rsidDel="00AB44D1">
                <w:delText>м</w:delText>
              </w:r>
            </w:del>
          </w:p>
        </w:tc>
        <w:tc>
          <w:tcPr>
            <w:tcW w:w="3129" w:type="dxa"/>
          </w:tcPr>
          <w:p w14:paraId="78A614EC" w14:textId="529E63B6" w:rsidR="005777EC" w:rsidRPr="00637D78" w:rsidDel="00AB44D1" w:rsidRDefault="005777EC" w:rsidP="00EF19F6">
            <w:pPr>
              <w:jc w:val="center"/>
              <w:rPr>
                <w:del w:id="655" w:author="Александр Перепечаев" w:date="2021-05-26T13:26:00Z"/>
              </w:rPr>
            </w:pPr>
            <w:del w:id="656" w:author="Александр Перепечаев" w:date="2021-05-26T13:26:00Z">
              <w:r w:rsidDel="00AB44D1">
                <w:delText>4</w:delText>
              </w:r>
            </w:del>
          </w:p>
        </w:tc>
      </w:tr>
      <w:tr w:rsidR="005777EC" w:rsidRPr="0006087F" w:rsidDel="00AB44D1" w14:paraId="2D2DBDC1" w14:textId="000FCF63" w:rsidTr="00EF19F6">
        <w:trPr>
          <w:trHeight w:val="454"/>
          <w:del w:id="657" w:author="Александр Перепечаев" w:date="2021-05-26T13:26:00Z"/>
        </w:trPr>
        <w:tc>
          <w:tcPr>
            <w:tcW w:w="6256" w:type="dxa"/>
            <w:shd w:val="clear" w:color="auto" w:fill="auto"/>
          </w:tcPr>
          <w:p w14:paraId="6D30208E" w14:textId="73395F37" w:rsidR="005777EC" w:rsidDel="00AB44D1" w:rsidRDefault="005777EC" w:rsidP="00EF19F6">
            <w:pPr>
              <w:jc w:val="center"/>
              <w:rPr>
                <w:del w:id="658" w:author="Александр Перепечаев" w:date="2021-05-26T13:26:00Z"/>
              </w:rPr>
            </w:pPr>
            <w:del w:id="659" w:author="Александр Перепечаев" w:date="2021-05-26T13:26:00Z">
              <w:r w:rsidDel="00AB44D1">
                <w:delText>Коэффициент отражения потолка</w:delText>
              </w:r>
            </w:del>
          </w:p>
        </w:tc>
        <w:tc>
          <w:tcPr>
            <w:tcW w:w="3129" w:type="dxa"/>
          </w:tcPr>
          <w:p w14:paraId="6A5DD7D4" w14:textId="4B25B14E" w:rsidR="005777EC" w:rsidRPr="000144D9" w:rsidDel="00AB44D1" w:rsidRDefault="005777EC" w:rsidP="00EF19F6">
            <w:pPr>
              <w:jc w:val="center"/>
              <w:rPr>
                <w:del w:id="660" w:author="Александр Перепечаев" w:date="2021-05-26T13:26:00Z"/>
                <w:lang w:val="en-US"/>
              </w:rPr>
            </w:pPr>
            <w:del w:id="661" w:author="Александр Перепечаев" w:date="2021-05-26T13:26:00Z">
              <w:r w:rsidDel="00AB44D1">
                <w:rPr>
                  <w:lang w:val="en-US"/>
                </w:rPr>
                <w:delText>30</w:delText>
              </w:r>
            </w:del>
          </w:p>
        </w:tc>
      </w:tr>
      <w:tr w:rsidR="005777EC" w:rsidRPr="00637D78" w:rsidDel="00AB44D1" w14:paraId="10463F6D" w14:textId="266BB963" w:rsidTr="00EF19F6">
        <w:trPr>
          <w:trHeight w:val="454"/>
          <w:del w:id="662" w:author="Александр Перепечаев" w:date="2021-05-26T13:26:00Z"/>
        </w:trPr>
        <w:tc>
          <w:tcPr>
            <w:tcW w:w="6256" w:type="dxa"/>
            <w:shd w:val="clear" w:color="auto" w:fill="auto"/>
          </w:tcPr>
          <w:p w14:paraId="4ED55181" w14:textId="3318B394" w:rsidR="005777EC" w:rsidDel="00AB44D1" w:rsidRDefault="005777EC" w:rsidP="00EF19F6">
            <w:pPr>
              <w:jc w:val="center"/>
              <w:rPr>
                <w:del w:id="663" w:author="Александр Перепечаев" w:date="2021-05-26T13:26:00Z"/>
              </w:rPr>
            </w:pPr>
            <w:del w:id="664" w:author="Александр Перепечаев" w:date="2021-05-26T13:26:00Z">
              <w:r w:rsidDel="00AB44D1">
                <w:delText>Коэффициент отражения стен</w:delText>
              </w:r>
            </w:del>
          </w:p>
        </w:tc>
        <w:tc>
          <w:tcPr>
            <w:tcW w:w="3129" w:type="dxa"/>
          </w:tcPr>
          <w:p w14:paraId="68A4AB23" w14:textId="11AC9F66" w:rsidR="005777EC" w:rsidRPr="000144D9" w:rsidDel="00AB44D1" w:rsidRDefault="005777EC" w:rsidP="00EF19F6">
            <w:pPr>
              <w:jc w:val="center"/>
              <w:rPr>
                <w:del w:id="665" w:author="Александр Перепечаев" w:date="2021-05-26T13:26:00Z"/>
                <w:lang w:val="en-US"/>
              </w:rPr>
            </w:pPr>
            <w:del w:id="666" w:author="Александр Перепечаев" w:date="2021-05-26T13:26:00Z">
              <w:r w:rsidDel="00AB44D1">
                <w:rPr>
                  <w:lang w:val="en-US"/>
                </w:rPr>
                <w:delText>10</w:delText>
              </w:r>
            </w:del>
          </w:p>
        </w:tc>
      </w:tr>
      <w:tr w:rsidR="005777EC" w:rsidRPr="0006087F" w:rsidDel="00AB44D1" w14:paraId="4F4A26D0" w14:textId="1572B7A9" w:rsidTr="00EF19F6">
        <w:trPr>
          <w:trHeight w:val="454"/>
          <w:del w:id="667" w:author="Александр Перепечаев" w:date="2021-05-26T13:26:00Z"/>
        </w:trPr>
        <w:tc>
          <w:tcPr>
            <w:tcW w:w="6256" w:type="dxa"/>
            <w:shd w:val="clear" w:color="auto" w:fill="auto"/>
          </w:tcPr>
          <w:p w14:paraId="71FBE6AD" w14:textId="48BF6B9F" w:rsidR="005777EC" w:rsidDel="00AB44D1" w:rsidRDefault="005777EC" w:rsidP="00EF19F6">
            <w:pPr>
              <w:jc w:val="center"/>
              <w:rPr>
                <w:del w:id="668" w:author="Александр Перепечаев" w:date="2021-05-26T13:26:00Z"/>
              </w:rPr>
            </w:pPr>
            <w:del w:id="669" w:author="Александр Перепечаев" w:date="2021-05-26T13:26:00Z">
              <w:r w:rsidDel="00AB44D1">
                <w:delText>Коэффициент отражения пола</w:delText>
              </w:r>
            </w:del>
          </w:p>
        </w:tc>
        <w:tc>
          <w:tcPr>
            <w:tcW w:w="3129" w:type="dxa"/>
          </w:tcPr>
          <w:p w14:paraId="67CD6FE2" w14:textId="2DD66879" w:rsidR="005777EC" w:rsidRPr="000144D9" w:rsidDel="00AB44D1" w:rsidRDefault="005777EC" w:rsidP="00EF19F6">
            <w:pPr>
              <w:jc w:val="center"/>
              <w:rPr>
                <w:del w:id="670" w:author="Александр Перепечаев" w:date="2021-05-26T13:26:00Z"/>
                <w:lang w:val="en-US"/>
              </w:rPr>
            </w:pPr>
            <w:del w:id="671" w:author="Александр Перепечаев" w:date="2021-05-26T13:26:00Z">
              <w:r w:rsidDel="00AB44D1">
                <w:rPr>
                  <w:lang w:val="en-US"/>
                </w:rPr>
                <w:delText>10</w:delText>
              </w:r>
            </w:del>
          </w:p>
        </w:tc>
      </w:tr>
      <w:tr w:rsidR="005777EC" w:rsidRPr="0006087F" w:rsidDel="00AB44D1" w14:paraId="56B345BC" w14:textId="34A7C470" w:rsidTr="00EF19F6">
        <w:trPr>
          <w:trHeight w:val="454"/>
          <w:del w:id="672" w:author="Александр Перепечаев" w:date="2021-05-26T13:26:00Z"/>
        </w:trPr>
        <w:tc>
          <w:tcPr>
            <w:tcW w:w="6256" w:type="dxa"/>
            <w:shd w:val="clear" w:color="auto" w:fill="auto"/>
          </w:tcPr>
          <w:p w14:paraId="6ABFE11C" w14:textId="63F4DF74" w:rsidR="005777EC" w:rsidDel="00AB44D1" w:rsidRDefault="005777EC" w:rsidP="00EF19F6">
            <w:pPr>
              <w:jc w:val="center"/>
              <w:rPr>
                <w:del w:id="673" w:author="Александр Перепечаев" w:date="2021-05-26T13:26:00Z"/>
              </w:rPr>
            </w:pPr>
            <w:del w:id="674" w:author="Александр Перепечаев" w:date="2021-05-26T13:26:00Z">
              <w:r w:rsidDel="00AB44D1">
                <w:delText xml:space="preserve">Нормируемая освещенность, </w:delText>
              </w:r>
            </w:del>
            <m:oMath>
              <m:sSub>
                <m:sSubPr>
                  <m:ctrlPr>
                    <w:del w:id="675" w:author="Александр Перепечаев" w:date="2021-05-26T13:26:00Z">
                      <w:rPr>
                        <w:rFonts w:ascii="Cambria Math" w:hAnsi="Cambria Math"/>
                        <w:i/>
                      </w:rPr>
                    </w:del>
                  </m:ctrlPr>
                </m:sSubPr>
                <m:e>
                  <m:r>
                    <w:del w:id="676" w:author="Александр Перепечаев" w:date="2021-05-26T13:26:00Z">
                      <w:rPr>
                        <w:rFonts w:ascii="Cambria Math" w:hAnsi="Cambria Math"/>
                      </w:rPr>
                      <m:t>Е</m:t>
                    </w:del>
                  </m:r>
                </m:e>
                <m:sub>
                  <m:r>
                    <w:del w:id="677" w:author="Александр Перепечаев" w:date="2021-05-26T13:26:00Z">
                      <w:rPr>
                        <w:rFonts w:ascii="Cambria Math" w:hAnsi="Cambria Math"/>
                      </w:rPr>
                      <m:t>Н</m:t>
                    </w:del>
                  </m:r>
                </m:sub>
              </m:sSub>
            </m:oMath>
            <w:del w:id="678" w:author="Александр Перепечаев" w:date="2021-05-26T13:26:00Z">
              <w:r w:rsidDel="00AB44D1">
                <w:delText>, лк</w:delText>
              </w:r>
            </w:del>
          </w:p>
        </w:tc>
        <w:tc>
          <w:tcPr>
            <w:tcW w:w="3129" w:type="dxa"/>
          </w:tcPr>
          <w:p w14:paraId="5E2BF06C" w14:textId="18880154" w:rsidR="005777EC" w:rsidRPr="000144D9" w:rsidDel="00AB44D1" w:rsidRDefault="005777EC" w:rsidP="00EF19F6">
            <w:pPr>
              <w:jc w:val="center"/>
              <w:rPr>
                <w:del w:id="679" w:author="Александр Перепечаев" w:date="2021-05-26T13:26:00Z"/>
                <w:lang w:val="en-US"/>
              </w:rPr>
            </w:pPr>
            <w:del w:id="680" w:author="Александр Перепечаев" w:date="2021-05-26T13:26:00Z">
              <w:r w:rsidDel="00AB44D1">
                <w:rPr>
                  <w:lang w:val="en-US"/>
                </w:rPr>
                <w:delText>300</w:delText>
              </w:r>
            </w:del>
          </w:p>
        </w:tc>
      </w:tr>
      <w:tr w:rsidR="005777EC" w:rsidRPr="0006087F" w:rsidDel="00AB44D1" w14:paraId="284E233E" w14:textId="25924A9B" w:rsidTr="00EF19F6">
        <w:trPr>
          <w:trHeight w:val="454"/>
          <w:del w:id="681" w:author="Александр Перепечаев" w:date="2021-05-26T13:26:00Z"/>
        </w:trPr>
        <w:tc>
          <w:tcPr>
            <w:tcW w:w="6256" w:type="dxa"/>
            <w:shd w:val="clear" w:color="auto" w:fill="auto"/>
          </w:tcPr>
          <w:p w14:paraId="368729B8" w14:textId="5ED4CC62" w:rsidR="005777EC" w:rsidRPr="0002063B" w:rsidDel="00AB44D1" w:rsidRDefault="005777EC" w:rsidP="00EF19F6">
            <w:pPr>
              <w:jc w:val="center"/>
              <w:rPr>
                <w:del w:id="682" w:author="Александр Перепечаев" w:date="2021-05-26T13:26:00Z"/>
              </w:rPr>
            </w:pPr>
            <w:del w:id="683" w:author="Александр Перепечаев" w:date="2021-05-26T13:26:00Z">
              <w:r w:rsidDel="00AB44D1">
                <w:delText xml:space="preserve">Число ламп в светильнике, </w:delText>
              </w:r>
              <w:r w:rsidDel="00AB44D1">
                <w:rPr>
                  <w:lang w:val="en-US"/>
                </w:rPr>
                <w:delText>n</w:delText>
              </w:r>
              <w:r w:rsidRPr="0002063B" w:rsidDel="00AB44D1">
                <w:delText xml:space="preserve">, </w:delText>
              </w:r>
              <w:r w:rsidDel="00AB44D1">
                <w:delText>шт</w:delText>
              </w:r>
            </w:del>
          </w:p>
        </w:tc>
        <w:tc>
          <w:tcPr>
            <w:tcW w:w="3129" w:type="dxa"/>
          </w:tcPr>
          <w:p w14:paraId="7A584B50" w14:textId="504C98E4" w:rsidR="005777EC" w:rsidDel="00AB44D1" w:rsidRDefault="005777EC" w:rsidP="00EF19F6">
            <w:pPr>
              <w:jc w:val="center"/>
              <w:rPr>
                <w:del w:id="684" w:author="Александр Перепечаев" w:date="2021-05-26T13:26:00Z"/>
              </w:rPr>
            </w:pPr>
            <w:del w:id="685" w:author="Александр Перепечаев" w:date="2021-05-26T13:26:00Z">
              <w:r w:rsidDel="00AB44D1">
                <w:delText>2</w:delText>
              </w:r>
            </w:del>
          </w:p>
        </w:tc>
      </w:tr>
      <w:tr w:rsidR="005777EC" w:rsidRPr="0006087F" w:rsidDel="00AB44D1" w14:paraId="3B8B4F18" w14:textId="069213E1" w:rsidTr="00EF19F6">
        <w:trPr>
          <w:trHeight w:val="454"/>
          <w:del w:id="686" w:author="Александр Перепечаев" w:date="2021-05-26T13:26:00Z"/>
        </w:trPr>
        <w:tc>
          <w:tcPr>
            <w:tcW w:w="6256" w:type="dxa"/>
            <w:shd w:val="clear" w:color="auto" w:fill="auto"/>
          </w:tcPr>
          <w:p w14:paraId="58AAB9A5" w14:textId="3A8B6D45" w:rsidR="005777EC" w:rsidRPr="0002063B" w:rsidDel="00AB44D1" w:rsidRDefault="005777EC" w:rsidP="00EF19F6">
            <w:pPr>
              <w:jc w:val="center"/>
              <w:rPr>
                <w:del w:id="687" w:author="Александр Перепечаев" w:date="2021-05-26T13:26:00Z"/>
              </w:rPr>
            </w:pPr>
            <w:del w:id="688" w:author="Александр Перепечаев" w:date="2021-05-26T13:26:00Z">
              <w:r w:rsidDel="00AB44D1">
                <w:delText xml:space="preserve">Длина ламп, </w:delText>
              </w:r>
            </w:del>
            <m:oMath>
              <m:sSub>
                <m:sSubPr>
                  <m:ctrlPr>
                    <w:del w:id="689" w:author="Александр Перепечаев" w:date="2021-05-26T13:26:00Z">
                      <w:rPr>
                        <w:rFonts w:ascii="Cambria Math" w:hAnsi="Cambria Math"/>
                        <w:iCs/>
                        <w:lang w:val="en-US"/>
                      </w:rPr>
                    </w:del>
                  </m:ctrlPr>
                </m:sSubPr>
                <m:e>
                  <m:r>
                    <w:del w:id="690" w:author="Александр Перепечаев" w:date="2021-05-26T13:26:00Z">
                      <m:rPr>
                        <m:sty m:val="p"/>
                      </m:rPr>
                      <w:rPr>
                        <w:rFonts w:ascii="Cambria Math" w:hAnsi="Cambria Math"/>
                        <w:lang w:val="en-US"/>
                      </w:rPr>
                      <m:t>l</m:t>
                    </w:del>
                  </m:r>
                </m:e>
                <m:sub>
                  <m:r>
                    <w:del w:id="691" w:author="Александр Перепечаев" w:date="2021-05-26T13:26:00Z">
                      <m:rPr>
                        <m:sty m:val="p"/>
                      </m:rPr>
                      <w:rPr>
                        <w:rFonts w:ascii="Cambria Math" w:hAnsi="Cambria Math"/>
                      </w:rPr>
                      <m:t>св</m:t>
                    </w:del>
                  </m:r>
                </m:sub>
              </m:sSub>
            </m:oMath>
            <w:del w:id="692" w:author="Александр Перепечаев" w:date="2021-05-26T13:26:00Z">
              <w:r w:rsidDel="00AB44D1">
                <w:rPr>
                  <w:iCs/>
                </w:rPr>
                <w:delText>, м</w:delText>
              </w:r>
            </w:del>
          </w:p>
        </w:tc>
        <w:tc>
          <w:tcPr>
            <w:tcW w:w="3129" w:type="dxa"/>
          </w:tcPr>
          <w:p w14:paraId="28A0CAA8" w14:textId="1E1AD60B" w:rsidR="005777EC" w:rsidDel="00AB44D1" w:rsidRDefault="005777EC" w:rsidP="00EF19F6">
            <w:pPr>
              <w:jc w:val="center"/>
              <w:rPr>
                <w:del w:id="693" w:author="Александр Перепечаев" w:date="2021-05-26T13:26:00Z"/>
              </w:rPr>
            </w:pPr>
            <w:del w:id="694" w:author="Александр Перепечаев" w:date="2021-05-26T13:26:00Z">
              <w:r w:rsidDel="00AB44D1">
                <w:delText>1,534</w:delText>
              </w:r>
            </w:del>
          </w:p>
        </w:tc>
      </w:tr>
      <w:tr w:rsidR="005777EC" w:rsidRPr="0006087F" w:rsidDel="00AB44D1" w14:paraId="5F15BA34" w14:textId="55EA0097" w:rsidTr="00EF19F6">
        <w:trPr>
          <w:trHeight w:val="454"/>
          <w:del w:id="695" w:author="Александр Перепечаев" w:date="2021-05-26T13:26:00Z"/>
        </w:trPr>
        <w:tc>
          <w:tcPr>
            <w:tcW w:w="6256" w:type="dxa"/>
            <w:shd w:val="clear" w:color="auto" w:fill="auto"/>
          </w:tcPr>
          <w:p w14:paraId="6A66312B" w14:textId="0CF07521" w:rsidR="005777EC" w:rsidRPr="00AE17B2" w:rsidDel="00AB44D1" w:rsidRDefault="005777EC" w:rsidP="00EF19F6">
            <w:pPr>
              <w:jc w:val="center"/>
              <w:rPr>
                <w:del w:id="696" w:author="Александр Перепечаев" w:date="2021-05-26T13:26:00Z"/>
              </w:rPr>
            </w:pPr>
            <w:del w:id="697" w:author="Александр Перепечаев" w:date="2021-05-26T13:26:00Z">
              <w:r w:rsidDel="00AB44D1">
                <w:delText xml:space="preserve">Коэффициент запаса, К, </w:delText>
              </w:r>
            </w:del>
          </w:p>
        </w:tc>
        <w:tc>
          <w:tcPr>
            <w:tcW w:w="3129" w:type="dxa"/>
          </w:tcPr>
          <w:p w14:paraId="6D793C93" w14:textId="0A82C5C6" w:rsidR="005777EC" w:rsidRPr="000144D9" w:rsidDel="00AB44D1" w:rsidRDefault="005777EC" w:rsidP="00EF19F6">
            <w:pPr>
              <w:jc w:val="center"/>
              <w:rPr>
                <w:del w:id="698" w:author="Александр Перепечаев" w:date="2021-05-26T13:26:00Z"/>
                <w:lang w:val="en-US"/>
              </w:rPr>
            </w:pPr>
            <w:del w:id="699" w:author="Александр Перепечаев" w:date="2021-05-26T13:26:00Z">
              <w:r w:rsidDel="00AB44D1">
                <w:rPr>
                  <w:lang w:val="en-US"/>
                </w:rPr>
                <w:delText>1,5</w:delText>
              </w:r>
            </w:del>
          </w:p>
        </w:tc>
      </w:tr>
      <w:tr w:rsidR="005777EC" w:rsidRPr="0006087F" w:rsidDel="00AB44D1" w14:paraId="0D9E40E5" w14:textId="4890A512" w:rsidTr="00EF19F6">
        <w:trPr>
          <w:trHeight w:val="454"/>
          <w:del w:id="700" w:author="Александр Перепечаев" w:date="2021-05-26T13:26:00Z"/>
        </w:trPr>
        <w:tc>
          <w:tcPr>
            <w:tcW w:w="6256" w:type="dxa"/>
            <w:shd w:val="clear" w:color="auto" w:fill="auto"/>
          </w:tcPr>
          <w:p w14:paraId="5F953ED2" w14:textId="7CC1234E" w:rsidR="005777EC" w:rsidDel="00AB44D1" w:rsidRDefault="005777EC" w:rsidP="00EF19F6">
            <w:pPr>
              <w:jc w:val="center"/>
              <w:rPr>
                <w:del w:id="701" w:author="Александр Перепечаев" w:date="2021-05-26T13:26:00Z"/>
              </w:rPr>
            </w:pPr>
            <w:del w:id="702" w:author="Александр Перепечаев" w:date="2021-05-26T13:26:00Z">
              <w:r w:rsidDel="00AB44D1">
                <w:delText xml:space="preserve">Коэффициент использования светового потока, </w:delText>
              </w:r>
            </w:del>
            <m:oMath>
              <m:r>
                <w:del w:id="703" w:author="Александр Перепечаев" w:date="2021-05-26T13:26:00Z">
                  <m:rPr>
                    <m:sty m:val="p"/>
                  </m:rPr>
                  <w:rPr>
                    <w:rFonts w:ascii="Cambria Math" w:hAnsi="Cambria Math"/>
                  </w:rPr>
                  <m:t>η</m:t>
                </w:del>
              </m:r>
            </m:oMath>
            <w:del w:id="704" w:author="Александр Перепечаев" w:date="2021-05-26T13:26:00Z">
              <w:r w:rsidDel="00AB44D1">
                <w:delText xml:space="preserve"> </w:delText>
              </w:r>
            </w:del>
          </w:p>
        </w:tc>
        <w:tc>
          <w:tcPr>
            <w:tcW w:w="3129" w:type="dxa"/>
          </w:tcPr>
          <w:p w14:paraId="7B97E7A3" w14:textId="428A23EA" w:rsidR="005777EC" w:rsidRPr="000144D9" w:rsidDel="00AB44D1" w:rsidRDefault="005777EC" w:rsidP="00EF19F6">
            <w:pPr>
              <w:jc w:val="center"/>
              <w:rPr>
                <w:del w:id="705" w:author="Александр Перепечаев" w:date="2021-05-26T13:26:00Z"/>
                <w:lang w:val="en-US"/>
              </w:rPr>
            </w:pPr>
            <w:del w:id="706" w:author="Александр Перепечаев" w:date="2021-05-26T13:26:00Z">
              <w:r w:rsidDel="00AB44D1">
                <w:rPr>
                  <w:lang w:val="en-US"/>
                </w:rPr>
                <w:delText>48</w:delText>
              </w:r>
            </w:del>
          </w:p>
        </w:tc>
      </w:tr>
      <w:tr w:rsidR="005777EC" w:rsidRPr="0006087F" w:rsidDel="00AB44D1" w14:paraId="163597EA" w14:textId="38E176E7" w:rsidTr="00EF19F6">
        <w:trPr>
          <w:trHeight w:val="454"/>
          <w:del w:id="707" w:author="Александр Перепечаев" w:date="2021-05-26T13:26:00Z"/>
        </w:trPr>
        <w:tc>
          <w:tcPr>
            <w:tcW w:w="6256" w:type="dxa"/>
            <w:shd w:val="clear" w:color="auto" w:fill="auto"/>
          </w:tcPr>
          <w:p w14:paraId="0B2C3B3B" w14:textId="2C2AECBA" w:rsidR="005777EC" w:rsidRPr="000144D9" w:rsidDel="00AB44D1" w:rsidRDefault="005777EC" w:rsidP="00EF19F6">
            <w:pPr>
              <w:jc w:val="center"/>
              <w:rPr>
                <w:del w:id="708" w:author="Александр Перепечаев" w:date="2021-05-26T13:26:00Z"/>
                <w:lang w:val="en-US"/>
              </w:rPr>
            </w:pPr>
            <w:del w:id="709" w:author="Александр Перепечаев" w:date="2021-05-26T13:26:00Z">
              <w:r w:rsidDel="00AB44D1">
                <w:delText xml:space="preserve">Мощность лампы, </w:delText>
              </w:r>
              <w:r w:rsidDel="00AB44D1">
                <w:rPr>
                  <w:lang w:val="en-US"/>
                </w:rPr>
                <w:delText xml:space="preserve">P, </w:delText>
              </w:r>
              <w:r w:rsidDel="00AB44D1">
                <w:delText>Вт</w:delText>
              </w:r>
            </w:del>
          </w:p>
        </w:tc>
        <w:tc>
          <w:tcPr>
            <w:tcW w:w="3129" w:type="dxa"/>
          </w:tcPr>
          <w:p w14:paraId="3AE8F617" w14:textId="73AC6D13" w:rsidR="005777EC" w:rsidRPr="000144D9" w:rsidDel="00AB44D1" w:rsidRDefault="005777EC" w:rsidP="00EF19F6">
            <w:pPr>
              <w:jc w:val="center"/>
              <w:rPr>
                <w:del w:id="710" w:author="Александр Перепечаев" w:date="2021-05-26T13:26:00Z"/>
                <w:lang w:val="en-US"/>
              </w:rPr>
            </w:pPr>
            <w:del w:id="711" w:author="Александр Перепечаев" w:date="2021-05-26T13:26:00Z">
              <w:r w:rsidDel="00AB44D1">
                <w:rPr>
                  <w:lang w:val="en-US"/>
                </w:rPr>
                <w:delText>40</w:delText>
              </w:r>
            </w:del>
          </w:p>
        </w:tc>
      </w:tr>
      <w:tr w:rsidR="005777EC" w:rsidRPr="0006087F" w:rsidDel="00AB44D1" w14:paraId="2CAA2D1A" w14:textId="2D2D3336" w:rsidTr="00EF19F6">
        <w:trPr>
          <w:trHeight w:val="454"/>
          <w:del w:id="712" w:author="Александр Перепечаев" w:date="2021-05-26T13:26:00Z"/>
        </w:trPr>
        <w:tc>
          <w:tcPr>
            <w:tcW w:w="6256" w:type="dxa"/>
            <w:shd w:val="clear" w:color="auto" w:fill="auto"/>
          </w:tcPr>
          <w:p w14:paraId="2111B165" w14:textId="5DAC1815" w:rsidR="005777EC" w:rsidDel="00AB44D1" w:rsidRDefault="005777EC" w:rsidP="00EF19F6">
            <w:pPr>
              <w:jc w:val="center"/>
              <w:rPr>
                <w:del w:id="713" w:author="Александр Перепечаев" w:date="2021-05-26T13:26:00Z"/>
              </w:rPr>
            </w:pPr>
            <w:del w:id="714" w:author="Александр Перепечаев" w:date="2021-05-26T13:26:00Z">
              <w:r w:rsidDel="00AB44D1">
                <w:delText xml:space="preserve">Световой поток, </w:delText>
              </w:r>
            </w:del>
            <m:oMath>
              <m:sSub>
                <m:sSubPr>
                  <m:ctrlPr>
                    <w:del w:id="715" w:author="Александр Перепечаев" w:date="2021-05-26T13:26:00Z">
                      <w:rPr>
                        <w:rFonts w:ascii="Cambria Math" w:hAnsi="Cambria Math"/>
                        <w:iCs/>
                      </w:rPr>
                    </w:del>
                  </m:ctrlPr>
                </m:sSubPr>
                <m:e>
                  <m:r>
                    <w:del w:id="716" w:author="Александр Перепечаев" w:date="2021-05-26T13:26:00Z">
                      <m:rPr>
                        <m:sty m:val="p"/>
                      </m:rPr>
                      <w:rPr>
                        <w:rFonts w:ascii="Cambria Math" w:hAnsi="Cambria Math"/>
                      </w:rPr>
                      <m:t>Ф</m:t>
                    </w:del>
                  </m:r>
                </m:e>
                <m:sub>
                  <m:r>
                    <w:del w:id="717" w:author="Александр Перепечаев" w:date="2021-05-26T13:26:00Z">
                      <m:rPr>
                        <m:sty m:val="p"/>
                      </m:rPr>
                      <w:rPr>
                        <w:rFonts w:ascii="Cambria Math" w:hAnsi="Cambria Math"/>
                      </w:rPr>
                      <m:t>П.ТАБЛ</m:t>
                    </w:del>
                  </m:r>
                </m:sub>
              </m:sSub>
            </m:oMath>
            <w:del w:id="718" w:author="Александр Перепечаев" w:date="2021-05-26T13:26:00Z">
              <w:r w:rsidDel="00AB44D1">
                <w:rPr>
                  <w:iCs/>
                </w:rPr>
                <w:delText xml:space="preserve">, </w:delText>
              </w:r>
              <w:r w:rsidDel="00AB44D1">
                <w:delText>лм</w:delText>
              </w:r>
            </w:del>
          </w:p>
        </w:tc>
        <w:tc>
          <w:tcPr>
            <w:tcW w:w="3129" w:type="dxa"/>
          </w:tcPr>
          <w:p w14:paraId="3ECF2ACF" w14:textId="53C44F90" w:rsidR="005777EC" w:rsidRPr="000144D9" w:rsidDel="00AB44D1" w:rsidRDefault="005777EC" w:rsidP="00EF19F6">
            <w:pPr>
              <w:jc w:val="center"/>
              <w:rPr>
                <w:del w:id="719" w:author="Александр Перепечаев" w:date="2021-05-26T13:26:00Z"/>
              </w:rPr>
            </w:pPr>
            <m:oMathPara>
              <m:oMath>
                <m:r>
                  <w:del w:id="720" w:author="Александр Перепечаев" w:date="2021-05-26T13:26:00Z">
                    <w:rPr>
                      <w:rFonts w:ascii="Cambria Math" w:hAnsi="Cambria Math"/>
                      <w:szCs w:val="20"/>
                    </w:rPr>
                    <m:t>2850</m:t>
                  </w:del>
                </m:r>
              </m:oMath>
            </m:oMathPara>
          </w:p>
        </w:tc>
      </w:tr>
    </w:tbl>
    <w:p w14:paraId="1791197C" w14:textId="6F200F24" w:rsidR="005777EC" w:rsidDel="00AB44D1" w:rsidRDefault="005777EC" w:rsidP="005777EC">
      <w:pPr>
        <w:pStyle w:val="afff4"/>
        <w:rPr>
          <w:del w:id="721" w:author="Александр Перепечаев" w:date="2021-05-26T13:26:00Z"/>
        </w:rPr>
      </w:pPr>
      <w:del w:id="722" w:author="Александр Перепечаев" w:date="2021-05-26T13:26:00Z">
        <w:r w:rsidDel="00AB44D1">
          <w:tab/>
        </w:r>
      </w:del>
    </w:p>
    <w:p w14:paraId="348B7820" w14:textId="210C9278" w:rsidR="005777EC" w:rsidRPr="000906AF" w:rsidDel="00AB44D1" w:rsidRDefault="005777EC" w:rsidP="005777EC">
      <w:pPr>
        <w:pStyle w:val="afff4"/>
        <w:rPr>
          <w:del w:id="723" w:author="Александр Перепечаев" w:date="2021-05-26T13:26:00Z"/>
        </w:rPr>
      </w:pPr>
      <w:del w:id="724" w:author="Александр Перепечаев" w:date="2021-05-26T13:26:00Z">
        <w:r w:rsidDel="00AB44D1">
          <w:delText>Определим высоту подвеса светильника над рабочей поверхностью</w:delText>
        </w:r>
        <w:r w:rsidRPr="000906AF" w:rsidDel="00AB44D1">
          <w:delText xml:space="preserve"> </w:delText>
        </w:r>
        <w:r w:rsidDel="00AB44D1">
          <w:delText>по следующей формуле</w:delText>
        </w:r>
        <w:r w:rsidRPr="000906AF" w:rsidDel="00AB44D1">
          <w:delText>:</w:delText>
        </w:r>
      </w:del>
    </w:p>
    <w:p w14:paraId="658C2170" w14:textId="13CCB753" w:rsidR="005777EC" w:rsidDel="00AB44D1" w:rsidRDefault="002D6827" w:rsidP="005777EC">
      <w:pPr>
        <w:tabs>
          <w:tab w:val="left" w:pos="5387"/>
        </w:tabs>
        <w:spacing w:before="240" w:after="240"/>
        <w:jc w:val="right"/>
        <w:rPr>
          <w:del w:id="725" w:author="Александр Перепечаев" w:date="2021-05-26T13:26:00Z"/>
          <w:iCs/>
        </w:rPr>
      </w:pPr>
      <m:oMath>
        <m:sSub>
          <m:sSubPr>
            <m:ctrlPr>
              <w:del w:id="726" w:author="Александр Перепечаев" w:date="2021-05-26T13:26:00Z">
                <w:rPr>
                  <w:rFonts w:ascii="Cambria Math" w:hAnsi="Cambria Math"/>
                  <w:iCs/>
                </w:rPr>
              </w:del>
            </m:ctrlPr>
          </m:sSubPr>
          <m:e>
            <m:r>
              <w:del w:id="727" w:author="Александр Перепечаев" w:date="2021-05-26T13:26:00Z">
                <m:rPr>
                  <m:sty m:val="p"/>
                </m:rPr>
                <w:rPr>
                  <w:rFonts w:ascii="Cambria Math" w:hAnsi="Cambria Math"/>
                </w:rPr>
                <m:t>Н</m:t>
              </w:del>
            </m:r>
          </m:e>
          <m:sub>
            <m:r>
              <w:del w:id="728" w:author="Александр Перепечаев" w:date="2021-05-26T13:26:00Z">
                <m:rPr>
                  <m:sty m:val="p"/>
                </m:rPr>
                <w:rPr>
                  <w:rFonts w:ascii="Cambria Math" w:hAnsi="Cambria Math"/>
                </w:rPr>
                <m:t>П</m:t>
              </w:del>
            </m:r>
          </m:sub>
        </m:sSub>
        <m:r>
          <w:del w:id="729" w:author="Александр Перепечаев" w:date="2021-05-26T13:26:00Z">
            <m:rPr>
              <m:sty m:val="p"/>
            </m:rPr>
            <w:rPr>
              <w:rFonts w:ascii="Cambria Math" w:hAnsi="Cambria Math"/>
            </w:rPr>
            <m:t>=h-</m:t>
          </w:del>
        </m:r>
        <m:sSub>
          <m:sSubPr>
            <m:ctrlPr>
              <w:del w:id="730" w:author="Александр Перепечаев" w:date="2021-05-26T13:26:00Z">
                <w:rPr>
                  <w:rFonts w:ascii="Cambria Math" w:hAnsi="Cambria Math"/>
                  <w:iCs/>
                  <w:lang w:val="en-US"/>
                </w:rPr>
              </w:del>
            </m:ctrlPr>
          </m:sSubPr>
          <m:e>
            <m:r>
              <w:del w:id="731" w:author="Александр Перепечаев" w:date="2021-05-26T13:26:00Z">
                <m:rPr>
                  <m:sty m:val="p"/>
                </m:rPr>
                <w:rPr>
                  <w:rFonts w:ascii="Cambria Math" w:hAnsi="Cambria Math"/>
                </w:rPr>
                <m:t>h</m:t>
              </w:del>
            </m:r>
          </m:e>
          <m:sub>
            <m:r>
              <w:del w:id="732" w:author="Александр Перепечаев" w:date="2021-05-26T13:26:00Z">
                <m:rPr>
                  <m:sty m:val="p"/>
                </m:rPr>
                <w:rPr>
                  <w:rFonts w:ascii="Cambria Math" w:hAnsi="Cambria Math"/>
                  <w:lang w:val="en-US"/>
                </w:rPr>
                <m:t>p</m:t>
              </w:del>
            </m:r>
          </m:sub>
        </m:sSub>
        <m:r>
          <w:del w:id="733" w:author="Александр Перепечаев" w:date="2021-05-26T13:26:00Z">
            <m:rPr>
              <m:sty m:val="p"/>
            </m:rPr>
            <w:rPr>
              <w:rFonts w:ascii="Cambria Math" w:hAnsi="Cambria Math"/>
            </w:rPr>
            <m:t>-</m:t>
          </w:del>
        </m:r>
        <m:sSub>
          <m:sSubPr>
            <m:ctrlPr>
              <w:del w:id="734" w:author="Александр Перепечаев" w:date="2021-05-26T13:26:00Z">
                <w:rPr>
                  <w:rFonts w:ascii="Cambria Math" w:hAnsi="Cambria Math"/>
                  <w:iCs/>
                  <w:lang w:val="en-US"/>
                </w:rPr>
              </w:del>
            </m:ctrlPr>
          </m:sSubPr>
          <m:e>
            <m:r>
              <w:del w:id="735" w:author="Александр Перепечаев" w:date="2021-05-26T13:26:00Z">
                <m:rPr>
                  <m:sty m:val="p"/>
                </m:rPr>
                <w:rPr>
                  <w:rFonts w:ascii="Cambria Math" w:hAnsi="Cambria Math"/>
                </w:rPr>
                <m:t>h</m:t>
              </w:del>
            </m:r>
          </m:e>
          <m:sub>
            <m:r>
              <w:del w:id="736" w:author="Александр Перепечаев" w:date="2021-05-26T13:26:00Z">
                <m:rPr>
                  <m:sty m:val="p"/>
                </m:rPr>
                <w:rPr>
                  <w:rFonts w:ascii="Cambria Math" w:hAnsi="Cambria Math"/>
                  <w:lang w:val="en-US"/>
                </w:rPr>
                <m:t>C</m:t>
              </w:del>
            </m:r>
          </m:sub>
        </m:sSub>
      </m:oMath>
      <w:del w:id="737" w:author="Александр Перепечаев" w:date="2021-05-26T13:26:00Z">
        <w:r w:rsidR="005777EC" w:rsidRPr="006A13C6" w:rsidDel="00AB44D1">
          <w:rPr>
            <w:iCs/>
          </w:rPr>
          <w:delText>,</w:delText>
        </w:r>
        <w:r w:rsidR="005777EC" w:rsidRPr="006A13C6" w:rsidDel="00AB44D1">
          <w:rPr>
            <w:iCs/>
          </w:rPr>
          <w:tab/>
          <w:delText>(</w:delText>
        </w:r>
        <w:r w:rsidR="005777EC" w:rsidRPr="00AF5671" w:rsidDel="00AB44D1">
          <w:rPr>
            <w:iCs/>
          </w:rPr>
          <w:delText>1</w:delText>
        </w:r>
        <w:r w:rsidR="005777EC" w:rsidRPr="006A13C6" w:rsidDel="00AB44D1">
          <w:rPr>
            <w:iCs/>
          </w:rPr>
          <w:delText>)</w:delText>
        </w:r>
      </w:del>
    </w:p>
    <w:p w14:paraId="4BEBC045" w14:textId="522F11D3" w:rsidR="005777EC" w:rsidDel="00AB44D1" w:rsidRDefault="005777EC" w:rsidP="00A078EA">
      <w:pPr>
        <w:pStyle w:val="afff4"/>
        <w:ind w:firstLine="0"/>
        <w:rPr>
          <w:del w:id="738" w:author="Александр Перепечаев" w:date="2021-05-26T13:26:00Z"/>
        </w:rPr>
      </w:pPr>
      <w:del w:id="739" w:author="Александр Перепечаев" w:date="2021-05-26T13:26:00Z">
        <w:r w:rsidDel="00AB44D1">
          <w:delText>где</w:delText>
        </w:r>
      </w:del>
      <m:oMath>
        <m:r>
          <w:del w:id="740" w:author="Александр Перепечаев" w:date="2021-05-26T13:26:00Z">
            <w:rPr>
              <w:rFonts w:ascii="Cambria Math" w:hAnsi="Cambria Math"/>
            </w:rPr>
            <m:t xml:space="preserve">     </m:t>
          </w:del>
        </m:r>
        <m:sSub>
          <m:sSubPr>
            <m:ctrlPr>
              <w:del w:id="741" w:author="Александр Перепечаев" w:date="2021-05-26T13:26:00Z">
                <w:rPr>
                  <w:rFonts w:ascii="Cambria Math" w:hAnsi="Cambria Math"/>
                  <w:sz w:val="24"/>
                  <w:szCs w:val="24"/>
                  <w:lang w:val="en-US"/>
                </w:rPr>
              </w:del>
            </m:ctrlPr>
          </m:sSubPr>
          <m:e>
            <m:r>
              <w:del w:id="742" w:author="Александр Перепечаев" w:date="2021-05-26T13:26:00Z">
                <m:rPr>
                  <m:sty m:val="p"/>
                </m:rPr>
                <w:rPr>
                  <w:rFonts w:ascii="Cambria Math" w:hAnsi="Cambria Math"/>
                  <w:sz w:val="24"/>
                  <w:lang w:val="en-US"/>
                </w:rPr>
                <m:t>h</m:t>
              </w:del>
            </m:r>
          </m:e>
          <m:sub>
            <m:r>
              <w:del w:id="743" w:author="Александр Перепечаев" w:date="2021-05-26T13:26:00Z">
                <m:rPr>
                  <m:sty m:val="p"/>
                </m:rPr>
                <w:rPr>
                  <w:rFonts w:ascii="Cambria Math" w:hAnsi="Cambria Math"/>
                  <w:sz w:val="24"/>
                  <w:lang w:val="en-US"/>
                </w:rPr>
                <m:t>p</m:t>
              </w:del>
            </m:r>
          </m:sub>
        </m:sSub>
        <m:r>
          <w:del w:id="744" w:author="Александр Перепечаев" w:date="2021-05-26T13:26:00Z">
            <m:rPr>
              <m:sty m:val="p"/>
            </m:rPr>
            <w:rPr>
              <w:rFonts w:ascii="Cambria Math" w:hAnsi="Cambria Math"/>
              <w:sz w:val="24"/>
            </w:rPr>
            <m:t>=0,8 м</m:t>
          </w:del>
        </m:r>
      </m:oMath>
      <w:del w:id="745" w:author="Александр Перепечаев" w:date="2021-05-26T13:26:00Z">
        <w:r w:rsidDel="00AB44D1">
          <w:delText>, высота рабочей поверхности</w:delText>
        </w:r>
        <w:r w:rsidRPr="000B0372" w:rsidDel="00AB44D1">
          <w:delText>.</w:delText>
        </w:r>
      </w:del>
    </w:p>
    <w:p w14:paraId="2E3BF733" w14:textId="3FBA946C" w:rsidR="005777EC" w:rsidRPr="00DE4FC0" w:rsidDel="00AB44D1" w:rsidRDefault="002D6827" w:rsidP="005777EC">
      <w:pPr>
        <w:pStyle w:val="afff4"/>
        <w:jc w:val="center"/>
        <w:rPr>
          <w:del w:id="746" w:author="Александр Перепечаев" w:date="2021-05-26T13:26:00Z"/>
          <w:i/>
        </w:rPr>
      </w:pPr>
      <m:oMath>
        <m:sSub>
          <m:sSubPr>
            <m:ctrlPr>
              <w:del w:id="747" w:author="Александр Перепечаев" w:date="2021-05-26T13:26:00Z">
                <w:rPr>
                  <w:rFonts w:ascii="Cambria Math" w:hAnsi="Cambria Math"/>
                  <w:iCs/>
                </w:rPr>
              </w:del>
            </m:ctrlPr>
          </m:sSubPr>
          <m:e>
            <m:r>
              <w:del w:id="748" w:author="Александр Перепечаев" w:date="2021-05-26T13:26:00Z">
                <m:rPr>
                  <m:sty m:val="p"/>
                </m:rPr>
                <w:rPr>
                  <w:rFonts w:ascii="Cambria Math" w:hAnsi="Cambria Math"/>
                </w:rPr>
                <m:t>Н</m:t>
              </w:del>
            </m:r>
          </m:e>
          <m:sub>
            <m:r>
              <w:del w:id="749" w:author="Александр Перепечаев" w:date="2021-05-26T13:26:00Z">
                <m:rPr>
                  <m:sty m:val="p"/>
                </m:rPr>
                <w:rPr>
                  <w:rFonts w:ascii="Cambria Math" w:hAnsi="Cambria Math"/>
                </w:rPr>
                <m:t>П</m:t>
              </w:del>
            </m:r>
          </m:sub>
        </m:sSub>
        <m:r>
          <w:del w:id="750" w:author="Александр Перепечаев" w:date="2021-05-26T13:26:00Z">
            <m:rPr>
              <m:sty m:val="p"/>
            </m:rPr>
            <w:rPr>
              <w:rFonts w:ascii="Cambria Math" w:hAnsi="Cambria Math"/>
            </w:rPr>
            <m:t>=4-0,8-0,25</m:t>
          </w:del>
        </m:r>
        <m:d>
          <m:dPr>
            <m:ctrlPr>
              <w:del w:id="751" w:author="Александр Перепечаев" w:date="2021-05-26T13:26:00Z">
                <w:rPr>
                  <w:rFonts w:ascii="Cambria Math" w:hAnsi="Cambria Math"/>
                  <w:iCs/>
                  <w:lang w:val="en-US"/>
                </w:rPr>
              </w:del>
            </m:ctrlPr>
          </m:dPr>
          <m:e>
            <m:r>
              <w:del w:id="752" w:author="Александр Перепечаев" w:date="2021-05-26T13:26:00Z">
                <m:rPr>
                  <m:sty m:val="p"/>
                </m:rPr>
                <w:rPr>
                  <w:rFonts w:ascii="Cambria Math" w:hAnsi="Cambria Math"/>
                </w:rPr>
                <m:t>4-0,8</m:t>
              </w:del>
            </m:r>
          </m:e>
        </m:d>
        <m:r>
          <w:del w:id="753" w:author="Александр Перепечаев" w:date="2021-05-26T13:26:00Z">
            <m:rPr>
              <m:sty m:val="p"/>
            </m:rPr>
            <w:rPr>
              <w:rFonts w:ascii="Cambria Math" w:hAnsi="Cambria Math"/>
            </w:rPr>
            <m:t>=2,4</m:t>
          </w:del>
        </m:r>
      </m:oMath>
      <w:del w:id="754" w:author="Александр Перепечаев" w:date="2021-05-26T13:26:00Z">
        <w:r w:rsidR="005777EC" w:rsidDel="00AB44D1">
          <w:rPr>
            <w:i/>
          </w:rPr>
          <w:delText xml:space="preserve"> </w:delText>
        </w:r>
        <w:r w:rsidR="005777EC" w:rsidRPr="00DE4FC0" w:rsidDel="00AB44D1">
          <w:rPr>
            <w:iCs/>
          </w:rPr>
          <w:delText>м.</w:delText>
        </w:r>
      </w:del>
    </w:p>
    <w:p w14:paraId="4D873B17" w14:textId="6E6ECD44" w:rsidR="005777EC" w:rsidRPr="00DE4FC0" w:rsidDel="00AB44D1" w:rsidRDefault="005777EC" w:rsidP="005777EC">
      <w:pPr>
        <w:pStyle w:val="afff4"/>
        <w:rPr>
          <w:del w:id="755" w:author="Александр Перепечаев" w:date="2021-05-26T13:26:00Z"/>
        </w:rPr>
      </w:pPr>
      <w:del w:id="756" w:author="Александр Перепечаев" w:date="2021-05-26T13:26:00Z">
        <w:r w:rsidDel="00AB44D1">
          <w:delText>Определим индекс помещения</w:delText>
        </w:r>
        <w:r w:rsidRPr="00DE4FC0" w:rsidDel="00AB44D1">
          <w:delText>:</w:delText>
        </w:r>
      </w:del>
    </w:p>
    <w:p w14:paraId="57F2B9D8" w14:textId="7BCCAB56" w:rsidR="005777EC" w:rsidDel="00AB44D1" w:rsidRDefault="005777EC" w:rsidP="00CD2482">
      <w:pPr>
        <w:tabs>
          <w:tab w:val="left" w:pos="5245"/>
        </w:tabs>
        <w:spacing w:before="240" w:after="240"/>
        <w:jc w:val="right"/>
        <w:rPr>
          <w:del w:id="757" w:author="Александр Перепечаев" w:date="2021-05-26T13:26:00Z"/>
          <w:iCs/>
        </w:rPr>
      </w:pPr>
      <m:oMath>
        <m:r>
          <w:del w:id="758" w:author="Александр Перепечаев" w:date="2021-05-26T13:26:00Z">
            <m:rPr>
              <m:sty m:val="p"/>
            </m:rPr>
            <w:rPr>
              <w:rFonts w:ascii="Cambria Math" w:hAnsi="Cambria Math"/>
            </w:rPr>
            <m:t xml:space="preserve">i= </m:t>
          </w:del>
        </m:r>
        <m:f>
          <m:fPr>
            <m:ctrlPr>
              <w:del w:id="759" w:author="Александр Перепечаев" w:date="2021-05-26T13:26:00Z">
                <w:rPr>
                  <w:rFonts w:ascii="Cambria Math" w:hAnsi="Cambria Math"/>
                  <w:iCs/>
                </w:rPr>
              </w:del>
            </m:ctrlPr>
          </m:fPr>
          <m:num>
            <m:r>
              <w:del w:id="760" w:author="Александр Перепечаев" w:date="2021-05-26T13:26:00Z">
                <m:rPr>
                  <m:sty m:val="p"/>
                </m:rPr>
                <w:rPr>
                  <w:rFonts w:ascii="Cambria Math" w:hAnsi="Cambria Math"/>
                </w:rPr>
                <m:t>AB</m:t>
              </w:del>
            </m:r>
          </m:num>
          <m:den>
            <m:sSub>
              <m:sSubPr>
                <m:ctrlPr>
                  <w:del w:id="761" w:author="Александр Перепечаев" w:date="2021-05-26T13:26:00Z">
                    <w:rPr>
                      <w:rFonts w:ascii="Cambria Math" w:hAnsi="Cambria Math"/>
                      <w:iCs/>
                    </w:rPr>
                  </w:del>
                </m:ctrlPr>
              </m:sSubPr>
              <m:e>
                <m:r>
                  <w:del w:id="762" w:author="Александр Перепечаев" w:date="2021-05-26T13:26:00Z">
                    <m:rPr>
                      <m:sty m:val="p"/>
                    </m:rPr>
                    <w:rPr>
                      <w:rFonts w:ascii="Cambria Math" w:hAnsi="Cambria Math"/>
                    </w:rPr>
                    <m:t>H</m:t>
                  </w:del>
                </m:r>
              </m:e>
              <m:sub>
                <m:r>
                  <w:del w:id="763" w:author="Александр Перепечаев" w:date="2021-05-26T13:26:00Z">
                    <m:rPr>
                      <m:sty m:val="p"/>
                    </m:rPr>
                    <w:rPr>
                      <w:rFonts w:ascii="Cambria Math" w:hAnsi="Cambria Math"/>
                    </w:rPr>
                    <m:t>п</m:t>
                  </w:del>
                </m:r>
              </m:sub>
            </m:sSub>
            <m:r>
              <w:del w:id="764" w:author="Александр Перепечаев" w:date="2021-05-26T13:26:00Z">
                <m:rPr>
                  <m:sty m:val="p"/>
                </m:rPr>
                <w:rPr>
                  <w:rFonts w:ascii="Cambria Math" w:hAnsi="Cambria Math"/>
                </w:rPr>
                <m:t>(А+В)</m:t>
              </w:del>
            </m:r>
          </m:den>
        </m:f>
      </m:oMath>
      <w:del w:id="765" w:author="Александр Перепечаев" w:date="2021-05-26T13:26:00Z">
        <w:r w:rsidRPr="006A13C6" w:rsidDel="00AB44D1">
          <w:rPr>
            <w:iCs/>
          </w:rPr>
          <w:delText>,</w:delText>
        </w:r>
        <w:r w:rsidR="00DE7EAE" w:rsidDel="00AB44D1">
          <w:rPr>
            <w:iCs/>
          </w:rPr>
          <w:delText xml:space="preserve">  </w:delText>
        </w:r>
        <w:r w:rsidRPr="006A13C6" w:rsidDel="00AB44D1">
          <w:rPr>
            <w:iCs/>
          </w:rPr>
          <w:tab/>
          <w:delText>(</w:delText>
        </w:r>
        <w:r w:rsidRPr="00AF5671" w:rsidDel="00AB44D1">
          <w:rPr>
            <w:iCs/>
          </w:rPr>
          <w:delText>2</w:delText>
        </w:r>
        <w:r w:rsidRPr="006A13C6" w:rsidDel="00AB44D1">
          <w:rPr>
            <w:iCs/>
          </w:rPr>
          <w:delText>)</w:delText>
        </w:r>
      </w:del>
    </w:p>
    <w:p w14:paraId="15D0812B" w14:textId="739B6A6F" w:rsidR="005777EC" w:rsidRPr="00EE7F9C" w:rsidDel="00AB44D1" w:rsidRDefault="005777EC" w:rsidP="005777EC">
      <w:pPr>
        <w:tabs>
          <w:tab w:val="left" w:pos="5103"/>
        </w:tabs>
        <w:spacing w:before="240" w:after="240"/>
        <w:jc w:val="right"/>
        <w:rPr>
          <w:del w:id="766" w:author="Александр Перепечаев" w:date="2021-05-26T13:26:00Z"/>
        </w:rPr>
      </w:pPr>
      <m:oMathPara>
        <m:oMathParaPr>
          <m:jc m:val="center"/>
        </m:oMathParaPr>
        <m:oMath>
          <m:r>
            <w:del w:id="767" w:author="Александр Перепечаев" w:date="2021-05-26T13:26:00Z">
              <m:rPr>
                <m:sty m:val="p"/>
              </m:rPr>
              <w:rPr>
                <w:rFonts w:ascii="Cambria Math" w:hAnsi="Cambria Math"/>
              </w:rPr>
              <m:t xml:space="preserve">i= </m:t>
            </w:del>
          </m:r>
          <m:f>
            <m:fPr>
              <m:ctrlPr>
                <w:del w:id="768" w:author="Александр Перепечаев" w:date="2021-05-26T13:26:00Z">
                  <w:rPr>
                    <w:rFonts w:ascii="Cambria Math" w:hAnsi="Cambria Math"/>
                    <w:iCs/>
                  </w:rPr>
                </w:del>
              </m:ctrlPr>
            </m:fPr>
            <m:num>
              <m:r>
                <w:del w:id="769" w:author="Александр Перепечаев" w:date="2021-05-26T13:26:00Z">
                  <m:rPr>
                    <m:sty m:val="p"/>
                  </m:rPr>
                  <w:rPr>
                    <w:rFonts w:ascii="Cambria Math" w:hAnsi="Cambria Math"/>
                  </w:rPr>
                  <m:t>10*6</m:t>
                </w:del>
              </m:r>
            </m:num>
            <m:den>
              <m:r>
                <w:del w:id="770" w:author="Александр Перепечаев" w:date="2021-05-26T13:26:00Z">
                  <m:rPr>
                    <m:sty m:val="p"/>
                  </m:rPr>
                  <w:rPr>
                    <w:rFonts w:ascii="Cambria Math" w:hAnsi="Cambria Math"/>
                  </w:rPr>
                  <m:t>2,4(10+6)</m:t>
                </w:del>
              </m:r>
            </m:den>
          </m:f>
          <m:r>
            <w:del w:id="771" w:author="Александр Перепечаев" w:date="2021-05-26T13:26:00Z">
              <w:rPr>
                <w:rFonts w:ascii="Cambria Math" w:hAnsi="Cambria Math"/>
              </w:rPr>
              <m:t>=1,6</m:t>
            </w:del>
          </m:r>
        </m:oMath>
      </m:oMathPara>
    </w:p>
    <w:p w14:paraId="7AF7FF19" w14:textId="352091A9" w:rsidR="005777EC" w:rsidRPr="00EE7F9C" w:rsidDel="00AB44D1" w:rsidRDefault="005777EC" w:rsidP="005777EC">
      <w:pPr>
        <w:pStyle w:val="afff4"/>
        <w:rPr>
          <w:del w:id="772" w:author="Александр Перепечаев" w:date="2021-05-26T13:26:00Z"/>
        </w:rPr>
      </w:pPr>
      <w:del w:id="773" w:author="Александр Перепечаев" w:date="2021-05-26T13:26:00Z">
        <w:r w:rsidDel="00AB44D1">
          <w:delText>Необходимо определить оптимальное расстояние между рядами светильников по формуле</w:delText>
        </w:r>
        <w:r w:rsidRPr="00EE7F9C" w:rsidDel="00AB44D1">
          <w:delText>:</w:delText>
        </w:r>
      </w:del>
    </w:p>
    <w:p w14:paraId="17024FEE" w14:textId="5B9F5762" w:rsidR="005777EC" w:rsidDel="00AB44D1" w:rsidRDefault="005777EC" w:rsidP="005777EC">
      <w:pPr>
        <w:tabs>
          <w:tab w:val="left" w:pos="4962"/>
        </w:tabs>
        <w:spacing w:before="240" w:after="240"/>
        <w:jc w:val="right"/>
        <w:rPr>
          <w:del w:id="774" w:author="Александр Перепечаев" w:date="2021-05-26T13:26:00Z"/>
          <w:iCs/>
        </w:rPr>
      </w:pPr>
      <m:oMath>
        <m:r>
          <w:del w:id="775" w:author="Александр Перепечаев" w:date="2021-05-26T13:26:00Z">
            <m:rPr>
              <m:sty m:val="p"/>
            </m:rPr>
            <w:rPr>
              <w:rFonts w:ascii="Cambria Math" w:hAnsi="Cambria Math"/>
              <w:lang w:val="en-US"/>
            </w:rPr>
            <m:t>L</m:t>
          </w:del>
        </m:r>
        <m:r>
          <w:del w:id="776" w:author="Александр Перепечаев" w:date="2021-05-26T13:26:00Z">
            <m:rPr>
              <m:sty m:val="p"/>
            </m:rPr>
            <w:rPr>
              <w:rFonts w:ascii="Cambria Math" w:hAnsi="Cambria Math"/>
            </w:rPr>
            <m:t>=</m:t>
          </w:del>
        </m:r>
        <m:r>
          <w:del w:id="777" w:author="Александр Перепечаев" w:date="2021-05-26T13:26:00Z">
            <m:rPr>
              <m:sty m:val="p"/>
            </m:rPr>
            <w:rPr>
              <w:rFonts w:ascii="Cambria Math" w:hAnsi="Cambria Math"/>
              <w:lang w:val="en-US"/>
            </w:rPr>
            <m:t>λ</m:t>
          </w:del>
        </m:r>
        <m:sSub>
          <m:sSubPr>
            <m:ctrlPr>
              <w:del w:id="778" w:author="Александр Перепечаев" w:date="2021-05-26T13:26:00Z">
                <w:rPr>
                  <w:rFonts w:ascii="Cambria Math" w:hAnsi="Cambria Math"/>
                  <w:iCs/>
                  <w:lang w:val="en-US"/>
                </w:rPr>
              </w:del>
            </m:ctrlPr>
          </m:sSubPr>
          <m:e>
            <m:r>
              <w:del w:id="779" w:author="Александр Перепечаев" w:date="2021-05-26T13:26:00Z">
                <m:rPr>
                  <m:sty m:val="p"/>
                </m:rPr>
                <w:rPr>
                  <w:rFonts w:ascii="Cambria Math" w:hAnsi="Cambria Math"/>
                  <w:lang w:val="en-US"/>
                </w:rPr>
                <m:t>H</m:t>
              </w:del>
            </m:r>
          </m:e>
          <m:sub>
            <m:r>
              <w:del w:id="780" w:author="Александр Перепечаев" w:date="2021-05-26T13:26:00Z">
                <m:rPr>
                  <m:sty m:val="p"/>
                </m:rPr>
                <w:rPr>
                  <w:rFonts w:ascii="Cambria Math" w:hAnsi="Cambria Math"/>
                </w:rPr>
                <m:t>П</m:t>
              </w:del>
            </m:r>
          </m:sub>
        </m:sSub>
      </m:oMath>
      <w:del w:id="781" w:author="Александр Перепечаев" w:date="2021-05-26T13:26:00Z">
        <w:r w:rsidRPr="006A13C6" w:rsidDel="00AB44D1">
          <w:rPr>
            <w:iCs/>
          </w:rPr>
          <w:delText>,</w:delText>
        </w:r>
        <w:r w:rsidRPr="006A13C6" w:rsidDel="00AB44D1">
          <w:rPr>
            <w:iCs/>
          </w:rPr>
          <w:tab/>
          <w:delText>(</w:delText>
        </w:r>
        <w:r w:rsidRPr="00AF5671" w:rsidDel="00AB44D1">
          <w:rPr>
            <w:iCs/>
          </w:rPr>
          <w:delText>3</w:delText>
        </w:r>
        <w:r w:rsidRPr="006A13C6" w:rsidDel="00AB44D1">
          <w:rPr>
            <w:iCs/>
          </w:rPr>
          <w:delText>)</w:delText>
        </w:r>
      </w:del>
    </w:p>
    <w:p w14:paraId="4EC11C07" w14:textId="2CDCB259" w:rsidR="005777EC" w:rsidDel="00AB44D1" w:rsidRDefault="005777EC" w:rsidP="005777EC">
      <w:pPr>
        <w:pStyle w:val="afff4"/>
        <w:ind w:firstLine="0"/>
        <w:rPr>
          <w:del w:id="782" w:author="Александр Перепечаев" w:date="2021-05-26T13:26:00Z"/>
          <w:lang w:eastAsia="ru-RU"/>
        </w:rPr>
      </w:pPr>
      <w:del w:id="783" w:author="Александр Перепечаев" w:date="2021-05-26T13:26:00Z">
        <w:r w:rsidRPr="000058E0" w:rsidDel="00AB44D1">
          <w:rPr>
            <w:rStyle w:val="affff0"/>
          </w:rPr>
          <w:delText xml:space="preserve">где </w:delText>
        </w:r>
        <w:r w:rsidDel="00AB44D1">
          <w:rPr>
            <w:rStyle w:val="affff0"/>
          </w:rPr>
          <w:delText xml:space="preserve">    </w:delText>
        </w:r>
      </w:del>
      <m:oMath>
        <m:r>
          <w:del w:id="784" w:author="Александр Перепечаев" w:date="2021-05-26T13:26:00Z">
            <m:rPr>
              <m:sty m:val="p"/>
            </m:rPr>
            <w:rPr>
              <w:rStyle w:val="affff0"/>
              <w:rFonts w:ascii="Cambria Math"/>
              <w:sz w:val="24"/>
              <w:szCs w:val="24"/>
            </w:rPr>
            <m:t>L</m:t>
          </w:del>
        </m:r>
      </m:oMath>
      <w:del w:id="785" w:author="Александр Перепечаев" w:date="2021-05-26T13:26:00Z">
        <w:r w:rsidRPr="000058E0" w:rsidDel="00AB44D1">
          <w:rPr>
            <w:rStyle w:val="affff0"/>
          </w:rPr>
          <w:delText xml:space="preserve"> </w:delText>
        </w:r>
        <w:r w:rsidRPr="000B0372" w:rsidDel="00AB44D1">
          <w:rPr>
            <w:rStyle w:val="affff0"/>
          </w:rPr>
          <w:delText xml:space="preserve">– </w:delText>
        </w:r>
        <w:r w:rsidDel="00AB44D1">
          <w:rPr>
            <w:rStyle w:val="affff0"/>
          </w:rPr>
          <w:delText>оптимальное расстояние между рядами светильников</w:delText>
        </w:r>
        <w:r w:rsidDel="00AB44D1">
          <w:rPr>
            <w:lang w:eastAsia="ru-RU"/>
          </w:rPr>
          <w:delText>;</w:delText>
        </w:r>
      </w:del>
    </w:p>
    <w:p w14:paraId="615D05B8" w14:textId="6A80A1A5" w:rsidR="005777EC" w:rsidDel="00AB44D1" w:rsidRDefault="005777EC" w:rsidP="005777EC">
      <w:pPr>
        <w:pStyle w:val="afff4"/>
        <w:rPr>
          <w:del w:id="786" w:author="Александр Перепечаев" w:date="2021-05-26T13:26:00Z"/>
          <w:rFonts w:eastAsiaTheme="minorEastAsia"/>
          <w:lang w:eastAsia="ru-RU"/>
        </w:rPr>
      </w:pPr>
      <m:oMath>
        <m:r>
          <w:del w:id="787" w:author="Александр Перепечаев" w:date="2021-05-26T13:26:00Z">
            <m:rPr>
              <m:sty m:val="p"/>
            </m:rPr>
            <w:rPr>
              <w:rFonts w:ascii="Cambria Math" w:hAnsi="Cambria Math"/>
              <w:lang w:val="en-US" w:eastAsia="ru-RU"/>
            </w:rPr>
            <m:t>λ</m:t>
          </w:del>
        </m:r>
        <m:r>
          <w:del w:id="788" w:author="Александр Перепечаев" w:date="2021-05-26T13:26:00Z">
            <m:rPr>
              <m:sty m:val="p"/>
            </m:rPr>
            <w:rPr>
              <w:rFonts w:ascii="Cambria Math" w:hAnsi="Cambria Math"/>
              <w:lang w:eastAsia="ru-RU"/>
            </w:rPr>
            <m:t>=1,1</m:t>
          </w:del>
        </m:r>
      </m:oMath>
      <w:del w:id="789" w:author="Александр Перепечаев" w:date="2021-05-26T13:26:00Z">
        <w:r w:rsidDel="00AB44D1">
          <w:rPr>
            <w:rFonts w:eastAsiaTheme="minorEastAsia"/>
            <w:lang w:eastAsia="ru-RU"/>
          </w:rPr>
          <w:delText xml:space="preserve"> – коэффициент оптимального расстояния между светильниками.</w:delText>
        </w:r>
      </w:del>
    </w:p>
    <w:p w14:paraId="48B14121" w14:textId="4C675F02" w:rsidR="005777EC" w:rsidRPr="002F3461" w:rsidDel="00AB44D1" w:rsidRDefault="005777EC" w:rsidP="005777EC">
      <w:pPr>
        <w:pStyle w:val="afff4"/>
        <w:jc w:val="center"/>
        <w:rPr>
          <w:del w:id="790" w:author="Александр Перепечаев" w:date="2021-05-26T13:26:00Z"/>
          <w:rFonts w:eastAsiaTheme="minorEastAsia"/>
          <w:lang w:eastAsia="ru-RU"/>
        </w:rPr>
      </w:pPr>
      <m:oMath>
        <m:r>
          <w:del w:id="791" w:author="Александр Перепечаев" w:date="2021-05-26T13:26:00Z">
            <m:rPr>
              <m:sty m:val="p"/>
            </m:rPr>
            <w:rPr>
              <w:rFonts w:ascii="Cambria Math" w:hAnsi="Cambria Math"/>
              <w:lang w:val="en-US"/>
            </w:rPr>
            <m:t>L</m:t>
          </w:del>
        </m:r>
        <m:r>
          <w:del w:id="792" w:author="Александр Перепечаев" w:date="2021-05-26T13:26:00Z">
            <m:rPr>
              <m:sty m:val="p"/>
            </m:rPr>
            <w:rPr>
              <w:rFonts w:ascii="Cambria Math" w:hAnsi="Cambria Math"/>
            </w:rPr>
            <m:t>=1,1*2,4=2,6</m:t>
          </w:del>
        </m:r>
      </m:oMath>
      <w:del w:id="793" w:author="Александр Перепечаев" w:date="2021-05-26T13:26:00Z">
        <w:r w:rsidDel="00AB44D1">
          <w:rPr>
            <w:rFonts w:eastAsiaTheme="minorEastAsia"/>
          </w:rPr>
          <w:delText xml:space="preserve"> м.</w:delText>
        </w:r>
      </w:del>
    </w:p>
    <w:p w14:paraId="531C6E4C" w14:textId="2E346C98" w:rsidR="005777EC" w:rsidRPr="00D50FF6" w:rsidDel="00AB44D1" w:rsidRDefault="005777EC" w:rsidP="005777EC">
      <w:pPr>
        <w:pStyle w:val="afff4"/>
        <w:rPr>
          <w:del w:id="794" w:author="Александр Перепечаев" w:date="2021-05-26T13:26:00Z"/>
        </w:rPr>
      </w:pPr>
      <w:del w:id="795" w:author="Александр Перепечаев" w:date="2021-05-26T13:26:00Z">
        <w:r w:rsidDel="00AB44D1">
          <w:delText>Определим общее количество светильников, а также отдельно количество светильников по ширине и во длине</w:delText>
        </w:r>
        <w:r w:rsidRPr="00D50FF6" w:rsidDel="00AB44D1">
          <w:delText>:</w:delText>
        </w:r>
      </w:del>
    </w:p>
    <w:p w14:paraId="04C03540" w14:textId="5D24D108" w:rsidR="005777EC" w:rsidRPr="006A13C6" w:rsidDel="00AB44D1" w:rsidRDefault="005777EC" w:rsidP="005777EC">
      <w:pPr>
        <w:tabs>
          <w:tab w:val="left" w:pos="5245"/>
        </w:tabs>
        <w:spacing w:before="240" w:after="240"/>
        <w:jc w:val="right"/>
        <w:rPr>
          <w:del w:id="796" w:author="Александр Перепечаев" w:date="2021-05-26T13:26:00Z"/>
          <w:iCs/>
        </w:rPr>
      </w:pPr>
      <m:oMath>
        <m:r>
          <w:del w:id="797" w:author="Александр Перепечаев" w:date="2021-05-26T13:26:00Z">
            <m:rPr>
              <m:sty m:val="p"/>
            </m:rPr>
            <w:rPr>
              <w:rFonts w:ascii="Cambria Math" w:hAnsi="Cambria Math"/>
            </w:rPr>
            <m:t>N=</m:t>
          </w:del>
        </m:r>
        <m:sSub>
          <m:sSubPr>
            <m:ctrlPr>
              <w:del w:id="798" w:author="Александр Перепечаев" w:date="2021-05-26T13:26:00Z">
                <w:rPr>
                  <w:rFonts w:ascii="Cambria Math" w:hAnsi="Cambria Math"/>
                  <w:iCs/>
                </w:rPr>
              </w:del>
            </m:ctrlPr>
          </m:sSubPr>
          <m:e>
            <m:r>
              <w:del w:id="799" w:author="Александр Перепечаев" w:date="2021-05-26T13:26:00Z">
                <m:rPr>
                  <m:sty m:val="p"/>
                </m:rPr>
                <w:rPr>
                  <w:rFonts w:ascii="Cambria Math" w:hAnsi="Cambria Math"/>
                </w:rPr>
                <m:t>N</m:t>
              </w:del>
            </m:r>
          </m:e>
          <m:sub>
            <m:r>
              <w:del w:id="800" w:author="Александр Перепечаев" w:date="2021-05-26T13:26:00Z">
                <m:rPr>
                  <m:sty m:val="p"/>
                </m:rPr>
                <w:rPr>
                  <w:rFonts w:ascii="Cambria Math" w:hAnsi="Cambria Math"/>
                </w:rPr>
                <m:t>Ш</m:t>
              </w:del>
            </m:r>
          </m:sub>
        </m:sSub>
        <m:sSub>
          <m:sSubPr>
            <m:ctrlPr>
              <w:del w:id="801" w:author="Александр Перепечаев" w:date="2021-05-26T13:26:00Z">
                <w:rPr>
                  <w:rFonts w:ascii="Cambria Math" w:hAnsi="Cambria Math"/>
                  <w:iCs/>
                </w:rPr>
              </w:del>
            </m:ctrlPr>
          </m:sSubPr>
          <m:e>
            <m:r>
              <w:del w:id="802" w:author="Александр Перепечаев" w:date="2021-05-26T13:26:00Z">
                <m:rPr>
                  <m:sty m:val="p"/>
                </m:rPr>
                <w:rPr>
                  <w:rFonts w:ascii="Cambria Math" w:hAnsi="Cambria Math"/>
                </w:rPr>
                <m:t>N</m:t>
              </w:del>
            </m:r>
          </m:e>
          <m:sub>
            <m:r>
              <w:del w:id="803" w:author="Александр Перепечаев" w:date="2021-05-26T13:26:00Z">
                <m:rPr>
                  <m:sty m:val="p"/>
                </m:rPr>
                <w:rPr>
                  <w:rFonts w:ascii="Cambria Math" w:hAnsi="Cambria Math"/>
                </w:rPr>
                <m:t>ДЛ</m:t>
              </w:del>
            </m:r>
          </m:sub>
        </m:sSub>
      </m:oMath>
      <w:del w:id="804" w:author="Александр Перепечаев" w:date="2021-05-26T13:26:00Z">
        <w:r w:rsidDel="00AB44D1">
          <w:rPr>
            <w:iCs/>
          </w:rPr>
          <w:delText>.</w:delText>
        </w:r>
        <w:r w:rsidRPr="006A13C6" w:rsidDel="00AB44D1">
          <w:rPr>
            <w:iCs/>
          </w:rPr>
          <w:tab/>
          <w:delText>(</w:delText>
        </w:r>
        <w:r w:rsidRPr="00AF5671" w:rsidDel="00AB44D1">
          <w:rPr>
            <w:iCs/>
          </w:rPr>
          <w:delText>4</w:delText>
        </w:r>
        <w:r w:rsidRPr="006A13C6" w:rsidDel="00AB44D1">
          <w:rPr>
            <w:iCs/>
          </w:rPr>
          <w:delText>)</w:delText>
        </w:r>
      </w:del>
    </w:p>
    <w:p w14:paraId="5CC79158" w14:textId="7310D2BE" w:rsidR="005777EC" w:rsidRPr="006A13C6" w:rsidDel="00AB44D1" w:rsidRDefault="002D6827" w:rsidP="005777EC">
      <w:pPr>
        <w:tabs>
          <w:tab w:val="left" w:pos="5245"/>
        </w:tabs>
        <w:spacing w:before="240" w:after="240"/>
        <w:jc w:val="right"/>
        <w:rPr>
          <w:del w:id="805" w:author="Александр Перепечаев" w:date="2021-05-26T13:26:00Z"/>
          <w:iCs/>
        </w:rPr>
      </w:pPr>
      <m:oMath>
        <m:sSub>
          <m:sSubPr>
            <m:ctrlPr>
              <w:del w:id="806" w:author="Александр Перепечаев" w:date="2021-05-26T13:26:00Z">
                <w:rPr>
                  <w:rFonts w:ascii="Cambria Math" w:hAnsi="Cambria Math"/>
                  <w:iCs/>
                  <w:lang w:val="en-US"/>
                </w:rPr>
              </w:del>
            </m:ctrlPr>
          </m:sSubPr>
          <m:e>
            <m:r>
              <w:del w:id="807" w:author="Александр Перепечаев" w:date="2021-05-26T13:26:00Z">
                <m:rPr>
                  <m:sty m:val="p"/>
                </m:rPr>
                <w:rPr>
                  <w:rFonts w:ascii="Cambria Math" w:hAnsi="Cambria Math"/>
                  <w:lang w:val="en-US"/>
                </w:rPr>
                <m:t>N</m:t>
              </w:del>
            </m:r>
          </m:e>
          <m:sub>
            <m:r>
              <w:del w:id="808" w:author="Александр Перепечаев" w:date="2021-05-26T13:26:00Z">
                <m:rPr>
                  <m:sty m:val="p"/>
                </m:rPr>
                <w:rPr>
                  <w:rFonts w:ascii="Cambria Math" w:hAnsi="Cambria Math"/>
                </w:rPr>
                <m:t>Ш</m:t>
              </w:del>
            </m:r>
          </m:sub>
        </m:sSub>
        <m:r>
          <w:del w:id="809" w:author="Александр Перепечаев" w:date="2021-05-26T13:26:00Z">
            <m:rPr>
              <m:sty m:val="p"/>
            </m:rPr>
            <w:rPr>
              <w:rFonts w:ascii="Cambria Math" w:hAnsi="Cambria Math"/>
            </w:rPr>
            <m:t>=</m:t>
          </w:del>
        </m:r>
        <m:f>
          <m:fPr>
            <m:ctrlPr>
              <w:del w:id="810" w:author="Александр Перепечаев" w:date="2021-05-26T13:26:00Z">
                <w:rPr>
                  <w:rFonts w:ascii="Cambria Math" w:hAnsi="Cambria Math"/>
                  <w:iCs/>
                  <w:lang w:val="en-US"/>
                </w:rPr>
              </w:del>
            </m:ctrlPr>
          </m:fPr>
          <m:num>
            <m:r>
              <w:del w:id="811" w:author="Александр Перепечаев" w:date="2021-05-26T13:26:00Z">
                <m:rPr>
                  <m:sty m:val="p"/>
                </m:rPr>
                <w:rPr>
                  <w:rFonts w:ascii="Cambria Math" w:hAnsi="Cambria Math"/>
                  <w:lang w:val="en-US"/>
                </w:rPr>
                <m:t>B</m:t>
              </w:del>
            </m:r>
          </m:num>
          <m:den>
            <m:r>
              <w:del w:id="812" w:author="Александр Перепечаев" w:date="2021-05-26T13:26:00Z">
                <m:rPr>
                  <m:sty m:val="p"/>
                </m:rPr>
                <w:rPr>
                  <w:rFonts w:ascii="Cambria Math" w:hAnsi="Cambria Math"/>
                  <w:lang w:val="en-US"/>
                </w:rPr>
                <m:t>L</m:t>
              </w:del>
            </m:r>
          </m:den>
        </m:f>
      </m:oMath>
      <w:del w:id="813" w:author="Александр Перепечаев" w:date="2021-05-26T13:26:00Z">
        <w:r w:rsidR="005777EC" w:rsidRPr="006A13C6" w:rsidDel="00AB44D1">
          <w:rPr>
            <w:iCs/>
          </w:rPr>
          <w:delText xml:space="preserve"> </w:delText>
        </w:r>
        <w:r w:rsidR="005777EC" w:rsidDel="00AB44D1">
          <w:rPr>
            <w:iCs/>
          </w:rPr>
          <w:delText>.</w:delText>
        </w:r>
        <w:r w:rsidR="005777EC" w:rsidRPr="006A13C6" w:rsidDel="00AB44D1">
          <w:rPr>
            <w:iCs/>
          </w:rPr>
          <w:tab/>
          <w:delText>(</w:delText>
        </w:r>
        <w:r w:rsidR="005777EC" w:rsidRPr="00AF5671" w:rsidDel="00AB44D1">
          <w:rPr>
            <w:iCs/>
          </w:rPr>
          <w:delText>5</w:delText>
        </w:r>
        <w:r w:rsidR="005777EC" w:rsidRPr="006A13C6" w:rsidDel="00AB44D1">
          <w:rPr>
            <w:iCs/>
          </w:rPr>
          <w:delText>)</w:delText>
        </w:r>
      </w:del>
    </w:p>
    <w:p w14:paraId="6F1FC68A" w14:textId="4451475D" w:rsidR="005777EC" w:rsidDel="00AB44D1" w:rsidRDefault="002D6827" w:rsidP="005777EC">
      <w:pPr>
        <w:tabs>
          <w:tab w:val="left" w:pos="5245"/>
        </w:tabs>
        <w:spacing w:before="240" w:after="240"/>
        <w:jc w:val="right"/>
        <w:rPr>
          <w:del w:id="814" w:author="Александр Перепечаев" w:date="2021-05-26T13:26:00Z"/>
          <w:iCs/>
        </w:rPr>
      </w:pPr>
      <m:oMath>
        <m:sSub>
          <m:sSubPr>
            <m:ctrlPr>
              <w:del w:id="815" w:author="Александр Перепечаев" w:date="2021-05-26T13:26:00Z">
                <w:rPr>
                  <w:rFonts w:ascii="Cambria Math" w:hAnsi="Cambria Math"/>
                  <w:iCs/>
                  <w:lang w:val="en-US"/>
                </w:rPr>
              </w:del>
            </m:ctrlPr>
          </m:sSubPr>
          <m:e>
            <m:r>
              <w:del w:id="816" w:author="Александр Перепечаев" w:date="2021-05-26T13:26:00Z">
                <m:rPr>
                  <m:sty m:val="p"/>
                </m:rPr>
                <w:rPr>
                  <w:rFonts w:ascii="Cambria Math" w:hAnsi="Cambria Math"/>
                  <w:lang w:val="en-US"/>
                </w:rPr>
                <m:t>N</m:t>
              </w:del>
            </m:r>
          </m:e>
          <m:sub>
            <m:r>
              <w:del w:id="817" w:author="Александр Перепечаев" w:date="2021-05-26T13:26:00Z">
                <m:rPr>
                  <m:sty m:val="p"/>
                </m:rPr>
                <w:rPr>
                  <w:rFonts w:ascii="Cambria Math" w:hAnsi="Cambria Math"/>
                </w:rPr>
                <m:t>ДЛ</m:t>
              </w:del>
            </m:r>
          </m:sub>
        </m:sSub>
        <m:r>
          <w:del w:id="818" w:author="Александр Перепечаев" w:date="2021-05-26T13:26:00Z">
            <m:rPr>
              <m:sty m:val="p"/>
            </m:rPr>
            <w:rPr>
              <w:rFonts w:ascii="Cambria Math" w:hAnsi="Cambria Math"/>
            </w:rPr>
            <m:t>=</m:t>
          </w:del>
        </m:r>
        <m:f>
          <m:fPr>
            <m:ctrlPr>
              <w:del w:id="819" w:author="Александр Перепечаев" w:date="2021-05-26T13:26:00Z">
                <w:rPr>
                  <w:rFonts w:ascii="Cambria Math" w:hAnsi="Cambria Math"/>
                  <w:iCs/>
                  <w:lang w:val="en-US"/>
                </w:rPr>
              </w:del>
            </m:ctrlPr>
          </m:fPr>
          <m:num>
            <m:r>
              <w:del w:id="820" w:author="Александр Перепечаев" w:date="2021-05-26T13:26:00Z">
                <m:rPr>
                  <m:sty m:val="p"/>
                </m:rPr>
                <w:rPr>
                  <w:rFonts w:ascii="Cambria Math" w:hAnsi="Cambria Math"/>
                </w:rPr>
                <m:t>(А-</m:t>
              </w:del>
            </m:r>
            <m:sSub>
              <m:sSubPr>
                <m:ctrlPr>
                  <w:del w:id="821" w:author="Александр Перепечаев" w:date="2021-05-26T13:26:00Z">
                    <w:rPr>
                      <w:rFonts w:ascii="Cambria Math" w:hAnsi="Cambria Math"/>
                      <w:iCs/>
                      <w:lang w:val="en-US"/>
                    </w:rPr>
                  </w:del>
                </m:ctrlPr>
              </m:sSubPr>
              <m:e>
                <m:r>
                  <w:del w:id="822" w:author="Александр Перепечаев" w:date="2021-05-26T13:26:00Z">
                    <m:rPr>
                      <m:sty m:val="p"/>
                    </m:rPr>
                    <w:rPr>
                      <w:rFonts w:ascii="Cambria Math" w:hAnsi="Cambria Math"/>
                      <w:lang w:val="en-US"/>
                    </w:rPr>
                    <m:t>l</m:t>
                  </w:del>
                </m:r>
              </m:e>
              <m:sub>
                <m:r>
                  <w:del w:id="823" w:author="Александр Перепечаев" w:date="2021-05-26T13:26:00Z">
                    <m:rPr>
                      <m:sty m:val="p"/>
                    </m:rPr>
                    <w:rPr>
                      <w:rFonts w:ascii="Cambria Math" w:hAnsi="Cambria Math"/>
                    </w:rPr>
                    <m:t>св)</m:t>
                  </w:del>
                </m:r>
              </m:sub>
            </m:sSub>
          </m:num>
          <m:den>
            <m:sSub>
              <m:sSubPr>
                <m:ctrlPr>
                  <w:del w:id="824" w:author="Александр Перепечаев" w:date="2021-05-26T13:26:00Z">
                    <w:rPr>
                      <w:rFonts w:ascii="Cambria Math" w:hAnsi="Cambria Math"/>
                      <w:iCs/>
                      <w:lang w:val="en-US"/>
                    </w:rPr>
                  </w:del>
                </m:ctrlPr>
              </m:sSubPr>
              <m:e>
                <m:r>
                  <w:del w:id="825" w:author="Александр Перепечаев" w:date="2021-05-26T13:26:00Z">
                    <m:rPr>
                      <m:sty m:val="p"/>
                    </m:rPr>
                    <w:rPr>
                      <w:rFonts w:ascii="Cambria Math" w:hAnsi="Cambria Math"/>
                      <w:lang w:val="en-US"/>
                    </w:rPr>
                    <m:t>l</m:t>
                  </w:del>
                </m:r>
              </m:e>
              <m:sub>
                <m:r>
                  <w:del w:id="826" w:author="Александр Перепечаев" w:date="2021-05-26T13:26:00Z">
                    <m:rPr>
                      <m:sty m:val="p"/>
                    </m:rPr>
                    <w:rPr>
                      <w:rFonts w:ascii="Cambria Math" w:hAnsi="Cambria Math"/>
                    </w:rPr>
                    <m:t>св</m:t>
                  </w:del>
                </m:r>
              </m:sub>
            </m:sSub>
          </m:den>
        </m:f>
      </m:oMath>
      <w:del w:id="827" w:author="Александр Перепечаев" w:date="2021-05-26T13:26:00Z">
        <w:r w:rsidR="005777EC" w:rsidDel="00AB44D1">
          <w:rPr>
            <w:iCs/>
          </w:rPr>
          <w:delText>.</w:delText>
        </w:r>
        <w:r w:rsidR="005777EC" w:rsidRPr="006A13C6" w:rsidDel="00AB44D1">
          <w:rPr>
            <w:iCs/>
          </w:rPr>
          <w:tab/>
          <w:delText>(</w:delText>
        </w:r>
        <w:r w:rsidR="005777EC" w:rsidRPr="00AF5671" w:rsidDel="00AB44D1">
          <w:rPr>
            <w:iCs/>
          </w:rPr>
          <w:delText>6</w:delText>
        </w:r>
        <w:r w:rsidR="005777EC" w:rsidRPr="006A13C6" w:rsidDel="00AB44D1">
          <w:rPr>
            <w:iCs/>
          </w:rPr>
          <w:delText>)</w:delText>
        </w:r>
      </w:del>
    </w:p>
    <w:p w14:paraId="311099B7" w14:textId="5667F542" w:rsidR="005777EC" w:rsidDel="00AB44D1" w:rsidRDefault="002D6827" w:rsidP="005777EC">
      <w:pPr>
        <w:tabs>
          <w:tab w:val="left" w:pos="5245"/>
        </w:tabs>
        <w:spacing w:before="240" w:after="240"/>
        <w:jc w:val="center"/>
        <w:rPr>
          <w:del w:id="828" w:author="Александр Перепечаев" w:date="2021-05-26T13:26:00Z"/>
          <w:iCs/>
        </w:rPr>
      </w:pPr>
      <m:oMath>
        <m:sSub>
          <m:sSubPr>
            <m:ctrlPr>
              <w:del w:id="829" w:author="Александр Перепечаев" w:date="2021-05-26T13:26:00Z">
                <w:rPr>
                  <w:rFonts w:ascii="Cambria Math" w:hAnsi="Cambria Math"/>
                  <w:iCs/>
                  <w:lang w:val="en-US"/>
                </w:rPr>
              </w:del>
            </m:ctrlPr>
          </m:sSubPr>
          <m:e>
            <m:r>
              <w:del w:id="830" w:author="Александр Перепечаев" w:date="2021-05-26T13:26:00Z">
                <m:rPr>
                  <m:sty m:val="p"/>
                </m:rPr>
                <w:rPr>
                  <w:rFonts w:ascii="Cambria Math" w:hAnsi="Cambria Math"/>
                  <w:lang w:val="en-US"/>
                </w:rPr>
                <m:t>N</m:t>
              </w:del>
            </m:r>
          </m:e>
          <m:sub>
            <m:r>
              <w:del w:id="831" w:author="Александр Перепечаев" w:date="2021-05-26T13:26:00Z">
                <m:rPr>
                  <m:sty m:val="p"/>
                </m:rPr>
                <w:rPr>
                  <w:rFonts w:ascii="Cambria Math" w:hAnsi="Cambria Math"/>
                </w:rPr>
                <m:t>Ш</m:t>
              </w:del>
            </m:r>
          </m:sub>
        </m:sSub>
        <m:r>
          <w:del w:id="832" w:author="Александр Перепечаев" w:date="2021-05-26T13:26:00Z">
            <m:rPr>
              <m:sty m:val="p"/>
            </m:rPr>
            <w:rPr>
              <w:rFonts w:ascii="Cambria Math" w:hAnsi="Cambria Math"/>
            </w:rPr>
            <m:t>=</m:t>
          </w:del>
        </m:r>
        <m:f>
          <m:fPr>
            <m:ctrlPr>
              <w:del w:id="833" w:author="Александр Перепечаев" w:date="2021-05-26T13:26:00Z">
                <w:rPr>
                  <w:rFonts w:ascii="Cambria Math" w:hAnsi="Cambria Math"/>
                  <w:iCs/>
                  <w:lang w:val="en-US"/>
                </w:rPr>
              </w:del>
            </m:ctrlPr>
          </m:fPr>
          <m:num>
            <m:r>
              <w:del w:id="834" w:author="Александр Перепечаев" w:date="2021-05-26T13:26:00Z">
                <m:rPr>
                  <m:sty m:val="p"/>
                </m:rPr>
                <w:rPr>
                  <w:rFonts w:ascii="Cambria Math" w:hAnsi="Cambria Math"/>
                </w:rPr>
                <m:t>6</m:t>
              </w:del>
            </m:r>
          </m:num>
          <m:den>
            <m:r>
              <w:del w:id="835" w:author="Александр Перепечаев" w:date="2021-05-26T13:26:00Z">
                <m:rPr>
                  <m:sty m:val="p"/>
                </m:rPr>
                <w:rPr>
                  <w:rFonts w:ascii="Cambria Math" w:hAnsi="Cambria Math"/>
                </w:rPr>
                <m:t>2,6</m:t>
              </w:del>
            </m:r>
          </m:den>
        </m:f>
        <m:r>
          <w:del w:id="836" w:author="Александр Перепечаев" w:date="2021-05-26T13:26:00Z">
            <w:rPr>
              <w:rFonts w:ascii="Cambria Math" w:hAnsi="Cambria Math"/>
            </w:rPr>
            <m:t>≈2</m:t>
          </w:del>
        </m:r>
      </m:oMath>
      <w:del w:id="837" w:author="Александр Перепечаев" w:date="2021-05-26T13:26:00Z">
        <w:r w:rsidR="005777EC" w:rsidRPr="006A13C6" w:rsidDel="00AB44D1">
          <w:rPr>
            <w:iCs/>
          </w:rPr>
          <w:delText xml:space="preserve"> </w:delText>
        </w:r>
        <w:r w:rsidR="005777EC" w:rsidDel="00AB44D1">
          <w:rPr>
            <w:iCs/>
          </w:rPr>
          <w:delText>шт.</w:delText>
        </w:r>
      </w:del>
    </w:p>
    <w:p w14:paraId="64E5C570" w14:textId="0823CCC2" w:rsidR="005777EC" w:rsidRPr="00D75ED4" w:rsidDel="00AB44D1" w:rsidRDefault="002D6827" w:rsidP="005777EC">
      <w:pPr>
        <w:tabs>
          <w:tab w:val="left" w:pos="5245"/>
        </w:tabs>
        <w:spacing w:before="240" w:after="240"/>
        <w:jc w:val="center"/>
        <w:rPr>
          <w:del w:id="838" w:author="Александр Перепечаев" w:date="2021-05-26T13:26:00Z"/>
          <w:iCs/>
        </w:rPr>
      </w:pPr>
      <m:oMath>
        <m:sSub>
          <m:sSubPr>
            <m:ctrlPr>
              <w:del w:id="839" w:author="Александр Перепечаев" w:date="2021-05-26T13:26:00Z">
                <w:rPr>
                  <w:rFonts w:ascii="Cambria Math" w:hAnsi="Cambria Math"/>
                  <w:iCs/>
                  <w:lang w:val="en-US"/>
                </w:rPr>
              </w:del>
            </m:ctrlPr>
          </m:sSubPr>
          <m:e>
            <m:r>
              <w:del w:id="840" w:author="Александр Перепечаев" w:date="2021-05-26T13:26:00Z">
                <m:rPr>
                  <m:sty m:val="p"/>
                </m:rPr>
                <w:rPr>
                  <w:rFonts w:ascii="Cambria Math" w:hAnsi="Cambria Math"/>
                  <w:lang w:val="en-US"/>
                </w:rPr>
                <m:t>N</m:t>
              </w:del>
            </m:r>
          </m:e>
          <m:sub>
            <m:r>
              <w:del w:id="841" w:author="Александр Перепечаев" w:date="2021-05-26T13:26:00Z">
                <m:rPr>
                  <m:sty m:val="p"/>
                </m:rPr>
                <w:rPr>
                  <w:rFonts w:ascii="Cambria Math" w:hAnsi="Cambria Math"/>
                </w:rPr>
                <m:t>ДЛ</m:t>
              </w:del>
            </m:r>
          </m:sub>
        </m:sSub>
        <m:r>
          <w:del w:id="842" w:author="Александр Перепечаев" w:date="2021-05-26T13:26:00Z">
            <m:rPr>
              <m:sty m:val="p"/>
            </m:rPr>
            <w:rPr>
              <w:rFonts w:ascii="Cambria Math" w:hAnsi="Cambria Math"/>
            </w:rPr>
            <m:t>=</m:t>
          </w:del>
        </m:r>
        <m:f>
          <m:fPr>
            <m:ctrlPr>
              <w:del w:id="843" w:author="Александр Перепечаев" w:date="2021-05-26T13:26:00Z">
                <w:rPr>
                  <w:rFonts w:ascii="Cambria Math" w:hAnsi="Cambria Math"/>
                  <w:iCs/>
                  <w:lang w:val="en-US"/>
                </w:rPr>
              </w:del>
            </m:ctrlPr>
          </m:fPr>
          <m:num>
            <m:r>
              <w:del w:id="844" w:author="Александр Перепечаев" w:date="2021-05-26T13:26:00Z">
                <m:rPr>
                  <m:sty m:val="p"/>
                </m:rPr>
                <w:rPr>
                  <w:rFonts w:ascii="Cambria Math" w:hAnsi="Cambria Math"/>
                </w:rPr>
                <m:t>(10-1,534)</m:t>
              </w:del>
            </m:r>
          </m:num>
          <m:den>
            <m:r>
              <w:del w:id="845" w:author="Александр Перепечаев" w:date="2021-05-26T13:26:00Z">
                <m:rPr>
                  <m:sty m:val="p"/>
                </m:rPr>
                <w:rPr>
                  <w:rFonts w:ascii="Cambria Math" w:hAnsi="Cambria Math"/>
                </w:rPr>
                <m:t>1,534</m:t>
              </w:del>
            </m:r>
          </m:den>
        </m:f>
        <m:r>
          <w:del w:id="846" w:author="Александр Перепечаев" w:date="2021-05-26T13:26:00Z">
            <w:rPr>
              <w:rFonts w:ascii="Cambria Math" w:hAnsi="Cambria Math"/>
            </w:rPr>
            <m:t>≈6</m:t>
          </w:del>
        </m:r>
      </m:oMath>
      <w:del w:id="847" w:author="Александр Перепечаев" w:date="2021-05-26T13:26:00Z">
        <w:r w:rsidR="005777EC" w:rsidDel="00AB44D1">
          <w:delText xml:space="preserve"> шт.</w:delText>
        </w:r>
      </w:del>
    </w:p>
    <w:p w14:paraId="5DD45039" w14:textId="5A8B704A" w:rsidR="005777EC" w:rsidRPr="00D75ED4" w:rsidDel="00AB44D1" w:rsidRDefault="005777EC" w:rsidP="005777EC">
      <w:pPr>
        <w:tabs>
          <w:tab w:val="left" w:pos="5245"/>
        </w:tabs>
        <w:spacing w:before="240" w:after="240"/>
        <w:jc w:val="center"/>
        <w:rPr>
          <w:del w:id="848" w:author="Александр Перепечаев" w:date="2021-05-26T13:26:00Z"/>
        </w:rPr>
      </w:pPr>
      <m:oMath>
        <m:r>
          <w:del w:id="849" w:author="Александр Перепечаев" w:date="2021-05-26T13:26:00Z">
            <m:rPr>
              <m:sty m:val="p"/>
            </m:rPr>
            <w:rPr>
              <w:rFonts w:ascii="Cambria Math" w:hAnsi="Cambria Math"/>
            </w:rPr>
            <m:t>N=</m:t>
          </w:del>
        </m:r>
        <m:r>
          <w:del w:id="850" w:author="Александр Перепечаев" w:date="2021-05-26T13:26:00Z">
            <w:rPr>
              <w:rFonts w:ascii="Cambria Math" w:hAnsi="Cambria Math"/>
            </w:rPr>
            <m:t>2*</m:t>
          </w:del>
        </m:r>
        <m:r>
          <w:del w:id="851" w:author="Александр Перепечаев" w:date="2021-05-26T13:26:00Z">
            <m:rPr>
              <m:sty m:val="p"/>
            </m:rPr>
            <w:rPr>
              <w:rFonts w:ascii="Cambria Math" w:hAnsi="Cambria Math"/>
            </w:rPr>
            <m:t>6=12</m:t>
          </w:del>
        </m:r>
      </m:oMath>
      <w:del w:id="852" w:author="Александр Перепечаев" w:date="2021-05-26T13:26:00Z">
        <w:r w:rsidDel="00AB44D1">
          <w:delText xml:space="preserve"> шт.</w:delText>
        </w:r>
      </w:del>
    </w:p>
    <w:p w14:paraId="3516822F" w14:textId="600709CD" w:rsidR="005777EC" w:rsidRPr="00DF7C66" w:rsidDel="00AB44D1" w:rsidRDefault="005777EC" w:rsidP="005777EC">
      <w:pPr>
        <w:pStyle w:val="afff4"/>
        <w:rPr>
          <w:del w:id="853" w:author="Александр Перепечаев" w:date="2021-05-26T13:26:00Z"/>
          <w:iCs/>
        </w:rPr>
      </w:pPr>
      <w:del w:id="854" w:author="Александр Перепечаев" w:date="2021-05-26T13:26:00Z">
        <w:r w:rsidDel="00AB44D1">
          <w:delText>Определим световой поток одной лампы по следующей формуле</w:delText>
        </w:r>
        <w:r w:rsidRPr="00DF7C66" w:rsidDel="00AB44D1">
          <w:delText>:</w:delText>
        </w:r>
      </w:del>
    </w:p>
    <w:p w14:paraId="3B8D18FF" w14:textId="3841DCFE" w:rsidR="005777EC" w:rsidDel="00AB44D1" w:rsidRDefault="002D6827" w:rsidP="005777EC">
      <w:pPr>
        <w:tabs>
          <w:tab w:val="left" w:pos="5529"/>
        </w:tabs>
        <w:spacing w:before="240" w:after="240"/>
        <w:jc w:val="right"/>
        <w:rPr>
          <w:del w:id="855" w:author="Александр Перепечаев" w:date="2021-05-26T13:26:00Z"/>
          <w:rFonts w:eastAsiaTheme="minorEastAsia"/>
          <w:iCs/>
        </w:rPr>
      </w:pPr>
      <m:oMath>
        <m:sSub>
          <m:sSubPr>
            <m:ctrlPr>
              <w:del w:id="856" w:author="Александр Перепечаев" w:date="2021-05-26T13:26:00Z">
                <w:rPr>
                  <w:rFonts w:ascii="Cambria Math" w:hAnsi="Cambria Math"/>
                  <w:iCs/>
                  <w:sz w:val="22"/>
                  <w:szCs w:val="22"/>
                  <w:lang w:eastAsia="en-US"/>
                </w:rPr>
              </w:del>
            </m:ctrlPr>
          </m:sSubPr>
          <m:e>
            <m:r>
              <w:del w:id="857" w:author="Александр Перепечаев" w:date="2021-05-26T13:26:00Z">
                <m:rPr>
                  <m:sty m:val="p"/>
                </m:rPr>
                <w:rPr>
                  <w:rFonts w:ascii="Cambria Math" w:hAnsi="Cambria Math"/>
                </w:rPr>
                <m:t>Ф</m:t>
              </w:del>
            </m:r>
          </m:e>
          <m:sub>
            <m:r>
              <w:del w:id="858" w:author="Александр Перепечаев" w:date="2021-05-26T13:26:00Z">
                <m:rPr>
                  <m:sty m:val="p"/>
                </m:rPr>
                <w:rPr>
                  <w:rFonts w:ascii="Cambria Math" w:hAnsi="Cambria Math"/>
                </w:rPr>
                <m:t>Л. РАСЧ</m:t>
              </w:del>
            </m:r>
          </m:sub>
        </m:sSub>
        <m:r>
          <w:del w:id="859" w:author="Александр Перепечаев" w:date="2021-05-26T13:26:00Z">
            <m:rPr>
              <m:sty m:val="p"/>
            </m:rPr>
            <w:rPr>
              <w:rFonts w:ascii="Cambria Math" w:hAnsi="Cambria Math"/>
            </w:rPr>
            <m:t>=</m:t>
          </w:del>
        </m:r>
        <m:f>
          <m:fPr>
            <m:ctrlPr>
              <w:del w:id="860" w:author="Александр Перепечаев" w:date="2021-05-26T13:26:00Z">
                <w:rPr>
                  <w:rFonts w:ascii="Cambria Math" w:hAnsi="Cambria Math"/>
                  <w:iCs/>
                  <w:sz w:val="22"/>
                  <w:szCs w:val="22"/>
                  <w:lang w:eastAsia="en-US"/>
                </w:rPr>
              </w:del>
            </m:ctrlPr>
          </m:fPr>
          <m:num>
            <m:r>
              <w:del w:id="861" w:author="Александр Перепечаев" w:date="2021-05-26T13:26:00Z">
                <m:rPr>
                  <m:sty m:val="p"/>
                </m:rPr>
                <w:rPr>
                  <w:rFonts w:ascii="Cambria Math" w:hAnsi="Cambria Math"/>
                </w:rPr>
                <m:t xml:space="preserve">100 </m:t>
              </w:del>
            </m:r>
            <m:sSub>
              <m:sSubPr>
                <m:ctrlPr>
                  <w:del w:id="862" w:author="Александр Перепечаев" w:date="2021-05-26T13:26:00Z">
                    <w:rPr>
                      <w:rFonts w:ascii="Cambria Math" w:hAnsi="Cambria Math"/>
                      <w:iCs/>
                      <w:sz w:val="22"/>
                      <w:szCs w:val="22"/>
                      <w:lang w:eastAsia="en-US"/>
                    </w:rPr>
                  </w:del>
                </m:ctrlPr>
              </m:sSubPr>
              <m:e>
                <m:r>
                  <w:del w:id="863" w:author="Александр Перепечаев" w:date="2021-05-26T13:26:00Z">
                    <m:rPr>
                      <m:sty m:val="p"/>
                    </m:rPr>
                    <w:rPr>
                      <w:rFonts w:ascii="Cambria Math" w:hAnsi="Cambria Math"/>
                      <w:lang w:val="en-US"/>
                    </w:rPr>
                    <m:t>E</m:t>
                  </w:del>
                </m:r>
              </m:e>
              <m:sub>
                <m:r>
                  <w:del w:id="864" w:author="Александр Перепечаев" w:date="2021-05-26T13:26:00Z">
                    <m:rPr>
                      <m:sty m:val="p"/>
                    </m:rPr>
                    <w:rPr>
                      <w:rFonts w:ascii="Cambria Math" w:hAnsi="Cambria Math"/>
                    </w:rPr>
                    <m:t>H</m:t>
                  </w:del>
                </m:r>
              </m:sub>
            </m:sSub>
            <m:r>
              <w:del w:id="865" w:author="Александр Перепечаев" w:date="2021-05-26T13:26:00Z">
                <m:rPr>
                  <m:sty m:val="p"/>
                </m:rPr>
                <w:rPr>
                  <w:rFonts w:ascii="Cambria Math" w:hAnsi="Cambria Math"/>
                </w:rPr>
                <m:t>SZK</m:t>
              </w:del>
            </m:r>
          </m:num>
          <m:den>
            <m:r>
              <w:del w:id="866" w:author="Александр Перепечаев" w:date="2021-05-26T13:26:00Z">
                <m:rPr>
                  <m:sty m:val="p"/>
                </m:rPr>
                <w:rPr>
                  <w:rFonts w:ascii="Cambria Math" w:hAnsi="Cambria Math"/>
                </w:rPr>
                <m:t>Nnη</m:t>
              </w:del>
            </m:r>
          </m:den>
        </m:f>
      </m:oMath>
      <w:del w:id="867" w:author="Александр Перепечаев" w:date="2021-05-26T13:26:00Z">
        <w:r w:rsidR="005777EC" w:rsidDel="00AB44D1">
          <w:rPr>
            <w:rFonts w:eastAsiaTheme="minorEastAsia"/>
            <w:iCs/>
          </w:rPr>
          <w:delText>.</w:delText>
        </w:r>
        <w:r w:rsidR="005777EC" w:rsidDel="00AB44D1">
          <w:rPr>
            <w:rFonts w:eastAsiaTheme="minorEastAsia"/>
            <w:iCs/>
          </w:rPr>
          <w:tab/>
          <w:delText>(</w:delText>
        </w:r>
        <w:r w:rsidR="005777EC" w:rsidRPr="00AF5671" w:rsidDel="00AB44D1">
          <w:rPr>
            <w:rFonts w:eastAsiaTheme="minorEastAsia"/>
            <w:iCs/>
          </w:rPr>
          <w:delText>7</w:delText>
        </w:r>
        <w:r w:rsidR="005777EC" w:rsidDel="00AB44D1">
          <w:rPr>
            <w:rFonts w:eastAsiaTheme="minorEastAsia"/>
            <w:iCs/>
          </w:rPr>
          <w:delText>)</w:delText>
        </w:r>
      </w:del>
    </w:p>
    <w:p w14:paraId="2F04B2E6" w14:textId="5011E21E" w:rsidR="005777EC" w:rsidDel="00AB44D1" w:rsidRDefault="002D6827" w:rsidP="005777EC">
      <w:pPr>
        <w:tabs>
          <w:tab w:val="left" w:pos="5529"/>
        </w:tabs>
        <w:spacing w:before="240" w:after="240"/>
        <w:jc w:val="center"/>
        <w:rPr>
          <w:del w:id="868" w:author="Александр Перепечаев" w:date="2021-05-26T13:26:00Z"/>
          <w:rFonts w:eastAsiaTheme="minorEastAsia"/>
          <w:iCs/>
          <w:sz w:val="22"/>
          <w:szCs w:val="22"/>
          <w:lang w:eastAsia="en-US"/>
        </w:rPr>
      </w:pPr>
      <m:oMath>
        <m:sSub>
          <m:sSubPr>
            <m:ctrlPr>
              <w:del w:id="869" w:author="Александр Перепечаев" w:date="2021-05-26T13:26:00Z">
                <w:rPr>
                  <w:rFonts w:ascii="Cambria Math" w:hAnsi="Cambria Math"/>
                  <w:iCs/>
                  <w:sz w:val="22"/>
                  <w:szCs w:val="22"/>
                  <w:lang w:eastAsia="en-US"/>
                </w:rPr>
              </w:del>
            </m:ctrlPr>
          </m:sSubPr>
          <m:e>
            <m:r>
              <w:del w:id="870" w:author="Александр Перепечаев" w:date="2021-05-26T13:26:00Z">
                <m:rPr>
                  <m:sty m:val="p"/>
                </m:rPr>
                <w:rPr>
                  <w:rFonts w:ascii="Cambria Math" w:hAnsi="Cambria Math"/>
                </w:rPr>
                <m:t>Ф</m:t>
              </w:del>
            </m:r>
          </m:e>
          <m:sub>
            <m:r>
              <w:del w:id="871" w:author="Александр Перепечаев" w:date="2021-05-26T13:26:00Z">
                <m:rPr>
                  <m:sty m:val="p"/>
                </m:rPr>
                <w:rPr>
                  <w:rFonts w:ascii="Cambria Math" w:hAnsi="Cambria Math"/>
                </w:rPr>
                <m:t>Л. РАСЧ</m:t>
              </w:del>
            </m:r>
          </m:sub>
        </m:sSub>
        <m:r>
          <w:del w:id="872" w:author="Александр Перепечаев" w:date="2021-05-26T13:26:00Z">
            <m:rPr>
              <m:sty m:val="p"/>
            </m:rPr>
            <w:rPr>
              <w:rFonts w:ascii="Cambria Math" w:hAnsi="Cambria Math"/>
            </w:rPr>
            <m:t>=</m:t>
          </w:del>
        </m:r>
        <m:f>
          <m:fPr>
            <m:ctrlPr>
              <w:del w:id="873" w:author="Александр Перепечаев" w:date="2021-05-26T13:26:00Z">
                <w:rPr>
                  <w:rFonts w:ascii="Cambria Math" w:hAnsi="Cambria Math"/>
                  <w:iCs/>
                  <w:sz w:val="22"/>
                  <w:szCs w:val="22"/>
                  <w:lang w:eastAsia="en-US"/>
                </w:rPr>
              </w:del>
            </m:ctrlPr>
          </m:fPr>
          <m:num>
            <m:r>
              <w:del w:id="874" w:author="Александр Перепечаев" w:date="2021-05-26T13:26:00Z">
                <m:rPr>
                  <m:sty m:val="p"/>
                </m:rPr>
                <w:rPr>
                  <w:rFonts w:ascii="Cambria Math" w:hAnsi="Cambria Math"/>
                </w:rPr>
                <m:t>100*300*60*1,1*1,5</m:t>
              </w:del>
            </m:r>
          </m:num>
          <m:den>
            <m:r>
              <w:del w:id="875" w:author="Александр Перепечаев" w:date="2021-05-26T13:26:00Z">
                <m:rPr>
                  <m:sty m:val="p"/>
                </m:rPr>
                <w:rPr>
                  <w:rFonts w:ascii="Cambria Math" w:hAnsi="Cambria Math"/>
                </w:rPr>
                <m:t>12*48*2</m:t>
              </w:del>
            </m:r>
          </m:den>
        </m:f>
        <m:r>
          <w:del w:id="876" w:author="Александр Перепечаев" w:date="2021-05-26T13:26:00Z">
            <w:rPr>
              <w:rFonts w:ascii="Cambria Math" w:hAnsi="Cambria Math"/>
              <w:sz w:val="22"/>
              <w:szCs w:val="22"/>
              <w:lang w:eastAsia="en-US"/>
            </w:rPr>
            <m:t>=2578</m:t>
          </w:del>
        </m:r>
      </m:oMath>
      <w:del w:id="877" w:author="Александр Перепечаев" w:date="2021-05-26T13:26:00Z">
        <w:r w:rsidR="005777EC" w:rsidDel="00AB44D1">
          <w:rPr>
            <w:rFonts w:eastAsiaTheme="minorEastAsia"/>
            <w:iCs/>
            <w:sz w:val="22"/>
            <w:szCs w:val="22"/>
            <w:lang w:eastAsia="en-US"/>
          </w:rPr>
          <w:delText>, лк</w:delText>
        </w:r>
      </w:del>
    </w:p>
    <w:p w14:paraId="624FE73C" w14:textId="38CDE1B8" w:rsidR="005777EC" w:rsidRPr="00F2462C" w:rsidDel="00AB44D1" w:rsidRDefault="005777EC" w:rsidP="005777EC">
      <w:pPr>
        <w:pStyle w:val="afff4"/>
        <w:rPr>
          <w:del w:id="878" w:author="Александр Перепечаев" w:date="2021-05-26T13:26:00Z"/>
        </w:rPr>
      </w:pPr>
      <w:del w:id="879" w:author="Александр Перепечаев" w:date="2021-05-26T13:26:00Z">
        <w:r w:rsidDel="00AB44D1">
          <w:delText>Также определим расчетный световой поток</w:delText>
        </w:r>
        <w:r w:rsidRPr="00F2462C" w:rsidDel="00AB44D1">
          <w:delText>:</w:delText>
        </w:r>
      </w:del>
    </w:p>
    <w:p w14:paraId="2E66E627" w14:textId="61A0D3EC" w:rsidR="005777EC" w:rsidDel="00AB44D1" w:rsidRDefault="002D6827" w:rsidP="005777EC">
      <w:pPr>
        <w:tabs>
          <w:tab w:val="left" w:pos="5954"/>
        </w:tabs>
        <w:spacing w:before="240" w:after="240"/>
        <w:jc w:val="right"/>
        <w:rPr>
          <w:del w:id="880" w:author="Александр Перепечаев" w:date="2021-05-26T13:26:00Z"/>
          <w:iCs/>
        </w:rPr>
      </w:pPr>
      <m:oMath>
        <m:sSub>
          <m:sSubPr>
            <m:ctrlPr>
              <w:del w:id="881" w:author="Александр Перепечаев" w:date="2021-05-26T13:26:00Z">
                <w:rPr>
                  <w:rFonts w:ascii="Cambria Math" w:hAnsi="Cambria Math"/>
                  <w:iCs/>
                </w:rPr>
              </w:del>
            </m:ctrlPr>
          </m:sSubPr>
          <m:e>
            <m:r>
              <w:del w:id="882" w:author="Александр Перепечаев" w:date="2021-05-26T13:26:00Z">
                <m:rPr>
                  <m:sty m:val="p"/>
                </m:rPr>
                <w:rPr>
                  <w:rFonts w:ascii="Cambria Math" w:hAnsi="Cambria Math"/>
                </w:rPr>
                <m:t>Ф</m:t>
              </w:del>
            </m:r>
          </m:e>
          <m:sub>
            <m:r>
              <w:del w:id="883" w:author="Александр Перепечаев" w:date="2021-05-26T13:26:00Z">
                <m:rPr>
                  <m:sty m:val="p"/>
                </m:rPr>
                <w:rPr>
                  <w:rFonts w:ascii="Cambria Math" w:hAnsi="Cambria Math"/>
                </w:rPr>
                <m:t>П.РАСЧ</m:t>
              </w:del>
            </m:r>
          </m:sub>
        </m:sSub>
        <m:r>
          <w:del w:id="884" w:author="Александр Перепечаев" w:date="2021-05-26T13:26:00Z">
            <m:rPr>
              <m:sty m:val="p"/>
            </m:rPr>
            <w:rPr>
              <w:rFonts w:ascii="Cambria Math" w:hAnsi="Cambria Math"/>
            </w:rPr>
            <m:t>=(0,9÷1,2)</m:t>
          </w:del>
        </m:r>
        <m:sSub>
          <m:sSubPr>
            <m:ctrlPr>
              <w:del w:id="885" w:author="Александр Перепечаев" w:date="2021-05-26T13:26:00Z">
                <w:rPr>
                  <w:rFonts w:ascii="Cambria Math" w:hAnsi="Cambria Math"/>
                  <w:iCs/>
                </w:rPr>
              </w:del>
            </m:ctrlPr>
          </m:sSubPr>
          <m:e>
            <m:r>
              <w:del w:id="886" w:author="Александр Перепечаев" w:date="2021-05-26T13:26:00Z">
                <m:rPr>
                  <m:sty m:val="p"/>
                </m:rPr>
                <w:rPr>
                  <w:rFonts w:ascii="Cambria Math" w:hAnsi="Cambria Math"/>
                </w:rPr>
                <m:t>Ф</m:t>
              </w:del>
            </m:r>
          </m:e>
          <m:sub>
            <m:r>
              <w:del w:id="887" w:author="Александр Перепечаев" w:date="2021-05-26T13:26:00Z">
                <m:rPr>
                  <m:sty m:val="p"/>
                </m:rPr>
                <w:rPr>
                  <w:rFonts w:ascii="Cambria Math" w:hAnsi="Cambria Math"/>
                </w:rPr>
                <m:t>П.ТАБЛ</m:t>
              </w:del>
            </m:r>
          </m:sub>
        </m:sSub>
      </m:oMath>
      <w:del w:id="888" w:author="Александр Перепечаев" w:date="2021-05-26T13:26:00Z">
        <w:r w:rsidR="005777EC" w:rsidRPr="006A13C6" w:rsidDel="00AB44D1">
          <w:rPr>
            <w:iCs/>
          </w:rPr>
          <w:delText>,</w:delText>
        </w:r>
        <w:r w:rsidR="005777EC" w:rsidRPr="006A13C6" w:rsidDel="00AB44D1">
          <w:rPr>
            <w:iCs/>
          </w:rPr>
          <w:tab/>
          <w:delText>(</w:delText>
        </w:r>
        <w:r w:rsidR="005777EC" w:rsidRPr="00AF5671" w:rsidDel="00AB44D1">
          <w:rPr>
            <w:iCs/>
          </w:rPr>
          <w:delText>8</w:delText>
        </w:r>
        <w:r w:rsidR="005777EC" w:rsidRPr="006A13C6" w:rsidDel="00AB44D1">
          <w:rPr>
            <w:iCs/>
          </w:rPr>
          <w:delText>)</w:delText>
        </w:r>
      </w:del>
    </w:p>
    <w:p w14:paraId="3C983B96" w14:textId="6931D26E" w:rsidR="005777EC" w:rsidDel="00AB44D1" w:rsidRDefault="005777EC" w:rsidP="005777EC">
      <w:pPr>
        <w:pStyle w:val="afff4"/>
        <w:ind w:firstLine="0"/>
        <w:rPr>
          <w:del w:id="889" w:author="Александр Перепечаев" w:date="2021-05-26T13:26:00Z"/>
          <w:iCs/>
          <w:szCs w:val="28"/>
          <w:lang w:eastAsia="ru-RU"/>
        </w:rPr>
      </w:pPr>
      <w:del w:id="890" w:author="Александр Перепечаев" w:date="2021-05-26T13:26:00Z">
        <w:r w:rsidRPr="004A16A9" w:rsidDel="00AB44D1">
          <w:rPr>
            <w:szCs w:val="28"/>
          </w:rPr>
          <w:delText xml:space="preserve">где </w:delText>
        </w:r>
      </w:del>
      <m:oMath>
        <m:sSub>
          <m:sSubPr>
            <m:ctrlPr>
              <w:del w:id="891" w:author="Александр Перепечаев" w:date="2021-05-26T13:26:00Z">
                <w:rPr>
                  <w:rFonts w:ascii="Cambria Math" w:eastAsia="Times New Roman" w:hAnsi="Cambria Math"/>
                  <w:iCs/>
                  <w:szCs w:val="28"/>
                  <w:lang w:eastAsia="ru-RU"/>
                </w:rPr>
              </w:del>
            </m:ctrlPr>
          </m:sSubPr>
          <m:e>
            <m:r>
              <w:del w:id="892" w:author="Александр Перепечаев" w:date="2021-05-26T13:26:00Z">
                <m:rPr>
                  <m:sty m:val="p"/>
                </m:rPr>
                <w:rPr>
                  <w:rFonts w:ascii="Cambria Math" w:hAnsi="Cambria Math"/>
                  <w:szCs w:val="28"/>
                </w:rPr>
                <m:t xml:space="preserve">    Ф</m:t>
              </w:del>
            </m:r>
          </m:e>
          <m:sub>
            <m:r>
              <w:del w:id="893" w:author="Александр Перепечаев" w:date="2021-05-26T13:26:00Z">
                <m:rPr>
                  <m:sty m:val="p"/>
                </m:rPr>
                <w:rPr>
                  <w:rFonts w:ascii="Cambria Math" w:hAnsi="Cambria Math"/>
                  <w:szCs w:val="28"/>
                </w:rPr>
                <m:t>П.РАСЧ</m:t>
              </w:del>
            </m:r>
          </m:sub>
        </m:sSub>
      </m:oMath>
      <w:del w:id="894" w:author="Александр Перепечаев" w:date="2021-05-26T13:26:00Z">
        <w:r w:rsidRPr="004A16A9" w:rsidDel="00AB44D1">
          <w:rPr>
            <w:iCs/>
            <w:szCs w:val="28"/>
            <w:lang w:eastAsia="ru-RU"/>
          </w:rPr>
          <w:delText xml:space="preserve"> – расчетный световой поток, лк;</w:delText>
        </w:r>
      </w:del>
    </w:p>
    <w:p w14:paraId="3732C608" w14:textId="35FD9D75" w:rsidR="005777EC" w:rsidDel="00AB44D1" w:rsidRDefault="002D6827" w:rsidP="005777EC">
      <w:pPr>
        <w:pStyle w:val="afff4"/>
        <w:ind w:firstLine="0"/>
        <w:jc w:val="center"/>
        <w:rPr>
          <w:del w:id="895" w:author="Александр Перепечаев" w:date="2021-05-26T13:26:00Z"/>
          <w:rFonts w:eastAsiaTheme="minorEastAsia"/>
          <w:iCs/>
        </w:rPr>
      </w:pPr>
      <m:oMath>
        <m:sSub>
          <m:sSubPr>
            <m:ctrlPr>
              <w:del w:id="896" w:author="Александр Перепечаев" w:date="2021-05-26T13:26:00Z">
                <w:rPr>
                  <w:rFonts w:ascii="Cambria Math" w:hAnsi="Cambria Math"/>
                  <w:iCs/>
                  <w:sz w:val="24"/>
                  <w:szCs w:val="20"/>
                </w:rPr>
              </w:del>
            </m:ctrlPr>
          </m:sSubPr>
          <m:e>
            <m:r>
              <w:del w:id="897" w:author="Александр Перепечаев" w:date="2021-05-26T13:26:00Z">
                <m:rPr>
                  <m:sty m:val="p"/>
                </m:rPr>
                <w:rPr>
                  <w:rFonts w:ascii="Cambria Math" w:hAnsi="Cambria Math"/>
                  <w:sz w:val="24"/>
                  <w:szCs w:val="20"/>
                </w:rPr>
                <m:t>Ф</m:t>
              </w:del>
            </m:r>
          </m:e>
          <m:sub>
            <m:r>
              <w:del w:id="898" w:author="Александр Перепечаев" w:date="2021-05-26T13:26:00Z">
                <m:rPr>
                  <m:sty m:val="p"/>
                </m:rPr>
                <w:rPr>
                  <w:rFonts w:ascii="Cambria Math" w:hAnsi="Cambria Math"/>
                  <w:sz w:val="24"/>
                  <w:szCs w:val="20"/>
                </w:rPr>
                <m:t>П.РАСЧ</m:t>
              </w:del>
            </m:r>
          </m:sub>
        </m:sSub>
        <m:r>
          <w:del w:id="899" w:author="Александр Перепечаев" w:date="2021-05-26T13:26:00Z">
            <m:rPr>
              <m:sty m:val="p"/>
            </m:rPr>
            <w:rPr>
              <w:rFonts w:ascii="Cambria Math" w:hAnsi="Cambria Math"/>
              <w:sz w:val="24"/>
              <w:szCs w:val="20"/>
            </w:rPr>
            <m:t>=0,9</m:t>
          </w:del>
        </m:r>
        <m:r>
          <w:del w:id="900" w:author="Александр Перепечаев" w:date="2021-05-26T13:26:00Z">
            <w:rPr>
              <w:rFonts w:ascii="Cambria Math" w:hAnsi="Cambria Math"/>
              <w:sz w:val="24"/>
              <w:szCs w:val="20"/>
            </w:rPr>
            <m:t>*2850≈</m:t>
          </w:del>
        </m:r>
        <m:r>
          <w:del w:id="901" w:author="Александр Перепечаев" w:date="2021-05-26T13:26:00Z">
            <w:rPr>
              <w:rFonts w:ascii="Cambria Math" w:hAnsi="Cambria Math"/>
              <w:sz w:val="22"/>
            </w:rPr>
            <m:t>2578</m:t>
          </w:del>
        </m:r>
      </m:oMath>
      <w:del w:id="902" w:author="Александр Перепечаев" w:date="2021-05-26T13:26:00Z">
        <w:r w:rsidR="005777EC" w:rsidRPr="006A13C6" w:rsidDel="00AB44D1">
          <w:rPr>
            <w:iCs/>
          </w:rPr>
          <w:delText>,</w:delText>
        </w:r>
        <w:r w:rsidR="005777EC" w:rsidDel="00AB44D1">
          <w:rPr>
            <w:iCs/>
          </w:rPr>
          <w:delText xml:space="preserve"> </w:delText>
        </w:r>
        <w:r w:rsidR="005777EC" w:rsidRPr="00151129" w:rsidDel="00AB44D1">
          <w:rPr>
            <w:rFonts w:eastAsiaTheme="minorEastAsia"/>
            <w:iCs/>
            <w:sz w:val="24"/>
            <w:szCs w:val="20"/>
          </w:rPr>
          <w:delText>лк</w:delText>
        </w:r>
      </w:del>
    </w:p>
    <w:p w14:paraId="31E3E0E5" w14:textId="54719E2A" w:rsidR="005777EC" w:rsidRPr="00174948" w:rsidDel="00AB44D1" w:rsidRDefault="005777EC" w:rsidP="005777EC">
      <w:pPr>
        <w:pStyle w:val="afff4"/>
        <w:rPr>
          <w:del w:id="903" w:author="Александр Перепечаев" w:date="2021-05-26T13:26:00Z"/>
        </w:rPr>
      </w:pPr>
      <w:del w:id="904" w:author="Александр Перепечаев" w:date="2021-05-26T13:26:00Z">
        <w:r w:rsidDel="00AB44D1">
          <w:delText>Для определения соответствия проектируемой системы освещения требованиям СНиП 23-05-95 выполним проверочный расчет</w:delText>
        </w:r>
        <w:r w:rsidRPr="00FA1E2F" w:rsidDel="00AB44D1">
          <w:delText xml:space="preserve"> </w:delText>
        </w:r>
        <w:r w:rsidDel="00AB44D1">
          <w:delText>по следующей формуле</w:delText>
        </w:r>
        <w:r w:rsidRPr="00174948" w:rsidDel="00AB44D1">
          <w:delText>:</w:delText>
        </w:r>
      </w:del>
    </w:p>
    <w:p w14:paraId="0E378FAE" w14:textId="6748E645" w:rsidR="005777EC" w:rsidDel="00AB44D1" w:rsidRDefault="002D6827" w:rsidP="005777EC">
      <w:pPr>
        <w:tabs>
          <w:tab w:val="left" w:pos="5529"/>
        </w:tabs>
        <w:spacing w:before="240" w:after="240"/>
        <w:jc w:val="right"/>
        <w:rPr>
          <w:del w:id="905" w:author="Александр Перепечаев" w:date="2021-05-26T13:26:00Z"/>
          <w:iCs/>
        </w:rPr>
      </w:pPr>
      <m:oMath>
        <m:sSub>
          <m:sSubPr>
            <m:ctrlPr>
              <w:del w:id="906" w:author="Александр Перепечаев" w:date="2021-05-26T13:26:00Z">
                <w:rPr>
                  <w:rFonts w:ascii="Cambria Math" w:hAnsi="Cambria Math"/>
                  <w:iCs/>
                </w:rPr>
              </w:del>
            </m:ctrlPr>
          </m:sSubPr>
          <m:e>
            <m:r>
              <w:del w:id="907" w:author="Александр Перепечаев" w:date="2021-05-26T13:26:00Z">
                <m:rPr>
                  <m:sty m:val="p"/>
                </m:rPr>
                <w:rPr>
                  <w:rFonts w:ascii="Cambria Math" w:hAnsi="Cambria Math"/>
                </w:rPr>
                <m:t>Е</m:t>
              </w:del>
            </m:r>
          </m:e>
          <m:sub>
            <m:r>
              <w:del w:id="908" w:author="Александр Перепечаев" w:date="2021-05-26T13:26:00Z">
                <m:rPr>
                  <m:sty m:val="p"/>
                </m:rPr>
                <w:rPr>
                  <w:rFonts w:ascii="Cambria Math" w:hAnsi="Cambria Math"/>
                </w:rPr>
                <m:t>Ф</m:t>
              </w:del>
            </m:r>
          </m:sub>
        </m:sSub>
        <m:r>
          <w:del w:id="909" w:author="Александр Перепечаев" w:date="2021-05-26T13:26:00Z">
            <m:rPr>
              <m:sty m:val="p"/>
            </m:rPr>
            <w:rPr>
              <w:rFonts w:ascii="Cambria Math" w:hAnsi="Cambria Math"/>
            </w:rPr>
            <m:t>=</m:t>
          </w:del>
        </m:r>
        <m:f>
          <m:fPr>
            <m:ctrlPr>
              <w:del w:id="910" w:author="Александр Перепечаев" w:date="2021-05-26T13:26:00Z">
                <w:rPr>
                  <w:rFonts w:ascii="Cambria Math" w:hAnsi="Cambria Math"/>
                  <w:iCs/>
                </w:rPr>
              </w:del>
            </m:ctrlPr>
          </m:fPr>
          <m:num>
            <m:sSub>
              <m:sSubPr>
                <m:ctrlPr>
                  <w:del w:id="911" w:author="Александр Перепечаев" w:date="2021-05-26T13:26:00Z">
                    <w:rPr>
                      <w:rFonts w:ascii="Cambria Math" w:hAnsi="Cambria Math"/>
                      <w:iCs/>
                    </w:rPr>
                  </w:del>
                </m:ctrlPr>
              </m:sSubPr>
              <m:e>
                <m:r>
                  <w:del w:id="912" w:author="Александр Перепечаев" w:date="2021-05-26T13:26:00Z">
                    <m:rPr>
                      <m:sty m:val="p"/>
                    </m:rPr>
                    <w:rPr>
                      <w:rFonts w:ascii="Cambria Math" w:hAnsi="Cambria Math"/>
                    </w:rPr>
                    <m:t>Ф</m:t>
                  </w:del>
                </m:r>
              </m:e>
              <m:sub>
                <m:r>
                  <w:del w:id="913" w:author="Александр Перепечаев" w:date="2021-05-26T13:26:00Z">
                    <m:rPr>
                      <m:sty m:val="p"/>
                    </m:rPr>
                    <w:rPr>
                      <w:rFonts w:ascii="Cambria Math" w:hAnsi="Cambria Math"/>
                    </w:rPr>
                    <m:t>П.ТАБЛ</m:t>
                  </w:del>
                </m:r>
              </m:sub>
            </m:sSub>
            <m:r>
              <w:del w:id="914" w:author="Александр Перепечаев" w:date="2021-05-26T13:26:00Z">
                <m:rPr>
                  <m:sty m:val="p"/>
                </m:rPr>
                <w:rPr>
                  <w:rFonts w:ascii="Cambria Math" w:hAnsi="Cambria Math"/>
                </w:rPr>
                <m:t>∙Nnη</m:t>
              </w:del>
            </m:r>
          </m:num>
          <m:den>
            <m:r>
              <w:del w:id="915" w:author="Александр Перепечаев" w:date="2021-05-26T13:26:00Z">
                <m:rPr>
                  <m:sty m:val="p"/>
                </m:rPr>
                <w:rPr>
                  <w:rFonts w:ascii="Cambria Math" w:hAnsi="Cambria Math"/>
                </w:rPr>
                <m:t>KSZ∙100</m:t>
              </w:del>
            </m:r>
          </m:den>
        </m:f>
      </m:oMath>
      <w:del w:id="916" w:author="Александр Перепечаев" w:date="2021-05-26T13:26:00Z">
        <w:r w:rsidR="005777EC" w:rsidDel="00AB44D1">
          <w:rPr>
            <w:iCs/>
          </w:rPr>
          <w:delText>.</w:delText>
        </w:r>
        <w:r w:rsidR="005777EC" w:rsidRPr="006A13C6" w:rsidDel="00AB44D1">
          <w:rPr>
            <w:iCs/>
          </w:rPr>
          <w:tab/>
          <w:delText>(</w:delText>
        </w:r>
        <w:r w:rsidR="005777EC" w:rsidRPr="00AF5671" w:rsidDel="00AB44D1">
          <w:rPr>
            <w:iCs/>
          </w:rPr>
          <w:delText>9</w:delText>
        </w:r>
        <w:r w:rsidR="005777EC" w:rsidRPr="006A13C6" w:rsidDel="00AB44D1">
          <w:rPr>
            <w:iCs/>
          </w:rPr>
          <w:delText>)</w:delText>
        </w:r>
      </w:del>
    </w:p>
    <w:p w14:paraId="048FBB90" w14:textId="180124FC" w:rsidR="005777EC" w:rsidDel="00AB44D1" w:rsidRDefault="002D6827" w:rsidP="005777EC">
      <w:pPr>
        <w:tabs>
          <w:tab w:val="left" w:pos="5529"/>
        </w:tabs>
        <w:spacing w:before="240" w:after="240"/>
        <w:jc w:val="center"/>
        <w:rPr>
          <w:del w:id="917" w:author="Александр Перепечаев" w:date="2021-05-26T13:26:00Z"/>
          <w:iCs/>
        </w:rPr>
      </w:pPr>
      <m:oMath>
        <m:sSub>
          <m:sSubPr>
            <m:ctrlPr>
              <w:del w:id="918" w:author="Александр Перепечаев" w:date="2021-05-26T13:26:00Z">
                <w:rPr>
                  <w:rFonts w:ascii="Cambria Math" w:hAnsi="Cambria Math"/>
                  <w:iCs/>
                </w:rPr>
              </w:del>
            </m:ctrlPr>
          </m:sSubPr>
          <m:e>
            <m:r>
              <w:del w:id="919" w:author="Александр Перепечаев" w:date="2021-05-26T13:26:00Z">
                <m:rPr>
                  <m:sty m:val="p"/>
                </m:rPr>
                <w:rPr>
                  <w:rFonts w:ascii="Cambria Math" w:hAnsi="Cambria Math"/>
                </w:rPr>
                <m:t>Е</m:t>
              </w:del>
            </m:r>
          </m:e>
          <m:sub>
            <m:r>
              <w:del w:id="920" w:author="Александр Перепечаев" w:date="2021-05-26T13:26:00Z">
                <m:rPr>
                  <m:sty m:val="p"/>
                </m:rPr>
                <w:rPr>
                  <w:rFonts w:ascii="Cambria Math" w:hAnsi="Cambria Math"/>
                </w:rPr>
                <m:t>Ф</m:t>
              </w:del>
            </m:r>
          </m:sub>
        </m:sSub>
        <m:r>
          <w:del w:id="921" w:author="Александр Перепечаев" w:date="2021-05-26T13:26:00Z">
            <m:rPr>
              <m:sty m:val="p"/>
            </m:rPr>
            <w:rPr>
              <w:rFonts w:ascii="Cambria Math" w:hAnsi="Cambria Math"/>
            </w:rPr>
            <m:t>=</m:t>
          </w:del>
        </m:r>
        <m:f>
          <m:fPr>
            <m:ctrlPr>
              <w:del w:id="922" w:author="Александр Перепечаев" w:date="2021-05-26T13:26:00Z">
                <w:rPr>
                  <w:rFonts w:ascii="Cambria Math" w:hAnsi="Cambria Math"/>
                  <w:iCs/>
                </w:rPr>
              </w:del>
            </m:ctrlPr>
          </m:fPr>
          <m:num>
            <m:r>
              <w:del w:id="923" w:author="Александр Перепечаев" w:date="2021-05-26T13:26:00Z">
                <w:rPr>
                  <w:rFonts w:ascii="Cambria Math" w:hAnsi="Cambria Math"/>
                  <w:szCs w:val="20"/>
                </w:rPr>
                <m:t>2850</m:t>
              </w:del>
            </m:r>
            <m:r>
              <w:del w:id="924" w:author="Александр Перепечаев" w:date="2021-05-26T13:26:00Z">
                <m:rPr>
                  <m:sty m:val="p"/>
                </m:rPr>
                <w:rPr>
                  <w:rFonts w:ascii="Cambria Math" w:hAnsi="Cambria Math"/>
                </w:rPr>
                <m:t>∙12*2*48</m:t>
              </w:del>
            </m:r>
          </m:num>
          <m:den>
            <m:r>
              <w:del w:id="925" w:author="Александр Перепечаев" w:date="2021-05-26T13:26:00Z">
                <m:rPr>
                  <m:sty m:val="p"/>
                </m:rPr>
                <w:rPr>
                  <w:rFonts w:ascii="Cambria Math" w:hAnsi="Cambria Math"/>
                </w:rPr>
                <m:t>1,5*60*1,1∙100</m:t>
              </w:del>
            </m:r>
          </m:den>
        </m:f>
        <m:r>
          <w:del w:id="926" w:author="Александр Перепечаев" w:date="2021-05-26T13:26:00Z">
            <w:rPr>
              <w:rFonts w:ascii="Cambria Math" w:hAnsi="Cambria Math"/>
            </w:rPr>
            <m:t>=332</m:t>
          </w:del>
        </m:r>
      </m:oMath>
      <w:del w:id="927" w:author="Александр Перепечаев" w:date="2021-05-26T13:26:00Z">
        <w:r w:rsidR="005777EC" w:rsidDel="00AB44D1">
          <w:rPr>
            <w:iCs/>
          </w:rPr>
          <w:delText>, лп</w:delText>
        </w:r>
      </w:del>
    </w:p>
    <w:p w14:paraId="191B4361" w14:textId="0661572A" w:rsidR="005777EC" w:rsidDel="00AB44D1" w:rsidRDefault="005777EC" w:rsidP="005777EC">
      <w:pPr>
        <w:pStyle w:val="afff4"/>
        <w:rPr>
          <w:del w:id="928" w:author="Александр Перепечаев" w:date="2021-05-26T13:26:00Z"/>
        </w:rPr>
      </w:pPr>
      <w:del w:id="929" w:author="Александр Перепечаев" w:date="2021-05-26T13:26:00Z">
        <w:r w:rsidDel="00AB44D1">
          <w:delText xml:space="preserve">Так как </w:delText>
        </w:r>
      </w:del>
      <m:oMath>
        <m:sSub>
          <m:sSubPr>
            <m:ctrlPr>
              <w:del w:id="930" w:author="Александр Перепечаев" w:date="2021-05-26T13:26:00Z">
                <w:rPr>
                  <w:rFonts w:ascii="Cambria Math" w:hAnsi="Cambria Math"/>
                  <w:iCs/>
                </w:rPr>
              </w:del>
            </m:ctrlPr>
          </m:sSubPr>
          <m:e>
            <m:r>
              <w:del w:id="931" w:author="Александр Перепечаев" w:date="2021-05-26T13:26:00Z">
                <m:rPr>
                  <m:sty m:val="p"/>
                </m:rPr>
                <w:rPr>
                  <w:rFonts w:ascii="Cambria Math" w:hAnsi="Cambria Math"/>
                </w:rPr>
                <m:t>Е</m:t>
              </w:del>
            </m:r>
          </m:e>
          <m:sub>
            <m:r>
              <w:del w:id="932" w:author="Александр Перепечаев" w:date="2021-05-26T13:26:00Z">
                <m:rPr>
                  <m:sty m:val="p"/>
                </m:rPr>
                <w:rPr>
                  <w:rFonts w:ascii="Cambria Math" w:hAnsi="Cambria Math"/>
                </w:rPr>
                <m:t>Ф</m:t>
              </w:del>
            </m:r>
          </m:sub>
        </m:sSub>
        <m:r>
          <w:del w:id="933" w:author="Александр Перепечаев" w:date="2021-05-26T13:26:00Z">
            <w:rPr>
              <w:rFonts w:ascii="Cambria Math" w:hAnsi="Cambria Math"/>
            </w:rPr>
            <m:t>&gt;</m:t>
          </w:del>
        </m:r>
      </m:oMath>
      <w:del w:id="934" w:author="Александр Перепечаев" w:date="2021-05-26T13:26:00Z">
        <w:r w:rsidRPr="004D2402" w:rsidDel="00AB44D1">
          <w:rPr>
            <w:iCs/>
          </w:rPr>
          <w:delText xml:space="preserve"> </w:delText>
        </w:r>
      </w:del>
      <m:oMath>
        <m:sSub>
          <m:sSubPr>
            <m:ctrlPr>
              <w:del w:id="935" w:author="Александр Перепечаев" w:date="2021-05-26T13:26:00Z">
                <w:rPr>
                  <w:rFonts w:ascii="Cambria Math" w:hAnsi="Cambria Math"/>
                  <w:i/>
                </w:rPr>
              </w:del>
            </m:ctrlPr>
          </m:sSubPr>
          <m:e>
            <m:r>
              <w:del w:id="936" w:author="Александр Перепечаев" w:date="2021-05-26T13:26:00Z">
                <w:rPr>
                  <w:rFonts w:ascii="Cambria Math" w:hAnsi="Cambria Math"/>
                </w:rPr>
                <m:t>Е</m:t>
              </w:del>
            </m:r>
          </m:e>
          <m:sub>
            <m:r>
              <w:del w:id="937" w:author="Александр Перепечаев" w:date="2021-05-26T13:26:00Z">
                <w:rPr>
                  <w:rFonts w:ascii="Cambria Math" w:hAnsi="Cambria Math"/>
                </w:rPr>
                <m:t>Н</m:t>
              </w:del>
            </m:r>
          </m:sub>
        </m:sSub>
      </m:oMath>
      <w:del w:id="938" w:author="Александр Перепечаев" w:date="2021-05-26T13:26:00Z">
        <w:r w:rsidRPr="004D2402" w:rsidDel="00AB44D1">
          <w:delText xml:space="preserve">, </w:delText>
        </w:r>
        <w:r w:rsidDel="00AB44D1">
          <w:delText>то освещение удовлетворяет требованиям.</w:delText>
        </w:r>
      </w:del>
    </w:p>
    <w:p w14:paraId="45F49F54" w14:textId="645E2147" w:rsidR="005777EC" w:rsidRPr="00E92ADF" w:rsidDel="00AB44D1" w:rsidRDefault="005777EC" w:rsidP="005777EC">
      <w:pPr>
        <w:pStyle w:val="afff4"/>
        <w:rPr>
          <w:del w:id="939" w:author="Александр Перепечаев" w:date="2021-05-26T13:26:00Z"/>
          <w:i/>
        </w:rPr>
      </w:pPr>
      <w:del w:id="940" w:author="Александр Перепечаев" w:date="2021-05-26T13:26:00Z">
        <w:r w:rsidDel="00AB44D1">
          <w:delText>Определим потребляемую мощность осветительной установки</w:delText>
        </w:r>
        <w:r w:rsidRPr="00E92ADF" w:rsidDel="00AB44D1">
          <w:delText>:</w:delText>
        </w:r>
      </w:del>
    </w:p>
    <w:p w14:paraId="5491311B" w14:textId="6A6079E8" w:rsidR="005777EC" w:rsidDel="00AB44D1" w:rsidRDefault="005777EC" w:rsidP="005777EC">
      <w:pPr>
        <w:tabs>
          <w:tab w:val="left" w:pos="5103"/>
        </w:tabs>
        <w:spacing w:before="240" w:after="240"/>
        <w:jc w:val="right"/>
        <w:rPr>
          <w:del w:id="941" w:author="Александр Перепечаев" w:date="2021-05-26T13:26:00Z"/>
          <w:iCs/>
        </w:rPr>
      </w:pPr>
      <m:oMath>
        <m:r>
          <w:del w:id="942" w:author="Александр Перепечаев" w:date="2021-05-26T13:26:00Z">
            <m:rPr>
              <m:sty m:val="p"/>
            </m:rPr>
            <w:rPr>
              <w:rFonts w:ascii="Cambria Math" w:hAnsi="Cambria Math"/>
            </w:rPr>
            <m:t>P=pNn</m:t>
          </w:del>
        </m:r>
        <m:sSub>
          <m:sSubPr>
            <m:ctrlPr>
              <w:del w:id="943" w:author="Александр Перепечаев" w:date="2021-05-26T13:26:00Z">
                <w:rPr>
                  <w:rFonts w:ascii="Cambria Math" w:hAnsi="Cambria Math"/>
                  <w:iCs/>
                </w:rPr>
              </w:del>
            </m:ctrlPr>
          </m:sSubPr>
          <m:e>
            <m:r>
              <w:del w:id="944" w:author="Александр Перепечаев" w:date="2021-05-26T13:26:00Z">
                <m:rPr>
                  <m:sty m:val="p"/>
                </m:rPr>
                <w:rPr>
                  <w:rFonts w:ascii="Cambria Math" w:hAnsi="Cambria Math"/>
                </w:rPr>
                <m:t>k</m:t>
              </w:del>
            </m:r>
          </m:e>
          <m:sub>
            <m:r>
              <w:del w:id="945" w:author="Александр Перепечаев" w:date="2021-05-26T13:26:00Z">
                <m:rPr>
                  <m:sty m:val="p"/>
                </m:rPr>
                <w:rPr>
                  <w:rFonts w:ascii="Cambria Math" w:hAnsi="Cambria Math"/>
                </w:rPr>
                <m:t>p</m:t>
              </w:del>
            </m:r>
          </m:sub>
        </m:sSub>
      </m:oMath>
      <w:del w:id="946" w:author="Александр Перепечаев" w:date="2021-05-26T13:26:00Z">
        <w:r w:rsidRPr="000B0372" w:rsidDel="00AB44D1">
          <w:rPr>
            <w:iCs/>
          </w:rPr>
          <w:delText>,</w:delText>
        </w:r>
        <w:r w:rsidRPr="000B0372" w:rsidDel="00AB44D1">
          <w:rPr>
            <w:iCs/>
          </w:rPr>
          <w:tab/>
          <w:delText>(10)</w:delText>
        </w:r>
      </w:del>
    </w:p>
    <w:p w14:paraId="6115BF9C" w14:textId="4DA2D501" w:rsidR="005777EC" w:rsidRPr="00E94163" w:rsidDel="00AB44D1" w:rsidRDefault="005777EC" w:rsidP="005777EC">
      <w:pPr>
        <w:tabs>
          <w:tab w:val="left" w:pos="5103"/>
        </w:tabs>
        <w:spacing w:before="240" w:after="240"/>
        <w:jc w:val="center"/>
        <w:rPr>
          <w:del w:id="947" w:author="Александр Перепечаев" w:date="2021-05-26T13:26:00Z"/>
          <w:iCs/>
        </w:rPr>
      </w:pPr>
      <m:oMath>
        <m:r>
          <w:del w:id="948" w:author="Александр Перепечаев" w:date="2021-05-26T13:26:00Z">
            <m:rPr>
              <m:sty m:val="p"/>
            </m:rPr>
            <w:rPr>
              <w:rFonts w:ascii="Cambria Math" w:hAnsi="Cambria Math"/>
            </w:rPr>
            <m:t>P=40*12*2*1,25=1200</m:t>
          </w:del>
        </m:r>
      </m:oMath>
      <w:del w:id="949" w:author="Александр Перепечаев" w:date="2021-05-26T13:26:00Z">
        <w:r w:rsidRPr="000B0372" w:rsidDel="00AB44D1">
          <w:rPr>
            <w:iCs/>
          </w:rPr>
          <w:delText>,</w:delText>
        </w:r>
        <w:r w:rsidRPr="00E94163" w:rsidDel="00AB44D1">
          <w:rPr>
            <w:iCs/>
          </w:rPr>
          <w:delText xml:space="preserve"> </w:delText>
        </w:r>
        <w:r w:rsidDel="00AB44D1">
          <w:rPr>
            <w:iCs/>
          </w:rPr>
          <w:delText>Вт</w:delText>
        </w:r>
      </w:del>
    </w:p>
    <w:p w14:paraId="1A64A59B" w14:textId="2F1B68B3" w:rsidR="005777EC" w:rsidRPr="004A16A9" w:rsidDel="00AB44D1" w:rsidRDefault="005777EC" w:rsidP="005777EC">
      <w:pPr>
        <w:pStyle w:val="afff4"/>
        <w:ind w:firstLine="0"/>
        <w:rPr>
          <w:del w:id="950" w:author="Александр Перепечаев" w:date="2021-05-26T13:26:00Z"/>
        </w:rPr>
      </w:pPr>
      <w:del w:id="951" w:author="Александр Перепечаев" w:date="2021-05-26T13:26:00Z">
        <w:r w:rsidDel="00AB44D1">
          <w:delText>г</w:delText>
        </w:r>
        <w:r w:rsidRPr="004A16A9" w:rsidDel="00AB44D1">
          <w:delText>де</w:delText>
        </w:r>
        <w:r w:rsidRPr="00DE6E52" w:rsidDel="00AB44D1">
          <w:delText xml:space="preserve">    </w:delText>
        </w:r>
        <w:r w:rsidDel="00AB44D1">
          <w:delText xml:space="preserve"> </w:delText>
        </w:r>
        <w:r w:rsidRPr="004A16A9" w:rsidDel="00AB44D1">
          <w:rPr>
            <w:lang w:val="en-US"/>
          </w:rPr>
          <w:delText>p</w:delText>
        </w:r>
        <w:r w:rsidRPr="004A16A9" w:rsidDel="00AB44D1">
          <w:delText xml:space="preserve"> – мощность лампы, Вт;</w:delText>
        </w:r>
      </w:del>
    </w:p>
    <w:p w14:paraId="2231EE4C" w14:textId="45EE6418" w:rsidR="005777EC" w:rsidDel="00AB44D1" w:rsidRDefault="002D6827" w:rsidP="005777EC">
      <w:pPr>
        <w:pStyle w:val="afff4"/>
        <w:rPr>
          <w:del w:id="952" w:author="Александр Перепечаев" w:date="2021-05-26T13:26:00Z"/>
          <w:iCs/>
          <w:szCs w:val="28"/>
          <w:lang w:eastAsia="ru-RU"/>
        </w:rPr>
      </w:pPr>
      <m:oMath>
        <m:sSub>
          <m:sSubPr>
            <m:ctrlPr>
              <w:del w:id="953" w:author="Александр Перепечаев" w:date="2021-05-26T13:26:00Z">
                <w:rPr>
                  <w:rFonts w:ascii="Cambria Math" w:eastAsia="Times New Roman" w:hAnsi="Cambria Math"/>
                  <w:iCs/>
                  <w:szCs w:val="28"/>
                  <w:lang w:eastAsia="ru-RU"/>
                </w:rPr>
              </w:del>
            </m:ctrlPr>
          </m:sSubPr>
          <m:e>
            <m:r>
              <w:del w:id="954" w:author="Александр Перепечаев" w:date="2021-05-26T13:26:00Z">
                <m:rPr>
                  <m:sty m:val="p"/>
                </m:rPr>
                <w:rPr>
                  <w:rFonts w:ascii="Cambria Math" w:hAnsi="Cambria Math"/>
                  <w:szCs w:val="28"/>
                </w:rPr>
                <m:t>k</m:t>
              </w:del>
            </m:r>
          </m:e>
          <m:sub>
            <m:r>
              <w:del w:id="955" w:author="Александр Перепечаев" w:date="2021-05-26T13:26:00Z">
                <m:rPr>
                  <m:sty m:val="p"/>
                </m:rPr>
                <w:rPr>
                  <w:rFonts w:ascii="Cambria Math" w:hAnsi="Cambria Math"/>
                  <w:szCs w:val="28"/>
                </w:rPr>
                <m:t>p</m:t>
              </w:del>
            </m:r>
          </m:sub>
        </m:sSub>
      </m:oMath>
      <w:del w:id="956" w:author="Александр Перепечаев" w:date="2021-05-26T13:26:00Z">
        <w:r w:rsidR="005777EC" w:rsidRPr="004A16A9" w:rsidDel="00AB44D1">
          <w:rPr>
            <w:iCs/>
            <w:szCs w:val="28"/>
            <w:lang w:eastAsia="ru-RU"/>
          </w:rPr>
          <w:delText xml:space="preserve">= коэффициент, учитывающий потери пускорегулирующей аппаратуры. Для </w:delText>
        </w:r>
        <w:r w:rsidR="005777EC" w:rsidRPr="004A16A9" w:rsidDel="00AB44D1">
          <w:rPr>
            <w:iCs/>
            <w:szCs w:val="28"/>
            <w:lang w:eastAsia="ru-RU"/>
          </w:rPr>
          <w:tab/>
          <w:delText xml:space="preserve">ЛЛ </w:delText>
        </w:r>
      </w:del>
      <m:oMath>
        <m:sSub>
          <m:sSubPr>
            <m:ctrlPr>
              <w:del w:id="957" w:author="Александр Перепечаев" w:date="2021-05-26T13:26:00Z">
                <w:rPr>
                  <w:rFonts w:ascii="Cambria Math" w:eastAsia="Times New Roman" w:hAnsi="Cambria Math"/>
                  <w:iCs/>
                  <w:szCs w:val="28"/>
                  <w:lang w:eastAsia="ru-RU"/>
                </w:rPr>
              </w:del>
            </m:ctrlPr>
          </m:sSubPr>
          <m:e>
            <m:r>
              <w:del w:id="958" w:author="Александр Перепечаев" w:date="2021-05-26T13:26:00Z">
                <m:rPr>
                  <m:sty m:val="p"/>
                </m:rPr>
                <w:rPr>
                  <w:rFonts w:ascii="Cambria Math" w:hAnsi="Cambria Math"/>
                  <w:szCs w:val="28"/>
                </w:rPr>
                <m:t>k</m:t>
              </w:del>
            </m:r>
          </m:e>
          <m:sub>
            <m:r>
              <w:del w:id="959" w:author="Александр Перепечаев" w:date="2021-05-26T13:26:00Z">
                <m:rPr>
                  <m:sty m:val="p"/>
                </m:rPr>
                <w:rPr>
                  <w:rFonts w:ascii="Cambria Math" w:hAnsi="Cambria Math"/>
                  <w:szCs w:val="28"/>
                </w:rPr>
                <m:t>p</m:t>
              </w:del>
            </m:r>
          </m:sub>
        </m:sSub>
        <m:r>
          <w:del w:id="960" w:author="Александр Перепечаев" w:date="2021-05-26T13:26:00Z">
            <w:rPr>
              <w:rFonts w:ascii="Cambria Math" w:eastAsia="Times New Roman" w:hAnsi="Cambria Math"/>
              <w:szCs w:val="28"/>
              <w:lang w:eastAsia="ru-RU"/>
            </w:rPr>
            <m:t>=1,25</m:t>
          </w:del>
        </m:r>
      </m:oMath>
      <w:del w:id="961" w:author="Александр Перепечаев" w:date="2021-05-26T13:26:00Z">
        <w:r w:rsidR="005777EC" w:rsidRPr="004A16A9" w:rsidDel="00AB44D1">
          <w:rPr>
            <w:iCs/>
            <w:szCs w:val="28"/>
            <w:lang w:eastAsia="ru-RU"/>
          </w:rPr>
          <w:delText>.</w:delText>
        </w:r>
      </w:del>
    </w:p>
    <w:p w14:paraId="708F9BEB" w14:textId="556B8430" w:rsidR="005777EC" w:rsidDel="00AB44D1" w:rsidRDefault="005777EC" w:rsidP="005777EC">
      <w:pPr>
        <w:pStyle w:val="afff4"/>
        <w:rPr>
          <w:del w:id="962" w:author="Александр Перепечаев" w:date="2021-05-26T13:26:00Z"/>
          <w:iCs/>
          <w:szCs w:val="28"/>
          <w:lang w:eastAsia="ru-RU"/>
        </w:rPr>
      </w:pPr>
      <w:del w:id="963" w:author="Александр Перепечаев" w:date="2021-05-26T13:26:00Z">
        <w:r w:rsidDel="00AB44D1">
          <w:rPr>
            <w:iCs/>
            <w:szCs w:val="28"/>
            <w:lang w:eastAsia="ru-RU"/>
          </w:rPr>
          <w:delText xml:space="preserve">На рисунке </w:delText>
        </w:r>
        <w:r w:rsidR="006155F3" w:rsidDel="00AB44D1">
          <w:rPr>
            <w:iCs/>
            <w:szCs w:val="28"/>
            <w:lang w:eastAsia="ru-RU"/>
          </w:rPr>
          <w:delText xml:space="preserve">23 </w:delText>
        </w:r>
        <w:r w:rsidDel="00AB44D1">
          <w:rPr>
            <w:iCs/>
            <w:szCs w:val="28"/>
            <w:lang w:eastAsia="ru-RU"/>
          </w:rPr>
          <w:delText>представлен эскиз размещения светильников на плане помещения.</w:delText>
        </w:r>
      </w:del>
    </w:p>
    <w:p w14:paraId="505D7D0F" w14:textId="0B6A43F9" w:rsidR="005777EC" w:rsidDel="00AB44D1" w:rsidRDefault="005777EC" w:rsidP="005777EC">
      <w:pPr>
        <w:pStyle w:val="afff4"/>
        <w:ind w:left="0" w:firstLine="0"/>
        <w:jc w:val="center"/>
        <w:rPr>
          <w:del w:id="964" w:author="Александр Перепечаев" w:date="2021-05-26T13:26:00Z"/>
          <w:iCs/>
          <w:szCs w:val="28"/>
          <w:lang w:eastAsia="ru-RU"/>
        </w:rPr>
      </w:pPr>
      <w:del w:id="965" w:author="Александр Перепечаев" w:date="2021-05-26T13:26:00Z">
        <w:r w:rsidDel="00AB44D1">
          <w:rPr>
            <w:iCs/>
            <w:noProof/>
            <w:szCs w:val="28"/>
            <w:lang w:eastAsia="ru-RU"/>
          </w:rPr>
          <w:drawing>
            <wp:inline distT="0" distB="0" distL="0" distR="0" wp14:anchorId="5C6F5248" wp14:editId="35B47CE8">
              <wp:extent cx="4572000" cy="2844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844800"/>
                      </a:xfrm>
                      <a:prstGeom prst="rect">
                        <a:avLst/>
                      </a:prstGeom>
                      <a:noFill/>
                      <a:ln>
                        <a:noFill/>
                      </a:ln>
                    </pic:spPr>
                  </pic:pic>
                </a:graphicData>
              </a:graphic>
            </wp:inline>
          </w:drawing>
        </w:r>
      </w:del>
    </w:p>
    <w:p w14:paraId="2D937780" w14:textId="67B3645F" w:rsidR="005777EC" w:rsidDel="00AB44D1" w:rsidRDefault="005777EC" w:rsidP="005777EC">
      <w:pPr>
        <w:pStyle w:val="afff2"/>
        <w:rPr>
          <w:del w:id="966" w:author="Александр Перепечаев" w:date="2021-05-26T13:26:00Z"/>
        </w:rPr>
      </w:pPr>
      <w:del w:id="967" w:author="Александр Перепечаев" w:date="2021-05-26T13:26:00Z">
        <w:r w:rsidDel="00AB44D1">
          <w:delText xml:space="preserve">Рисунок </w:delText>
        </w:r>
        <w:r w:rsidR="006155F3" w:rsidDel="00AB44D1">
          <w:delText xml:space="preserve">23 </w:delText>
        </w:r>
        <w:r w:rsidDel="00AB44D1">
          <w:delText>–Эскиз размещения светильников</w:delText>
        </w:r>
      </w:del>
    </w:p>
    <w:p w14:paraId="0D5C352E" w14:textId="681BB886" w:rsidR="005777EC" w:rsidDel="00AB44D1" w:rsidRDefault="004B3C81" w:rsidP="005777EC">
      <w:pPr>
        <w:pStyle w:val="afffe"/>
        <w:rPr>
          <w:del w:id="968" w:author="Александр Перепечаев" w:date="2021-05-26T13:26:00Z"/>
        </w:rPr>
      </w:pPr>
      <w:del w:id="969" w:author="Александр Перепечаев" w:date="2021-05-26T13:26:00Z">
        <w:r w:rsidDel="00AB44D1">
          <w:delText>5</w:delText>
        </w:r>
        <w:r w:rsidR="005777EC" w:rsidDel="00AB44D1">
          <w:delText xml:space="preserve">.3 Экологичность выпускной квалификационной работы </w:delText>
        </w:r>
      </w:del>
    </w:p>
    <w:p w14:paraId="2570EAB9" w14:textId="3C9BDD6A" w:rsidR="005777EC" w:rsidDel="00AB44D1" w:rsidRDefault="005777EC" w:rsidP="005777EC">
      <w:pPr>
        <w:pStyle w:val="afff4"/>
        <w:rPr>
          <w:del w:id="970" w:author="Александр Перепечаев" w:date="2021-05-26T13:26:00Z"/>
        </w:rPr>
      </w:pPr>
      <w:del w:id="971" w:author="Александр Перепечаев" w:date="2021-05-26T13:26:00Z">
        <w:r w:rsidRPr="00FC1937" w:rsidDel="00AB44D1">
          <w:delText>Важной составляющей деятельности каждого российского предприятия является экологическая безопасность. На современном этапе развития нашего общества экологическая безопасность напрямую связана с конкурентоспособностью любой компании. Не секрет, что для получения крупных заказов и привлечения дополнительных инвестиций руководителям компаний необходимо не только доказать эффективность и прибыльность своей работы, но подтвердить ее экологическую безопасность.</w:delText>
        </w:r>
      </w:del>
    </w:p>
    <w:p w14:paraId="77E979D8" w14:textId="456068F8" w:rsidR="005777EC" w:rsidDel="00AB44D1" w:rsidRDefault="005777EC" w:rsidP="005777EC">
      <w:pPr>
        <w:pStyle w:val="afff4"/>
        <w:rPr>
          <w:del w:id="972" w:author="Александр Перепечаев" w:date="2021-05-26T13:26:00Z"/>
        </w:rPr>
      </w:pPr>
      <w:del w:id="973" w:author="Александр Перепечаев" w:date="2021-05-26T13:26:00Z">
        <w:r w:rsidRPr="00FC1937" w:rsidDel="00AB44D1">
          <w:delText>Экологическая безопасность в РФ контролируется такими законами как: законом «Об охране окружающей среды» и ГОСТом Р ИСО 14000. Этот ГОСТ является аналогом оригинального стандарта ISO 14000 .</w:delText>
        </w:r>
      </w:del>
    </w:p>
    <w:p w14:paraId="52F44DFA" w14:textId="60B1CD1D" w:rsidR="005777EC" w:rsidDel="00AB44D1" w:rsidRDefault="005777EC" w:rsidP="005777EC">
      <w:pPr>
        <w:pStyle w:val="afff4"/>
        <w:rPr>
          <w:del w:id="974" w:author="Александр Перепечаев" w:date="2021-05-26T13:26:00Z"/>
        </w:rPr>
      </w:pPr>
      <w:del w:id="975" w:author="Александр Перепечаев" w:date="2021-05-26T13:26:00Z">
        <w:r w:rsidDel="00AB44D1">
          <w:delText xml:space="preserve">Выполнение выпускной квалификационной работы осуществлялось в офисе за персональным компьютером. </w:delText>
        </w:r>
      </w:del>
    </w:p>
    <w:p w14:paraId="01604910" w14:textId="2B4B8854" w:rsidR="005777EC" w:rsidDel="00AB44D1" w:rsidRDefault="005777EC" w:rsidP="005777EC">
      <w:pPr>
        <w:pStyle w:val="afff4"/>
        <w:rPr>
          <w:del w:id="976" w:author="Александр Перепечаев" w:date="2021-05-26T13:26:00Z"/>
        </w:rPr>
      </w:pPr>
      <w:del w:id="977" w:author="Александр Перепечаев" w:date="2021-05-26T13:26:00Z">
        <w:r w:rsidDel="00AB44D1">
          <w:delText>Конструкция монитора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 Дизайн мониторов должен предусматривать окраску в спокойные мягкие тона с диффузным рассеиванием света. Корпус монитора, клавиатура должны иметь матовую поверхность одного цвета с коэффициентом отражения 0,4 - 0,6 и не иметь блестящих деталей, способных создавать блики.</w:delText>
        </w:r>
      </w:del>
    </w:p>
    <w:p w14:paraId="65DFAB19" w14:textId="730A1419" w:rsidR="005777EC" w:rsidDel="00AB44D1" w:rsidRDefault="005777EC" w:rsidP="005777EC">
      <w:pPr>
        <w:pStyle w:val="afff4"/>
        <w:rPr>
          <w:del w:id="978" w:author="Александр Перепечаев" w:date="2021-05-26T13:26:00Z"/>
        </w:rPr>
      </w:pPr>
      <w:del w:id="979" w:author="Александр Перепечаев" w:date="2021-05-26T13:26:00Z">
        <w:r w:rsidDel="00AB44D1">
          <w:delText>Конструкция ВДТ должна предусматривать наличие ручек регулировки яркости и контраста, обеспечивающие возможность регулировки этих параметров от минимальных до максимальных значений.</w:delText>
        </w:r>
      </w:del>
    </w:p>
    <w:p w14:paraId="50B3D871" w14:textId="402A99F5" w:rsidR="005777EC" w:rsidRPr="000C077D" w:rsidDel="00AB44D1" w:rsidRDefault="005777EC" w:rsidP="005777EC">
      <w:pPr>
        <w:pStyle w:val="afff4"/>
        <w:rPr>
          <w:del w:id="980" w:author="Александр Перепечаев" w:date="2021-05-26T13:26:00Z"/>
        </w:rPr>
      </w:pPr>
      <w:del w:id="981" w:author="Александр Перепечаев" w:date="2021-05-26T13:26:00Z">
        <w:r w:rsidDel="00AB44D1">
          <w:delText>Таким образом при следовании рекомендациям, можно избежать возможных проблем со здоровьем и обеспечить высокую производительность труда.</w:delText>
        </w:r>
      </w:del>
    </w:p>
    <w:p w14:paraId="1E833DBF" w14:textId="178B7A04" w:rsidR="005777EC" w:rsidDel="00AB44D1" w:rsidRDefault="004B3C81" w:rsidP="005777EC">
      <w:pPr>
        <w:pStyle w:val="afffe"/>
        <w:rPr>
          <w:del w:id="982" w:author="Александр Перепечаев" w:date="2021-05-26T13:26:00Z"/>
        </w:rPr>
      </w:pPr>
      <w:del w:id="983" w:author="Александр Перепечаев" w:date="2021-05-26T13:26:00Z">
        <w:r w:rsidDel="00AB44D1">
          <w:delText>5</w:delText>
        </w:r>
        <w:r w:rsidR="005777EC" w:rsidRPr="00820892" w:rsidDel="00AB44D1">
          <w:delText>.</w:delText>
        </w:r>
        <w:r w:rsidR="005777EC" w:rsidRPr="00352B18" w:rsidDel="00AB44D1">
          <w:delText>4</w:delText>
        </w:r>
        <w:r w:rsidR="005777EC" w:rsidRPr="00820892" w:rsidDel="00AB44D1">
          <w:delText xml:space="preserve"> Устойчивость к чрезвычайным ситуациям. Пожаробезопасность</w:delText>
        </w:r>
      </w:del>
    </w:p>
    <w:p w14:paraId="2BE481EF" w14:textId="32A2D331" w:rsidR="005777EC" w:rsidDel="00AB44D1" w:rsidRDefault="005777EC" w:rsidP="005777EC">
      <w:pPr>
        <w:pStyle w:val="afff4"/>
        <w:rPr>
          <w:del w:id="984" w:author="Александр Перепечаев" w:date="2021-05-26T13:26:00Z"/>
        </w:rPr>
      </w:pPr>
      <w:del w:id="985" w:author="Александр Перепечаев" w:date="2021-05-26T13:26:00Z">
        <w:r w:rsidRPr="00357B82" w:rsidDel="00AB44D1">
          <w:delText xml:space="preserve">Правила обеспечения пожарной безопасности в офисах — это требования, предъявляемые к помещениям, выполнение которых существенно снижает риск возникновения очагов возгорания и, соответственно, повышает уровень защищенности сотрудников фирмы. Обозначаются они в распорядительном документе компании, разработанном ответственным за пожарную безопасность лицом и утвержденном руководителем организации. </w:delText>
        </w:r>
      </w:del>
    </w:p>
    <w:p w14:paraId="7859747A" w14:textId="624C32C0" w:rsidR="005777EC" w:rsidDel="00AB44D1" w:rsidRDefault="005777EC" w:rsidP="005777EC">
      <w:pPr>
        <w:pStyle w:val="afff4"/>
        <w:rPr>
          <w:del w:id="986" w:author="Александр Перепечаев" w:date="2021-05-26T13:26:00Z"/>
        </w:rPr>
      </w:pPr>
      <w:del w:id="987" w:author="Александр Перепечаев" w:date="2021-05-26T13:26:00Z">
        <w:r w:rsidRPr="00357B82" w:rsidDel="00AB44D1">
          <w:delText xml:space="preserve">Основными документами, регламентирующими нормы пожарной безопасности в офисе, являются Федеральный закон № 123-ФЗ от 22 июля 2008 г. «Технический регламент о требованиях пожарной безопасности» и Правила противопожарного режима Российской Федерации, утвержденные постановлением Правительства РФ от 25 июля 2012 г. № 390 «О противопожарном режиме». </w:delText>
        </w:r>
      </w:del>
    </w:p>
    <w:p w14:paraId="1AD6778A" w14:textId="2B1EB003" w:rsidR="005777EC" w:rsidDel="00AB44D1" w:rsidRDefault="005777EC" w:rsidP="005777EC">
      <w:pPr>
        <w:pStyle w:val="afff4"/>
        <w:rPr>
          <w:del w:id="988" w:author="Александр Перепечаев" w:date="2021-05-26T13:26:00Z"/>
        </w:rPr>
      </w:pPr>
      <w:del w:id="989" w:author="Александр Перепечаев" w:date="2021-05-26T13:26:00Z">
        <w:r w:rsidRPr="00DB1F09" w:rsidDel="00AB44D1">
          <w:delText xml:space="preserve">В любом офисе должен быть распорядительный документ, в соответствии с которым организуется офисное пространство и устанавливается противопожарный режим. Его основные положения включают: </w:delText>
        </w:r>
      </w:del>
    </w:p>
    <w:p w14:paraId="30B4AF7E" w14:textId="3A5293C6" w:rsidR="005777EC" w:rsidDel="00AB44D1" w:rsidRDefault="005777EC" w:rsidP="000164AE">
      <w:pPr>
        <w:pStyle w:val="afff4"/>
        <w:numPr>
          <w:ilvl w:val="0"/>
          <w:numId w:val="23"/>
        </w:numPr>
        <w:tabs>
          <w:tab w:val="left" w:pos="1134"/>
        </w:tabs>
        <w:ind w:left="567" w:firstLine="567"/>
        <w:rPr>
          <w:del w:id="990" w:author="Александр Перепечаев" w:date="2021-05-26T13:26:00Z"/>
        </w:rPr>
      </w:pPr>
      <w:del w:id="991" w:author="Александр Перепечаев" w:date="2021-05-26T13:26:00Z">
        <w:r w:rsidDel="00AB44D1">
          <w:delText>Наличие табличек с номером телефона вызова пожарной охраны и фамилиями ответственных за противопожарное состояние помещений. За размещение таких табличек несет ответственность руководитель организации.</w:delText>
        </w:r>
      </w:del>
    </w:p>
    <w:p w14:paraId="1EBD3DC2" w14:textId="05FA9FC4" w:rsidR="005777EC" w:rsidDel="00AB44D1" w:rsidRDefault="005777EC" w:rsidP="000164AE">
      <w:pPr>
        <w:pStyle w:val="afff4"/>
        <w:numPr>
          <w:ilvl w:val="0"/>
          <w:numId w:val="23"/>
        </w:numPr>
        <w:tabs>
          <w:tab w:val="left" w:pos="1134"/>
        </w:tabs>
        <w:ind w:left="567" w:firstLine="567"/>
        <w:rPr>
          <w:del w:id="992" w:author="Александр Перепечаев" w:date="2021-05-26T13:26:00Z"/>
        </w:rPr>
      </w:pPr>
      <w:del w:id="993" w:author="Александр Перепечаев" w:date="2021-05-26T13:26:00Z">
        <w:r w:rsidDel="00AB44D1">
          <w:delText xml:space="preserve">Наличие планов эвакуации при пожаре. План должен быть разработан для каждого этажа офисного здания. Копии всех поэтажных планов используются для создания сводного плана, хранящегося у ответственного лица. В случае если офис находится в небольшом арендованном помещении в бизнес-центре, изготавливается локальный план эвакуации. </w:delText>
        </w:r>
      </w:del>
    </w:p>
    <w:p w14:paraId="5CF6EBCE" w14:textId="110ED3DA" w:rsidR="005777EC" w:rsidDel="00AB44D1" w:rsidRDefault="005777EC" w:rsidP="000164AE">
      <w:pPr>
        <w:pStyle w:val="afff4"/>
        <w:numPr>
          <w:ilvl w:val="0"/>
          <w:numId w:val="23"/>
        </w:numPr>
        <w:tabs>
          <w:tab w:val="left" w:pos="1134"/>
        </w:tabs>
        <w:ind w:left="567" w:firstLine="567"/>
        <w:rPr>
          <w:del w:id="994" w:author="Александр Перепечаев" w:date="2021-05-26T13:26:00Z"/>
        </w:rPr>
      </w:pPr>
      <w:del w:id="995" w:author="Александр Перепечаев" w:date="2021-05-26T13:26:00Z">
        <w:r w:rsidDel="00AB44D1">
          <w:delText xml:space="preserve">Наличие знаков пожарной безопасности в офисе. К ним относятся информационные стенды и плакаты по пожарной безопасности и информационные таблички нескольких видов. </w:delText>
        </w:r>
      </w:del>
    </w:p>
    <w:p w14:paraId="07C11DBF" w14:textId="706CBBAE" w:rsidR="005777EC" w:rsidDel="00AB44D1" w:rsidRDefault="005777EC" w:rsidP="000164AE">
      <w:pPr>
        <w:pStyle w:val="afff4"/>
        <w:numPr>
          <w:ilvl w:val="0"/>
          <w:numId w:val="23"/>
        </w:numPr>
        <w:tabs>
          <w:tab w:val="left" w:pos="1134"/>
        </w:tabs>
        <w:ind w:left="567" w:firstLine="567"/>
        <w:rPr>
          <w:del w:id="996" w:author="Александр Перепечаев" w:date="2021-05-26T13:26:00Z"/>
        </w:rPr>
      </w:pPr>
      <w:del w:id="997" w:author="Александр Перепечаев" w:date="2021-05-26T13:26:00Z">
        <w:r w:rsidRPr="00AD0814" w:rsidDel="00AB44D1">
          <w:delText xml:space="preserve">Наличие первичных средств пожаротушения в офисе. Это средства, которые эффективны на начальной стадии возгорания. </w:delText>
        </w:r>
      </w:del>
    </w:p>
    <w:p w14:paraId="169EEF0C" w14:textId="55607053" w:rsidR="005777EC" w:rsidDel="00AB44D1" w:rsidRDefault="005777EC" w:rsidP="000164AE">
      <w:pPr>
        <w:pStyle w:val="afff4"/>
        <w:numPr>
          <w:ilvl w:val="0"/>
          <w:numId w:val="23"/>
        </w:numPr>
        <w:tabs>
          <w:tab w:val="left" w:pos="1134"/>
        </w:tabs>
        <w:ind w:left="567" w:firstLine="567"/>
        <w:rPr>
          <w:del w:id="998" w:author="Александр Перепечаев" w:date="2021-05-26T13:26:00Z"/>
        </w:rPr>
      </w:pPr>
      <w:del w:id="999" w:author="Александр Перепечаев" w:date="2021-05-26T13:26:00Z">
        <w:r w:rsidRPr="00AD0814" w:rsidDel="00AB44D1">
          <w:delText xml:space="preserve">Доступ к эвакуационным выходам и путям эвакуации. Одной из действенных мер пожарной безопасности в офисе является обеспечение свободного доступа к эвакуационным путям и выходам. </w:delText>
        </w:r>
      </w:del>
    </w:p>
    <w:p w14:paraId="6A455DD9" w14:textId="48A491F3" w:rsidR="005777EC" w:rsidDel="00AB44D1" w:rsidRDefault="005777EC" w:rsidP="005777EC">
      <w:pPr>
        <w:pStyle w:val="afff4"/>
        <w:rPr>
          <w:del w:id="1000" w:author="Александр Перепечаев" w:date="2021-05-26T13:26:00Z"/>
        </w:rPr>
      </w:pPr>
      <w:del w:id="1001" w:author="Александр Перепечаев" w:date="2021-05-26T13:26:00Z">
        <w:r w:rsidRPr="000C7099" w:rsidDel="00AB44D1">
          <w:delText xml:space="preserve">Соблюдение пожарной безопасности в офисе не представляет особой трудности ни для руководителя, ни для персонала. Отношение к инструктажу не как к формальности, наличие и регулярная проверка огнетушителей, а так же правильно оформленные планы эвакуации — в случае пожара помогут избежать материального ущерба и человеческих жертв. </w:delText>
        </w:r>
      </w:del>
    </w:p>
    <w:p w14:paraId="06B769F4" w14:textId="6C7FEECB" w:rsidR="00673B3C" w:rsidDel="00AB44D1" w:rsidRDefault="00673B3C" w:rsidP="005777EC">
      <w:pPr>
        <w:pStyle w:val="afff4"/>
        <w:rPr>
          <w:del w:id="1002" w:author="Александр Перепечаев" w:date="2021-05-26T13:26:00Z"/>
        </w:rPr>
      </w:pPr>
    </w:p>
    <w:p w14:paraId="502B45DD" w14:textId="02F8C195" w:rsidR="00673B3C" w:rsidDel="00AB44D1" w:rsidRDefault="00673B3C" w:rsidP="005777EC">
      <w:pPr>
        <w:pStyle w:val="afff4"/>
        <w:rPr>
          <w:del w:id="1003" w:author="Александр Перепечаев" w:date="2021-05-26T13:26:00Z"/>
        </w:rPr>
      </w:pPr>
    </w:p>
    <w:p w14:paraId="022E3A68" w14:textId="3EDBB768" w:rsidR="005777EC" w:rsidDel="00AB44D1" w:rsidRDefault="00751AE4" w:rsidP="005777EC">
      <w:pPr>
        <w:pStyle w:val="afffe"/>
        <w:rPr>
          <w:del w:id="1004" w:author="Александр Перепечаев" w:date="2021-05-26T13:26:00Z"/>
        </w:rPr>
      </w:pPr>
      <w:del w:id="1005" w:author="Александр Перепечаев" w:date="2021-05-26T13:26:00Z">
        <w:r w:rsidDel="00AB44D1">
          <w:delText>5</w:delText>
        </w:r>
        <w:r w:rsidR="005777EC" w:rsidRPr="00820892" w:rsidDel="00AB44D1">
          <w:delText>.</w:delText>
        </w:r>
        <w:r w:rsidR="005777EC" w:rsidDel="00AB44D1">
          <w:delText>5</w:delText>
        </w:r>
        <w:r w:rsidR="005777EC" w:rsidRPr="00820892" w:rsidDel="00AB44D1">
          <w:delText xml:space="preserve"> </w:delText>
        </w:r>
        <w:r w:rsidR="005777EC" w:rsidDel="00AB44D1">
          <w:delText>Вывод по главе</w:delText>
        </w:r>
      </w:del>
    </w:p>
    <w:p w14:paraId="428362D3" w14:textId="5DD4382A" w:rsidR="005777EC" w:rsidDel="00AB44D1" w:rsidRDefault="005777EC" w:rsidP="005777EC">
      <w:pPr>
        <w:pStyle w:val="afff4"/>
        <w:rPr>
          <w:del w:id="1006" w:author="Александр Перепечаев" w:date="2021-05-26T13:26:00Z"/>
        </w:rPr>
      </w:pPr>
      <w:del w:id="1007" w:author="Александр Перепечаев" w:date="2021-05-26T13:26:00Z">
        <w:r w:rsidDel="00AB44D1">
          <w:delTex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СНиП 23-05-95. </w:delText>
        </w:r>
      </w:del>
    </w:p>
    <w:p w14:paraId="45731797" w14:textId="6DC50859" w:rsidR="005777EC" w:rsidDel="00AB44D1" w:rsidRDefault="005777EC" w:rsidP="005777EC">
      <w:pPr>
        <w:pStyle w:val="afff4"/>
        <w:rPr>
          <w:del w:id="1008" w:author="Александр Перепечаев" w:date="2021-05-26T13:26:00Z"/>
        </w:rPr>
      </w:pPr>
      <w:del w:id="1009" w:author="Александр Перепечаев" w:date="2021-05-26T13:26:00Z">
        <w:r w:rsidDel="00AB44D1">
          <w:delText xml:space="preserve">Построен эскиз размещения светильников в помещении с указанием расстояния от стен по длине и ширине и между рядами светильников. </w:delText>
        </w:r>
      </w:del>
    </w:p>
    <w:p w14:paraId="6B5CCBA7" w14:textId="211EBDF0" w:rsidR="005777EC" w:rsidDel="00AB44D1" w:rsidRDefault="005777EC" w:rsidP="005777EC">
      <w:pPr>
        <w:pStyle w:val="afff4"/>
        <w:rPr>
          <w:del w:id="1010" w:author="Александр Перепечаев" w:date="2021-05-26T13:26:00Z"/>
        </w:rPr>
      </w:pPr>
      <w:del w:id="1011" w:author="Александр Перепечаев" w:date="2021-05-26T13:26:00Z">
        <w:r w:rsidDel="00AB44D1">
          <w:delText xml:space="preserve">Также в данной главе мы описали возможные меры для обеспечения безлопастной работы, как с точки зрения экологичности, так и с точки зрения пожарной безопасности. </w:delText>
        </w:r>
      </w:del>
    </w:p>
    <w:p w14:paraId="3F403B7F" w14:textId="1E374F54" w:rsidR="004671A3" w:rsidRDefault="004671A3">
      <w:pPr>
        <w:spacing w:after="160" w:line="259" w:lineRule="auto"/>
        <w:rPr>
          <w:rFonts w:eastAsia="Calibri"/>
          <w:sz w:val="28"/>
          <w:szCs w:val="22"/>
          <w:lang w:eastAsia="en-US"/>
        </w:rPr>
      </w:pPr>
      <w:r>
        <w:br w:type="page"/>
      </w:r>
    </w:p>
    <w:p w14:paraId="648674A0" w14:textId="5AE009D1" w:rsidR="004671A3" w:rsidRDefault="00BC4D9B" w:rsidP="004671A3">
      <w:pPr>
        <w:pStyle w:val="afffe"/>
      </w:pPr>
      <w:r>
        <w:lastRenderedPageBreak/>
        <w:t xml:space="preserve">6 </w:t>
      </w:r>
      <w:r w:rsidR="004671A3">
        <w:t>Экономическое обоснование работы</w:t>
      </w:r>
    </w:p>
    <w:p w14:paraId="1534FDE3" w14:textId="5FE57AA7" w:rsidR="004671A3" w:rsidRDefault="00BC4D9B" w:rsidP="004671A3">
      <w:pPr>
        <w:pStyle w:val="afffe"/>
      </w:pPr>
      <w:r>
        <w:t>6</w:t>
      </w:r>
      <w:r w:rsidR="004671A3">
        <w:t xml:space="preserve">.1 </w:t>
      </w:r>
      <w:r w:rsidR="004671A3" w:rsidRPr="00656BD5">
        <w:t>Основные аспекты реализации проекта</w:t>
      </w:r>
    </w:p>
    <w:p w14:paraId="2CFCA630" w14:textId="77777777" w:rsidR="004671A3" w:rsidRDefault="004671A3" w:rsidP="004671A3">
      <w:pPr>
        <w:pStyle w:val="afff4"/>
        <w:rPr>
          <w:szCs w:val="28"/>
        </w:rPr>
      </w:pPr>
      <w:r>
        <w:rPr>
          <w:szCs w:val="28"/>
        </w:rPr>
        <w:t xml:space="preserve">Многие компании хотят лучше понимать своих клиентов и готовы заплатить за решение, которое поможет им узнать своих клиентов и соответственно заработать еще больше. </w:t>
      </w:r>
    </w:p>
    <w:p w14:paraId="7380462B" w14:textId="4AAC7437" w:rsidR="004671A3" w:rsidRDefault="004671A3" w:rsidP="004671A3">
      <w:pPr>
        <w:pStyle w:val="afff4"/>
        <w:rPr>
          <w:szCs w:val="28"/>
        </w:rPr>
      </w:pPr>
      <w:r w:rsidRPr="00B955D5">
        <w:rPr>
          <w:szCs w:val="28"/>
        </w:rPr>
        <w:t xml:space="preserve">Сейчас рынок </w:t>
      </w:r>
      <w:r>
        <w:rPr>
          <w:szCs w:val="28"/>
        </w:rPr>
        <w:t>определения</w:t>
      </w:r>
      <w:r w:rsidRPr="00B955D5">
        <w:rPr>
          <w:szCs w:val="28"/>
        </w:rPr>
        <w:t xml:space="preserve"> эмоций находится на подъеме и по оценке западных специалистов к 2021 году он вырастет, по разным подсчетам, от $19 млрд до $37 млрд</w:t>
      </w:r>
      <w:r w:rsidR="002F2455">
        <w:rPr>
          <w:szCs w:val="28"/>
        </w:rPr>
        <w:t xml:space="preserve"> </w:t>
      </w:r>
      <w:r w:rsidR="002F2455" w:rsidRPr="000164AE">
        <w:rPr>
          <w:szCs w:val="28"/>
        </w:rPr>
        <w:t>[2]</w:t>
      </w:r>
      <w:r>
        <w:rPr>
          <w:szCs w:val="28"/>
        </w:rPr>
        <w:t>.</w:t>
      </w:r>
    </w:p>
    <w:p w14:paraId="1B10CB72" w14:textId="2254DDF1" w:rsidR="004671A3" w:rsidRPr="00FF17A6" w:rsidRDefault="004671A3" w:rsidP="004671A3">
      <w:pPr>
        <w:pStyle w:val="afff4"/>
        <w:rPr>
          <w:szCs w:val="28"/>
        </w:rPr>
      </w:pPr>
      <w:r>
        <w:rPr>
          <w:szCs w:val="28"/>
        </w:rPr>
        <w:t>Целью разрабатываемого продукта является</w:t>
      </w:r>
      <w:r w:rsidRPr="00FF17A6">
        <w:rPr>
          <w:szCs w:val="28"/>
        </w:rPr>
        <w:t xml:space="preserve">: улучшить распознавание эмоций человека и дать </w:t>
      </w:r>
      <w:r w:rsidR="00DC512A">
        <w:rPr>
          <w:szCs w:val="28"/>
        </w:rPr>
        <w:t>простой</w:t>
      </w:r>
      <w:r w:rsidR="00DC512A" w:rsidRPr="00FF17A6">
        <w:rPr>
          <w:szCs w:val="28"/>
        </w:rPr>
        <w:t xml:space="preserve"> </w:t>
      </w:r>
      <w:r w:rsidRPr="00FF17A6">
        <w:rPr>
          <w:szCs w:val="28"/>
        </w:rPr>
        <w:t>доступ к системам распознавания эмоций</w:t>
      </w:r>
      <w:r>
        <w:rPr>
          <w:szCs w:val="28"/>
        </w:rPr>
        <w:t>.</w:t>
      </w:r>
    </w:p>
    <w:p w14:paraId="6E599693" w14:textId="77777777" w:rsidR="004671A3" w:rsidRDefault="004671A3" w:rsidP="004671A3">
      <w:pPr>
        <w:pStyle w:val="afff4"/>
        <w:rPr>
          <w:szCs w:val="28"/>
        </w:rPr>
      </w:pPr>
      <w:r>
        <w:rPr>
          <w:szCs w:val="28"/>
        </w:rPr>
        <w:t>Проект был запущен в работу 03.03.2020. Окончание проекта запланировано на 03.06.2020.</w:t>
      </w:r>
    </w:p>
    <w:p w14:paraId="7DF26E26" w14:textId="77777777" w:rsidR="004671A3" w:rsidRDefault="004671A3" w:rsidP="004671A3">
      <w:pPr>
        <w:pStyle w:val="afff4"/>
        <w:rPr>
          <w:szCs w:val="28"/>
        </w:rPr>
      </w:pPr>
      <w:r>
        <w:rPr>
          <w:szCs w:val="28"/>
        </w:rPr>
        <w:t xml:space="preserve">Для разработки программного продукта (ПП) используется техника и программное обеспечение уже купленные за собственные средства. </w:t>
      </w:r>
    </w:p>
    <w:p w14:paraId="5878A59C" w14:textId="77777777" w:rsidR="004671A3" w:rsidRDefault="004671A3" w:rsidP="004671A3">
      <w:pPr>
        <w:pStyle w:val="afff4"/>
        <w:rPr>
          <w:szCs w:val="28"/>
        </w:rPr>
      </w:pPr>
      <w:r>
        <w:rPr>
          <w:szCs w:val="28"/>
        </w:rPr>
        <w:t xml:space="preserve">Положительные эффекты от внедрения продукта для разных компаний могут различаться, так у компаний, занимающихся розничной торговлей, появится возможность понять, какие эмоции испытывает при покупке покупатель, насколько ему нравится сам процесс покупки и обслуживания и таким образом правильно улучшить сервис обслуживания. Также компании, которые занимаются тестированием игр, с помощью распознавания эмоций могут определить, какие моменты игры нравятся пользователю, а какие вызывают у него раздражение и скуку. Да, можно просто опросить пользователей, однако не все пользователи могут точно описать свои эмоции после игры, а также это сэкономит время на опросы. </w:t>
      </w:r>
    </w:p>
    <w:p w14:paraId="27762A9D" w14:textId="77777777" w:rsidR="004671A3" w:rsidRDefault="004671A3" w:rsidP="004671A3">
      <w:pPr>
        <w:pStyle w:val="afff4"/>
        <w:rPr>
          <w:szCs w:val="28"/>
        </w:rPr>
      </w:pPr>
      <w:r>
        <w:rPr>
          <w:szCs w:val="28"/>
        </w:rPr>
        <w:t>Таких вариантов использования для различных компаний можно привести еще множество, однако принцип использования везде один</w:t>
      </w:r>
      <w:r w:rsidRPr="0032077A">
        <w:rPr>
          <w:szCs w:val="28"/>
        </w:rPr>
        <w:t xml:space="preserve">: </w:t>
      </w:r>
      <w:r>
        <w:rPr>
          <w:szCs w:val="28"/>
        </w:rPr>
        <w:t>компания получает эмоцию человека и за счет этого производит некоторые улучшения или убеждается, что все хорошо работает и поддерживает должный уровень.</w:t>
      </w:r>
    </w:p>
    <w:p w14:paraId="7B4D93CF" w14:textId="77777777" w:rsidR="004671A3" w:rsidRPr="005333E7" w:rsidRDefault="004671A3" w:rsidP="004671A3">
      <w:pPr>
        <w:pStyle w:val="afff4"/>
        <w:rPr>
          <w:szCs w:val="28"/>
        </w:rPr>
      </w:pPr>
      <w:r>
        <w:rPr>
          <w:szCs w:val="28"/>
        </w:rPr>
        <w:lastRenderedPageBreak/>
        <w:t>Таким образом данный ПП позволяет повысить эффективность работы многих компаний и уменьшить время, затрачиваемое на проведение исследований и изучение клиентов.</w:t>
      </w:r>
    </w:p>
    <w:p w14:paraId="6A2C770A" w14:textId="019F4FCF" w:rsidR="004671A3" w:rsidRDefault="00BC4D9B" w:rsidP="004671A3">
      <w:pPr>
        <w:pStyle w:val="afffe"/>
      </w:pPr>
      <w:r>
        <w:t>6</w:t>
      </w:r>
      <w:r w:rsidR="004671A3">
        <w:t>.2 Характеристика программного продукта с позиций маркетинга</w:t>
      </w:r>
    </w:p>
    <w:p w14:paraId="46DFAACD" w14:textId="77777777" w:rsidR="004671A3" w:rsidRDefault="004671A3" w:rsidP="004671A3">
      <w:pPr>
        <w:pStyle w:val="afff4"/>
      </w:pPr>
      <w:r w:rsidRPr="002111AA">
        <w:t xml:space="preserve">На рынке на данный момент </w:t>
      </w:r>
      <w:r>
        <w:t xml:space="preserve">на рынке </w:t>
      </w:r>
      <w:r w:rsidRPr="002111AA">
        <w:t xml:space="preserve">уже представлено несколько подобных решений </w:t>
      </w:r>
      <w:r>
        <w:t xml:space="preserve">от таких компаний, как </w:t>
      </w:r>
      <w:r>
        <w:rPr>
          <w:lang w:val="en-US"/>
        </w:rPr>
        <w:t>N</w:t>
      </w:r>
      <w:proofErr w:type="spellStart"/>
      <w:r w:rsidRPr="002111AA">
        <w:t>eurodata</w:t>
      </w:r>
      <w:proofErr w:type="spellEnd"/>
      <w:r>
        <w:rPr>
          <w:lang w:val="en-US"/>
        </w:rPr>
        <w:t>L</w:t>
      </w:r>
      <w:proofErr w:type="spellStart"/>
      <w:r w:rsidRPr="002111AA">
        <w:t>ab</w:t>
      </w:r>
      <w:proofErr w:type="spellEnd"/>
      <w:r w:rsidRPr="002111AA">
        <w:t xml:space="preserve">, </w:t>
      </w:r>
      <w:proofErr w:type="spellStart"/>
      <w:r w:rsidRPr="00B66191">
        <w:rPr>
          <w:szCs w:val="28"/>
          <w:lang w:val="en-US"/>
        </w:rPr>
        <w:t>EmoDetect</w:t>
      </w:r>
      <w:proofErr w:type="spellEnd"/>
      <w:r w:rsidRPr="00063B2B">
        <w:rPr>
          <w:szCs w:val="28"/>
        </w:rPr>
        <w:t xml:space="preserve"> </w:t>
      </w:r>
      <w:r>
        <w:rPr>
          <w:szCs w:val="28"/>
        </w:rPr>
        <w:t>и других, однако данные компании поставили достаточно высокий ценник и их решения не являются доступными для большинства компаний, которые не являются особо крупными, но которым тоже был бы полезен анализ эмоций клиентов. Также разработанная платформа будет определять 8 эмоций человека, что больше, чем у представленных конкурентов, а следовательно, можно получить более подробный и полезный анализ.</w:t>
      </w:r>
    </w:p>
    <w:p w14:paraId="0DA85118" w14:textId="77777777" w:rsidR="004671A3" w:rsidRDefault="004671A3" w:rsidP="004671A3">
      <w:pPr>
        <w:pStyle w:val="afff4"/>
      </w:pPr>
      <w:r>
        <w:t xml:space="preserve">Замысел данной системы состоит в том, чтобы </w:t>
      </w:r>
      <w:r w:rsidRPr="00787F97">
        <w:t>улучшить распознавание эмоций человека и дать открытый доступ к системам распознавания эмоци</w:t>
      </w:r>
      <w:r>
        <w:t xml:space="preserve">й. Таким образом компании получат возможность анализировать эмоции своих клиентов и лучше подстраиваться под каждого человека. </w:t>
      </w:r>
    </w:p>
    <w:p w14:paraId="0D3BB84C" w14:textId="77777777" w:rsidR="004671A3" w:rsidRDefault="004671A3" w:rsidP="004671A3">
      <w:pPr>
        <w:pStyle w:val="afff4"/>
      </w:pPr>
      <w:r>
        <w:t>Данная платформа может быть применена во многих сферах</w:t>
      </w:r>
      <w:r w:rsidRPr="000A18C9">
        <w:t>:</w:t>
      </w:r>
    </w:p>
    <w:p w14:paraId="471A0663" w14:textId="77777777" w:rsidR="004671A3" w:rsidRDefault="004671A3" w:rsidP="004671A3">
      <w:pPr>
        <w:pStyle w:val="afff4"/>
        <w:numPr>
          <w:ilvl w:val="0"/>
          <w:numId w:val="24"/>
        </w:numPr>
        <w:tabs>
          <w:tab w:val="left" w:pos="1701"/>
        </w:tabs>
        <w:ind w:left="567" w:firstLine="709"/>
      </w:pPr>
      <w:r w:rsidRPr="00D11574">
        <w:t>розничн</w:t>
      </w:r>
      <w:r>
        <w:t>ая</w:t>
      </w:r>
      <w:r w:rsidRPr="00D11574">
        <w:t xml:space="preserve"> торговл</w:t>
      </w:r>
      <w:r>
        <w:t>я</w:t>
      </w:r>
      <w:r>
        <w:rPr>
          <w:lang w:val="en-US"/>
        </w:rPr>
        <w:t>;</w:t>
      </w:r>
    </w:p>
    <w:p w14:paraId="4C73E871" w14:textId="77777777" w:rsidR="004671A3" w:rsidRDefault="004671A3" w:rsidP="004671A3">
      <w:pPr>
        <w:pStyle w:val="afff4"/>
        <w:numPr>
          <w:ilvl w:val="0"/>
          <w:numId w:val="24"/>
        </w:numPr>
        <w:tabs>
          <w:tab w:val="left" w:pos="1701"/>
        </w:tabs>
        <w:ind w:left="567" w:firstLine="709"/>
      </w:pPr>
      <w:r>
        <w:t>тестирование создаваемых продуктов</w:t>
      </w:r>
      <w:r>
        <w:rPr>
          <w:lang w:val="en-US"/>
        </w:rPr>
        <w:t>;</w:t>
      </w:r>
    </w:p>
    <w:p w14:paraId="15A92725" w14:textId="77777777" w:rsidR="004671A3" w:rsidRDefault="004671A3" w:rsidP="004671A3">
      <w:pPr>
        <w:pStyle w:val="afff4"/>
        <w:numPr>
          <w:ilvl w:val="0"/>
          <w:numId w:val="24"/>
        </w:numPr>
        <w:tabs>
          <w:tab w:val="left" w:pos="1701"/>
        </w:tabs>
        <w:ind w:left="567" w:firstLine="709"/>
      </w:pPr>
      <w:r>
        <w:t>реклама</w:t>
      </w:r>
      <w:r>
        <w:rPr>
          <w:lang w:val="en-US"/>
        </w:rPr>
        <w:t>;</w:t>
      </w:r>
    </w:p>
    <w:p w14:paraId="154F8618" w14:textId="77777777" w:rsidR="004671A3" w:rsidRDefault="004671A3" w:rsidP="004671A3">
      <w:pPr>
        <w:pStyle w:val="afff4"/>
        <w:numPr>
          <w:ilvl w:val="0"/>
          <w:numId w:val="24"/>
        </w:numPr>
        <w:tabs>
          <w:tab w:val="left" w:pos="1701"/>
        </w:tabs>
        <w:ind w:left="567" w:firstLine="709"/>
      </w:pPr>
      <w:r>
        <w:t>образование</w:t>
      </w:r>
      <w:r>
        <w:rPr>
          <w:lang w:val="en-US"/>
        </w:rPr>
        <w:t>;</w:t>
      </w:r>
    </w:p>
    <w:p w14:paraId="26D7FD6B" w14:textId="77777777" w:rsidR="004671A3" w:rsidRPr="000A18C9" w:rsidRDefault="004671A3" w:rsidP="004671A3">
      <w:pPr>
        <w:pStyle w:val="afff4"/>
        <w:numPr>
          <w:ilvl w:val="0"/>
          <w:numId w:val="24"/>
        </w:numPr>
        <w:tabs>
          <w:tab w:val="left" w:pos="1701"/>
        </w:tabs>
        <w:ind w:left="567" w:firstLine="709"/>
      </w:pPr>
      <w:r>
        <w:t>работа с сотрудниками</w:t>
      </w:r>
      <w:r>
        <w:rPr>
          <w:lang w:val="en-US"/>
        </w:rPr>
        <w:t>;</w:t>
      </w:r>
    </w:p>
    <w:p w14:paraId="4721BC46" w14:textId="77777777" w:rsidR="004671A3" w:rsidRDefault="004671A3" w:rsidP="004671A3">
      <w:pPr>
        <w:pStyle w:val="afff4"/>
        <w:numPr>
          <w:ilvl w:val="0"/>
          <w:numId w:val="24"/>
        </w:numPr>
        <w:tabs>
          <w:tab w:val="left" w:pos="1701"/>
        </w:tabs>
        <w:ind w:left="567" w:firstLine="709"/>
      </w:pPr>
      <w:r>
        <w:t>разработка систем основанных на распознавании эмоций.</w:t>
      </w:r>
    </w:p>
    <w:p w14:paraId="7440B16D" w14:textId="57C56455" w:rsidR="004671A3" w:rsidRDefault="004671A3" w:rsidP="004671A3">
      <w:pPr>
        <w:pStyle w:val="afff4"/>
      </w:pPr>
      <w:r>
        <w:t xml:space="preserve">Когда компании смогут подстраиваться под своего клиента, они смогут получить с него больше прибыли. Владельцы розничных сетей смогут узнать, насколько клиент остался удовлетворен сервисом или в какой момент появились негативные эмоции на лице человека. Маркетологи могут узнать какие эмоции у клиентов вызывает реклама и подстраиваться под </w:t>
      </w:r>
      <w:r>
        <w:lastRenderedPageBreak/>
        <w:t xml:space="preserve">определённых пользователей. Можно даже показывать разные рекламные ролики в зависимости от настроения пользователя. В образовании можно определить, насколько удовлетворены лекцией студенты и насколько им интересно пребывать на паре. Специалисты, которые отвечают за работу со сотрудниками в компании смогут лучше понимать людей. Также распознавание эмоций может пригодиться и другим разработчикам в своих системах, чтобы не делать все заново. К примеру, в системах распознавания лжи одним из параметров для успешного распознавания неправды является точное определение испытываемой эмоции человеком в определенный момент времени. Маркетинговая ориентация продукта также представлена на рисунке </w:t>
      </w:r>
      <w:r w:rsidR="006155F3">
        <w:t>24</w:t>
      </w:r>
      <w:r>
        <w:t>.</w:t>
      </w:r>
    </w:p>
    <w:p w14:paraId="6895DC75" w14:textId="1E72A3A2" w:rsidR="004671A3" w:rsidRDefault="002D6827" w:rsidP="000164AE">
      <w:pPr>
        <w:pStyle w:val="afff4"/>
        <w:ind w:left="0" w:firstLine="0"/>
      </w:pPr>
      <w:r>
        <w:rPr>
          <w:noProof/>
        </w:rPr>
        <w:pict w14:anchorId="5218DA11">
          <v:roundrect id="Прямоугольник: скругленные углы 24" o:spid="_x0000_s1334" style="position:absolute;left:0;text-align:left;margin-left:94.75pt;margin-top:40.05pt;width:418pt;height:279.3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" fillcolor="#bdd6ee [1304]" strokecolor="black [3213]" strokeweight="1pt">
            <v:stroke joinstyle="miter"/>
            <v:textbox style="mso-next-textbox:#Прямоугольник: скругленные углы 24">
              <w:txbxContent>
                <w:p w14:paraId="4DED470E" w14:textId="77777777" w:rsidR="006F17C5" w:rsidRPr="00F64AB6" w:rsidRDefault="006F17C5" w:rsidP="004671A3">
                  <w:pPr>
                    <w:jc w:val="center"/>
                    <w:rPr>
                      <w:color w:val="000000" w:themeColor="text1"/>
                    </w:rPr>
                  </w:pPr>
                  <w:r>
                    <w:rPr>
                      <w:color w:val="000000" w:themeColor="text1"/>
                    </w:rPr>
                    <w:t>Улучшение сервиса и своих продуктов за счет понимания того, что испытывает человек</w:t>
                  </w:r>
                </w:p>
                <w:p w14:paraId="22CBBAEE" w14:textId="77777777" w:rsidR="006F17C5" w:rsidRPr="00F64AB6" w:rsidRDefault="006F17C5" w:rsidP="004671A3">
                  <w:pPr>
                    <w:jc w:val="center"/>
                    <w:rPr>
                      <w:color w:val="000000" w:themeColor="text1"/>
                    </w:rPr>
                  </w:pPr>
                </w:p>
                <w:p w14:paraId="7CCF03F0" w14:textId="77777777" w:rsidR="006F17C5" w:rsidRPr="00F64AB6" w:rsidRDefault="006F17C5" w:rsidP="004671A3">
                  <w:pPr>
                    <w:jc w:val="center"/>
                    <w:rPr>
                      <w:color w:val="000000" w:themeColor="text1"/>
                    </w:rPr>
                  </w:pPr>
                </w:p>
                <w:p w14:paraId="2CD71955" w14:textId="77777777" w:rsidR="006F17C5" w:rsidRPr="00F64AB6" w:rsidRDefault="006F17C5" w:rsidP="004671A3">
                  <w:pPr>
                    <w:jc w:val="center"/>
                    <w:rPr>
                      <w:color w:val="000000" w:themeColor="text1"/>
                    </w:rPr>
                  </w:pPr>
                </w:p>
                <w:p w14:paraId="52F39131" w14:textId="77777777" w:rsidR="006F17C5" w:rsidRPr="00F64AB6" w:rsidRDefault="006F17C5" w:rsidP="004671A3">
                  <w:pPr>
                    <w:jc w:val="center"/>
                    <w:rPr>
                      <w:color w:val="000000" w:themeColor="text1"/>
                    </w:rPr>
                  </w:pPr>
                </w:p>
                <w:p w14:paraId="6515F14C" w14:textId="77777777" w:rsidR="006F17C5" w:rsidRPr="00F64AB6" w:rsidRDefault="006F17C5" w:rsidP="004671A3">
                  <w:pPr>
                    <w:jc w:val="center"/>
                    <w:rPr>
                      <w:color w:val="000000" w:themeColor="text1"/>
                    </w:rPr>
                  </w:pPr>
                </w:p>
                <w:p w14:paraId="15D6CB0D" w14:textId="77777777" w:rsidR="006F17C5" w:rsidRPr="00F64AB6" w:rsidRDefault="006F17C5" w:rsidP="004671A3">
                  <w:pPr>
                    <w:jc w:val="center"/>
                    <w:rPr>
                      <w:color w:val="000000" w:themeColor="text1"/>
                    </w:rPr>
                  </w:pPr>
                </w:p>
                <w:p w14:paraId="6C386E6A" w14:textId="77777777" w:rsidR="006F17C5" w:rsidRPr="00F64AB6" w:rsidRDefault="006F17C5" w:rsidP="004671A3">
                  <w:pPr>
                    <w:jc w:val="center"/>
                    <w:rPr>
                      <w:color w:val="000000" w:themeColor="text1"/>
                    </w:rPr>
                  </w:pPr>
                </w:p>
                <w:p w14:paraId="4BF0B74B" w14:textId="77777777" w:rsidR="006F17C5" w:rsidRPr="00F64AB6" w:rsidRDefault="006F17C5" w:rsidP="004671A3">
                  <w:pPr>
                    <w:jc w:val="center"/>
                    <w:rPr>
                      <w:color w:val="000000" w:themeColor="text1"/>
                    </w:rPr>
                  </w:pPr>
                </w:p>
                <w:p w14:paraId="6CB4898A" w14:textId="77777777" w:rsidR="006F17C5" w:rsidRPr="00F64AB6" w:rsidRDefault="006F17C5" w:rsidP="004671A3">
                  <w:pPr>
                    <w:jc w:val="center"/>
                    <w:rPr>
                      <w:color w:val="000000" w:themeColor="text1"/>
                    </w:rPr>
                  </w:pPr>
                </w:p>
                <w:p w14:paraId="650D7668" w14:textId="77777777" w:rsidR="006F17C5" w:rsidRPr="00F64AB6" w:rsidRDefault="006F17C5" w:rsidP="004671A3">
                  <w:pPr>
                    <w:jc w:val="center"/>
                    <w:rPr>
                      <w:color w:val="000000" w:themeColor="text1"/>
                    </w:rPr>
                  </w:pPr>
                </w:p>
                <w:p w14:paraId="5084569C" w14:textId="77777777" w:rsidR="006F17C5" w:rsidRPr="00F64AB6" w:rsidRDefault="006F17C5" w:rsidP="004671A3">
                  <w:pPr>
                    <w:jc w:val="center"/>
                    <w:rPr>
                      <w:color w:val="000000" w:themeColor="text1"/>
                    </w:rPr>
                  </w:pPr>
                </w:p>
                <w:p w14:paraId="7FFB8EE9" w14:textId="77777777" w:rsidR="006F17C5" w:rsidRPr="00F64AB6" w:rsidRDefault="006F17C5" w:rsidP="004671A3">
                  <w:pPr>
                    <w:jc w:val="center"/>
                    <w:rPr>
                      <w:color w:val="000000" w:themeColor="text1"/>
                    </w:rPr>
                  </w:pPr>
                </w:p>
                <w:p w14:paraId="70A68497" w14:textId="77777777" w:rsidR="006F17C5" w:rsidRPr="00F64AB6" w:rsidRDefault="006F17C5" w:rsidP="004671A3">
                  <w:pPr>
                    <w:jc w:val="center"/>
                    <w:rPr>
                      <w:color w:val="000000" w:themeColor="text1"/>
                    </w:rPr>
                  </w:pPr>
                </w:p>
                <w:p w14:paraId="3F39901D" w14:textId="77777777" w:rsidR="006F17C5" w:rsidRPr="00F64AB6" w:rsidRDefault="006F17C5" w:rsidP="004671A3">
                  <w:pPr>
                    <w:jc w:val="center"/>
                    <w:rPr>
                      <w:color w:val="000000" w:themeColor="text1"/>
                    </w:rPr>
                  </w:pPr>
                </w:p>
                <w:p w14:paraId="1E5A7ABC" w14:textId="77777777" w:rsidR="006F17C5" w:rsidRPr="00F64AB6" w:rsidRDefault="006F17C5" w:rsidP="004671A3">
                  <w:pPr>
                    <w:jc w:val="center"/>
                    <w:rPr>
                      <w:color w:val="000000" w:themeColor="text1"/>
                    </w:rPr>
                  </w:pPr>
                </w:p>
                <w:p w14:paraId="10233BBE" w14:textId="77777777" w:rsidR="006F17C5" w:rsidRPr="00F64AB6" w:rsidRDefault="006F17C5" w:rsidP="004671A3">
                  <w:pPr>
                    <w:jc w:val="center"/>
                    <w:rPr>
                      <w:color w:val="000000" w:themeColor="text1"/>
                    </w:rPr>
                  </w:pPr>
                </w:p>
                <w:p w14:paraId="32B79967" w14:textId="77777777" w:rsidR="006F17C5" w:rsidRPr="00F64AB6" w:rsidRDefault="006F17C5" w:rsidP="004671A3">
                  <w:pPr>
                    <w:jc w:val="center"/>
                    <w:rPr>
                      <w:color w:val="000000" w:themeColor="text1"/>
                    </w:rPr>
                  </w:pPr>
                </w:p>
                <w:p w14:paraId="4884D2CB" w14:textId="77777777" w:rsidR="006F17C5" w:rsidRPr="00F64AB6" w:rsidRDefault="006F17C5" w:rsidP="004671A3">
                  <w:pPr>
                    <w:jc w:val="center"/>
                    <w:rPr>
                      <w:color w:val="000000" w:themeColor="text1"/>
                    </w:rPr>
                  </w:pPr>
                </w:p>
              </w:txbxContent>
            </v:textbox>
            <w10:wrap type="topAndBottom" anchorx="page"/>
          </v:roundrect>
        </w:pict>
      </w:r>
      <w:r>
        <w:rPr>
          <w:noProof/>
        </w:rPr>
        <w:pict w14:anchorId="57361A43">
          <v:roundrect id="Прямоугольник: скругленные углы 25" o:spid="_x0000_s1333" style="position:absolute;left:0;text-align:left;margin-left:136.4pt;margin-top:87.4pt;width:338.65pt;height:223.9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" fillcolor="#fbe4d5 [661]" strokecolor="black [3213]" strokeweight="1pt">
            <v:stroke joinstyle="miter"/>
            <v:textbox style="mso-next-textbox:#Прямоугольник: скругленные углы 25">
              <w:txbxContent>
                <w:p w14:paraId="13667F6D" w14:textId="77777777" w:rsidR="006F17C5" w:rsidRPr="00BA5E98" w:rsidRDefault="006F17C5" w:rsidP="004671A3">
                  <w:pPr>
                    <w:jc w:val="center"/>
                    <w:rPr>
                      <w:color w:val="000000" w:themeColor="text1"/>
                    </w:rPr>
                  </w:pPr>
                  <w:r>
                    <w:rPr>
                      <w:color w:val="000000" w:themeColor="text1"/>
                    </w:rPr>
                    <w:t>Розничная торговля, реклама, образование, тестирование продуктов, работа с сотрудниками и другие</w:t>
                  </w:r>
                </w:p>
                <w:p w14:paraId="5E3333DD" w14:textId="77777777" w:rsidR="006F17C5" w:rsidRPr="00BA5E98" w:rsidRDefault="006F17C5" w:rsidP="004671A3">
                  <w:pPr>
                    <w:jc w:val="center"/>
                    <w:rPr>
                      <w:color w:val="000000" w:themeColor="text1"/>
                    </w:rPr>
                  </w:pPr>
                </w:p>
                <w:p w14:paraId="6D59991F" w14:textId="77777777" w:rsidR="006F17C5" w:rsidRPr="00BA5E98" w:rsidRDefault="006F17C5" w:rsidP="004671A3">
                  <w:pPr>
                    <w:jc w:val="center"/>
                    <w:rPr>
                      <w:color w:val="000000" w:themeColor="text1"/>
                    </w:rPr>
                  </w:pPr>
                </w:p>
                <w:p w14:paraId="2154336C" w14:textId="77777777" w:rsidR="006F17C5" w:rsidRPr="00BA5E98" w:rsidRDefault="006F17C5" w:rsidP="004671A3">
                  <w:pPr>
                    <w:jc w:val="center"/>
                    <w:rPr>
                      <w:color w:val="000000" w:themeColor="text1"/>
                    </w:rPr>
                  </w:pPr>
                </w:p>
                <w:p w14:paraId="36458523" w14:textId="77777777" w:rsidR="006F17C5" w:rsidRPr="00BA5E98" w:rsidRDefault="006F17C5" w:rsidP="004671A3">
                  <w:pPr>
                    <w:jc w:val="center"/>
                    <w:rPr>
                      <w:color w:val="000000" w:themeColor="text1"/>
                    </w:rPr>
                  </w:pPr>
                </w:p>
                <w:p w14:paraId="24114D75" w14:textId="77777777" w:rsidR="006F17C5" w:rsidRPr="00BA5E98" w:rsidRDefault="006F17C5" w:rsidP="004671A3">
                  <w:pPr>
                    <w:jc w:val="center"/>
                    <w:rPr>
                      <w:color w:val="000000" w:themeColor="text1"/>
                    </w:rPr>
                  </w:pPr>
                </w:p>
                <w:p w14:paraId="46D54EC1" w14:textId="77777777" w:rsidR="006F17C5" w:rsidRPr="00BA5E98" w:rsidRDefault="006F17C5" w:rsidP="004671A3">
                  <w:pPr>
                    <w:jc w:val="center"/>
                    <w:rPr>
                      <w:color w:val="000000" w:themeColor="text1"/>
                    </w:rPr>
                  </w:pPr>
                </w:p>
                <w:p w14:paraId="003B265F" w14:textId="77777777" w:rsidR="006F17C5" w:rsidRPr="00BA5E98" w:rsidRDefault="006F17C5" w:rsidP="004671A3">
                  <w:pPr>
                    <w:jc w:val="center"/>
                    <w:rPr>
                      <w:color w:val="000000" w:themeColor="text1"/>
                    </w:rPr>
                  </w:pPr>
                </w:p>
                <w:p w14:paraId="783BBF55" w14:textId="77777777" w:rsidR="006F17C5" w:rsidRPr="00BA5E98" w:rsidRDefault="006F17C5" w:rsidP="004671A3">
                  <w:pPr>
                    <w:jc w:val="center"/>
                    <w:rPr>
                      <w:color w:val="000000" w:themeColor="text1"/>
                    </w:rPr>
                  </w:pPr>
                </w:p>
                <w:p w14:paraId="27282242" w14:textId="77777777" w:rsidR="006F17C5" w:rsidRPr="00BA5E98" w:rsidRDefault="006F17C5" w:rsidP="004671A3">
                  <w:pPr>
                    <w:jc w:val="center"/>
                    <w:rPr>
                      <w:color w:val="000000" w:themeColor="text1"/>
                    </w:rPr>
                  </w:pPr>
                </w:p>
                <w:p w14:paraId="49B701F0" w14:textId="77777777" w:rsidR="006F17C5" w:rsidRPr="00BA5E98" w:rsidRDefault="006F17C5" w:rsidP="004671A3">
                  <w:pPr>
                    <w:jc w:val="center"/>
                    <w:rPr>
                      <w:color w:val="000000" w:themeColor="text1"/>
                    </w:rPr>
                  </w:pPr>
                </w:p>
                <w:p w14:paraId="0CD2245D" w14:textId="77777777" w:rsidR="006F17C5" w:rsidRPr="00BA5E98" w:rsidRDefault="006F17C5" w:rsidP="004671A3">
                  <w:pPr>
                    <w:jc w:val="center"/>
                    <w:rPr>
                      <w:color w:val="000000" w:themeColor="text1"/>
                    </w:rPr>
                  </w:pPr>
                </w:p>
                <w:p w14:paraId="74C9C4E5" w14:textId="77777777" w:rsidR="006F17C5" w:rsidRPr="00BA5E98" w:rsidRDefault="006F17C5" w:rsidP="004671A3">
                  <w:pPr>
                    <w:jc w:val="center"/>
                    <w:rPr>
                      <w:color w:val="000000" w:themeColor="text1"/>
                    </w:rPr>
                  </w:pPr>
                </w:p>
                <w:p w14:paraId="7B937F79" w14:textId="77777777" w:rsidR="006F17C5" w:rsidRPr="00BA5E98" w:rsidRDefault="006F17C5" w:rsidP="004671A3">
                  <w:pPr>
                    <w:jc w:val="center"/>
                    <w:rPr>
                      <w:color w:val="000000" w:themeColor="text1"/>
                    </w:rPr>
                  </w:pPr>
                </w:p>
                <w:p w14:paraId="648E2F94" w14:textId="77777777" w:rsidR="006F17C5" w:rsidRPr="00BA5E98" w:rsidRDefault="006F17C5" w:rsidP="004671A3">
                  <w:pPr>
                    <w:jc w:val="center"/>
                    <w:rPr>
                      <w:color w:val="000000" w:themeColor="text1"/>
                    </w:rPr>
                  </w:pPr>
                </w:p>
              </w:txbxContent>
            </v:textbox>
            <w10:wrap type="topAndBottom" anchorx="page"/>
          </v:roundrect>
        </w:pict>
      </w:r>
      <w:r>
        <w:rPr>
          <w:noProof/>
        </w:rPr>
        <w:pict w14:anchorId="1CECCDE9">
          <v:roundrect id="Прямоугольник: скругленные углы 26" o:spid="_x0000_s1332" style="position:absolute;left:0;text-align:left;margin-left:174.4pt;margin-top:134.75pt;width:258pt;height:165.9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" fillcolor="#c5e0b3 [1305]" strokecolor="black [3213]" strokeweight="1pt">
            <v:stroke joinstyle="miter"/>
            <v:textbox style="mso-next-textbox:#Прямоугольник: скругленные углы 26">
              <w:txbxContent>
                <w:p w14:paraId="29FADE6D" w14:textId="77777777" w:rsidR="006F17C5" w:rsidRDefault="006F17C5" w:rsidP="004671A3">
                  <w:pPr>
                    <w:jc w:val="center"/>
                    <w:rPr>
                      <w:color w:val="000000" w:themeColor="text1"/>
                    </w:rPr>
                  </w:pPr>
                  <w:r>
                    <w:rPr>
                      <w:color w:val="000000" w:themeColor="text1"/>
                    </w:rPr>
                    <w:t>Программный продукт позволяет определять эмоции клиентов по фото/видео</w:t>
                  </w:r>
                </w:p>
                <w:p w14:paraId="1833CCE6" w14:textId="77777777" w:rsidR="006F17C5" w:rsidRDefault="006F17C5" w:rsidP="004671A3">
                  <w:pPr>
                    <w:jc w:val="center"/>
                    <w:rPr>
                      <w:color w:val="000000" w:themeColor="text1"/>
                    </w:rPr>
                  </w:pPr>
                </w:p>
                <w:p w14:paraId="16484A1B" w14:textId="77777777" w:rsidR="006F17C5" w:rsidRDefault="006F17C5" w:rsidP="004671A3">
                  <w:pPr>
                    <w:jc w:val="center"/>
                    <w:rPr>
                      <w:color w:val="000000" w:themeColor="text1"/>
                    </w:rPr>
                  </w:pPr>
                </w:p>
                <w:p w14:paraId="6E4FAA46" w14:textId="77777777" w:rsidR="006F17C5" w:rsidRDefault="006F17C5" w:rsidP="004671A3">
                  <w:pPr>
                    <w:jc w:val="center"/>
                    <w:rPr>
                      <w:color w:val="000000" w:themeColor="text1"/>
                    </w:rPr>
                  </w:pPr>
                </w:p>
                <w:p w14:paraId="01442FAD" w14:textId="77777777" w:rsidR="006F17C5" w:rsidRDefault="006F17C5" w:rsidP="004671A3">
                  <w:pPr>
                    <w:jc w:val="center"/>
                    <w:rPr>
                      <w:color w:val="000000" w:themeColor="text1"/>
                    </w:rPr>
                  </w:pPr>
                </w:p>
                <w:p w14:paraId="2FE5B739" w14:textId="77777777" w:rsidR="006F17C5" w:rsidRDefault="006F17C5" w:rsidP="004671A3">
                  <w:pPr>
                    <w:jc w:val="center"/>
                    <w:rPr>
                      <w:color w:val="000000" w:themeColor="text1"/>
                    </w:rPr>
                  </w:pPr>
                </w:p>
                <w:p w14:paraId="1AB2C21A" w14:textId="77777777" w:rsidR="006F17C5" w:rsidRDefault="006F17C5" w:rsidP="004671A3">
                  <w:pPr>
                    <w:jc w:val="center"/>
                    <w:rPr>
                      <w:color w:val="000000" w:themeColor="text1"/>
                    </w:rPr>
                  </w:pPr>
                </w:p>
                <w:p w14:paraId="56CD2DDB" w14:textId="77777777" w:rsidR="006F17C5" w:rsidRDefault="006F17C5" w:rsidP="004671A3">
                  <w:pPr>
                    <w:jc w:val="center"/>
                    <w:rPr>
                      <w:color w:val="000000" w:themeColor="text1"/>
                    </w:rPr>
                  </w:pPr>
                </w:p>
                <w:p w14:paraId="18651AEB" w14:textId="77777777" w:rsidR="006F17C5" w:rsidRDefault="006F17C5" w:rsidP="004671A3">
                  <w:pPr>
                    <w:jc w:val="center"/>
                    <w:rPr>
                      <w:color w:val="000000" w:themeColor="text1"/>
                    </w:rPr>
                  </w:pPr>
                </w:p>
                <w:p w14:paraId="79C657D3" w14:textId="77777777" w:rsidR="006F17C5" w:rsidRDefault="006F17C5" w:rsidP="004671A3">
                  <w:pPr>
                    <w:jc w:val="center"/>
                    <w:rPr>
                      <w:color w:val="000000" w:themeColor="text1"/>
                    </w:rPr>
                  </w:pPr>
                </w:p>
                <w:p w14:paraId="49242B2B" w14:textId="77777777" w:rsidR="006F17C5" w:rsidRPr="00E43457" w:rsidRDefault="006F17C5" w:rsidP="004671A3">
                  <w:pPr>
                    <w:jc w:val="center"/>
                    <w:rPr>
                      <w:color w:val="000000" w:themeColor="text1"/>
                    </w:rPr>
                  </w:pPr>
                </w:p>
                <w:p w14:paraId="0B98F1A8" w14:textId="77777777" w:rsidR="006F17C5" w:rsidRPr="00E43457" w:rsidRDefault="006F17C5" w:rsidP="004671A3">
                  <w:pPr>
                    <w:jc w:val="center"/>
                    <w:rPr>
                      <w:color w:val="000000" w:themeColor="text1"/>
                    </w:rPr>
                  </w:pPr>
                </w:p>
                <w:p w14:paraId="057B7621" w14:textId="77777777" w:rsidR="006F17C5" w:rsidRPr="00E43457" w:rsidRDefault="006F17C5" w:rsidP="004671A3">
                  <w:pPr>
                    <w:jc w:val="center"/>
                    <w:rPr>
                      <w:color w:val="000000" w:themeColor="text1"/>
                    </w:rPr>
                  </w:pPr>
                </w:p>
                <w:p w14:paraId="6C6F7706" w14:textId="77777777" w:rsidR="006F17C5" w:rsidRPr="00E43457" w:rsidRDefault="006F17C5" w:rsidP="004671A3">
                  <w:pPr>
                    <w:jc w:val="center"/>
                    <w:rPr>
                      <w:color w:val="000000" w:themeColor="text1"/>
                    </w:rPr>
                  </w:pPr>
                </w:p>
                <w:p w14:paraId="0B361360" w14:textId="77777777" w:rsidR="006F17C5" w:rsidRPr="00E43457" w:rsidRDefault="006F17C5" w:rsidP="004671A3">
                  <w:pPr>
                    <w:jc w:val="center"/>
                    <w:rPr>
                      <w:color w:val="000000" w:themeColor="text1"/>
                    </w:rPr>
                  </w:pPr>
                </w:p>
                <w:p w14:paraId="3491F675" w14:textId="77777777" w:rsidR="006F17C5" w:rsidRPr="00E43457" w:rsidRDefault="006F17C5" w:rsidP="004671A3">
                  <w:pPr>
                    <w:jc w:val="center"/>
                    <w:rPr>
                      <w:color w:val="000000" w:themeColor="text1"/>
                    </w:rPr>
                  </w:pPr>
                </w:p>
                <w:p w14:paraId="5EA8C343" w14:textId="77777777" w:rsidR="006F17C5" w:rsidRPr="00E43457" w:rsidRDefault="006F17C5" w:rsidP="004671A3">
                  <w:pPr>
                    <w:jc w:val="center"/>
                    <w:rPr>
                      <w:color w:val="000000" w:themeColor="text1"/>
                    </w:rPr>
                  </w:pPr>
                </w:p>
                <w:p w14:paraId="0B57DC9A" w14:textId="77777777" w:rsidR="006F17C5" w:rsidRPr="00E43457" w:rsidRDefault="006F17C5" w:rsidP="004671A3">
                  <w:pPr>
                    <w:jc w:val="center"/>
                    <w:rPr>
                      <w:color w:val="000000" w:themeColor="text1"/>
                    </w:rPr>
                  </w:pPr>
                </w:p>
                <w:p w14:paraId="44B6ABB4" w14:textId="77777777" w:rsidR="006F17C5" w:rsidRPr="00E43457" w:rsidRDefault="006F17C5" w:rsidP="004671A3">
                  <w:pPr>
                    <w:jc w:val="center"/>
                    <w:rPr>
                      <w:color w:val="000000" w:themeColor="text1"/>
                    </w:rPr>
                  </w:pPr>
                </w:p>
                <w:p w14:paraId="2EE5F53A" w14:textId="77777777" w:rsidR="006F17C5" w:rsidRPr="00E43457" w:rsidRDefault="006F17C5" w:rsidP="004671A3">
                  <w:pPr>
                    <w:jc w:val="center"/>
                    <w:rPr>
                      <w:color w:val="000000" w:themeColor="text1"/>
                    </w:rPr>
                  </w:pPr>
                </w:p>
              </w:txbxContent>
            </v:textbox>
            <w10:wrap type="topAndBottom" anchorx="page"/>
          </v:roundrect>
        </w:pict>
      </w:r>
      <w:r>
        <w:rPr>
          <w:noProof/>
        </w:rPr>
        <w:pict w14:anchorId="76E2F7F3">
          <v:roundrect id="Прямоугольник: скругленные углы 27" o:spid="_x0000_s1331" style="position:absolute;left:0;text-align:left;margin-left:198.25pt;margin-top:178.05pt;width:211.3pt;height:115.9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" fillcolor="#c9c9c9 [1942]" strokecolor="black [3213]" strokeweight="1pt">
            <v:stroke joinstyle="miter"/>
            <v:textbox style="mso-next-textbox:#Прямоугольник: скругленные углы 27">
              <w:txbxContent>
                <w:p w14:paraId="083AD7D4" w14:textId="77777777" w:rsidR="006F17C5" w:rsidRPr="004671A3" w:rsidRDefault="006F17C5" w:rsidP="004671A3">
                  <w:pPr>
                    <w:jc w:val="center"/>
                    <w:rPr>
                      <w:color w:val="000000" w:themeColor="text1"/>
                    </w:rPr>
                  </w:pPr>
                  <w:r w:rsidRPr="004671A3">
                    <w:rPr>
                      <w:color w:val="000000" w:themeColor="text1"/>
                    </w:rPr>
                    <w:t>Улучшить распознавание эмоций человека и дать открытый доступ к системам распознавания эмоций.</w:t>
                  </w:r>
                </w:p>
              </w:txbxContent>
            </v:textbox>
            <w10:wrap type="topAndBottom" anchorx="page"/>
          </v:roundrect>
        </w:pict>
      </w:r>
    </w:p>
    <w:p w14:paraId="58376A37" w14:textId="4AA6EA32" w:rsidR="004671A3" w:rsidRDefault="004671A3" w:rsidP="004671A3">
      <w:pPr>
        <w:pStyle w:val="afff2"/>
      </w:pPr>
      <w:r>
        <w:t xml:space="preserve">Рисунок </w:t>
      </w:r>
      <w:r w:rsidR="006155F3">
        <w:t xml:space="preserve">24 </w:t>
      </w:r>
      <w:r>
        <w:t>– Маркетинговая ориентация программного продукта</w:t>
      </w:r>
    </w:p>
    <w:p w14:paraId="60F2A788" w14:textId="77777777" w:rsidR="004671A3" w:rsidRDefault="004671A3" w:rsidP="004671A3">
      <w:pPr>
        <w:pStyle w:val="afff4"/>
      </w:pPr>
      <w:r>
        <w:t>Основные требования, предъявляемые к программному продукту</w:t>
      </w:r>
      <w:r w:rsidRPr="00654E7F">
        <w:t>:</w:t>
      </w:r>
    </w:p>
    <w:p w14:paraId="5811E74B" w14:textId="77777777" w:rsidR="004671A3" w:rsidRPr="00654E7F" w:rsidRDefault="004671A3" w:rsidP="004671A3">
      <w:pPr>
        <w:pStyle w:val="afff4"/>
        <w:numPr>
          <w:ilvl w:val="0"/>
          <w:numId w:val="27"/>
        </w:numPr>
      </w:pPr>
      <w:r>
        <w:t>удобный пользовательский интерфейс</w:t>
      </w:r>
      <w:r>
        <w:rPr>
          <w:lang w:val="en-US"/>
        </w:rPr>
        <w:t>;</w:t>
      </w:r>
    </w:p>
    <w:p w14:paraId="41E30EC0" w14:textId="77777777" w:rsidR="004671A3" w:rsidRDefault="004671A3" w:rsidP="004671A3">
      <w:pPr>
        <w:pStyle w:val="afff4"/>
        <w:numPr>
          <w:ilvl w:val="0"/>
          <w:numId w:val="27"/>
        </w:numPr>
      </w:pPr>
      <w:r>
        <w:t xml:space="preserve">понятный </w:t>
      </w:r>
      <w:r>
        <w:rPr>
          <w:lang w:val="en-US"/>
        </w:rPr>
        <w:t>API</w:t>
      </w:r>
      <w:r>
        <w:t xml:space="preserve"> интерфейс</w:t>
      </w:r>
      <w:r>
        <w:rPr>
          <w:lang w:val="en-US"/>
        </w:rPr>
        <w:t>;</w:t>
      </w:r>
    </w:p>
    <w:p w14:paraId="3EB9A1CF" w14:textId="77777777" w:rsidR="004671A3" w:rsidRPr="00654E7F" w:rsidRDefault="004671A3" w:rsidP="004671A3">
      <w:pPr>
        <w:pStyle w:val="afff4"/>
        <w:numPr>
          <w:ilvl w:val="0"/>
          <w:numId w:val="27"/>
        </w:numPr>
      </w:pPr>
      <w:r>
        <w:t>быстрое подключение к системе</w:t>
      </w:r>
      <w:r>
        <w:rPr>
          <w:lang w:val="en-US"/>
        </w:rPr>
        <w:t>;</w:t>
      </w:r>
    </w:p>
    <w:p w14:paraId="728155AB" w14:textId="77777777" w:rsidR="004671A3" w:rsidRPr="00654E7F" w:rsidRDefault="004671A3" w:rsidP="004671A3">
      <w:pPr>
        <w:pStyle w:val="afff4"/>
        <w:numPr>
          <w:ilvl w:val="0"/>
          <w:numId w:val="27"/>
        </w:numPr>
      </w:pPr>
      <w:r>
        <w:lastRenderedPageBreak/>
        <w:t>определение 8 эмоций человека.</w:t>
      </w:r>
    </w:p>
    <w:p w14:paraId="66C0684C" w14:textId="77777777" w:rsidR="004671A3" w:rsidRPr="005B6560" w:rsidRDefault="004671A3" w:rsidP="004671A3">
      <w:pPr>
        <w:pStyle w:val="afff4"/>
      </w:pPr>
      <w:r>
        <w:t xml:space="preserve">Ключевыми факторами успеха являются быстрое и простое подключение к системе с помощью специального </w:t>
      </w:r>
      <w:r>
        <w:rPr>
          <w:lang w:val="en-US"/>
        </w:rPr>
        <w:t>API</w:t>
      </w:r>
      <w:r>
        <w:t xml:space="preserve"> и активное развитие нейронных сетей, и повышение их популярности в бизнесе.</w:t>
      </w:r>
    </w:p>
    <w:p w14:paraId="7E6E0A17" w14:textId="007352E4" w:rsidR="004671A3" w:rsidRDefault="00BC4D9B" w:rsidP="004671A3">
      <w:pPr>
        <w:pStyle w:val="afffe"/>
      </w:pPr>
      <w:r>
        <w:t>6</w:t>
      </w:r>
      <w:r w:rsidR="004671A3">
        <w:t>.3 Определение продолжительности работ по разработке и внедрению программного продукта.</w:t>
      </w:r>
    </w:p>
    <w:p w14:paraId="5E86166E" w14:textId="633F9652" w:rsidR="004671A3" w:rsidRPr="00672958" w:rsidRDefault="004671A3" w:rsidP="004671A3">
      <w:pPr>
        <w:pStyle w:val="afff4"/>
      </w:pPr>
      <w:r w:rsidRPr="00672958">
        <w:t xml:space="preserve">Определение этапов внедрения и их продолжительности представлены в соответствии с таблицей </w:t>
      </w:r>
      <w:r w:rsidR="006155F3">
        <w:t>6</w:t>
      </w:r>
      <w:r w:rsidRPr="00672958">
        <w:t>.</w:t>
      </w:r>
    </w:p>
    <w:p w14:paraId="59176063" w14:textId="1976A90D" w:rsidR="004671A3" w:rsidRPr="00D80EC8" w:rsidRDefault="004671A3" w:rsidP="004671A3">
      <w:pPr>
        <w:pStyle w:val="afff4"/>
        <w:ind w:firstLine="0"/>
      </w:pPr>
      <w:r>
        <w:t xml:space="preserve">Таблица </w:t>
      </w:r>
      <w:r w:rsidR="006155F3">
        <w:t xml:space="preserve">6 </w:t>
      </w:r>
      <w:r>
        <w:t>– Определение этапов внедрения и их продолжительности</w:t>
      </w:r>
    </w:p>
    <w:tbl>
      <w:tblPr>
        <w:tblW w:w="9526"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2126"/>
        <w:gridCol w:w="3118"/>
        <w:gridCol w:w="576"/>
        <w:gridCol w:w="20"/>
        <w:gridCol w:w="557"/>
        <w:gridCol w:w="10"/>
        <w:gridCol w:w="567"/>
        <w:gridCol w:w="2126"/>
      </w:tblGrid>
      <w:tr w:rsidR="004671A3" w:rsidRPr="0006087F" w14:paraId="019C316C" w14:textId="77777777" w:rsidTr="00EF19F6">
        <w:trPr>
          <w:trHeight w:val="276"/>
        </w:trPr>
        <w:tc>
          <w:tcPr>
            <w:tcW w:w="426" w:type="dxa"/>
            <w:vMerge w:val="restart"/>
            <w:shd w:val="clear" w:color="auto" w:fill="auto"/>
          </w:tcPr>
          <w:p w14:paraId="70D99B6A" w14:textId="77777777" w:rsidR="004671A3" w:rsidRPr="0006087F" w:rsidRDefault="004671A3" w:rsidP="00EF19F6">
            <w:pPr>
              <w:jc w:val="center"/>
            </w:pPr>
            <w:r w:rsidRPr="0006087F">
              <w:t>№</w:t>
            </w:r>
          </w:p>
        </w:tc>
        <w:tc>
          <w:tcPr>
            <w:tcW w:w="2126" w:type="dxa"/>
            <w:vMerge w:val="restart"/>
            <w:shd w:val="clear" w:color="auto" w:fill="auto"/>
          </w:tcPr>
          <w:p w14:paraId="672C2F76" w14:textId="77777777" w:rsidR="004671A3" w:rsidRPr="0006087F" w:rsidRDefault="004671A3" w:rsidP="00EF19F6">
            <w:pPr>
              <w:jc w:val="center"/>
            </w:pPr>
            <w:r w:rsidRPr="0006087F">
              <w:t>Этапы</w:t>
            </w:r>
          </w:p>
        </w:tc>
        <w:tc>
          <w:tcPr>
            <w:tcW w:w="3118" w:type="dxa"/>
            <w:vMerge w:val="restart"/>
            <w:shd w:val="clear" w:color="auto" w:fill="auto"/>
          </w:tcPr>
          <w:p w14:paraId="2525A8BF" w14:textId="77777777" w:rsidR="004671A3" w:rsidRPr="0006087F" w:rsidRDefault="004671A3" w:rsidP="00EF19F6">
            <w:pPr>
              <w:jc w:val="center"/>
            </w:pPr>
            <w:r w:rsidRPr="0006087F">
              <w:t>Виды работ</w:t>
            </w:r>
          </w:p>
        </w:tc>
        <w:tc>
          <w:tcPr>
            <w:tcW w:w="1730" w:type="dxa"/>
            <w:gridSpan w:val="5"/>
          </w:tcPr>
          <w:p w14:paraId="30C769ED" w14:textId="77777777" w:rsidR="004671A3" w:rsidRPr="00524FBF" w:rsidRDefault="004671A3" w:rsidP="00EF19F6">
            <w:pPr>
              <w:jc w:val="center"/>
            </w:pPr>
            <w:r>
              <w:t>Длительность работ, час.</w:t>
            </w:r>
          </w:p>
        </w:tc>
        <w:tc>
          <w:tcPr>
            <w:tcW w:w="2126" w:type="dxa"/>
            <w:shd w:val="clear" w:color="auto" w:fill="auto"/>
          </w:tcPr>
          <w:p w14:paraId="6D3767F6" w14:textId="77777777" w:rsidR="004671A3" w:rsidRPr="0006087F" w:rsidRDefault="004671A3" w:rsidP="00EF19F6">
            <w:pPr>
              <w:jc w:val="center"/>
            </w:pPr>
            <w:r w:rsidRPr="0006087F">
              <w:t>Исполнители</w:t>
            </w:r>
          </w:p>
        </w:tc>
      </w:tr>
      <w:tr w:rsidR="004671A3" w:rsidRPr="0006087F" w14:paraId="1282D886" w14:textId="77777777" w:rsidTr="00EF19F6">
        <w:trPr>
          <w:trHeight w:val="340"/>
        </w:trPr>
        <w:tc>
          <w:tcPr>
            <w:tcW w:w="426" w:type="dxa"/>
            <w:vMerge/>
            <w:shd w:val="clear" w:color="auto" w:fill="auto"/>
          </w:tcPr>
          <w:p w14:paraId="6020A2D2" w14:textId="77777777" w:rsidR="004671A3" w:rsidRPr="0006087F" w:rsidRDefault="004671A3" w:rsidP="00EF19F6">
            <w:pPr>
              <w:jc w:val="center"/>
            </w:pPr>
          </w:p>
        </w:tc>
        <w:tc>
          <w:tcPr>
            <w:tcW w:w="2126" w:type="dxa"/>
            <w:vMerge/>
            <w:shd w:val="clear" w:color="auto" w:fill="auto"/>
          </w:tcPr>
          <w:p w14:paraId="5F134108" w14:textId="77777777" w:rsidR="004671A3" w:rsidRPr="0006087F" w:rsidRDefault="004671A3" w:rsidP="00EF19F6">
            <w:pPr>
              <w:jc w:val="center"/>
            </w:pPr>
          </w:p>
        </w:tc>
        <w:tc>
          <w:tcPr>
            <w:tcW w:w="3118" w:type="dxa"/>
            <w:vMerge/>
            <w:shd w:val="clear" w:color="auto" w:fill="auto"/>
          </w:tcPr>
          <w:p w14:paraId="00B2C70C" w14:textId="77777777" w:rsidR="004671A3" w:rsidRPr="0006087F" w:rsidRDefault="004671A3" w:rsidP="00EF19F6">
            <w:pPr>
              <w:jc w:val="center"/>
            </w:pPr>
          </w:p>
        </w:tc>
        <w:tc>
          <w:tcPr>
            <w:tcW w:w="576" w:type="dxa"/>
          </w:tcPr>
          <w:p w14:paraId="658AC37D" w14:textId="77777777" w:rsidR="004671A3" w:rsidRPr="006E7700" w:rsidRDefault="002D6827" w:rsidP="00EF19F6">
            <w:pPr>
              <w:jc w:val="cente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min</m:t>
                    </m:r>
                  </m:sub>
                </m:sSub>
              </m:oMath>
            </m:oMathPara>
          </w:p>
        </w:tc>
        <w:tc>
          <w:tcPr>
            <w:tcW w:w="577" w:type="dxa"/>
            <w:gridSpan w:val="2"/>
          </w:tcPr>
          <w:p w14:paraId="177A9218" w14:textId="77777777" w:rsidR="004671A3" w:rsidRPr="00524FBF" w:rsidRDefault="002D6827" w:rsidP="00EF19F6">
            <w:pPr>
              <w:jc w:val="cente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oMath>
            </m:oMathPara>
          </w:p>
        </w:tc>
        <w:tc>
          <w:tcPr>
            <w:tcW w:w="577" w:type="dxa"/>
            <w:gridSpan w:val="2"/>
          </w:tcPr>
          <w:p w14:paraId="54434F13" w14:textId="77777777" w:rsidR="004671A3" w:rsidRPr="00524FBF" w:rsidRDefault="004671A3" w:rsidP="00EF19F6">
            <w:pPr>
              <w:jc w:val="center"/>
              <w:rPr>
                <w:lang w:val="en-US"/>
              </w:rPr>
            </w:pPr>
            <w:r>
              <w:rPr>
                <w:lang w:val="en-US"/>
              </w:rPr>
              <w:t>T</w:t>
            </w:r>
          </w:p>
        </w:tc>
        <w:tc>
          <w:tcPr>
            <w:tcW w:w="2126" w:type="dxa"/>
            <w:shd w:val="clear" w:color="auto" w:fill="auto"/>
          </w:tcPr>
          <w:p w14:paraId="353D7A1F" w14:textId="77777777" w:rsidR="004671A3" w:rsidRPr="0006087F" w:rsidRDefault="004671A3" w:rsidP="00EF19F6">
            <w:pPr>
              <w:jc w:val="center"/>
            </w:pPr>
          </w:p>
        </w:tc>
      </w:tr>
      <w:tr w:rsidR="004671A3" w:rsidRPr="0006087F" w14:paraId="36B513C3" w14:textId="77777777" w:rsidTr="00EF19F6">
        <w:trPr>
          <w:trHeight w:val="454"/>
        </w:trPr>
        <w:tc>
          <w:tcPr>
            <w:tcW w:w="426" w:type="dxa"/>
            <w:shd w:val="clear" w:color="auto" w:fill="auto"/>
          </w:tcPr>
          <w:p w14:paraId="40B93750" w14:textId="77777777" w:rsidR="004671A3" w:rsidRPr="0006087F" w:rsidRDefault="004671A3" w:rsidP="00EF19F6">
            <w:pPr>
              <w:jc w:val="center"/>
              <w:rPr>
                <w:lang w:val="en-US"/>
              </w:rPr>
            </w:pPr>
            <w:r w:rsidRPr="0006087F">
              <w:rPr>
                <w:lang w:val="en-US"/>
              </w:rPr>
              <w:t>1</w:t>
            </w:r>
          </w:p>
        </w:tc>
        <w:tc>
          <w:tcPr>
            <w:tcW w:w="2126" w:type="dxa"/>
            <w:shd w:val="clear" w:color="auto" w:fill="auto"/>
          </w:tcPr>
          <w:p w14:paraId="1C8BDF77" w14:textId="77777777" w:rsidR="004671A3" w:rsidRPr="0006087F" w:rsidRDefault="004671A3" w:rsidP="00EF19F6">
            <w:pPr>
              <w:jc w:val="center"/>
              <w:rPr>
                <w:lang w:val="en-US"/>
              </w:rPr>
            </w:pPr>
            <w:r w:rsidRPr="0006087F">
              <w:rPr>
                <w:lang w:val="en-US"/>
              </w:rPr>
              <w:t>2</w:t>
            </w:r>
          </w:p>
        </w:tc>
        <w:tc>
          <w:tcPr>
            <w:tcW w:w="3118" w:type="dxa"/>
          </w:tcPr>
          <w:p w14:paraId="3D08A52F" w14:textId="77777777" w:rsidR="004671A3" w:rsidRPr="0006087F" w:rsidRDefault="004671A3" w:rsidP="00EF19F6">
            <w:pPr>
              <w:jc w:val="center"/>
              <w:rPr>
                <w:lang w:val="en-US"/>
              </w:rPr>
            </w:pPr>
            <w:r w:rsidRPr="0006087F">
              <w:rPr>
                <w:lang w:val="en-US"/>
              </w:rPr>
              <w:t>3</w:t>
            </w:r>
          </w:p>
        </w:tc>
        <w:tc>
          <w:tcPr>
            <w:tcW w:w="596" w:type="dxa"/>
            <w:gridSpan w:val="2"/>
          </w:tcPr>
          <w:p w14:paraId="0FB5C475" w14:textId="77777777" w:rsidR="004671A3" w:rsidRPr="003C4285" w:rsidRDefault="004671A3" w:rsidP="00EF19F6">
            <w:pPr>
              <w:jc w:val="center"/>
            </w:pPr>
            <w:r>
              <w:t>4</w:t>
            </w:r>
          </w:p>
        </w:tc>
        <w:tc>
          <w:tcPr>
            <w:tcW w:w="567" w:type="dxa"/>
            <w:gridSpan w:val="2"/>
          </w:tcPr>
          <w:p w14:paraId="4B3E81D0" w14:textId="77777777" w:rsidR="004671A3" w:rsidRPr="003C4285" w:rsidRDefault="004671A3" w:rsidP="00EF19F6">
            <w:pPr>
              <w:jc w:val="center"/>
            </w:pPr>
            <w:r>
              <w:t>5</w:t>
            </w:r>
          </w:p>
        </w:tc>
        <w:tc>
          <w:tcPr>
            <w:tcW w:w="567" w:type="dxa"/>
          </w:tcPr>
          <w:p w14:paraId="3806E314" w14:textId="77777777" w:rsidR="004671A3" w:rsidRPr="003C4285" w:rsidRDefault="004671A3" w:rsidP="00EF19F6">
            <w:pPr>
              <w:jc w:val="center"/>
            </w:pPr>
            <w:r>
              <w:t>6</w:t>
            </w:r>
          </w:p>
        </w:tc>
        <w:tc>
          <w:tcPr>
            <w:tcW w:w="2126" w:type="dxa"/>
          </w:tcPr>
          <w:p w14:paraId="7B4239EC" w14:textId="77777777" w:rsidR="004671A3" w:rsidRPr="003C4285" w:rsidRDefault="004671A3" w:rsidP="00EF19F6">
            <w:pPr>
              <w:jc w:val="center"/>
            </w:pPr>
            <w:r>
              <w:t>7</w:t>
            </w:r>
          </w:p>
        </w:tc>
      </w:tr>
      <w:tr w:rsidR="004671A3" w:rsidRPr="0006087F" w14:paraId="657926B9" w14:textId="77777777" w:rsidTr="00EF19F6">
        <w:trPr>
          <w:trHeight w:val="152"/>
        </w:trPr>
        <w:tc>
          <w:tcPr>
            <w:tcW w:w="426" w:type="dxa"/>
            <w:vMerge w:val="restart"/>
            <w:shd w:val="clear" w:color="auto" w:fill="auto"/>
          </w:tcPr>
          <w:p w14:paraId="5BC3F196" w14:textId="77777777" w:rsidR="004671A3" w:rsidRPr="0006087F" w:rsidRDefault="004671A3" w:rsidP="00EF19F6">
            <w:pPr>
              <w:jc w:val="center"/>
            </w:pPr>
            <w:r>
              <w:t>1</w:t>
            </w:r>
          </w:p>
        </w:tc>
        <w:tc>
          <w:tcPr>
            <w:tcW w:w="2126" w:type="dxa"/>
            <w:vMerge w:val="restart"/>
            <w:shd w:val="clear" w:color="auto" w:fill="auto"/>
          </w:tcPr>
          <w:p w14:paraId="0717E7DB" w14:textId="77777777" w:rsidR="004671A3" w:rsidRPr="0006087F" w:rsidRDefault="004671A3" w:rsidP="00EF19F6">
            <w:pPr>
              <w:jc w:val="center"/>
            </w:pPr>
            <w:r w:rsidRPr="0006087F">
              <w:t>Подготовка</w:t>
            </w:r>
          </w:p>
        </w:tc>
        <w:tc>
          <w:tcPr>
            <w:tcW w:w="3118" w:type="dxa"/>
          </w:tcPr>
          <w:p w14:paraId="3B26604D" w14:textId="77777777" w:rsidR="004671A3" w:rsidRPr="0006087F" w:rsidRDefault="004671A3" w:rsidP="00EF19F6">
            <w:pPr>
              <w:jc w:val="center"/>
            </w:pPr>
            <w:r w:rsidRPr="0006087F">
              <w:t>Анализ предметной области</w:t>
            </w:r>
          </w:p>
        </w:tc>
        <w:tc>
          <w:tcPr>
            <w:tcW w:w="596" w:type="dxa"/>
            <w:gridSpan w:val="2"/>
          </w:tcPr>
          <w:p w14:paraId="4A493619" w14:textId="77777777" w:rsidR="004671A3" w:rsidRDefault="004671A3" w:rsidP="00EF19F6">
            <w:pPr>
              <w:jc w:val="center"/>
            </w:pPr>
            <w:r>
              <w:t>8</w:t>
            </w:r>
          </w:p>
        </w:tc>
        <w:tc>
          <w:tcPr>
            <w:tcW w:w="567" w:type="dxa"/>
            <w:gridSpan w:val="2"/>
          </w:tcPr>
          <w:p w14:paraId="75AD4BE6" w14:textId="77777777" w:rsidR="004671A3" w:rsidRDefault="004671A3" w:rsidP="00EF19F6">
            <w:pPr>
              <w:jc w:val="center"/>
            </w:pPr>
            <w:r>
              <w:t>32</w:t>
            </w:r>
          </w:p>
        </w:tc>
        <w:tc>
          <w:tcPr>
            <w:tcW w:w="567" w:type="dxa"/>
          </w:tcPr>
          <w:p w14:paraId="1445A933" w14:textId="77777777" w:rsidR="004671A3" w:rsidRDefault="004671A3" w:rsidP="00EF19F6">
            <w:pPr>
              <w:jc w:val="center"/>
            </w:pPr>
            <w:r>
              <w:t>18</w:t>
            </w:r>
          </w:p>
        </w:tc>
        <w:tc>
          <w:tcPr>
            <w:tcW w:w="2126" w:type="dxa"/>
          </w:tcPr>
          <w:p w14:paraId="4F78B9B5" w14:textId="77777777" w:rsidR="004671A3" w:rsidRPr="0006087F" w:rsidRDefault="004671A3" w:rsidP="00EF19F6">
            <w:pPr>
              <w:jc w:val="center"/>
            </w:pPr>
            <w:r>
              <w:t>Программист</w:t>
            </w:r>
          </w:p>
        </w:tc>
      </w:tr>
      <w:tr w:rsidR="004671A3" w:rsidRPr="0006087F" w14:paraId="0BBBB9F6" w14:textId="77777777" w:rsidTr="00EF19F6">
        <w:trPr>
          <w:trHeight w:val="152"/>
        </w:trPr>
        <w:tc>
          <w:tcPr>
            <w:tcW w:w="426" w:type="dxa"/>
            <w:vMerge/>
            <w:shd w:val="clear" w:color="auto" w:fill="auto"/>
          </w:tcPr>
          <w:p w14:paraId="73CF7C78" w14:textId="77777777" w:rsidR="004671A3" w:rsidRPr="0006087F" w:rsidRDefault="004671A3" w:rsidP="00EF19F6">
            <w:pPr>
              <w:jc w:val="center"/>
            </w:pPr>
          </w:p>
        </w:tc>
        <w:tc>
          <w:tcPr>
            <w:tcW w:w="2126" w:type="dxa"/>
            <w:vMerge/>
            <w:shd w:val="clear" w:color="auto" w:fill="auto"/>
          </w:tcPr>
          <w:p w14:paraId="79E6EBB2" w14:textId="77777777" w:rsidR="004671A3" w:rsidRPr="0006087F" w:rsidRDefault="004671A3" w:rsidP="00EF19F6">
            <w:pPr>
              <w:jc w:val="center"/>
            </w:pPr>
          </w:p>
        </w:tc>
        <w:tc>
          <w:tcPr>
            <w:tcW w:w="3118" w:type="dxa"/>
          </w:tcPr>
          <w:p w14:paraId="2AECFF48" w14:textId="77777777" w:rsidR="004671A3" w:rsidRPr="0006087F" w:rsidRDefault="004671A3" w:rsidP="00EF19F6">
            <w:pPr>
              <w:jc w:val="center"/>
            </w:pPr>
            <w:r w:rsidRPr="0006087F">
              <w:t>Написание технического задания</w:t>
            </w:r>
          </w:p>
        </w:tc>
        <w:tc>
          <w:tcPr>
            <w:tcW w:w="596" w:type="dxa"/>
            <w:gridSpan w:val="2"/>
          </w:tcPr>
          <w:p w14:paraId="610A2B1F" w14:textId="77777777" w:rsidR="004671A3" w:rsidRPr="0006087F" w:rsidRDefault="004671A3" w:rsidP="00EF19F6">
            <w:pPr>
              <w:jc w:val="center"/>
            </w:pPr>
            <w:r>
              <w:t>24</w:t>
            </w:r>
          </w:p>
        </w:tc>
        <w:tc>
          <w:tcPr>
            <w:tcW w:w="567" w:type="dxa"/>
            <w:gridSpan w:val="2"/>
          </w:tcPr>
          <w:p w14:paraId="5E25266B" w14:textId="77777777" w:rsidR="004671A3" w:rsidRPr="0006087F" w:rsidRDefault="004671A3" w:rsidP="00EF19F6">
            <w:pPr>
              <w:jc w:val="center"/>
            </w:pPr>
            <w:r>
              <w:t>40</w:t>
            </w:r>
          </w:p>
        </w:tc>
        <w:tc>
          <w:tcPr>
            <w:tcW w:w="567" w:type="dxa"/>
          </w:tcPr>
          <w:p w14:paraId="523FAEC3" w14:textId="77777777" w:rsidR="004671A3" w:rsidRPr="0006087F" w:rsidRDefault="004671A3" w:rsidP="00EF19F6">
            <w:pPr>
              <w:jc w:val="center"/>
            </w:pPr>
            <w:r>
              <w:t>30</w:t>
            </w:r>
          </w:p>
        </w:tc>
        <w:tc>
          <w:tcPr>
            <w:tcW w:w="2126" w:type="dxa"/>
          </w:tcPr>
          <w:p w14:paraId="70204B26" w14:textId="77777777" w:rsidR="004671A3" w:rsidRDefault="004671A3" w:rsidP="00EF19F6">
            <w:pPr>
              <w:jc w:val="center"/>
            </w:pPr>
            <w:r>
              <w:t>П</w:t>
            </w:r>
            <w:r w:rsidRPr="00524FBF">
              <w:t>реподаватель-консультант</w:t>
            </w:r>
          </w:p>
          <w:p w14:paraId="21EFE89E" w14:textId="77777777" w:rsidR="004671A3" w:rsidRPr="0006087F" w:rsidRDefault="004671A3" w:rsidP="00EF19F6">
            <w:pPr>
              <w:jc w:val="center"/>
            </w:pPr>
            <w:r>
              <w:t>Программист</w:t>
            </w:r>
          </w:p>
        </w:tc>
      </w:tr>
      <w:tr w:rsidR="004671A3" w:rsidRPr="0006087F" w14:paraId="0E66E673" w14:textId="77777777" w:rsidTr="00EF19F6">
        <w:trPr>
          <w:trHeight w:val="152"/>
        </w:trPr>
        <w:tc>
          <w:tcPr>
            <w:tcW w:w="426" w:type="dxa"/>
            <w:vMerge/>
            <w:shd w:val="clear" w:color="auto" w:fill="auto"/>
          </w:tcPr>
          <w:p w14:paraId="3BD9CD90" w14:textId="77777777" w:rsidR="004671A3" w:rsidRPr="0006087F" w:rsidRDefault="004671A3" w:rsidP="00EF19F6">
            <w:pPr>
              <w:jc w:val="center"/>
            </w:pPr>
          </w:p>
        </w:tc>
        <w:tc>
          <w:tcPr>
            <w:tcW w:w="2126" w:type="dxa"/>
            <w:vMerge/>
            <w:shd w:val="clear" w:color="auto" w:fill="auto"/>
          </w:tcPr>
          <w:p w14:paraId="2DAFD3D2" w14:textId="77777777" w:rsidR="004671A3" w:rsidRPr="0006087F" w:rsidRDefault="004671A3" w:rsidP="00EF19F6">
            <w:pPr>
              <w:jc w:val="center"/>
            </w:pPr>
          </w:p>
        </w:tc>
        <w:tc>
          <w:tcPr>
            <w:tcW w:w="3118" w:type="dxa"/>
          </w:tcPr>
          <w:p w14:paraId="4D5DF635" w14:textId="77777777" w:rsidR="004671A3" w:rsidRPr="0006087F" w:rsidRDefault="004671A3" w:rsidP="00EF19F6">
            <w:pPr>
              <w:jc w:val="center"/>
            </w:pPr>
            <w:r w:rsidRPr="0006087F">
              <w:t>Выбор инструментов разработки</w:t>
            </w:r>
          </w:p>
        </w:tc>
        <w:tc>
          <w:tcPr>
            <w:tcW w:w="596" w:type="dxa"/>
            <w:gridSpan w:val="2"/>
          </w:tcPr>
          <w:p w14:paraId="28BB1DB5" w14:textId="77777777" w:rsidR="004671A3" w:rsidRPr="0006087F" w:rsidRDefault="004671A3" w:rsidP="00EF19F6">
            <w:pPr>
              <w:jc w:val="center"/>
            </w:pPr>
            <w:r>
              <w:t>8</w:t>
            </w:r>
          </w:p>
        </w:tc>
        <w:tc>
          <w:tcPr>
            <w:tcW w:w="567" w:type="dxa"/>
            <w:gridSpan w:val="2"/>
          </w:tcPr>
          <w:p w14:paraId="2D6F630D" w14:textId="77777777" w:rsidR="004671A3" w:rsidRPr="0006087F" w:rsidRDefault="004671A3" w:rsidP="00EF19F6">
            <w:pPr>
              <w:jc w:val="center"/>
            </w:pPr>
            <w:r>
              <w:t>24</w:t>
            </w:r>
          </w:p>
        </w:tc>
        <w:tc>
          <w:tcPr>
            <w:tcW w:w="567" w:type="dxa"/>
          </w:tcPr>
          <w:p w14:paraId="2537A957" w14:textId="77777777" w:rsidR="004671A3" w:rsidRPr="0006087F" w:rsidRDefault="004671A3" w:rsidP="00EF19F6">
            <w:pPr>
              <w:jc w:val="center"/>
            </w:pPr>
            <w:r>
              <w:t>14</w:t>
            </w:r>
          </w:p>
        </w:tc>
        <w:tc>
          <w:tcPr>
            <w:tcW w:w="2126" w:type="dxa"/>
          </w:tcPr>
          <w:p w14:paraId="63682A3F" w14:textId="77777777" w:rsidR="004671A3" w:rsidRDefault="004671A3" w:rsidP="00EF19F6">
            <w:pPr>
              <w:jc w:val="center"/>
            </w:pPr>
            <w:r>
              <w:t>П</w:t>
            </w:r>
            <w:r w:rsidRPr="00524FBF">
              <w:t>реподаватель-консультант</w:t>
            </w:r>
          </w:p>
          <w:p w14:paraId="2E29A335" w14:textId="77777777" w:rsidR="004671A3" w:rsidRPr="0006087F" w:rsidRDefault="004671A3" w:rsidP="00EF19F6">
            <w:pPr>
              <w:jc w:val="center"/>
            </w:pPr>
            <w:r>
              <w:t>Программист</w:t>
            </w:r>
          </w:p>
        </w:tc>
      </w:tr>
      <w:tr w:rsidR="004671A3" w:rsidRPr="0006087F" w14:paraId="6B08259E" w14:textId="77777777" w:rsidTr="00EF19F6">
        <w:trPr>
          <w:trHeight w:val="138"/>
        </w:trPr>
        <w:tc>
          <w:tcPr>
            <w:tcW w:w="426" w:type="dxa"/>
            <w:vMerge w:val="restart"/>
            <w:shd w:val="clear" w:color="auto" w:fill="auto"/>
          </w:tcPr>
          <w:p w14:paraId="1CA3741D" w14:textId="77777777" w:rsidR="004671A3" w:rsidRPr="0006087F" w:rsidRDefault="004671A3" w:rsidP="00EF19F6">
            <w:pPr>
              <w:jc w:val="center"/>
            </w:pPr>
            <w:r>
              <w:t>2</w:t>
            </w:r>
          </w:p>
        </w:tc>
        <w:tc>
          <w:tcPr>
            <w:tcW w:w="2126" w:type="dxa"/>
            <w:vMerge w:val="restart"/>
            <w:shd w:val="clear" w:color="auto" w:fill="auto"/>
          </w:tcPr>
          <w:p w14:paraId="45AA4810" w14:textId="77777777" w:rsidR="004671A3" w:rsidRPr="0006087F" w:rsidRDefault="004671A3" w:rsidP="00EF19F6">
            <w:pPr>
              <w:jc w:val="center"/>
            </w:pPr>
            <w:r w:rsidRPr="0006087F">
              <w:t>Алгоритмическое конструирование</w:t>
            </w:r>
          </w:p>
        </w:tc>
        <w:tc>
          <w:tcPr>
            <w:tcW w:w="3118" w:type="dxa"/>
          </w:tcPr>
          <w:p w14:paraId="309B6B40" w14:textId="77777777" w:rsidR="004671A3" w:rsidRPr="0006087F" w:rsidRDefault="004671A3" w:rsidP="00EF19F6">
            <w:pPr>
              <w:jc w:val="center"/>
            </w:pPr>
            <w:r w:rsidRPr="0006087F">
              <w:t>Разработка интерфейса мобильного приложения</w:t>
            </w:r>
          </w:p>
        </w:tc>
        <w:tc>
          <w:tcPr>
            <w:tcW w:w="596" w:type="dxa"/>
            <w:gridSpan w:val="2"/>
          </w:tcPr>
          <w:p w14:paraId="556E3D22" w14:textId="77777777" w:rsidR="004671A3" w:rsidRPr="0006087F" w:rsidRDefault="004671A3" w:rsidP="00EF19F6">
            <w:pPr>
              <w:jc w:val="center"/>
            </w:pPr>
            <w:r>
              <w:t>24</w:t>
            </w:r>
          </w:p>
        </w:tc>
        <w:tc>
          <w:tcPr>
            <w:tcW w:w="567" w:type="dxa"/>
            <w:gridSpan w:val="2"/>
          </w:tcPr>
          <w:p w14:paraId="012C14C0" w14:textId="77777777" w:rsidR="004671A3" w:rsidRPr="0006087F" w:rsidRDefault="004671A3" w:rsidP="00EF19F6">
            <w:pPr>
              <w:jc w:val="center"/>
            </w:pPr>
            <w:r>
              <w:t>48</w:t>
            </w:r>
          </w:p>
        </w:tc>
        <w:tc>
          <w:tcPr>
            <w:tcW w:w="567" w:type="dxa"/>
          </w:tcPr>
          <w:p w14:paraId="1324C399" w14:textId="77777777" w:rsidR="004671A3" w:rsidRPr="0006087F" w:rsidRDefault="004671A3" w:rsidP="00EF19F6">
            <w:pPr>
              <w:jc w:val="center"/>
            </w:pPr>
            <w:r>
              <w:t>34</w:t>
            </w:r>
          </w:p>
        </w:tc>
        <w:tc>
          <w:tcPr>
            <w:tcW w:w="2126" w:type="dxa"/>
          </w:tcPr>
          <w:p w14:paraId="047080C1" w14:textId="77777777" w:rsidR="004671A3" w:rsidRPr="0006087F" w:rsidRDefault="004671A3" w:rsidP="00EF19F6">
            <w:pPr>
              <w:jc w:val="center"/>
            </w:pPr>
            <w:r>
              <w:t>Программист</w:t>
            </w:r>
          </w:p>
        </w:tc>
      </w:tr>
      <w:tr w:rsidR="004671A3" w:rsidRPr="0006087F" w14:paraId="3F226D59" w14:textId="77777777" w:rsidTr="00EF19F6">
        <w:trPr>
          <w:trHeight w:val="138"/>
        </w:trPr>
        <w:tc>
          <w:tcPr>
            <w:tcW w:w="426" w:type="dxa"/>
            <w:vMerge/>
            <w:shd w:val="clear" w:color="auto" w:fill="auto"/>
          </w:tcPr>
          <w:p w14:paraId="32981B1E" w14:textId="77777777" w:rsidR="004671A3" w:rsidRPr="0006087F" w:rsidRDefault="004671A3" w:rsidP="00EF19F6">
            <w:pPr>
              <w:jc w:val="center"/>
            </w:pPr>
          </w:p>
        </w:tc>
        <w:tc>
          <w:tcPr>
            <w:tcW w:w="2126" w:type="dxa"/>
            <w:vMerge/>
            <w:shd w:val="clear" w:color="auto" w:fill="auto"/>
          </w:tcPr>
          <w:p w14:paraId="105521BF" w14:textId="77777777" w:rsidR="004671A3" w:rsidRPr="0006087F" w:rsidRDefault="004671A3" w:rsidP="00EF19F6">
            <w:pPr>
              <w:jc w:val="center"/>
            </w:pPr>
          </w:p>
        </w:tc>
        <w:tc>
          <w:tcPr>
            <w:tcW w:w="3118" w:type="dxa"/>
          </w:tcPr>
          <w:p w14:paraId="2CFC59AE" w14:textId="77777777" w:rsidR="004671A3" w:rsidRPr="0006087F" w:rsidRDefault="004671A3" w:rsidP="00EF19F6">
            <w:pPr>
              <w:jc w:val="center"/>
            </w:pPr>
            <w:r w:rsidRPr="0006087F">
              <w:t>Разработка интерфейса сайта</w:t>
            </w:r>
          </w:p>
        </w:tc>
        <w:tc>
          <w:tcPr>
            <w:tcW w:w="596" w:type="dxa"/>
            <w:gridSpan w:val="2"/>
          </w:tcPr>
          <w:p w14:paraId="68093203" w14:textId="77777777" w:rsidR="004671A3" w:rsidRPr="0006087F" w:rsidRDefault="004671A3" w:rsidP="00EF19F6">
            <w:pPr>
              <w:jc w:val="center"/>
            </w:pPr>
            <w:r>
              <w:t>24</w:t>
            </w:r>
          </w:p>
        </w:tc>
        <w:tc>
          <w:tcPr>
            <w:tcW w:w="567" w:type="dxa"/>
            <w:gridSpan w:val="2"/>
          </w:tcPr>
          <w:p w14:paraId="43D09A12" w14:textId="77777777" w:rsidR="004671A3" w:rsidRPr="0006087F" w:rsidRDefault="004671A3" w:rsidP="00EF19F6">
            <w:pPr>
              <w:jc w:val="center"/>
            </w:pPr>
            <w:r>
              <w:t>48</w:t>
            </w:r>
          </w:p>
        </w:tc>
        <w:tc>
          <w:tcPr>
            <w:tcW w:w="567" w:type="dxa"/>
          </w:tcPr>
          <w:p w14:paraId="34B37D7B" w14:textId="77777777" w:rsidR="004671A3" w:rsidRPr="0006087F" w:rsidRDefault="004671A3" w:rsidP="00EF19F6">
            <w:pPr>
              <w:jc w:val="center"/>
            </w:pPr>
            <w:r>
              <w:t>34</w:t>
            </w:r>
          </w:p>
        </w:tc>
        <w:tc>
          <w:tcPr>
            <w:tcW w:w="2126" w:type="dxa"/>
          </w:tcPr>
          <w:p w14:paraId="64E1A276" w14:textId="77777777" w:rsidR="004671A3" w:rsidRPr="0006087F" w:rsidRDefault="004671A3" w:rsidP="00EF19F6">
            <w:pPr>
              <w:jc w:val="center"/>
            </w:pPr>
            <w:r>
              <w:t>Программист</w:t>
            </w:r>
          </w:p>
        </w:tc>
      </w:tr>
      <w:tr w:rsidR="004671A3" w:rsidRPr="0006087F" w14:paraId="6568078C" w14:textId="77777777" w:rsidTr="00EF19F6">
        <w:trPr>
          <w:trHeight w:val="138"/>
        </w:trPr>
        <w:tc>
          <w:tcPr>
            <w:tcW w:w="426" w:type="dxa"/>
            <w:vMerge/>
            <w:shd w:val="clear" w:color="auto" w:fill="auto"/>
          </w:tcPr>
          <w:p w14:paraId="26C9B910" w14:textId="77777777" w:rsidR="004671A3" w:rsidRPr="0006087F" w:rsidRDefault="004671A3" w:rsidP="00EF19F6">
            <w:pPr>
              <w:jc w:val="center"/>
            </w:pPr>
          </w:p>
        </w:tc>
        <w:tc>
          <w:tcPr>
            <w:tcW w:w="2126" w:type="dxa"/>
            <w:vMerge/>
            <w:shd w:val="clear" w:color="auto" w:fill="auto"/>
          </w:tcPr>
          <w:p w14:paraId="23CD6A77" w14:textId="77777777" w:rsidR="004671A3" w:rsidRPr="0006087F" w:rsidRDefault="004671A3" w:rsidP="00EF19F6">
            <w:pPr>
              <w:jc w:val="center"/>
            </w:pPr>
          </w:p>
        </w:tc>
        <w:tc>
          <w:tcPr>
            <w:tcW w:w="3118" w:type="dxa"/>
          </w:tcPr>
          <w:p w14:paraId="1A7A0DEE" w14:textId="77777777" w:rsidR="004671A3" w:rsidRPr="0006087F" w:rsidRDefault="004671A3" w:rsidP="00EF19F6">
            <w:pPr>
              <w:jc w:val="center"/>
            </w:pPr>
            <w:r w:rsidRPr="0006087F">
              <w:t>Проектирование архитектуры серверной части</w:t>
            </w:r>
          </w:p>
        </w:tc>
        <w:tc>
          <w:tcPr>
            <w:tcW w:w="596" w:type="dxa"/>
            <w:gridSpan w:val="2"/>
          </w:tcPr>
          <w:p w14:paraId="57752DDD" w14:textId="77777777" w:rsidR="004671A3" w:rsidRPr="0006087F" w:rsidRDefault="004671A3" w:rsidP="00EF19F6">
            <w:pPr>
              <w:jc w:val="center"/>
            </w:pPr>
            <w:r>
              <w:t>16</w:t>
            </w:r>
          </w:p>
        </w:tc>
        <w:tc>
          <w:tcPr>
            <w:tcW w:w="567" w:type="dxa"/>
            <w:gridSpan w:val="2"/>
          </w:tcPr>
          <w:p w14:paraId="456D5F49" w14:textId="77777777" w:rsidR="004671A3" w:rsidRPr="0006087F" w:rsidRDefault="004671A3" w:rsidP="00EF19F6">
            <w:pPr>
              <w:jc w:val="center"/>
            </w:pPr>
            <w:r>
              <w:t>40</w:t>
            </w:r>
          </w:p>
        </w:tc>
        <w:tc>
          <w:tcPr>
            <w:tcW w:w="567" w:type="dxa"/>
          </w:tcPr>
          <w:p w14:paraId="0FED51DC" w14:textId="77777777" w:rsidR="004671A3" w:rsidRPr="0006087F" w:rsidRDefault="004671A3" w:rsidP="00EF19F6">
            <w:pPr>
              <w:jc w:val="center"/>
            </w:pPr>
            <w:r>
              <w:t>26</w:t>
            </w:r>
          </w:p>
        </w:tc>
        <w:tc>
          <w:tcPr>
            <w:tcW w:w="2126" w:type="dxa"/>
          </w:tcPr>
          <w:p w14:paraId="1E6A0C56" w14:textId="77777777" w:rsidR="004671A3" w:rsidRPr="00FB3032" w:rsidRDefault="004671A3" w:rsidP="00EF19F6">
            <w:pPr>
              <w:jc w:val="center"/>
              <w:rPr>
                <w:lang w:val="en-US"/>
              </w:rPr>
            </w:pPr>
            <w:r>
              <w:t>Программист</w:t>
            </w:r>
          </w:p>
        </w:tc>
      </w:tr>
      <w:tr w:rsidR="004671A3" w:rsidRPr="0006087F" w14:paraId="080F35F1" w14:textId="77777777" w:rsidTr="00EF19F6">
        <w:trPr>
          <w:trHeight w:val="138"/>
        </w:trPr>
        <w:tc>
          <w:tcPr>
            <w:tcW w:w="426" w:type="dxa"/>
            <w:vMerge/>
            <w:tcBorders>
              <w:bottom w:val="single" w:sz="4" w:space="0" w:color="auto"/>
            </w:tcBorders>
            <w:shd w:val="clear" w:color="auto" w:fill="auto"/>
          </w:tcPr>
          <w:p w14:paraId="62F66A90" w14:textId="77777777" w:rsidR="004671A3" w:rsidRPr="0006087F" w:rsidRDefault="004671A3" w:rsidP="00EF19F6">
            <w:pPr>
              <w:jc w:val="center"/>
            </w:pPr>
          </w:p>
        </w:tc>
        <w:tc>
          <w:tcPr>
            <w:tcW w:w="2126" w:type="dxa"/>
            <w:vMerge/>
            <w:tcBorders>
              <w:bottom w:val="single" w:sz="4" w:space="0" w:color="auto"/>
            </w:tcBorders>
            <w:shd w:val="clear" w:color="auto" w:fill="auto"/>
          </w:tcPr>
          <w:p w14:paraId="2262F4F3" w14:textId="77777777" w:rsidR="004671A3" w:rsidRPr="0006087F" w:rsidRDefault="004671A3" w:rsidP="00EF19F6">
            <w:pPr>
              <w:jc w:val="center"/>
            </w:pPr>
          </w:p>
        </w:tc>
        <w:tc>
          <w:tcPr>
            <w:tcW w:w="3118" w:type="dxa"/>
          </w:tcPr>
          <w:p w14:paraId="495BD190" w14:textId="77777777" w:rsidR="004671A3" w:rsidRPr="0006087F" w:rsidRDefault="004671A3" w:rsidP="00EF19F6">
            <w:pPr>
              <w:jc w:val="center"/>
            </w:pPr>
            <w:r w:rsidRPr="0006087F">
              <w:t>Проектирование нейронной сети</w:t>
            </w:r>
          </w:p>
        </w:tc>
        <w:tc>
          <w:tcPr>
            <w:tcW w:w="596" w:type="dxa"/>
            <w:gridSpan w:val="2"/>
          </w:tcPr>
          <w:p w14:paraId="62835F7F" w14:textId="77777777" w:rsidR="004671A3" w:rsidRPr="0006087F" w:rsidRDefault="004671A3" w:rsidP="00EF19F6">
            <w:pPr>
              <w:jc w:val="center"/>
            </w:pPr>
            <w:r>
              <w:t>24</w:t>
            </w:r>
          </w:p>
        </w:tc>
        <w:tc>
          <w:tcPr>
            <w:tcW w:w="567" w:type="dxa"/>
            <w:gridSpan w:val="2"/>
          </w:tcPr>
          <w:p w14:paraId="64F37156" w14:textId="77777777" w:rsidR="004671A3" w:rsidRPr="0006087F" w:rsidRDefault="004671A3" w:rsidP="00EF19F6">
            <w:pPr>
              <w:jc w:val="center"/>
            </w:pPr>
            <w:r>
              <w:t>48</w:t>
            </w:r>
          </w:p>
        </w:tc>
        <w:tc>
          <w:tcPr>
            <w:tcW w:w="567" w:type="dxa"/>
          </w:tcPr>
          <w:p w14:paraId="6A4FE727" w14:textId="77777777" w:rsidR="004671A3" w:rsidRPr="0006087F" w:rsidRDefault="004671A3" w:rsidP="00EF19F6">
            <w:pPr>
              <w:jc w:val="center"/>
            </w:pPr>
            <w:r>
              <w:t>34</w:t>
            </w:r>
          </w:p>
        </w:tc>
        <w:tc>
          <w:tcPr>
            <w:tcW w:w="2126" w:type="dxa"/>
          </w:tcPr>
          <w:p w14:paraId="1663A720" w14:textId="77777777" w:rsidR="004671A3" w:rsidRPr="0006087F" w:rsidRDefault="004671A3" w:rsidP="00EF19F6">
            <w:pPr>
              <w:jc w:val="center"/>
            </w:pPr>
            <w:r>
              <w:t>Программист</w:t>
            </w:r>
          </w:p>
        </w:tc>
      </w:tr>
      <w:tr w:rsidR="004671A3" w:rsidRPr="0006087F" w14:paraId="1D7A02D6" w14:textId="77777777" w:rsidTr="00EF19F6">
        <w:trPr>
          <w:trHeight w:val="207"/>
        </w:trPr>
        <w:tc>
          <w:tcPr>
            <w:tcW w:w="426" w:type="dxa"/>
            <w:vMerge w:val="restart"/>
            <w:tcBorders>
              <w:bottom w:val="nil"/>
            </w:tcBorders>
            <w:shd w:val="clear" w:color="auto" w:fill="auto"/>
          </w:tcPr>
          <w:p w14:paraId="4A9524AF" w14:textId="77777777" w:rsidR="004671A3" w:rsidRPr="0006087F" w:rsidRDefault="004671A3" w:rsidP="00EF19F6">
            <w:pPr>
              <w:jc w:val="center"/>
            </w:pPr>
            <w:r>
              <w:t>3</w:t>
            </w:r>
          </w:p>
        </w:tc>
        <w:tc>
          <w:tcPr>
            <w:tcW w:w="2126" w:type="dxa"/>
            <w:vMerge w:val="restart"/>
            <w:tcBorders>
              <w:bottom w:val="nil"/>
            </w:tcBorders>
            <w:shd w:val="clear" w:color="auto" w:fill="auto"/>
          </w:tcPr>
          <w:p w14:paraId="56AD2803" w14:textId="77777777" w:rsidR="004671A3" w:rsidRPr="0006087F" w:rsidRDefault="004671A3" w:rsidP="00EF19F6">
            <w:pPr>
              <w:jc w:val="center"/>
            </w:pPr>
            <w:r w:rsidRPr="0006087F">
              <w:t>Программное конструирование и тестирование</w:t>
            </w:r>
          </w:p>
        </w:tc>
        <w:tc>
          <w:tcPr>
            <w:tcW w:w="3118" w:type="dxa"/>
          </w:tcPr>
          <w:p w14:paraId="4BE4DE25" w14:textId="77777777" w:rsidR="004671A3" w:rsidRPr="0006087F" w:rsidRDefault="004671A3" w:rsidP="00EF19F6">
            <w:pPr>
              <w:jc w:val="center"/>
            </w:pPr>
            <w:r>
              <w:t>Разработка серверной части</w:t>
            </w:r>
          </w:p>
        </w:tc>
        <w:tc>
          <w:tcPr>
            <w:tcW w:w="596" w:type="dxa"/>
            <w:gridSpan w:val="2"/>
          </w:tcPr>
          <w:p w14:paraId="262B103A" w14:textId="77777777" w:rsidR="004671A3" w:rsidRPr="0006087F" w:rsidRDefault="004671A3" w:rsidP="00EF19F6">
            <w:pPr>
              <w:jc w:val="center"/>
            </w:pPr>
            <w:r>
              <w:t>32</w:t>
            </w:r>
          </w:p>
        </w:tc>
        <w:tc>
          <w:tcPr>
            <w:tcW w:w="567" w:type="dxa"/>
            <w:gridSpan w:val="2"/>
          </w:tcPr>
          <w:p w14:paraId="5D1A524B" w14:textId="77777777" w:rsidR="004671A3" w:rsidRPr="0006087F" w:rsidRDefault="004671A3" w:rsidP="00EF19F6">
            <w:pPr>
              <w:jc w:val="center"/>
            </w:pPr>
            <w:r>
              <w:t>56</w:t>
            </w:r>
          </w:p>
        </w:tc>
        <w:tc>
          <w:tcPr>
            <w:tcW w:w="567" w:type="dxa"/>
          </w:tcPr>
          <w:p w14:paraId="55D3DD30" w14:textId="77777777" w:rsidR="004671A3" w:rsidRPr="0006087F" w:rsidRDefault="004671A3" w:rsidP="00EF19F6">
            <w:pPr>
              <w:jc w:val="center"/>
            </w:pPr>
            <w:r>
              <w:t>42</w:t>
            </w:r>
          </w:p>
        </w:tc>
        <w:tc>
          <w:tcPr>
            <w:tcW w:w="2126" w:type="dxa"/>
          </w:tcPr>
          <w:p w14:paraId="3BD96164" w14:textId="77777777" w:rsidR="004671A3" w:rsidRPr="0006087F" w:rsidRDefault="004671A3" w:rsidP="00EF19F6">
            <w:pPr>
              <w:jc w:val="center"/>
            </w:pPr>
            <w:r>
              <w:t>Программист</w:t>
            </w:r>
          </w:p>
        </w:tc>
      </w:tr>
      <w:tr w:rsidR="004671A3" w:rsidRPr="0006087F" w14:paraId="603AAD72" w14:textId="77777777" w:rsidTr="00EF19F6">
        <w:trPr>
          <w:trHeight w:val="207"/>
        </w:trPr>
        <w:tc>
          <w:tcPr>
            <w:tcW w:w="426" w:type="dxa"/>
            <w:vMerge/>
            <w:tcBorders>
              <w:bottom w:val="nil"/>
            </w:tcBorders>
            <w:shd w:val="clear" w:color="auto" w:fill="auto"/>
          </w:tcPr>
          <w:p w14:paraId="6CCB867C" w14:textId="77777777" w:rsidR="004671A3" w:rsidRPr="0006087F" w:rsidRDefault="004671A3" w:rsidP="00EF19F6">
            <w:pPr>
              <w:jc w:val="center"/>
            </w:pPr>
          </w:p>
        </w:tc>
        <w:tc>
          <w:tcPr>
            <w:tcW w:w="2126" w:type="dxa"/>
            <w:vMerge/>
            <w:tcBorders>
              <w:bottom w:val="nil"/>
            </w:tcBorders>
            <w:shd w:val="clear" w:color="auto" w:fill="auto"/>
          </w:tcPr>
          <w:p w14:paraId="56F32C78" w14:textId="77777777" w:rsidR="004671A3" w:rsidRPr="0006087F" w:rsidRDefault="004671A3" w:rsidP="00EF19F6">
            <w:pPr>
              <w:jc w:val="center"/>
            </w:pPr>
          </w:p>
        </w:tc>
        <w:tc>
          <w:tcPr>
            <w:tcW w:w="3118" w:type="dxa"/>
          </w:tcPr>
          <w:p w14:paraId="49FDE750" w14:textId="77777777" w:rsidR="004671A3" w:rsidRPr="0006087F" w:rsidRDefault="004671A3" w:rsidP="00EF19F6">
            <w:pPr>
              <w:jc w:val="center"/>
            </w:pPr>
            <w:r>
              <w:t>Разработка клиентской части</w:t>
            </w:r>
          </w:p>
        </w:tc>
        <w:tc>
          <w:tcPr>
            <w:tcW w:w="596" w:type="dxa"/>
            <w:gridSpan w:val="2"/>
          </w:tcPr>
          <w:p w14:paraId="2C9FBB3C" w14:textId="77777777" w:rsidR="004671A3" w:rsidRPr="0006087F" w:rsidRDefault="004671A3" w:rsidP="00EF19F6">
            <w:pPr>
              <w:jc w:val="center"/>
            </w:pPr>
            <w:r>
              <w:t>32</w:t>
            </w:r>
          </w:p>
        </w:tc>
        <w:tc>
          <w:tcPr>
            <w:tcW w:w="567" w:type="dxa"/>
            <w:gridSpan w:val="2"/>
          </w:tcPr>
          <w:p w14:paraId="06DEB81B" w14:textId="77777777" w:rsidR="004671A3" w:rsidRPr="0006087F" w:rsidRDefault="004671A3" w:rsidP="00EF19F6">
            <w:pPr>
              <w:jc w:val="center"/>
            </w:pPr>
            <w:r>
              <w:t>64</w:t>
            </w:r>
          </w:p>
        </w:tc>
        <w:tc>
          <w:tcPr>
            <w:tcW w:w="567" w:type="dxa"/>
          </w:tcPr>
          <w:p w14:paraId="294985FA" w14:textId="77777777" w:rsidR="004671A3" w:rsidRPr="0006087F" w:rsidRDefault="004671A3" w:rsidP="00EF19F6">
            <w:pPr>
              <w:jc w:val="center"/>
            </w:pPr>
            <w:r>
              <w:t>45</w:t>
            </w:r>
          </w:p>
        </w:tc>
        <w:tc>
          <w:tcPr>
            <w:tcW w:w="2126" w:type="dxa"/>
          </w:tcPr>
          <w:p w14:paraId="04A59B12" w14:textId="77777777" w:rsidR="004671A3" w:rsidRPr="0006087F" w:rsidRDefault="004671A3" w:rsidP="00EF19F6">
            <w:pPr>
              <w:jc w:val="center"/>
            </w:pPr>
            <w:r>
              <w:t>Программист</w:t>
            </w:r>
          </w:p>
        </w:tc>
      </w:tr>
      <w:tr w:rsidR="004671A3" w:rsidRPr="0006087F" w14:paraId="496F526F" w14:textId="77777777" w:rsidTr="00EF19F6">
        <w:trPr>
          <w:trHeight w:val="207"/>
        </w:trPr>
        <w:tc>
          <w:tcPr>
            <w:tcW w:w="426" w:type="dxa"/>
            <w:vMerge/>
            <w:tcBorders>
              <w:bottom w:val="nil"/>
            </w:tcBorders>
            <w:shd w:val="clear" w:color="auto" w:fill="auto"/>
          </w:tcPr>
          <w:p w14:paraId="461CD930" w14:textId="77777777" w:rsidR="004671A3" w:rsidRPr="0006087F" w:rsidRDefault="004671A3" w:rsidP="00EF19F6">
            <w:pPr>
              <w:jc w:val="center"/>
            </w:pPr>
          </w:p>
        </w:tc>
        <w:tc>
          <w:tcPr>
            <w:tcW w:w="2126" w:type="dxa"/>
            <w:vMerge/>
            <w:tcBorders>
              <w:bottom w:val="nil"/>
            </w:tcBorders>
            <w:shd w:val="clear" w:color="auto" w:fill="auto"/>
          </w:tcPr>
          <w:p w14:paraId="5BC4DA0E" w14:textId="77777777" w:rsidR="004671A3" w:rsidRPr="0006087F" w:rsidRDefault="004671A3" w:rsidP="00EF19F6">
            <w:pPr>
              <w:jc w:val="center"/>
            </w:pPr>
          </w:p>
        </w:tc>
        <w:tc>
          <w:tcPr>
            <w:tcW w:w="3118" w:type="dxa"/>
            <w:tcBorders>
              <w:bottom w:val="single" w:sz="4" w:space="0" w:color="auto"/>
            </w:tcBorders>
          </w:tcPr>
          <w:p w14:paraId="29EE4033" w14:textId="77777777" w:rsidR="004671A3" w:rsidRPr="0006087F" w:rsidRDefault="004671A3" w:rsidP="00EF19F6">
            <w:pPr>
              <w:jc w:val="center"/>
            </w:pPr>
            <w:r>
              <w:t>Разработка нейронной сети</w:t>
            </w:r>
          </w:p>
        </w:tc>
        <w:tc>
          <w:tcPr>
            <w:tcW w:w="596" w:type="dxa"/>
            <w:gridSpan w:val="2"/>
            <w:tcBorders>
              <w:bottom w:val="single" w:sz="4" w:space="0" w:color="auto"/>
            </w:tcBorders>
          </w:tcPr>
          <w:p w14:paraId="3421BAB2" w14:textId="77777777" w:rsidR="004671A3" w:rsidRPr="0006087F" w:rsidRDefault="004671A3" w:rsidP="00EF19F6">
            <w:pPr>
              <w:jc w:val="center"/>
            </w:pPr>
            <w:r>
              <w:t>32</w:t>
            </w:r>
          </w:p>
        </w:tc>
        <w:tc>
          <w:tcPr>
            <w:tcW w:w="567" w:type="dxa"/>
            <w:gridSpan w:val="2"/>
            <w:tcBorders>
              <w:bottom w:val="single" w:sz="4" w:space="0" w:color="auto"/>
            </w:tcBorders>
          </w:tcPr>
          <w:p w14:paraId="0D041429" w14:textId="77777777" w:rsidR="004671A3" w:rsidRPr="0006087F" w:rsidRDefault="004671A3" w:rsidP="00EF19F6">
            <w:pPr>
              <w:jc w:val="center"/>
            </w:pPr>
            <w:r>
              <w:t>64</w:t>
            </w:r>
          </w:p>
        </w:tc>
        <w:tc>
          <w:tcPr>
            <w:tcW w:w="567" w:type="dxa"/>
            <w:tcBorders>
              <w:bottom w:val="single" w:sz="4" w:space="0" w:color="auto"/>
            </w:tcBorders>
          </w:tcPr>
          <w:p w14:paraId="70862609" w14:textId="77777777" w:rsidR="004671A3" w:rsidRPr="0006087F" w:rsidRDefault="004671A3" w:rsidP="00EF19F6">
            <w:pPr>
              <w:jc w:val="center"/>
            </w:pPr>
            <w:r>
              <w:t>45</w:t>
            </w:r>
          </w:p>
        </w:tc>
        <w:tc>
          <w:tcPr>
            <w:tcW w:w="2126" w:type="dxa"/>
            <w:tcBorders>
              <w:bottom w:val="single" w:sz="4" w:space="0" w:color="auto"/>
            </w:tcBorders>
          </w:tcPr>
          <w:p w14:paraId="656E0980" w14:textId="77777777" w:rsidR="004671A3" w:rsidRPr="0006087F" w:rsidRDefault="004671A3" w:rsidP="00EF19F6">
            <w:pPr>
              <w:jc w:val="center"/>
            </w:pPr>
            <w:r>
              <w:t>Программист</w:t>
            </w:r>
          </w:p>
        </w:tc>
      </w:tr>
      <w:tr w:rsidR="004671A3" w:rsidRPr="0006087F" w14:paraId="6E89EA68" w14:textId="77777777" w:rsidTr="00EF19F6">
        <w:trPr>
          <w:trHeight w:val="207"/>
        </w:trPr>
        <w:tc>
          <w:tcPr>
            <w:tcW w:w="426" w:type="dxa"/>
            <w:vMerge/>
            <w:tcBorders>
              <w:bottom w:val="nil"/>
            </w:tcBorders>
            <w:shd w:val="clear" w:color="auto" w:fill="auto"/>
          </w:tcPr>
          <w:p w14:paraId="4EBA4B7C" w14:textId="77777777" w:rsidR="004671A3" w:rsidRPr="0006087F" w:rsidRDefault="004671A3" w:rsidP="00EF19F6">
            <w:pPr>
              <w:jc w:val="center"/>
            </w:pPr>
          </w:p>
        </w:tc>
        <w:tc>
          <w:tcPr>
            <w:tcW w:w="2126" w:type="dxa"/>
            <w:vMerge/>
            <w:tcBorders>
              <w:bottom w:val="nil"/>
            </w:tcBorders>
            <w:shd w:val="clear" w:color="auto" w:fill="auto"/>
          </w:tcPr>
          <w:p w14:paraId="5BEEA1BF" w14:textId="77777777" w:rsidR="004671A3" w:rsidRPr="0006087F" w:rsidRDefault="004671A3" w:rsidP="00EF19F6">
            <w:pPr>
              <w:jc w:val="center"/>
            </w:pPr>
          </w:p>
        </w:tc>
        <w:tc>
          <w:tcPr>
            <w:tcW w:w="3118" w:type="dxa"/>
            <w:tcBorders>
              <w:bottom w:val="nil"/>
            </w:tcBorders>
          </w:tcPr>
          <w:p w14:paraId="6CC00416" w14:textId="77777777" w:rsidR="004671A3" w:rsidRPr="0006087F" w:rsidRDefault="004671A3" w:rsidP="00EF19F6">
            <w:pPr>
              <w:jc w:val="center"/>
            </w:pPr>
            <w:r>
              <w:t>Тестирование</w:t>
            </w:r>
          </w:p>
        </w:tc>
        <w:tc>
          <w:tcPr>
            <w:tcW w:w="596" w:type="dxa"/>
            <w:gridSpan w:val="2"/>
            <w:tcBorders>
              <w:bottom w:val="nil"/>
            </w:tcBorders>
          </w:tcPr>
          <w:p w14:paraId="1D69A8D2" w14:textId="77777777" w:rsidR="004671A3" w:rsidRPr="0006087F" w:rsidRDefault="004671A3" w:rsidP="00EF19F6">
            <w:pPr>
              <w:jc w:val="center"/>
            </w:pPr>
            <w:r>
              <w:t>16</w:t>
            </w:r>
          </w:p>
        </w:tc>
        <w:tc>
          <w:tcPr>
            <w:tcW w:w="567" w:type="dxa"/>
            <w:gridSpan w:val="2"/>
            <w:tcBorders>
              <w:bottom w:val="nil"/>
            </w:tcBorders>
          </w:tcPr>
          <w:p w14:paraId="797E3842" w14:textId="77777777" w:rsidR="004671A3" w:rsidRPr="0006087F" w:rsidRDefault="004671A3" w:rsidP="00EF19F6">
            <w:pPr>
              <w:jc w:val="center"/>
            </w:pPr>
            <w:r>
              <w:t>32</w:t>
            </w:r>
          </w:p>
        </w:tc>
        <w:tc>
          <w:tcPr>
            <w:tcW w:w="567" w:type="dxa"/>
            <w:tcBorders>
              <w:bottom w:val="nil"/>
            </w:tcBorders>
          </w:tcPr>
          <w:p w14:paraId="7A41301D" w14:textId="77777777" w:rsidR="004671A3" w:rsidRPr="0006087F" w:rsidRDefault="004671A3" w:rsidP="00EF19F6">
            <w:pPr>
              <w:jc w:val="center"/>
            </w:pPr>
            <w:r>
              <w:t>22</w:t>
            </w:r>
          </w:p>
        </w:tc>
        <w:tc>
          <w:tcPr>
            <w:tcW w:w="2126" w:type="dxa"/>
            <w:tcBorders>
              <w:bottom w:val="nil"/>
            </w:tcBorders>
          </w:tcPr>
          <w:p w14:paraId="31DFB75B" w14:textId="77777777" w:rsidR="004671A3" w:rsidRPr="0006087F" w:rsidRDefault="004671A3" w:rsidP="00EF19F6">
            <w:pPr>
              <w:jc w:val="center"/>
            </w:pPr>
            <w:r>
              <w:t>Программист</w:t>
            </w:r>
          </w:p>
        </w:tc>
      </w:tr>
    </w:tbl>
    <w:p w14:paraId="3BF29B81" w14:textId="77777777" w:rsidR="004671A3" w:rsidRDefault="004671A3" w:rsidP="004671A3">
      <w:pPr>
        <w:pStyle w:val="afff4"/>
      </w:pPr>
    </w:p>
    <w:p w14:paraId="65448A4A" w14:textId="77777777" w:rsidR="004671A3" w:rsidRDefault="004671A3" w:rsidP="004671A3">
      <w:pPr>
        <w:pStyle w:val="afff4"/>
        <w:ind w:firstLine="0"/>
      </w:pPr>
    </w:p>
    <w:p w14:paraId="117A1E57" w14:textId="77777777" w:rsidR="004671A3" w:rsidRDefault="004671A3" w:rsidP="004671A3">
      <w:pPr>
        <w:pStyle w:val="afff4"/>
        <w:ind w:firstLine="0"/>
      </w:pPr>
    </w:p>
    <w:p w14:paraId="14EAA0D6" w14:textId="77777777" w:rsidR="004671A3" w:rsidRDefault="004671A3" w:rsidP="004671A3">
      <w:pPr>
        <w:pStyle w:val="afff4"/>
        <w:ind w:firstLine="0"/>
      </w:pPr>
    </w:p>
    <w:p w14:paraId="25DFB0A5" w14:textId="78400DD1" w:rsidR="004671A3" w:rsidRDefault="004671A3" w:rsidP="004671A3">
      <w:pPr>
        <w:pStyle w:val="afff4"/>
        <w:ind w:firstLine="0"/>
      </w:pPr>
      <w:r>
        <w:t xml:space="preserve">Продолжение таблицы </w:t>
      </w:r>
      <w:r w:rsidR="006155F3">
        <w:t>6</w:t>
      </w:r>
    </w:p>
    <w:tbl>
      <w:tblPr>
        <w:tblW w:w="9526"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2126"/>
        <w:gridCol w:w="3118"/>
        <w:gridCol w:w="596"/>
        <w:gridCol w:w="567"/>
        <w:gridCol w:w="567"/>
        <w:gridCol w:w="2126"/>
      </w:tblGrid>
      <w:tr w:rsidR="004671A3" w:rsidRPr="0006087F" w14:paraId="6920AF43" w14:textId="77777777" w:rsidTr="00EF19F6">
        <w:trPr>
          <w:trHeight w:val="152"/>
        </w:trPr>
        <w:tc>
          <w:tcPr>
            <w:tcW w:w="426" w:type="dxa"/>
            <w:shd w:val="clear" w:color="auto" w:fill="auto"/>
          </w:tcPr>
          <w:p w14:paraId="11886CEE" w14:textId="77777777" w:rsidR="004671A3" w:rsidRDefault="004671A3" w:rsidP="00EF19F6">
            <w:pPr>
              <w:jc w:val="center"/>
            </w:pPr>
            <w:r>
              <w:lastRenderedPageBreak/>
              <w:t>1</w:t>
            </w:r>
          </w:p>
        </w:tc>
        <w:tc>
          <w:tcPr>
            <w:tcW w:w="2126" w:type="dxa"/>
            <w:shd w:val="clear" w:color="auto" w:fill="auto"/>
          </w:tcPr>
          <w:p w14:paraId="39C7A8C6" w14:textId="77777777" w:rsidR="004671A3" w:rsidRPr="0006087F" w:rsidRDefault="004671A3" w:rsidP="00EF19F6">
            <w:pPr>
              <w:jc w:val="center"/>
            </w:pPr>
            <w:r>
              <w:t>2</w:t>
            </w:r>
          </w:p>
        </w:tc>
        <w:tc>
          <w:tcPr>
            <w:tcW w:w="3118" w:type="dxa"/>
          </w:tcPr>
          <w:p w14:paraId="3BA28441" w14:textId="77777777" w:rsidR="004671A3" w:rsidRPr="0006087F" w:rsidRDefault="004671A3" w:rsidP="00EF19F6">
            <w:pPr>
              <w:jc w:val="center"/>
            </w:pPr>
            <w:r>
              <w:t>3</w:t>
            </w:r>
          </w:p>
        </w:tc>
        <w:tc>
          <w:tcPr>
            <w:tcW w:w="596" w:type="dxa"/>
          </w:tcPr>
          <w:p w14:paraId="64B880A9" w14:textId="77777777" w:rsidR="004671A3" w:rsidRDefault="004671A3" w:rsidP="00EF19F6">
            <w:pPr>
              <w:jc w:val="center"/>
            </w:pPr>
            <w:r>
              <w:t>4</w:t>
            </w:r>
          </w:p>
        </w:tc>
        <w:tc>
          <w:tcPr>
            <w:tcW w:w="567" w:type="dxa"/>
          </w:tcPr>
          <w:p w14:paraId="152CC570" w14:textId="77777777" w:rsidR="004671A3" w:rsidRDefault="004671A3" w:rsidP="00EF19F6">
            <w:pPr>
              <w:jc w:val="center"/>
            </w:pPr>
            <w:r>
              <w:t>5</w:t>
            </w:r>
          </w:p>
        </w:tc>
        <w:tc>
          <w:tcPr>
            <w:tcW w:w="567" w:type="dxa"/>
          </w:tcPr>
          <w:p w14:paraId="719F1EB2" w14:textId="77777777" w:rsidR="004671A3" w:rsidRDefault="004671A3" w:rsidP="00EF19F6">
            <w:pPr>
              <w:jc w:val="center"/>
            </w:pPr>
            <w:r>
              <w:t>6</w:t>
            </w:r>
          </w:p>
        </w:tc>
        <w:tc>
          <w:tcPr>
            <w:tcW w:w="2126" w:type="dxa"/>
          </w:tcPr>
          <w:p w14:paraId="006977AC" w14:textId="77777777" w:rsidR="004671A3" w:rsidRDefault="004671A3" w:rsidP="00EF19F6">
            <w:pPr>
              <w:jc w:val="center"/>
            </w:pPr>
            <w:r>
              <w:t>7</w:t>
            </w:r>
          </w:p>
        </w:tc>
      </w:tr>
      <w:tr w:rsidR="004671A3" w:rsidRPr="0006087F" w14:paraId="6BCE0827" w14:textId="77777777" w:rsidTr="00EF19F6">
        <w:trPr>
          <w:trHeight w:val="562"/>
        </w:trPr>
        <w:tc>
          <w:tcPr>
            <w:tcW w:w="426" w:type="dxa"/>
            <w:vMerge w:val="restart"/>
            <w:shd w:val="clear" w:color="auto" w:fill="auto"/>
          </w:tcPr>
          <w:p w14:paraId="25F09CDF" w14:textId="77777777" w:rsidR="004671A3" w:rsidRPr="0006087F" w:rsidRDefault="004671A3" w:rsidP="00EF19F6">
            <w:pPr>
              <w:jc w:val="center"/>
            </w:pPr>
            <w:r>
              <w:t>4</w:t>
            </w:r>
          </w:p>
        </w:tc>
        <w:tc>
          <w:tcPr>
            <w:tcW w:w="2126" w:type="dxa"/>
            <w:vMerge w:val="restart"/>
            <w:shd w:val="clear" w:color="auto" w:fill="auto"/>
          </w:tcPr>
          <w:p w14:paraId="1ABEDEB8" w14:textId="77777777" w:rsidR="004671A3" w:rsidRPr="0006087F" w:rsidRDefault="004671A3" w:rsidP="00EF19F6">
            <w:pPr>
              <w:jc w:val="center"/>
            </w:pPr>
            <w:r w:rsidRPr="0006087F">
              <w:t>Подготовка отчетов</w:t>
            </w:r>
          </w:p>
        </w:tc>
        <w:tc>
          <w:tcPr>
            <w:tcW w:w="3118" w:type="dxa"/>
          </w:tcPr>
          <w:p w14:paraId="27730C2A" w14:textId="77777777" w:rsidR="004671A3" w:rsidRPr="0006087F" w:rsidRDefault="004671A3" w:rsidP="00EF19F6">
            <w:pPr>
              <w:jc w:val="center"/>
            </w:pPr>
            <w:r w:rsidRPr="0006087F">
              <w:t>Написание экономического обоснования работы</w:t>
            </w:r>
          </w:p>
        </w:tc>
        <w:tc>
          <w:tcPr>
            <w:tcW w:w="596" w:type="dxa"/>
          </w:tcPr>
          <w:p w14:paraId="03A68080" w14:textId="77777777" w:rsidR="004671A3" w:rsidRPr="0006087F" w:rsidRDefault="004671A3" w:rsidP="00EF19F6">
            <w:pPr>
              <w:jc w:val="center"/>
            </w:pPr>
            <w:r>
              <w:rPr>
                <w:lang w:val="en-US"/>
              </w:rPr>
              <w:t>16</w:t>
            </w:r>
          </w:p>
        </w:tc>
        <w:tc>
          <w:tcPr>
            <w:tcW w:w="567" w:type="dxa"/>
          </w:tcPr>
          <w:p w14:paraId="259C6ECA" w14:textId="77777777" w:rsidR="004671A3" w:rsidRPr="0006087F" w:rsidRDefault="004671A3" w:rsidP="00EF19F6">
            <w:pPr>
              <w:jc w:val="center"/>
            </w:pPr>
            <w:r>
              <w:rPr>
                <w:lang w:val="en-US"/>
              </w:rPr>
              <w:t>32</w:t>
            </w:r>
          </w:p>
        </w:tc>
        <w:tc>
          <w:tcPr>
            <w:tcW w:w="567" w:type="dxa"/>
          </w:tcPr>
          <w:p w14:paraId="7D530F60" w14:textId="77777777" w:rsidR="004671A3" w:rsidRPr="0006087F" w:rsidRDefault="004671A3" w:rsidP="00EF19F6">
            <w:pPr>
              <w:jc w:val="center"/>
            </w:pPr>
            <w:r>
              <w:rPr>
                <w:lang w:val="en-US"/>
              </w:rPr>
              <w:t>22</w:t>
            </w:r>
          </w:p>
        </w:tc>
        <w:tc>
          <w:tcPr>
            <w:tcW w:w="2126" w:type="dxa"/>
          </w:tcPr>
          <w:p w14:paraId="7681C777" w14:textId="77777777" w:rsidR="004671A3" w:rsidRPr="0006087F" w:rsidRDefault="004671A3" w:rsidP="00EF19F6">
            <w:pPr>
              <w:jc w:val="center"/>
            </w:pPr>
            <w:r>
              <w:t>Программист</w:t>
            </w:r>
          </w:p>
        </w:tc>
      </w:tr>
      <w:tr w:rsidR="004671A3" w:rsidRPr="0006087F" w14:paraId="5B75178D" w14:textId="77777777" w:rsidTr="00EF19F6">
        <w:trPr>
          <w:trHeight w:val="562"/>
        </w:trPr>
        <w:tc>
          <w:tcPr>
            <w:tcW w:w="426" w:type="dxa"/>
            <w:vMerge/>
            <w:shd w:val="clear" w:color="auto" w:fill="auto"/>
          </w:tcPr>
          <w:p w14:paraId="5A1BBDF9" w14:textId="77777777" w:rsidR="004671A3" w:rsidRDefault="004671A3" w:rsidP="00EF19F6">
            <w:pPr>
              <w:jc w:val="center"/>
            </w:pPr>
          </w:p>
        </w:tc>
        <w:tc>
          <w:tcPr>
            <w:tcW w:w="2126" w:type="dxa"/>
            <w:vMerge/>
            <w:shd w:val="clear" w:color="auto" w:fill="auto"/>
          </w:tcPr>
          <w:p w14:paraId="7553D265" w14:textId="77777777" w:rsidR="004671A3" w:rsidRPr="0006087F" w:rsidRDefault="004671A3" w:rsidP="00EF19F6">
            <w:pPr>
              <w:jc w:val="center"/>
            </w:pPr>
          </w:p>
        </w:tc>
        <w:tc>
          <w:tcPr>
            <w:tcW w:w="3118" w:type="dxa"/>
          </w:tcPr>
          <w:p w14:paraId="2BBB5DD6" w14:textId="77777777" w:rsidR="004671A3" w:rsidRPr="0006087F" w:rsidRDefault="004671A3" w:rsidP="00EF19F6">
            <w:pPr>
              <w:jc w:val="center"/>
            </w:pPr>
            <w:r w:rsidRPr="0006087F">
              <w:t>Подготовка презентации проекта</w:t>
            </w:r>
          </w:p>
        </w:tc>
        <w:tc>
          <w:tcPr>
            <w:tcW w:w="596" w:type="dxa"/>
          </w:tcPr>
          <w:p w14:paraId="4E0B9902" w14:textId="77777777" w:rsidR="004671A3" w:rsidRDefault="004671A3" w:rsidP="00EF19F6">
            <w:pPr>
              <w:jc w:val="center"/>
              <w:rPr>
                <w:lang w:val="en-US"/>
              </w:rPr>
            </w:pPr>
            <w:r>
              <w:t>24</w:t>
            </w:r>
          </w:p>
        </w:tc>
        <w:tc>
          <w:tcPr>
            <w:tcW w:w="567" w:type="dxa"/>
          </w:tcPr>
          <w:p w14:paraId="2DF9B965" w14:textId="77777777" w:rsidR="004671A3" w:rsidRDefault="004671A3" w:rsidP="00EF19F6">
            <w:pPr>
              <w:jc w:val="center"/>
              <w:rPr>
                <w:lang w:val="en-US"/>
              </w:rPr>
            </w:pPr>
            <w:r>
              <w:t>40</w:t>
            </w:r>
          </w:p>
        </w:tc>
        <w:tc>
          <w:tcPr>
            <w:tcW w:w="567" w:type="dxa"/>
          </w:tcPr>
          <w:p w14:paraId="604A1F19" w14:textId="77777777" w:rsidR="004671A3" w:rsidRDefault="004671A3" w:rsidP="00EF19F6">
            <w:pPr>
              <w:jc w:val="center"/>
              <w:rPr>
                <w:lang w:val="en-US"/>
              </w:rPr>
            </w:pPr>
            <w:r>
              <w:t>30</w:t>
            </w:r>
          </w:p>
        </w:tc>
        <w:tc>
          <w:tcPr>
            <w:tcW w:w="2126" w:type="dxa"/>
          </w:tcPr>
          <w:p w14:paraId="1697DFE5" w14:textId="77777777" w:rsidR="004671A3" w:rsidRDefault="004671A3" w:rsidP="00EF19F6">
            <w:pPr>
              <w:jc w:val="center"/>
            </w:pPr>
            <w:r>
              <w:t>Программист</w:t>
            </w:r>
          </w:p>
        </w:tc>
      </w:tr>
      <w:tr w:rsidR="004671A3" w:rsidRPr="0006087F" w14:paraId="3D7E2C1B" w14:textId="77777777" w:rsidTr="00EF19F6">
        <w:trPr>
          <w:trHeight w:val="152"/>
        </w:trPr>
        <w:tc>
          <w:tcPr>
            <w:tcW w:w="426" w:type="dxa"/>
            <w:vMerge/>
            <w:shd w:val="clear" w:color="auto" w:fill="auto"/>
          </w:tcPr>
          <w:p w14:paraId="36156160" w14:textId="77777777" w:rsidR="004671A3" w:rsidRPr="0006087F" w:rsidRDefault="004671A3" w:rsidP="00EF19F6">
            <w:pPr>
              <w:jc w:val="center"/>
            </w:pPr>
          </w:p>
        </w:tc>
        <w:tc>
          <w:tcPr>
            <w:tcW w:w="2126" w:type="dxa"/>
            <w:vMerge/>
            <w:shd w:val="clear" w:color="auto" w:fill="auto"/>
          </w:tcPr>
          <w:p w14:paraId="6D4581F4" w14:textId="77777777" w:rsidR="004671A3" w:rsidRPr="0006087F" w:rsidRDefault="004671A3" w:rsidP="00EF19F6">
            <w:pPr>
              <w:jc w:val="center"/>
            </w:pPr>
          </w:p>
        </w:tc>
        <w:tc>
          <w:tcPr>
            <w:tcW w:w="3118" w:type="dxa"/>
          </w:tcPr>
          <w:p w14:paraId="1E9764EE" w14:textId="77777777" w:rsidR="004671A3" w:rsidRPr="00F96F8A" w:rsidRDefault="004671A3" w:rsidP="00EF19F6">
            <w:pPr>
              <w:jc w:val="center"/>
            </w:pPr>
            <w:r>
              <w:t>Проверка и утверждение экономического обоснования работы</w:t>
            </w:r>
          </w:p>
        </w:tc>
        <w:tc>
          <w:tcPr>
            <w:tcW w:w="596" w:type="dxa"/>
          </w:tcPr>
          <w:p w14:paraId="3107B888" w14:textId="77777777" w:rsidR="004671A3" w:rsidRPr="00F96F8A" w:rsidRDefault="004671A3" w:rsidP="00EF19F6">
            <w:pPr>
              <w:jc w:val="center"/>
              <w:rPr>
                <w:lang w:val="en-US"/>
              </w:rPr>
            </w:pPr>
            <w:r>
              <w:rPr>
                <w:lang w:val="en-US"/>
              </w:rPr>
              <w:t>8</w:t>
            </w:r>
          </w:p>
        </w:tc>
        <w:tc>
          <w:tcPr>
            <w:tcW w:w="567" w:type="dxa"/>
          </w:tcPr>
          <w:p w14:paraId="103F0A7B" w14:textId="77777777" w:rsidR="004671A3" w:rsidRPr="00F96F8A" w:rsidRDefault="004671A3" w:rsidP="00EF19F6">
            <w:pPr>
              <w:jc w:val="center"/>
              <w:rPr>
                <w:lang w:val="en-US"/>
              </w:rPr>
            </w:pPr>
            <w:r>
              <w:rPr>
                <w:lang w:val="en-US"/>
              </w:rPr>
              <w:t>24</w:t>
            </w:r>
          </w:p>
        </w:tc>
        <w:tc>
          <w:tcPr>
            <w:tcW w:w="567" w:type="dxa"/>
          </w:tcPr>
          <w:p w14:paraId="5D81D8B0" w14:textId="77777777" w:rsidR="004671A3" w:rsidRDefault="004671A3" w:rsidP="00EF19F6">
            <w:pPr>
              <w:jc w:val="center"/>
            </w:pPr>
            <w:r>
              <w:t>14</w:t>
            </w:r>
          </w:p>
        </w:tc>
        <w:tc>
          <w:tcPr>
            <w:tcW w:w="2126" w:type="dxa"/>
          </w:tcPr>
          <w:p w14:paraId="5962C721" w14:textId="77777777" w:rsidR="004671A3" w:rsidRDefault="004671A3" w:rsidP="00EF19F6">
            <w:pPr>
              <w:jc w:val="center"/>
            </w:pPr>
            <w:r w:rsidRPr="00F00425">
              <w:t>Преподаватель -консультант по экономической части</w:t>
            </w:r>
          </w:p>
        </w:tc>
      </w:tr>
      <w:tr w:rsidR="004671A3" w:rsidRPr="0006087F" w14:paraId="23A93E9E" w14:textId="77777777" w:rsidTr="00EF19F6">
        <w:trPr>
          <w:trHeight w:val="138"/>
        </w:trPr>
        <w:tc>
          <w:tcPr>
            <w:tcW w:w="426" w:type="dxa"/>
            <w:vMerge/>
            <w:shd w:val="clear" w:color="auto" w:fill="auto"/>
          </w:tcPr>
          <w:p w14:paraId="2C6EEFF6" w14:textId="77777777" w:rsidR="004671A3" w:rsidRPr="0006087F" w:rsidRDefault="004671A3" w:rsidP="00EF19F6">
            <w:pPr>
              <w:jc w:val="center"/>
            </w:pPr>
          </w:p>
        </w:tc>
        <w:tc>
          <w:tcPr>
            <w:tcW w:w="2126" w:type="dxa"/>
            <w:vMerge/>
            <w:shd w:val="clear" w:color="auto" w:fill="auto"/>
          </w:tcPr>
          <w:p w14:paraId="36F87647" w14:textId="77777777" w:rsidR="004671A3" w:rsidRPr="0006087F" w:rsidRDefault="004671A3" w:rsidP="00EF19F6">
            <w:pPr>
              <w:jc w:val="center"/>
            </w:pPr>
          </w:p>
        </w:tc>
        <w:tc>
          <w:tcPr>
            <w:tcW w:w="3118" w:type="dxa"/>
          </w:tcPr>
          <w:p w14:paraId="74DE4753" w14:textId="77777777" w:rsidR="004671A3" w:rsidRPr="0006087F" w:rsidRDefault="004671A3" w:rsidP="00EF19F6">
            <w:pPr>
              <w:jc w:val="center"/>
            </w:pPr>
            <w:r w:rsidRPr="0006087F">
              <w:t>Написание части по безопасности и жизнедеятельности</w:t>
            </w:r>
          </w:p>
        </w:tc>
        <w:tc>
          <w:tcPr>
            <w:tcW w:w="596" w:type="dxa"/>
          </w:tcPr>
          <w:p w14:paraId="0E632A93" w14:textId="77777777" w:rsidR="004671A3" w:rsidRPr="0006087F" w:rsidRDefault="004671A3" w:rsidP="00EF19F6">
            <w:pPr>
              <w:jc w:val="center"/>
            </w:pPr>
            <w:r>
              <w:rPr>
                <w:lang w:val="en-US"/>
              </w:rPr>
              <w:t>8</w:t>
            </w:r>
          </w:p>
        </w:tc>
        <w:tc>
          <w:tcPr>
            <w:tcW w:w="567" w:type="dxa"/>
          </w:tcPr>
          <w:p w14:paraId="0D6500C7" w14:textId="77777777" w:rsidR="004671A3" w:rsidRPr="0006087F" w:rsidRDefault="004671A3" w:rsidP="00EF19F6">
            <w:pPr>
              <w:jc w:val="center"/>
            </w:pPr>
            <w:r>
              <w:rPr>
                <w:lang w:val="en-US"/>
              </w:rPr>
              <w:t>24</w:t>
            </w:r>
          </w:p>
        </w:tc>
        <w:tc>
          <w:tcPr>
            <w:tcW w:w="567" w:type="dxa"/>
          </w:tcPr>
          <w:p w14:paraId="76DB8EAF" w14:textId="77777777" w:rsidR="004671A3" w:rsidRPr="0006087F" w:rsidRDefault="004671A3" w:rsidP="00EF19F6">
            <w:pPr>
              <w:jc w:val="center"/>
            </w:pPr>
            <w:r>
              <w:t>14</w:t>
            </w:r>
          </w:p>
        </w:tc>
        <w:tc>
          <w:tcPr>
            <w:tcW w:w="2126" w:type="dxa"/>
          </w:tcPr>
          <w:p w14:paraId="5FFDB8D9" w14:textId="77777777" w:rsidR="004671A3" w:rsidRPr="0006087F" w:rsidRDefault="004671A3" w:rsidP="00EF19F6">
            <w:pPr>
              <w:jc w:val="center"/>
            </w:pPr>
            <w:r>
              <w:t>Программист</w:t>
            </w:r>
          </w:p>
        </w:tc>
      </w:tr>
      <w:tr w:rsidR="004671A3" w:rsidRPr="0006087F" w14:paraId="0DDD4D0A" w14:textId="77777777" w:rsidTr="00EF19F6">
        <w:trPr>
          <w:trHeight w:val="138"/>
        </w:trPr>
        <w:tc>
          <w:tcPr>
            <w:tcW w:w="426" w:type="dxa"/>
            <w:vMerge/>
            <w:shd w:val="clear" w:color="auto" w:fill="auto"/>
          </w:tcPr>
          <w:p w14:paraId="2ED3E873" w14:textId="77777777" w:rsidR="004671A3" w:rsidRPr="0006087F" w:rsidRDefault="004671A3" w:rsidP="00EF19F6">
            <w:pPr>
              <w:jc w:val="center"/>
            </w:pPr>
          </w:p>
        </w:tc>
        <w:tc>
          <w:tcPr>
            <w:tcW w:w="2126" w:type="dxa"/>
            <w:vMerge/>
            <w:shd w:val="clear" w:color="auto" w:fill="auto"/>
          </w:tcPr>
          <w:p w14:paraId="12894E56" w14:textId="77777777" w:rsidR="004671A3" w:rsidRPr="0006087F" w:rsidRDefault="004671A3" w:rsidP="00EF19F6">
            <w:pPr>
              <w:jc w:val="center"/>
            </w:pPr>
          </w:p>
        </w:tc>
        <w:tc>
          <w:tcPr>
            <w:tcW w:w="3118" w:type="dxa"/>
          </w:tcPr>
          <w:p w14:paraId="388EE274" w14:textId="77777777" w:rsidR="004671A3" w:rsidRPr="0006087F" w:rsidRDefault="004671A3" w:rsidP="00EF19F6">
            <w:pPr>
              <w:jc w:val="center"/>
            </w:pPr>
            <w:r w:rsidRPr="0006087F">
              <w:t>Написание пояснительной записки</w:t>
            </w:r>
          </w:p>
        </w:tc>
        <w:tc>
          <w:tcPr>
            <w:tcW w:w="596" w:type="dxa"/>
          </w:tcPr>
          <w:p w14:paraId="5C92523B" w14:textId="77777777" w:rsidR="004671A3" w:rsidRDefault="004671A3" w:rsidP="00EF19F6">
            <w:pPr>
              <w:jc w:val="center"/>
              <w:rPr>
                <w:lang w:val="en-US"/>
              </w:rPr>
            </w:pPr>
            <w:r>
              <w:t>24</w:t>
            </w:r>
          </w:p>
        </w:tc>
        <w:tc>
          <w:tcPr>
            <w:tcW w:w="567" w:type="dxa"/>
          </w:tcPr>
          <w:p w14:paraId="74699652" w14:textId="77777777" w:rsidR="004671A3" w:rsidRDefault="004671A3" w:rsidP="00EF19F6">
            <w:pPr>
              <w:jc w:val="center"/>
              <w:rPr>
                <w:lang w:val="en-US"/>
              </w:rPr>
            </w:pPr>
            <w:r>
              <w:t>40</w:t>
            </w:r>
          </w:p>
        </w:tc>
        <w:tc>
          <w:tcPr>
            <w:tcW w:w="567" w:type="dxa"/>
          </w:tcPr>
          <w:p w14:paraId="11B8AF6B" w14:textId="77777777" w:rsidR="004671A3" w:rsidRDefault="004671A3" w:rsidP="00EF19F6">
            <w:pPr>
              <w:jc w:val="center"/>
            </w:pPr>
            <w:r>
              <w:t>30</w:t>
            </w:r>
          </w:p>
        </w:tc>
        <w:tc>
          <w:tcPr>
            <w:tcW w:w="2126" w:type="dxa"/>
          </w:tcPr>
          <w:p w14:paraId="752E5770" w14:textId="77777777" w:rsidR="004671A3" w:rsidRDefault="004671A3" w:rsidP="00EF19F6">
            <w:pPr>
              <w:jc w:val="center"/>
            </w:pPr>
            <w:r>
              <w:t>Программист</w:t>
            </w:r>
          </w:p>
        </w:tc>
      </w:tr>
      <w:tr w:rsidR="004671A3" w:rsidRPr="0006087F" w14:paraId="57577807" w14:textId="77777777" w:rsidTr="00EF19F6">
        <w:trPr>
          <w:trHeight w:val="138"/>
        </w:trPr>
        <w:tc>
          <w:tcPr>
            <w:tcW w:w="426" w:type="dxa"/>
            <w:vMerge/>
            <w:shd w:val="clear" w:color="auto" w:fill="auto"/>
          </w:tcPr>
          <w:p w14:paraId="7DE13B17" w14:textId="77777777" w:rsidR="004671A3" w:rsidRPr="0006087F" w:rsidRDefault="004671A3" w:rsidP="00EF19F6">
            <w:pPr>
              <w:jc w:val="center"/>
            </w:pPr>
          </w:p>
        </w:tc>
        <w:tc>
          <w:tcPr>
            <w:tcW w:w="2126" w:type="dxa"/>
            <w:vMerge/>
            <w:shd w:val="clear" w:color="auto" w:fill="auto"/>
          </w:tcPr>
          <w:p w14:paraId="44A4E5FB" w14:textId="77777777" w:rsidR="004671A3" w:rsidRPr="0006087F" w:rsidRDefault="004671A3" w:rsidP="00EF19F6">
            <w:pPr>
              <w:jc w:val="center"/>
            </w:pPr>
          </w:p>
        </w:tc>
        <w:tc>
          <w:tcPr>
            <w:tcW w:w="3118" w:type="dxa"/>
          </w:tcPr>
          <w:p w14:paraId="05179525" w14:textId="77777777" w:rsidR="004671A3" w:rsidRPr="0006087F" w:rsidRDefault="004671A3" w:rsidP="00EF19F6">
            <w:pPr>
              <w:jc w:val="center"/>
            </w:pPr>
            <w:r>
              <w:t xml:space="preserve">Проверка и утверждение </w:t>
            </w:r>
            <w:r w:rsidRPr="0006087F">
              <w:t>части по безопасности и жизнедеятельности</w:t>
            </w:r>
            <w:r>
              <w:t xml:space="preserve"> (БЖД)</w:t>
            </w:r>
          </w:p>
        </w:tc>
        <w:tc>
          <w:tcPr>
            <w:tcW w:w="596" w:type="dxa"/>
          </w:tcPr>
          <w:p w14:paraId="74C16070" w14:textId="77777777" w:rsidR="004671A3" w:rsidRDefault="004671A3" w:rsidP="00EF19F6">
            <w:pPr>
              <w:jc w:val="center"/>
            </w:pPr>
            <w:r>
              <w:t>8</w:t>
            </w:r>
          </w:p>
        </w:tc>
        <w:tc>
          <w:tcPr>
            <w:tcW w:w="567" w:type="dxa"/>
          </w:tcPr>
          <w:p w14:paraId="399DAB23" w14:textId="77777777" w:rsidR="004671A3" w:rsidRDefault="004671A3" w:rsidP="00EF19F6">
            <w:pPr>
              <w:jc w:val="center"/>
            </w:pPr>
            <w:r>
              <w:t>16</w:t>
            </w:r>
          </w:p>
        </w:tc>
        <w:tc>
          <w:tcPr>
            <w:tcW w:w="567" w:type="dxa"/>
          </w:tcPr>
          <w:p w14:paraId="70BB40B1" w14:textId="77777777" w:rsidR="004671A3" w:rsidRDefault="004671A3" w:rsidP="00EF19F6">
            <w:pPr>
              <w:jc w:val="center"/>
            </w:pPr>
            <w:r>
              <w:t>11</w:t>
            </w:r>
          </w:p>
        </w:tc>
        <w:tc>
          <w:tcPr>
            <w:tcW w:w="2126" w:type="dxa"/>
          </w:tcPr>
          <w:p w14:paraId="5AADC47B" w14:textId="77777777" w:rsidR="004671A3" w:rsidRDefault="004671A3" w:rsidP="00EF19F6">
            <w:pPr>
              <w:jc w:val="center"/>
            </w:pPr>
            <w:r w:rsidRPr="008D6222">
              <w:t>Преподаватель</w:t>
            </w:r>
            <w:r w:rsidRPr="008D6222">
              <w:rPr>
                <w:color w:val="000000"/>
              </w:rPr>
              <w:t xml:space="preserve"> -консультант по </w:t>
            </w:r>
            <w:r>
              <w:rPr>
                <w:color w:val="000000"/>
              </w:rPr>
              <w:t>части БЖД</w:t>
            </w:r>
            <w:r>
              <w:t xml:space="preserve"> </w:t>
            </w:r>
          </w:p>
        </w:tc>
      </w:tr>
      <w:tr w:rsidR="004671A3" w:rsidRPr="0006087F" w14:paraId="587E1C9C" w14:textId="77777777" w:rsidTr="00EF19F6">
        <w:trPr>
          <w:trHeight w:val="454"/>
        </w:trPr>
        <w:tc>
          <w:tcPr>
            <w:tcW w:w="426" w:type="dxa"/>
            <w:vMerge w:val="restart"/>
            <w:shd w:val="clear" w:color="auto" w:fill="auto"/>
          </w:tcPr>
          <w:p w14:paraId="51A47A1C" w14:textId="77777777" w:rsidR="004671A3" w:rsidRDefault="004671A3" w:rsidP="00EF19F6">
            <w:pPr>
              <w:jc w:val="center"/>
            </w:pPr>
            <w:r>
              <w:t>5</w:t>
            </w:r>
          </w:p>
        </w:tc>
        <w:tc>
          <w:tcPr>
            <w:tcW w:w="2126" w:type="dxa"/>
            <w:vMerge w:val="restart"/>
            <w:shd w:val="clear" w:color="auto" w:fill="auto"/>
          </w:tcPr>
          <w:p w14:paraId="2DED6EA5" w14:textId="77777777" w:rsidR="004671A3" w:rsidRPr="0006087F" w:rsidRDefault="004671A3" w:rsidP="00EF19F6">
            <w:pPr>
              <w:jc w:val="center"/>
            </w:pPr>
            <w:r w:rsidRPr="0006087F">
              <w:t>Выпуск системы</w:t>
            </w:r>
          </w:p>
        </w:tc>
        <w:tc>
          <w:tcPr>
            <w:tcW w:w="3118" w:type="dxa"/>
          </w:tcPr>
          <w:p w14:paraId="08BA8E0E" w14:textId="77777777" w:rsidR="004671A3" w:rsidRDefault="004671A3" w:rsidP="00EF19F6">
            <w:pPr>
              <w:jc w:val="center"/>
            </w:pPr>
            <w:r>
              <w:t>Проверка системы перед выпуском</w:t>
            </w:r>
          </w:p>
        </w:tc>
        <w:tc>
          <w:tcPr>
            <w:tcW w:w="596" w:type="dxa"/>
          </w:tcPr>
          <w:p w14:paraId="77E867F4" w14:textId="77777777" w:rsidR="004671A3" w:rsidRDefault="004671A3" w:rsidP="00EF19F6">
            <w:pPr>
              <w:jc w:val="center"/>
            </w:pPr>
            <w:r>
              <w:t>8</w:t>
            </w:r>
          </w:p>
        </w:tc>
        <w:tc>
          <w:tcPr>
            <w:tcW w:w="567" w:type="dxa"/>
          </w:tcPr>
          <w:p w14:paraId="29E8F6AD" w14:textId="77777777" w:rsidR="004671A3" w:rsidRDefault="004671A3" w:rsidP="00EF19F6">
            <w:pPr>
              <w:jc w:val="center"/>
            </w:pPr>
            <w:r>
              <w:t>16</w:t>
            </w:r>
          </w:p>
        </w:tc>
        <w:tc>
          <w:tcPr>
            <w:tcW w:w="567" w:type="dxa"/>
          </w:tcPr>
          <w:p w14:paraId="694C0836" w14:textId="77777777" w:rsidR="004671A3" w:rsidRDefault="004671A3" w:rsidP="00EF19F6">
            <w:pPr>
              <w:jc w:val="center"/>
            </w:pPr>
            <w:r>
              <w:t>11</w:t>
            </w:r>
          </w:p>
        </w:tc>
        <w:tc>
          <w:tcPr>
            <w:tcW w:w="2126" w:type="dxa"/>
          </w:tcPr>
          <w:p w14:paraId="24E3F6C1" w14:textId="77777777" w:rsidR="004671A3" w:rsidRDefault="004671A3" w:rsidP="00EF19F6">
            <w:pPr>
              <w:jc w:val="center"/>
            </w:pPr>
            <w:r>
              <w:t>Программист</w:t>
            </w:r>
          </w:p>
        </w:tc>
      </w:tr>
      <w:tr w:rsidR="004671A3" w:rsidRPr="0006087F" w14:paraId="793E95E4" w14:textId="77777777" w:rsidTr="00EF19F6">
        <w:trPr>
          <w:trHeight w:val="454"/>
        </w:trPr>
        <w:tc>
          <w:tcPr>
            <w:tcW w:w="426" w:type="dxa"/>
            <w:vMerge/>
            <w:shd w:val="clear" w:color="auto" w:fill="auto"/>
          </w:tcPr>
          <w:p w14:paraId="791C65FC" w14:textId="77777777" w:rsidR="004671A3" w:rsidRPr="0006087F" w:rsidRDefault="004671A3" w:rsidP="00EF19F6">
            <w:pPr>
              <w:jc w:val="center"/>
            </w:pPr>
          </w:p>
        </w:tc>
        <w:tc>
          <w:tcPr>
            <w:tcW w:w="2126" w:type="dxa"/>
            <w:vMerge/>
            <w:shd w:val="clear" w:color="auto" w:fill="auto"/>
          </w:tcPr>
          <w:p w14:paraId="5181622B" w14:textId="77777777" w:rsidR="004671A3" w:rsidRPr="0006087F" w:rsidRDefault="004671A3" w:rsidP="00EF19F6">
            <w:pPr>
              <w:jc w:val="center"/>
            </w:pPr>
          </w:p>
        </w:tc>
        <w:tc>
          <w:tcPr>
            <w:tcW w:w="3118" w:type="dxa"/>
          </w:tcPr>
          <w:p w14:paraId="6B9FDB91" w14:textId="77777777" w:rsidR="004671A3" w:rsidRPr="00D92E9A" w:rsidRDefault="004671A3" w:rsidP="00EF19F6">
            <w:pPr>
              <w:jc w:val="center"/>
            </w:pPr>
            <w:r>
              <w:t>Загрузка системы в интернет</w:t>
            </w:r>
          </w:p>
        </w:tc>
        <w:tc>
          <w:tcPr>
            <w:tcW w:w="596" w:type="dxa"/>
          </w:tcPr>
          <w:p w14:paraId="6EB7429C" w14:textId="77777777" w:rsidR="004671A3" w:rsidRPr="0006087F" w:rsidRDefault="004671A3" w:rsidP="00EF19F6">
            <w:pPr>
              <w:jc w:val="center"/>
            </w:pPr>
            <w:r>
              <w:t>8</w:t>
            </w:r>
          </w:p>
        </w:tc>
        <w:tc>
          <w:tcPr>
            <w:tcW w:w="567" w:type="dxa"/>
          </w:tcPr>
          <w:p w14:paraId="07833B1C" w14:textId="77777777" w:rsidR="004671A3" w:rsidRPr="0006087F" w:rsidRDefault="004671A3" w:rsidP="00EF19F6">
            <w:pPr>
              <w:jc w:val="center"/>
            </w:pPr>
            <w:r>
              <w:t>32</w:t>
            </w:r>
          </w:p>
        </w:tc>
        <w:tc>
          <w:tcPr>
            <w:tcW w:w="567" w:type="dxa"/>
          </w:tcPr>
          <w:p w14:paraId="507F4BF5" w14:textId="77777777" w:rsidR="004671A3" w:rsidRPr="0006087F" w:rsidRDefault="004671A3" w:rsidP="00EF19F6">
            <w:pPr>
              <w:jc w:val="center"/>
            </w:pPr>
            <w:r>
              <w:t>18</w:t>
            </w:r>
          </w:p>
        </w:tc>
        <w:tc>
          <w:tcPr>
            <w:tcW w:w="2126" w:type="dxa"/>
          </w:tcPr>
          <w:p w14:paraId="3E91C4FB" w14:textId="77777777" w:rsidR="004671A3" w:rsidRPr="0006087F" w:rsidRDefault="004671A3" w:rsidP="00EF19F6">
            <w:pPr>
              <w:jc w:val="center"/>
            </w:pPr>
            <w:r>
              <w:t>Программист</w:t>
            </w:r>
          </w:p>
        </w:tc>
      </w:tr>
    </w:tbl>
    <w:p w14:paraId="71093B52" w14:textId="77777777" w:rsidR="004671A3" w:rsidRDefault="004671A3" w:rsidP="004671A3">
      <w:pPr>
        <w:pStyle w:val="afff4"/>
      </w:pPr>
    </w:p>
    <w:p w14:paraId="0A359D6C" w14:textId="77777777" w:rsidR="004671A3" w:rsidRPr="00664953" w:rsidRDefault="004671A3" w:rsidP="004671A3">
      <w:pPr>
        <w:pStyle w:val="afff4"/>
      </w:pPr>
      <w:r>
        <w:t>Для определения продолжительности работ по разработке программного продукта</w:t>
      </w:r>
      <w:r w:rsidRPr="00B96A8C">
        <w:t xml:space="preserve"> </w:t>
      </w:r>
      <w:r>
        <w:t>воспользуемся следующей формулой</w:t>
      </w:r>
      <w:r w:rsidRPr="00664953">
        <w:t>:</w:t>
      </w:r>
    </w:p>
    <w:p w14:paraId="45E4E99D" w14:textId="4F9844CB" w:rsidR="004671A3" w:rsidRPr="00B96A8C" w:rsidRDefault="004671A3" w:rsidP="004671A3">
      <w:pPr>
        <w:pStyle w:val="afff4"/>
        <w:tabs>
          <w:tab w:val="left" w:pos="6521"/>
        </w:tabs>
        <w:spacing w:before="240" w:after="240"/>
        <w:jc w:val="right"/>
      </w:pPr>
      <m:oMath>
        <m:r>
          <m:rPr>
            <m:sty m:val="p"/>
          </m:rP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5</m:t>
            </m:r>
          </m:den>
        </m:f>
      </m:oMath>
      <w:r>
        <w:t xml:space="preserve"> , </w:t>
      </w:r>
      <w:r>
        <w:tab/>
        <w:t>(1</w:t>
      </w:r>
      <w:r w:rsidR="006155F3">
        <w:t>1</w:t>
      </w:r>
      <w:r>
        <w:t>)</w:t>
      </w:r>
    </w:p>
    <w:p w14:paraId="79E2FA68" w14:textId="77777777" w:rsidR="004671A3" w:rsidRDefault="004671A3" w:rsidP="004671A3">
      <w:pPr>
        <w:pStyle w:val="afff4"/>
        <w:ind w:firstLine="0"/>
      </w:pPr>
      <w:r>
        <w:t xml:space="preserve">где </w:t>
      </w:r>
      <w:r w:rsidRPr="006262FF">
        <w:t xml:space="preserve">   </w:t>
      </w:r>
      <w:r>
        <w:t xml:space="preserve">T – ожидаемая длительность работы, ч; </w:t>
      </w:r>
    </w:p>
    <w:p w14:paraId="13AD67D6" w14:textId="77777777" w:rsidR="004671A3" w:rsidRDefault="002D6827" w:rsidP="004671A3">
      <w:pPr>
        <w:pStyle w:val="afff4"/>
      </w:pPr>
      <m:oMath>
        <m:sSub>
          <m:sSubPr>
            <m:ctrlPr>
              <w:rPr>
                <w:rFonts w:ascii="Cambria Math" w:hAnsi="Cambria Math"/>
                <w:i/>
              </w:rPr>
            </m:ctrlPr>
          </m:sSubPr>
          <m:e>
            <m:r>
              <w:rPr>
                <w:rFonts w:ascii="Cambria Math" w:hAnsi="Cambria Math"/>
              </w:rPr>
              <m:t>t</m:t>
            </m:r>
          </m:e>
          <m:sub>
            <m:r>
              <w:rPr>
                <w:rFonts w:ascii="Cambria Math" w:hAnsi="Cambria Math"/>
              </w:rPr>
              <m:t>min</m:t>
            </m:r>
          </m:sub>
        </m:sSub>
      </m:oMath>
      <w:r w:rsidR="004671A3">
        <w:t xml:space="preserve">и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4671A3">
        <w:t>– наименьшая и наибольшая длительность работы, дн.</w:t>
      </w:r>
    </w:p>
    <w:p w14:paraId="7E75408C" w14:textId="77777777" w:rsidR="004671A3" w:rsidRPr="004D6A8B" w:rsidRDefault="004671A3" w:rsidP="004671A3">
      <w:pPr>
        <w:pStyle w:val="afff4"/>
      </w:pPr>
      <w:r>
        <w:t>Общее время разработки получилось равно 494 часа.</w:t>
      </w:r>
    </w:p>
    <w:p w14:paraId="733A49D2" w14:textId="71F9A87B" w:rsidR="004671A3" w:rsidRDefault="004671A3" w:rsidP="004671A3">
      <w:pPr>
        <w:pStyle w:val="afff4"/>
      </w:pPr>
      <w:r>
        <w:t xml:space="preserve">Для определения суммарной деятельности этапов внедрения программного продукта построим график </w:t>
      </w:r>
      <w:proofErr w:type="spellStart"/>
      <w:r>
        <w:t>Ганта</w:t>
      </w:r>
      <w:proofErr w:type="spellEnd"/>
      <w:r>
        <w:t>, который представлен на рисунке 2</w:t>
      </w:r>
      <w:r w:rsidR="006155F3">
        <w:t>5</w:t>
      </w:r>
      <w:r>
        <w:t>.</w:t>
      </w:r>
    </w:p>
    <w:p w14:paraId="1E2EED02" w14:textId="77777777" w:rsidR="004671A3" w:rsidRDefault="004671A3" w:rsidP="004671A3">
      <w:pPr>
        <w:pStyle w:val="afff4"/>
        <w:jc w:val="center"/>
      </w:pPr>
      <w:r>
        <w:rPr>
          <w:noProof/>
        </w:rPr>
        <w:lastRenderedPageBreak/>
        <w:drawing>
          <wp:inline distT="0" distB="0" distL="0" distR="0" wp14:anchorId="24153C27" wp14:editId="5DB15E76">
            <wp:extent cx="4857750" cy="2428875"/>
            <wp:effectExtent l="0" t="0" r="0" b="952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94738FA" w14:textId="4C5F10AC" w:rsidR="004671A3" w:rsidRPr="00A75D41" w:rsidRDefault="004671A3" w:rsidP="004671A3">
      <w:pPr>
        <w:pStyle w:val="afff2"/>
      </w:pPr>
      <w:r>
        <w:t xml:space="preserve">Рисунок </w:t>
      </w:r>
      <w:r w:rsidR="006155F3">
        <w:t xml:space="preserve">25 </w:t>
      </w:r>
      <w:r>
        <w:t xml:space="preserve">– Диаграмма </w:t>
      </w:r>
      <w:proofErr w:type="spellStart"/>
      <w:r>
        <w:t>Ганта</w:t>
      </w:r>
      <w:proofErr w:type="spellEnd"/>
    </w:p>
    <w:p w14:paraId="0C617ABB" w14:textId="760F7929" w:rsidR="004671A3" w:rsidRDefault="00BC4D9B" w:rsidP="004671A3">
      <w:pPr>
        <w:pStyle w:val="afffe"/>
      </w:pPr>
      <w:r>
        <w:t>6</w:t>
      </w:r>
      <w:r w:rsidR="004671A3">
        <w:t>.4 Построение сетевой модели комплекса работ по созданию программного продукта</w:t>
      </w:r>
    </w:p>
    <w:p w14:paraId="12AE1C59" w14:textId="4AA82290" w:rsidR="004671A3" w:rsidRPr="009721A8" w:rsidRDefault="004671A3" w:rsidP="004671A3">
      <w:pPr>
        <w:pStyle w:val="afff4"/>
      </w:pPr>
      <w:r w:rsidRPr="009721A8">
        <w:t xml:space="preserve">Перечень событий и работ при создании программного продукта с их кодами представлен в соответствии с таблицей </w:t>
      </w:r>
      <w:r w:rsidR="006155F3">
        <w:t>7</w:t>
      </w:r>
      <w:r w:rsidRPr="009721A8">
        <w:t>.</w:t>
      </w:r>
    </w:p>
    <w:p w14:paraId="3C822F97" w14:textId="2F42D424" w:rsidR="004671A3" w:rsidRDefault="004671A3" w:rsidP="004671A3">
      <w:pPr>
        <w:pStyle w:val="afff4"/>
        <w:ind w:firstLine="0"/>
      </w:pPr>
      <w:r>
        <w:t xml:space="preserve">Таблица </w:t>
      </w:r>
      <w:r w:rsidR="006155F3">
        <w:t xml:space="preserve">7 </w:t>
      </w:r>
      <w:r>
        <w:t>– Перечень событий и работ</w:t>
      </w:r>
    </w:p>
    <w:tbl>
      <w:tblPr>
        <w:tblW w:w="938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2693"/>
        <w:gridCol w:w="993"/>
        <w:gridCol w:w="3260"/>
        <w:gridCol w:w="1843"/>
      </w:tblGrid>
      <w:tr w:rsidR="004671A3" w:rsidRPr="0006087F" w14:paraId="37A467C5" w14:textId="77777777" w:rsidTr="00EF19F6">
        <w:trPr>
          <w:trHeight w:val="454"/>
        </w:trPr>
        <w:tc>
          <w:tcPr>
            <w:tcW w:w="596" w:type="dxa"/>
            <w:shd w:val="clear" w:color="auto" w:fill="auto"/>
          </w:tcPr>
          <w:p w14:paraId="6968829A" w14:textId="77777777" w:rsidR="004671A3" w:rsidRPr="00125584" w:rsidRDefault="004671A3" w:rsidP="00EF19F6">
            <w:pPr>
              <w:jc w:val="center"/>
            </w:pPr>
            <w:r w:rsidRPr="00704735">
              <w:t>№</w:t>
            </w:r>
            <w:r>
              <w:t xml:space="preserve"> </w:t>
            </w:r>
          </w:p>
        </w:tc>
        <w:tc>
          <w:tcPr>
            <w:tcW w:w="2693" w:type="dxa"/>
            <w:shd w:val="clear" w:color="auto" w:fill="auto"/>
          </w:tcPr>
          <w:p w14:paraId="69674A79" w14:textId="77777777" w:rsidR="004671A3" w:rsidRPr="00125584" w:rsidRDefault="004671A3" w:rsidP="00EF19F6">
            <w:pPr>
              <w:jc w:val="center"/>
            </w:pPr>
            <w:r w:rsidRPr="008518C5">
              <w:t>Событие</w:t>
            </w:r>
          </w:p>
        </w:tc>
        <w:tc>
          <w:tcPr>
            <w:tcW w:w="993" w:type="dxa"/>
          </w:tcPr>
          <w:p w14:paraId="3AA0FFD0" w14:textId="77777777" w:rsidR="004671A3" w:rsidRPr="00125584" w:rsidRDefault="004671A3" w:rsidP="00EF19F6">
            <w:pPr>
              <w:jc w:val="center"/>
            </w:pPr>
            <w:r w:rsidRPr="00704735">
              <w:t>Код работы</w:t>
            </w:r>
          </w:p>
        </w:tc>
        <w:tc>
          <w:tcPr>
            <w:tcW w:w="3260" w:type="dxa"/>
          </w:tcPr>
          <w:p w14:paraId="4D82B211" w14:textId="77777777" w:rsidR="004671A3" w:rsidRDefault="004671A3" w:rsidP="00EF19F6">
            <w:pPr>
              <w:jc w:val="center"/>
            </w:pPr>
            <w:r w:rsidRPr="00704735">
              <w:t xml:space="preserve">Наименование </w:t>
            </w:r>
          </w:p>
          <w:p w14:paraId="29F61869" w14:textId="77777777" w:rsidR="004671A3" w:rsidRPr="0006087F" w:rsidRDefault="004671A3" w:rsidP="00EF19F6">
            <w:pPr>
              <w:jc w:val="center"/>
              <w:rPr>
                <w:lang w:val="en-US"/>
              </w:rPr>
            </w:pPr>
            <w:r w:rsidRPr="00704735">
              <w:t>работы</w:t>
            </w:r>
          </w:p>
        </w:tc>
        <w:tc>
          <w:tcPr>
            <w:tcW w:w="1843" w:type="dxa"/>
          </w:tcPr>
          <w:p w14:paraId="61132CA4" w14:textId="77777777" w:rsidR="004671A3" w:rsidRPr="00147587" w:rsidRDefault="004671A3" w:rsidP="00EF19F6">
            <w:pPr>
              <w:jc w:val="center"/>
            </w:pPr>
            <w:r>
              <w:t>Сотрудники</w:t>
            </w:r>
          </w:p>
        </w:tc>
      </w:tr>
      <w:tr w:rsidR="004671A3" w:rsidRPr="004E2729" w14:paraId="2559A02B" w14:textId="77777777" w:rsidTr="00EF19F6">
        <w:trPr>
          <w:trHeight w:val="454"/>
        </w:trPr>
        <w:tc>
          <w:tcPr>
            <w:tcW w:w="596" w:type="dxa"/>
            <w:shd w:val="clear" w:color="auto" w:fill="auto"/>
          </w:tcPr>
          <w:p w14:paraId="392DC264" w14:textId="77777777" w:rsidR="004671A3" w:rsidRPr="008709D8" w:rsidRDefault="004671A3" w:rsidP="00EF19F6">
            <w:pPr>
              <w:jc w:val="center"/>
              <w:rPr>
                <w:lang w:val="en-US"/>
              </w:rPr>
            </w:pPr>
            <w:r>
              <w:rPr>
                <w:lang w:val="en-US"/>
              </w:rPr>
              <w:t>0</w:t>
            </w:r>
          </w:p>
        </w:tc>
        <w:tc>
          <w:tcPr>
            <w:tcW w:w="2693" w:type="dxa"/>
            <w:shd w:val="clear" w:color="auto" w:fill="auto"/>
          </w:tcPr>
          <w:p w14:paraId="2B87374B" w14:textId="77777777" w:rsidR="004671A3" w:rsidRPr="0005591E" w:rsidRDefault="004671A3" w:rsidP="00EF19F6">
            <w:pPr>
              <w:jc w:val="center"/>
            </w:pPr>
            <w:r>
              <w:t>Получено задание на выполнение ВКР</w:t>
            </w:r>
          </w:p>
        </w:tc>
        <w:tc>
          <w:tcPr>
            <w:tcW w:w="993" w:type="dxa"/>
          </w:tcPr>
          <w:p w14:paraId="7D60FE3A" w14:textId="77777777" w:rsidR="004671A3" w:rsidRPr="00125584" w:rsidRDefault="004671A3" w:rsidP="00EF19F6">
            <w:pPr>
              <w:jc w:val="center"/>
            </w:pPr>
            <w:r>
              <w:t>0-1</w:t>
            </w:r>
          </w:p>
        </w:tc>
        <w:tc>
          <w:tcPr>
            <w:tcW w:w="3260" w:type="dxa"/>
          </w:tcPr>
          <w:p w14:paraId="0D05E9F0" w14:textId="77777777" w:rsidR="004671A3" w:rsidRPr="004E2729" w:rsidRDefault="004671A3" w:rsidP="00EF19F6">
            <w:pPr>
              <w:jc w:val="center"/>
              <w:rPr>
                <w:lang w:val="en-US"/>
              </w:rPr>
            </w:pPr>
            <w:r w:rsidRPr="0006087F">
              <w:t>Анализ предметной области</w:t>
            </w:r>
          </w:p>
        </w:tc>
        <w:tc>
          <w:tcPr>
            <w:tcW w:w="1843" w:type="dxa"/>
          </w:tcPr>
          <w:p w14:paraId="36EC6133" w14:textId="77777777" w:rsidR="004671A3" w:rsidRPr="0006087F" w:rsidRDefault="004671A3" w:rsidP="00EF19F6">
            <w:pPr>
              <w:jc w:val="center"/>
            </w:pPr>
            <w:r>
              <w:t>Программист</w:t>
            </w:r>
          </w:p>
        </w:tc>
      </w:tr>
      <w:tr w:rsidR="004671A3" w:rsidRPr="004E2729" w14:paraId="762609C4" w14:textId="77777777" w:rsidTr="00EF19F6">
        <w:trPr>
          <w:trHeight w:val="454"/>
        </w:trPr>
        <w:tc>
          <w:tcPr>
            <w:tcW w:w="596" w:type="dxa"/>
            <w:shd w:val="clear" w:color="auto" w:fill="auto"/>
          </w:tcPr>
          <w:p w14:paraId="7A6265C3" w14:textId="77777777" w:rsidR="004671A3" w:rsidRPr="008709D8" w:rsidRDefault="004671A3" w:rsidP="00EF19F6">
            <w:pPr>
              <w:jc w:val="center"/>
              <w:rPr>
                <w:lang w:val="en-US"/>
              </w:rPr>
            </w:pPr>
            <w:r>
              <w:rPr>
                <w:lang w:val="en-US"/>
              </w:rPr>
              <w:t>1</w:t>
            </w:r>
          </w:p>
        </w:tc>
        <w:tc>
          <w:tcPr>
            <w:tcW w:w="2693" w:type="dxa"/>
            <w:shd w:val="clear" w:color="auto" w:fill="auto"/>
          </w:tcPr>
          <w:p w14:paraId="2BE6E95F" w14:textId="77777777" w:rsidR="004671A3" w:rsidRPr="00125584" w:rsidRDefault="004671A3" w:rsidP="00EF19F6">
            <w:pPr>
              <w:jc w:val="center"/>
            </w:pPr>
            <w:r>
              <w:t>Предметная область изучена</w:t>
            </w:r>
          </w:p>
        </w:tc>
        <w:tc>
          <w:tcPr>
            <w:tcW w:w="993" w:type="dxa"/>
          </w:tcPr>
          <w:p w14:paraId="54939AFB" w14:textId="77777777" w:rsidR="004671A3" w:rsidRPr="00125584" w:rsidRDefault="004671A3" w:rsidP="00EF19F6">
            <w:pPr>
              <w:jc w:val="center"/>
            </w:pPr>
            <w:r>
              <w:t>1-2</w:t>
            </w:r>
          </w:p>
        </w:tc>
        <w:tc>
          <w:tcPr>
            <w:tcW w:w="3260" w:type="dxa"/>
          </w:tcPr>
          <w:p w14:paraId="3DAD753D" w14:textId="77777777" w:rsidR="004671A3" w:rsidRPr="004E2729" w:rsidRDefault="004671A3" w:rsidP="00EF19F6">
            <w:pPr>
              <w:jc w:val="center"/>
              <w:rPr>
                <w:lang w:val="en-US"/>
              </w:rPr>
            </w:pPr>
            <w:r w:rsidRPr="0006087F">
              <w:t>Написание технического задания</w:t>
            </w:r>
          </w:p>
        </w:tc>
        <w:tc>
          <w:tcPr>
            <w:tcW w:w="1843" w:type="dxa"/>
          </w:tcPr>
          <w:p w14:paraId="427767C6" w14:textId="77777777" w:rsidR="004671A3" w:rsidRDefault="004671A3" w:rsidP="00EF19F6">
            <w:pPr>
              <w:jc w:val="center"/>
            </w:pPr>
            <w:r>
              <w:t>П</w:t>
            </w:r>
            <w:r w:rsidRPr="00524FBF">
              <w:t>реподаватель</w:t>
            </w:r>
          </w:p>
          <w:p w14:paraId="79D4DCC2" w14:textId="77777777" w:rsidR="004671A3" w:rsidRPr="0006087F" w:rsidRDefault="004671A3" w:rsidP="00EF19F6">
            <w:pPr>
              <w:jc w:val="center"/>
            </w:pPr>
            <w:r>
              <w:t>Программист</w:t>
            </w:r>
          </w:p>
        </w:tc>
      </w:tr>
      <w:tr w:rsidR="004671A3" w:rsidRPr="004E2729" w14:paraId="2230BF5D" w14:textId="77777777" w:rsidTr="00EF19F6">
        <w:trPr>
          <w:trHeight w:val="454"/>
        </w:trPr>
        <w:tc>
          <w:tcPr>
            <w:tcW w:w="596" w:type="dxa"/>
            <w:shd w:val="clear" w:color="auto" w:fill="auto"/>
          </w:tcPr>
          <w:p w14:paraId="2C5197D2" w14:textId="77777777" w:rsidR="004671A3" w:rsidRPr="008709D8" w:rsidRDefault="004671A3" w:rsidP="00EF19F6">
            <w:pPr>
              <w:jc w:val="center"/>
              <w:rPr>
                <w:lang w:val="en-US"/>
              </w:rPr>
            </w:pPr>
            <w:r>
              <w:rPr>
                <w:lang w:val="en-US"/>
              </w:rPr>
              <w:t>2</w:t>
            </w:r>
          </w:p>
        </w:tc>
        <w:tc>
          <w:tcPr>
            <w:tcW w:w="2693" w:type="dxa"/>
            <w:shd w:val="clear" w:color="auto" w:fill="auto"/>
          </w:tcPr>
          <w:p w14:paraId="513A1141" w14:textId="77777777" w:rsidR="004671A3" w:rsidRPr="00125584" w:rsidRDefault="004671A3" w:rsidP="00EF19F6">
            <w:pPr>
              <w:jc w:val="center"/>
            </w:pPr>
            <w:r>
              <w:t>Техническое задание готово</w:t>
            </w:r>
          </w:p>
        </w:tc>
        <w:tc>
          <w:tcPr>
            <w:tcW w:w="993" w:type="dxa"/>
          </w:tcPr>
          <w:p w14:paraId="3BB4CCC5" w14:textId="77777777" w:rsidR="004671A3" w:rsidRPr="00125584" w:rsidRDefault="004671A3" w:rsidP="00EF19F6">
            <w:pPr>
              <w:jc w:val="center"/>
            </w:pPr>
            <w:r>
              <w:t>2-3</w:t>
            </w:r>
          </w:p>
        </w:tc>
        <w:tc>
          <w:tcPr>
            <w:tcW w:w="3260" w:type="dxa"/>
          </w:tcPr>
          <w:p w14:paraId="22207976" w14:textId="77777777" w:rsidR="004671A3" w:rsidRPr="004E2729" w:rsidRDefault="004671A3" w:rsidP="00EF19F6">
            <w:pPr>
              <w:jc w:val="center"/>
              <w:rPr>
                <w:lang w:val="en-US"/>
              </w:rPr>
            </w:pPr>
            <w:r w:rsidRPr="0006087F">
              <w:t>Выбор инструментов разработки</w:t>
            </w:r>
          </w:p>
        </w:tc>
        <w:tc>
          <w:tcPr>
            <w:tcW w:w="1843" w:type="dxa"/>
          </w:tcPr>
          <w:p w14:paraId="52E059D1" w14:textId="77777777" w:rsidR="004671A3" w:rsidRDefault="004671A3" w:rsidP="00EF19F6">
            <w:pPr>
              <w:jc w:val="center"/>
            </w:pPr>
            <w:r>
              <w:t>П</w:t>
            </w:r>
            <w:r w:rsidRPr="00524FBF">
              <w:t>реподаватель</w:t>
            </w:r>
          </w:p>
          <w:p w14:paraId="03E27860" w14:textId="77777777" w:rsidR="004671A3" w:rsidRPr="0006087F" w:rsidRDefault="004671A3" w:rsidP="00EF19F6">
            <w:pPr>
              <w:jc w:val="center"/>
            </w:pPr>
            <w:r>
              <w:t>Программист</w:t>
            </w:r>
          </w:p>
        </w:tc>
      </w:tr>
      <w:tr w:rsidR="004671A3" w:rsidRPr="004E2729" w14:paraId="0065921A" w14:textId="77777777" w:rsidTr="00EF19F6">
        <w:trPr>
          <w:trHeight w:val="454"/>
        </w:trPr>
        <w:tc>
          <w:tcPr>
            <w:tcW w:w="596" w:type="dxa"/>
            <w:shd w:val="clear" w:color="auto" w:fill="auto"/>
          </w:tcPr>
          <w:p w14:paraId="432A0703" w14:textId="77777777" w:rsidR="004671A3" w:rsidRPr="008709D8" w:rsidRDefault="004671A3" w:rsidP="00EF19F6">
            <w:pPr>
              <w:jc w:val="center"/>
              <w:rPr>
                <w:lang w:val="en-US"/>
              </w:rPr>
            </w:pPr>
            <w:r>
              <w:rPr>
                <w:lang w:val="en-US"/>
              </w:rPr>
              <w:t>3</w:t>
            </w:r>
          </w:p>
        </w:tc>
        <w:tc>
          <w:tcPr>
            <w:tcW w:w="2693" w:type="dxa"/>
            <w:shd w:val="clear" w:color="auto" w:fill="auto"/>
          </w:tcPr>
          <w:p w14:paraId="3E5BC8B8" w14:textId="77777777" w:rsidR="004671A3" w:rsidRPr="00125584" w:rsidRDefault="004671A3" w:rsidP="00EF19F6">
            <w:pPr>
              <w:jc w:val="center"/>
            </w:pPr>
            <w:r>
              <w:t>Инструменты для разработки выбраны</w:t>
            </w:r>
          </w:p>
        </w:tc>
        <w:tc>
          <w:tcPr>
            <w:tcW w:w="993" w:type="dxa"/>
          </w:tcPr>
          <w:p w14:paraId="62301162" w14:textId="77777777" w:rsidR="004671A3" w:rsidRPr="00125584" w:rsidRDefault="004671A3" w:rsidP="00EF19F6">
            <w:pPr>
              <w:jc w:val="center"/>
            </w:pPr>
            <w:r>
              <w:t>3-4</w:t>
            </w:r>
          </w:p>
        </w:tc>
        <w:tc>
          <w:tcPr>
            <w:tcW w:w="3260" w:type="dxa"/>
          </w:tcPr>
          <w:p w14:paraId="6917D4EF" w14:textId="77777777" w:rsidR="004671A3" w:rsidRPr="004E2729" w:rsidRDefault="004671A3" w:rsidP="00EF19F6">
            <w:pPr>
              <w:jc w:val="center"/>
              <w:rPr>
                <w:lang w:val="en-US"/>
              </w:rPr>
            </w:pPr>
            <w:r w:rsidRPr="0006087F">
              <w:t>Разработка интерфейса мобильного приложения</w:t>
            </w:r>
          </w:p>
        </w:tc>
        <w:tc>
          <w:tcPr>
            <w:tcW w:w="1843" w:type="dxa"/>
          </w:tcPr>
          <w:p w14:paraId="5250CA16" w14:textId="77777777" w:rsidR="004671A3" w:rsidRPr="0006087F" w:rsidRDefault="004671A3" w:rsidP="00EF19F6">
            <w:pPr>
              <w:jc w:val="center"/>
            </w:pPr>
            <w:r>
              <w:t>Программист</w:t>
            </w:r>
          </w:p>
        </w:tc>
      </w:tr>
      <w:tr w:rsidR="004671A3" w:rsidRPr="004E2729" w14:paraId="591A5823" w14:textId="77777777" w:rsidTr="00EF19F6">
        <w:trPr>
          <w:trHeight w:val="454"/>
        </w:trPr>
        <w:tc>
          <w:tcPr>
            <w:tcW w:w="596" w:type="dxa"/>
            <w:shd w:val="clear" w:color="auto" w:fill="auto"/>
          </w:tcPr>
          <w:p w14:paraId="53A29655" w14:textId="77777777" w:rsidR="004671A3" w:rsidRPr="008709D8" w:rsidRDefault="004671A3" w:rsidP="00EF19F6">
            <w:pPr>
              <w:jc w:val="center"/>
              <w:rPr>
                <w:lang w:val="en-US"/>
              </w:rPr>
            </w:pPr>
            <w:r>
              <w:rPr>
                <w:lang w:val="en-US"/>
              </w:rPr>
              <w:t>4</w:t>
            </w:r>
          </w:p>
        </w:tc>
        <w:tc>
          <w:tcPr>
            <w:tcW w:w="2693" w:type="dxa"/>
            <w:shd w:val="clear" w:color="auto" w:fill="auto"/>
          </w:tcPr>
          <w:p w14:paraId="1F6E1F23" w14:textId="77777777" w:rsidR="004671A3" w:rsidRPr="00125584" w:rsidRDefault="004671A3" w:rsidP="00EF19F6">
            <w:pPr>
              <w:jc w:val="center"/>
            </w:pPr>
            <w:r>
              <w:t>Интерфейс мобильного приложения готов</w:t>
            </w:r>
          </w:p>
        </w:tc>
        <w:tc>
          <w:tcPr>
            <w:tcW w:w="993" w:type="dxa"/>
          </w:tcPr>
          <w:p w14:paraId="5EAD44ED" w14:textId="77777777" w:rsidR="004671A3" w:rsidRPr="00125584" w:rsidRDefault="004671A3" w:rsidP="00EF19F6">
            <w:pPr>
              <w:jc w:val="center"/>
            </w:pPr>
            <w:r>
              <w:t>4-5</w:t>
            </w:r>
          </w:p>
        </w:tc>
        <w:tc>
          <w:tcPr>
            <w:tcW w:w="3260" w:type="dxa"/>
          </w:tcPr>
          <w:p w14:paraId="383A0F51" w14:textId="77777777" w:rsidR="004671A3" w:rsidRPr="004E2729" w:rsidRDefault="004671A3" w:rsidP="00EF19F6">
            <w:pPr>
              <w:jc w:val="center"/>
              <w:rPr>
                <w:lang w:val="en-US"/>
              </w:rPr>
            </w:pPr>
            <w:r w:rsidRPr="0006087F">
              <w:t>Разработка интерфейса сайта</w:t>
            </w:r>
          </w:p>
        </w:tc>
        <w:tc>
          <w:tcPr>
            <w:tcW w:w="1843" w:type="dxa"/>
          </w:tcPr>
          <w:p w14:paraId="266A5A63" w14:textId="77777777" w:rsidR="004671A3" w:rsidRPr="0006087F" w:rsidRDefault="004671A3" w:rsidP="00EF19F6">
            <w:pPr>
              <w:jc w:val="center"/>
            </w:pPr>
            <w:r>
              <w:t>Программист</w:t>
            </w:r>
          </w:p>
        </w:tc>
      </w:tr>
      <w:tr w:rsidR="004671A3" w:rsidRPr="004E2729" w14:paraId="416F2170" w14:textId="77777777" w:rsidTr="00EF19F6">
        <w:trPr>
          <w:trHeight w:val="454"/>
        </w:trPr>
        <w:tc>
          <w:tcPr>
            <w:tcW w:w="596" w:type="dxa"/>
            <w:shd w:val="clear" w:color="auto" w:fill="auto"/>
          </w:tcPr>
          <w:p w14:paraId="62B41E30" w14:textId="77777777" w:rsidR="004671A3" w:rsidRPr="008709D8" w:rsidRDefault="004671A3" w:rsidP="00EF19F6">
            <w:pPr>
              <w:jc w:val="center"/>
              <w:rPr>
                <w:lang w:val="en-US"/>
              </w:rPr>
            </w:pPr>
            <w:r>
              <w:rPr>
                <w:lang w:val="en-US"/>
              </w:rPr>
              <w:t>5</w:t>
            </w:r>
          </w:p>
        </w:tc>
        <w:tc>
          <w:tcPr>
            <w:tcW w:w="2693" w:type="dxa"/>
            <w:shd w:val="clear" w:color="auto" w:fill="auto"/>
          </w:tcPr>
          <w:p w14:paraId="32F711B9" w14:textId="77777777" w:rsidR="004671A3" w:rsidRPr="00125584" w:rsidRDefault="004671A3" w:rsidP="00EF19F6">
            <w:pPr>
              <w:jc w:val="center"/>
            </w:pPr>
            <w:r>
              <w:t>Интерфейс сайта готов</w:t>
            </w:r>
          </w:p>
        </w:tc>
        <w:tc>
          <w:tcPr>
            <w:tcW w:w="993" w:type="dxa"/>
          </w:tcPr>
          <w:p w14:paraId="4B6FAA77" w14:textId="77777777" w:rsidR="004671A3" w:rsidRPr="00125584" w:rsidRDefault="004671A3" w:rsidP="00EF19F6">
            <w:pPr>
              <w:jc w:val="center"/>
            </w:pPr>
            <w:r>
              <w:t>5-6</w:t>
            </w:r>
          </w:p>
        </w:tc>
        <w:tc>
          <w:tcPr>
            <w:tcW w:w="3260" w:type="dxa"/>
          </w:tcPr>
          <w:p w14:paraId="15EB8348" w14:textId="77777777" w:rsidR="004671A3" w:rsidRPr="004E2729" w:rsidRDefault="004671A3" w:rsidP="00EF19F6">
            <w:pPr>
              <w:jc w:val="center"/>
              <w:rPr>
                <w:lang w:val="en-US"/>
              </w:rPr>
            </w:pPr>
            <w:r w:rsidRPr="0006087F">
              <w:t>Проектирование архитектуры серверной части</w:t>
            </w:r>
          </w:p>
        </w:tc>
        <w:tc>
          <w:tcPr>
            <w:tcW w:w="1843" w:type="dxa"/>
          </w:tcPr>
          <w:p w14:paraId="071811CA" w14:textId="77777777" w:rsidR="004671A3" w:rsidRPr="0006087F" w:rsidRDefault="004671A3" w:rsidP="00EF19F6">
            <w:pPr>
              <w:jc w:val="center"/>
            </w:pPr>
            <w:r>
              <w:t>Программист</w:t>
            </w:r>
          </w:p>
        </w:tc>
      </w:tr>
      <w:tr w:rsidR="004671A3" w:rsidRPr="004E2729" w14:paraId="7BF4319D" w14:textId="77777777" w:rsidTr="00EF19F6">
        <w:trPr>
          <w:trHeight w:val="454"/>
        </w:trPr>
        <w:tc>
          <w:tcPr>
            <w:tcW w:w="596" w:type="dxa"/>
            <w:shd w:val="clear" w:color="auto" w:fill="auto"/>
          </w:tcPr>
          <w:p w14:paraId="5F62A239" w14:textId="77777777" w:rsidR="004671A3" w:rsidRPr="008709D8" w:rsidRDefault="004671A3" w:rsidP="00EF19F6">
            <w:pPr>
              <w:jc w:val="center"/>
              <w:rPr>
                <w:lang w:val="en-US"/>
              </w:rPr>
            </w:pPr>
            <w:r>
              <w:rPr>
                <w:lang w:val="en-US"/>
              </w:rPr>
              <w:t>6</w:t>
            </w:r>
          </w:p>
        </w:tc>
        <w:tc>
          <w:tcPr>
            <w:tcW w:w="2693" w:type="dxa"/>
            <w:shd w:val="clear" w:color="auto" w:fill="auto"/>
          </w:tcPr>
          <w:p w14:paraId="65F64B0F" w14:textId="77777777" w:rsidR="004671A3" w:rsidRPr="00125584" w:rsidRDefault="004671A3" w:rsidP="00EF19F6">
            <w:pPr>
              <w:jc w:val="center"/>
            </w:pPr>
            <w:r>
              <w:t>Архитектура серверной части спроектирована</w:t>
            </w:r>
          </w:p>
        </w:tc>
        <w:tc>
          <w:tcPr>
            <w:tcW w:w="993" w:type="dxa"/>
          </w:tcPr>
          <w:p w14:paraId="34AA5CEF" w14:textId="77777777" w:rsidR="004671A3" w:rsidRPr="005B207A" w:rsidRDefault="004671A3" w:rsidP="00EF19F6">
            <w:pPr>
              <w:jc w:val="center"/>
              <w:rPr>
                <w:lang w:val="en-US"/>
              </w:rPr>
            </w:pPr>
            <w:r>
              <w:rPr>
                <w:lang w:val="en-US"/>
              </w:rPr>
              <w:t>6-7</w:t>
            </w:r>
          </w:p>
        </w:tc>
        <w:tc>
          <w:tcPr>
            <w:tcW w:w="3260" w:type="dxa"/>
          </w:tcPr>
          <w:p w14:paraId="06BC188A" w14:textId="77777777" w:rsidR="004671A3" w:rsidRPr="004E2729" w:rsidRDefault="004671A3" w:rsidP="00EF19F6">
            <w:pPr>
              <w:jc w:val="center"/>
              <w:rPr>
                <w:lang w:val="en-US"/>
              </w:rPr>
            </w:pPr>
            <w:r w:rsidRPr="0006087F">
              <w:t>Проектирование нейронной сети</w:t>
            </w:r>
          </w:p>
        </w:tc>
        <w:tc>
          <w:tcPr>
            <w:tcW w:w="1843" w:type="dxa"/>
          </w:tcPr>
          <w:p w14:paraId="79062631" w14:textId="77777777" w:rsidR="004671A3" w:rsidRPr="0006087F" w:rsidRDefault="004671A3" w:rsidP="00EF19F6">
            <w:pPr>
              <w:jc w:val="center"/>
            </w:pPr>
            <w:r>
              <w:t>Программист</w:t>
            </w:r>
          </w:p>
        </w:tc>
      </w:tr>
      <w:tr w:rsidR="004671A3" w:rsidRPr="004E2729" w14:paraId="4D0E4377" w14:textId="77777777" w:rsidTr="00EF19F6">
        <w:trPr>
          <w:trHeight w:val="454"/>
        </w:trPr>
        <w:tc>
          <w:tcPr>
            <w:tcW w:w="596" w:type="dxa"/>
            <w:shd w:val="clear" w:color="auto" w:fill="auto"/>
          </w:tcPr>
          <w:p w14:paraId="62205223" w14:textId="77777777" w:rsidR="004671A3" w:rsidRPr="008709D8" w:rsidRDefault="004671A3" w:rsidP="00EF19F6">
            <w:pPr>
              <w:jc w:val="center"/>
              <w:rPr>
                <w:lang w:val="en-US"/>
              </w:rPr>
            </w:pPr>
            <w:r>
              <w:rPr>
                <w:lang w:val="en-US"/>
              </w:rPr>
              <w:t>7</w:t>
            </w:r>
          </w:p>
        </w:tc>
        <w:tc>
          <w:tcPr>
            <w:tcW w:w="2693" w:type="dxa"/>
            <w:shd w:val="clear" w:color="auto" w:fill="auto"/>
          </w:tcPr>
          <w:p w14:paraId="0CFBFD88" w14:textId="77777777" w:rsidR="004671A3" w:rsidRPr="00125584" w:rsidRDefault="004671A3" w:rsidP="00EF19F6">
            <w:pPr>
              <w:jc w:val="center"/>
            </w:pPr>
            <w:r>
              <w:t>Модуль нейронной сети спроектирован</w:t>
            </w:r>
          </w:p>
        </w:tc>
        <w:tc>
          <w:tcPr>
            <w:tcW w:w="993" w:type="dxa"/>
          </w:tcPr>
          <w:p w14:paraId="3A3A04B3" w14:textId="77777777" w:rsidR="004671A3" w:rsidRPr="005B207A" w:rsidRDefault="004671A3" w:rsidP="00EF19F6">
            <w:pPr>
              <w:jc w:val="center"/>
              <w:rPr>
                <w:lang w:val="en-US"/>
              </w:rPr>
            </w:pPr>
            <w:r>
              <w:rPr>
                <w:lang w:val="en-US"/>
              </w:rPr>
              <w:t>7-8</w:t>
            </w:r>
          </w:p>
        </w:tc>
        <w:tc>
          <w:tcPr>
            <w:tcW w:w="3260" w:type="dxa"/>
          </w:tcPr>
          <w:p w14:paraId="5ED32D01" w14:textId="77777777" w:rsidR="004671A3" w:rsidRPr="004E2729" w:rsidRDefault="004671A3" w:rsidP="00EF19F6">
            <w:pPr>
              <w:jc w:val="center"/>
              <w:rPr>
                <w:lang w:val="en-US"/>
              </w:rPr>
            </w:pPr>
            <w:r>
              <w:t>Разработка серверной части</w:t>
            </w:r>
          </w:p>
        </w:tc>
        <w:tc>
          <w:tcPr>
            <w:tcW w:w="1843" w:type="dxa"/>
          </w:tcPr>
          <w:p w14:paraId="6672615E" w14:textId="77777777" w:rsidR="004671A3" w:rsidRDefault="004671A3" w:rsidP="00EF19F6">
            <w:pPr>
              <w:jc w:val="center"/>
            </w:pPr>
            <w:r>
              <w:t>Программист</w:t>
            </w:r>
          </w:p>
        </w:tc>
      </w:tr>
      <w:tr w:rsidR="004671A3" w:rsidRPr="004E2729" w14:paraId="6E852B4A" w14:textId="77777777" w:rsidTr="00EF19F6">
        <w:trPr>
          <w:trHeight w:val="454"/>
        </w:trPr>
        <w:tc>
          <w:tcPr>
            <w:tcW w:w="596" w:type="dxa"/>
            <w:shd w:val="clear" w:color="auto" w:fill="auto"/>
          </w:tcPr>
          <w:p w14:paraId="373F10C9" w14:textId="77777777" w:rsidR="004671A3" w:rsidRPr="008709D8" w:rsidRDefault="004671A3" w:rsidP="00EF19F6">
            <w:pPr>
              <w:jc w:val="center"/>
              <w:rPr>
                <w:lang w:val="en-US"/>
              </w:rPr>
            </w:pPr>
            <w:r>
              <w:rPr>
                <w:lang w:val="en-US"/>
              </w:rPr>
              <w:t>8</w:t>
            </w:r>
          </w:p>
        </w:tc>
        <w:tc>
          <w:tcPr>
            <w:tcW w:w="2693" w:type="dxa"/>
            <w:shd w:val="clear" w:color="auto" w:fill="auto"/>
          </w:tcPr>
          <w:p w14:paraId="0973BFB9" w14:textId="77777777" w:rsidR="004671A3" w:rsidRPr="00125584" w:rsidRDefault="004671A3" w:rsidP="00EF19F6">
            <w:pPr>
              <w:jc w:val="center"/>
            </w:pPr>
            <w:r>
              <w:t>Серверная часть готова</w:t>
            </w:r>
          </w:p>
        </w:tc>
        <w:tc>
          <w:tcPr>
            <w:tcW w:w="993" w:type="dxa"/>
          </w:tcPr>
          <w:p w14:paraId="388EC15F" w14:textId="77777777" w:rsidR="004671A3" w:rsidRPr="005B207A" w:rsidRDefault="004671A3" w:rsidP="00EF19F6">
            <w:pPr>
              <w:jc w:val="center"/>
              <w:rPr>
                <w:lang w:val="en-US"/>
              </w:rPr>
            </w:pPr>
            <w:r>
              <w:rPr>
                <w:lang w:val="en-US"/>
              </w:rPr>
              <w:t>8-9</w:t>
            </w:r>
          </w:p>
        </w:tc>
        <w:tc>
          <w:tcPr>
            <w:tcW w:w="3260" w:type="dxa"/>
          </w:tcPr>
          <w:p w14:paraId="579D36F2" w14:textId="77777777" w:rsidR="004671A3" w:rsidRPr="004E2729" w:rsidRDefault="004671A3" w:rsidP="00EF19F6">
            <w:pPr>
              <w:jc w:val="center"/>
              <w:rPr>
                <w:lang w:val="en-US"/>
              </w:rPr>
            </w:pPr>
            <w:r>
              <w:t>Разработка клиентской части</w:t>
            </w:r>
          </w:p>
        </w:tc>
        <w:tc>
          <w:tcPr>
            <w:tcW w:w="1843" w:type="dxa"/>
          </w:tcPr>
          <w:p w14:paraId="4551CF29" w14:textId="77777777" w:rsidR="004671A3" w:rsidRDefault="004671A3" w:rsidP="00EF19F6">
            <w:pPr>
              <w:jc w:val="center"/>
            </w:pPr>
            <w:r>
              <w:t>Программист</w:t>
            </w:r>
          </w:p>
        </w:tc>
      </w:tr>
      <w:tr w:rsidR="004671A3" w:rsidRPr="004E2729" w14:paraId="7CF11651" w14:textId="77777777" w:rsidTr="00EF19F6">
        <w:trPr>
          <w:trHeight w:val="454"/>
        </w:trPr>
        <w:tc>
          <w:tcPr>
            <w:tcW w:w="596" w:type="dxa"/>
            <w:tcBorders>
              <w:bottom w:val="single" w:sz="4" w:space="0" w:color="auto"/>
            </w:tcBorders>
            <w:shd w:val="clear" w:color="auto" w:fill="auto"/>
          </w:tcPr>
          <w:p w14:paraId="05DA9618" w14:textId="77777777" w:rsidR="004671A3" w:rsidRPr="008709D8" w:rsidRDefault="004671A3" w:rsidP="00EF19F6">
            <w:pPr>
              <w:jc w:val="center"/>
              <w:rPr>
                <w:lang w:val="en-US"/>
              </w:rPr>
            </w:pPr>
            <w:r>
              <w:rPr>
                <w:lang w:val="en-US"/>
              </w:rPr>
              <w:t>9</w:t>
            </w:r>
          </w:p>
        </w:tc>
        <w:tc>
          <w:tcPr>
            <w:tcW w:w="2693" w:type="dxa"/>
            <w:tcBorders>
              <w:bottom w:val="single" w:sz="4" w:space="0" w:color="auto"/>
            </w:tcBorders>
            <w:shd w:val="clear" w:color="auto" w:fill="auto"/>
          </w:tcPr>
          <w:p w14:paraId="2DBCD2E3" w14:textId="77777777" w:rsidR="004671A3" w:rsidRPr="00125584" w:rsidRDefault="004671A3" w:rsidP="00EF19F6">
            <w:pPr>
              <w:jc w:val="center"/>
            </w:pPr>
            <w:r>
              <w:t>Клиентская часть готова</w:t>
            </w:r>
          </w:p>
        </w:tc>
        <w:tc>
          <w:tcPr>
            <w:tcW w:w="993" w:type="dxa"/>
            <w:tcBorders>
              <w:bottom w:val="single" w:sz="4" w:space="0" w:color="auto"/>
            </w:tcBorders>
          </w:tcPr>
          <w:p w14:paraId="3FF322D6" w14:textId="77777777" w:rsidR="004671A3" w:rsidRPr="005B207A" w:rsidRDefault="004671A3" w:rsidP="00EF19F6">
            <w:pPr>
              <w:jc w:val="center"/>
              <w:rPr>
                <w:lang w:val="en-US"/>
              </w:rPr>
            </w:pPr>
            <w:r>
              <w:rPr>
                <w:lang w:val="en-US"/>
              </w:rPr>
              <w:t>9-10</w:t>
            </w:r>
          </w:p>
        </w:tc>
        <w:tc>
          <w:tcPr>
            <w:tcW w:w="3260" w:type="dxa"/>
            <w:tcBorders>
              <w:bottom w:val="single" w:sz="4" w:space="0" w:color="auto"/>
            </w:tcBorders>
          </w:tcPr>
          <w:p w14:paraId="6D8C3372" w14:textId="77777777" w:rsidR="004671A3" w:rsidRPr="004E2729" w:rsidRDefault="004671A3" w:rsidP="00EF19F6">
            <w:pPr>
              <w:jc w:val="center"/>
              <w:rPr>
                <w:lang w:val="en-US"/>
              </w:rPr>
            </w:pPr>
            <w:r>
              <w:t>Разработка нейронной сети</w:t>
            </w:r>
          </w:p>
        </w:tc>
        <w:tc>
          <w:tcPr>
            <w:tcW w:w="1843" w:type="dxa"/>
            <w:tcBorders>
              <w:bottom w:val="single" w:sz="4" w:space="0" w:color="auto"/>
            </w:tcBorders>
          </w:tcPr>
          <w:p w14:paraId="369E9619" w14:textId="77777777" w:rsidR="004671A3" w:rsidRDefault="004671A3" w:rsidP="00EF19F6">
            <w:pPr>
              <w:jc w:val="center"/>
            </w:pPr>
            <w:r>
              <w:t>Программист</w:t>
            </w:r>
          </w:p>
        </w:tc>
      </w:tr>
      <w:tr w:rsidR="004671A3" w:rsidRPr="004E2729" w14:paraId="6F3892AA" w14:textId="77777777" w:rsidTr="00EF19F6">
        <w:trPr>
          <w:trHeight w:val="454"/>
        </w:trPr>
        <w:tc>
          <w:tcPr>
            <w:tcW w:w="596" w:type="dxa"/>
            <w:tcBorders>
              <w:bottom w:val="nil"/>
            </w:tcBorders>
            <w:shd w:val="clear" w:color="auto" w:fill="auto"/>
          </w:tcPr>
          <w:p w14:paraId="47F22E71" w14:textId="77777777" w:rsidR="004671A3" w:rsidRPr="008709D8" w:rsidRDefault="004671A3" w:rsidP="00EF19F6">
            <w:pPr>
              <w:jc w:val="center"/>
              <w:rPr>
                <w:lang w:val="en-US"/>
              </w:rPr>
            </w:pPr>
            <w:r>
              <w:rPr>
                <w:lang w:val="en-US"/>
              </w:rPr>
              <w:t>10</w:t>
            </w:r>
          </w:p>
        </w:tc>
        <w:tc>
          <w:tcPr>
            <w:tcW w:w="2693" w:type="dxa"/>
            <w:tcBorders>
              <w:bottom w:val="nil"/>
            </w:tcBorders>
            <w:shd w:val="clear" w:color="auto" w:fill="auto"/>
          </w:tcPr>
          <w:p w14:paraId="30EC7932" w14:textId="77777777" w:rsidR="004671A3" w:rsidRPr="00125584" w:rsidRDefault="004671A3" w:rsidP="00EF19F6">
            <w:pPr>
              <w:jc w:val="center"/>
            </w:pPr>
            <w:r>
              <w:t>Модуль нейронной сети готов</w:t>
            </w:r>
          </w:p>
        </w:tc>
        <w:tc>
          <w:tcPr>
            <w:tcW w:w="993" w:type="dxa"/>
            <w:tcBorders>
              <w:bottom w:val="nil"/>
            </w:tcBorders>
          </w:tcPr>
          <w:p w14:paraId="7AF24C53" w14:textId="77777777" w:rsidR="004671A3" w:rsidRPr="005B207A" w:rsidRDefault="004671A3" w:rsidP="00EF19F6">
            <w:pPr>
              <w:jc w:val="center"/>
              <w:rPr>
                <w:lang w:val="en-US"/>
              </w:rPr>
            </w:pPr>
            <w:r>
              <w:rPr>
                <w:lang w:val="en-US"/>
              </w:rPr>
              <w:t>10-11</w:t>
            </w:r>
          </w:p>
        </w:tc>
        <w:tc>
          <w:tcPr>
            <w:tcW w:w="3260" w:type="dxa"/>
            <w:tcBorders>
              <w:bottom w:val="nil"/>
            </w:tcBorders>
          </w:tcPr>
          <w:p w14:paraId="3C671233" w14:textId="77777777" w:rsidR="004671A3" w:rsidRPr="004E2729" w:rsidRDefault="004671A3" w:rsidP="00EF19F6">
            <w:pPr>
              <w:jc w:val="center"/>
              <w:rPr>
                <w:lang w:val="en-US"/>
              </w:rPr>
            </w:pPr>
            <w:r>
              <w:t>Тестирование</w:t>
            </w:r>
          </w:p>
        </w:tc>
        <w:tc>
          <w:tcPr>
            <w:tcW w:w="1843" w:type="dxa"/>
            <w:tcBorders>
              <w:bottom w:val="nil"/>
            </w:tcBorders>
          </w:tcPr>
          <w:p w14:paraId="593206B7" w14:textId="77777777" w:rsidR="004671A3" w:rsidRDefault="004671A3" w:rsidP="00EF19F6">
            <w:pPr>
              <w:jc w:val="center"/>
            </w:pPr>
            <w:r>
              <w:t>Программист</w:t>
            </w:r>
          </w:p>
        </w:tc>
      </w:tr>
    </w:tbl>
    <w:p w14:paraId="685F6B15" w14:textId="31D13D26" w:rsidR="004671A3" w:rsidRPr="00A80FBD" w:rsidRDefault="004671A3" w:rsidP="004671A3">
      <w:pPr>
        <w:pStyle w:val="afff4"/>
        <w:ind w:firstLine="0"/>
      </w:pPr>
      <w:r>
        <w:lastRenderedPageBreak/>
        <w:t xml:space="preserve">Продолжение таблицы </w:t>
      </w:r>
      <w:r w:rsidR="006155F3">
        <w:t>7</w:t>
      </w:r>
    </w:p>
    <w:tbl>
      <w:tblPr>
        <w:tblW w:w="938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2693"/>
        <w:gridCol w:w="993"/>
        <w:gridCol w:w="3260"/>
        <w:gridCol w:w="1843"/>
      </w:tblGrid>
      <w:tr w:rsidR="004671A3" w:rsidRPr="0006087F" w14:paraId="38A9DAE5" w14:textId="77777777" w:rsidTr="00EF19F6">
        <w:trPr>
          <w:trHeight w:val="454"/>
        </w:trPr>
        <w:tc>
          <w:tcPr>
            <w:tcW w:w="596" w:type="dxa"/>
            <w:tcBorders>
              <w:top w:val="single" w:sz="4" w:space="0" w:color="auto"/>
              <w:left w:val="single" w:sz="4" w:space="0" w:color="auto"/>
              <w:bottom w:val="nil"/>
              <w:right w:val="single" w:sz="4" w:space="0" w:color="auto"/>
            </w:tcBorders>
            <w:shd w:val="clear" w:color="auto" w:fill="auto"/>
          </w:tcPr>
          <w:p w14:paraId="2F9BF10D" w14:textId="77777777" w:rsidR="004671A3" w:rsidRPr="008709D8" w:rsidRDefault="004671A3" w:rsidP="00EF19F6">
            <w:pPr>
              <w:jc w:val="center"/>
              <w:rPr>
                <w:lang w:val="en-US"/>
              </w:rPr>
            </w:pPr>
            <w:r>
              <w:rPr>
                <w:lang w:val="en-US"/>
              </w:rPr>
              <w:t>11</w:t>
            </w:r>
          </w:p>
        </w:tc>
        <w:tc>
          <w:tcPr>
            <w:tcW w:w="2693" w:type="dxa"/>
            <w:tcBorders>
              <w:top w:val="single" w:sz="4" w:space="0" w:color="auto"/>
              <w:left w:val="single" w:sz="4" w:space="0" w:color="auto"/>
              <w:bottom w:val="nil"/>
              <w:right w:val="single" w:sz="4" w:space="0" w:color="auto"/>
            </w:tcBorders>
            <w:shd w:val="clear" w:color="auto" w:fill="auto"/>
          </w:tcPr>
          <w:p w14:paraId="0C7B5332" w14:textId="77777777" w:rsidR="004671A3" w:rsidRPr="00125584" w:rsidRDefault="004671A3" w:rsidP="00EF19F6">
            <w:pPr>
              <w:jc w:val="center"/>
            </w:pPr>
            <w:r>
              <w:t>Тестирование завершено</w:t>
            </w:r>
          </w:p>
        </w:tc>
        <w:tc>
          <w:tcPr>
            <w:tcW w:w="993" w:type="dxa"/>
            <w:tcBorders>
              <w:top w:val="single" w:sz="4" w:space="0" w:color="auto"/>
              <w:left w:val="single" w:sz="4" w:space="0" w:color="auto"/>
              <w:bottom w:val="nil"/>
              <w:right w:val="single" w:sz="4" w:space="0" w:color="auto"/>
            </w:tcBorders>
          </w:tcPr>
          <w:p w14:paraId="723365F9" w14:textId="77777777" w:rsidR="004671A3" w:rsidRPr="005B207A" w:rsidRDefault="004671A3" w:rsidP="00EF19F6">
            <w:pPr>
              <w:jc w:val="center"/>
              <w:rPr>
                <w:lang w:val="en-US"/>
              </w:rPr>
            </w:pPr>
            <w:r>
              <w:rPr>
                <w:lang w:val="en-US"/>
              </w:rPr>
              <w:t>11-12</w:t>
            </w:r>
          </w:p>
        </w:tc>
        <w:tc>
          <w:tcPr>
            <w:tcW w:w="3260" w:type="dxa"/>
            <w:tcBorders>
              <w:top w:val="single" w:sz="4" w:space="0" w:color="auto"/>
              <w:left w:val="single" w:sz="4" w:space="0" w:color="auto"/>
              <w:bottom w:val="nil"/>
              <w:right w:val="single" w:sz="4" w:space="0" w:color="auto"/>
            </w:tcBorders>
          </w:tcPr>
          <w:p w14:paraId="38DC063B" w14:textId="77777777" w:rsidR="004671A3" w:rsidRPr="00EE7F94" w:rsidRDefault="004671A3" w:rsidP="00EF19F6">
            <w:pPr>
              <w:jc w:val="center"/>
            </w:pPr>
            <w:r w:rsidRPr="0006087F">
              <w:t>Написание экономического обоснования работы</w:t>
            </w:r>
          </w:p>
        </w:tc>
        <w:tc>
          <w:tcPr>
            <w:tcW w:w="1843" w:type="dxa"/>
            <w:tcBorders>
              <w:top w:val="single" w:sz="4" w:space="0" w:color="auto"/>
              <w:left w:val="single" w:sz="4" w:space="0" w:color="auto"/>
              <w:bottom w:val="nil"/>
              <w:right w:val="single" w:sz="4" w:space="0" w:color="auto"/>
            </w:tcBorders>
          </w:tcPr>
          <w:p w14:paraId="6BE7DA2D" w14:textId="77777777" w:rsidR="004671A3" w:rsidRPr="0006087F" w:rsidRDefault="004671A3" w:rsidP="00EF19F6">
            <w:pPr>
              <w:jc w:val="center"/>
            </w:pPr>
            <w:r>
              <w:t>Программист</w:t>
            </w:r>
          </w:p>
        </w:tc>
      </w:tr>
      <w:tr w:rsidR="004671A3" w:rsidRPr="0006087F" w14:paraId="0613B582" w14:textId="77777777" w:rsidTr="00EF19F6">
        <w:trPr>
          <w:trHeight w:val="454"/>
        </w:trPr>
        <w:tc>
          <w:tcPr>
            <w:tcW w:w="596" w:type="dxa"/>
            <w:vMerge w:val="restart"/>
            <w:tcBorders>
              <w:top w:val="single" w:sz="4" w:space="0" w:color="auto"/>
              <w:left w:val="single" w:sz="4" w:space="0" w:color="auto"/>
              <w:right w:val="single" w:sz="4" w:space="0" w:color="auto"/>
            </w:tcBorders>
            <w:shd w:val="clear" w:color="auto" w:fill="auto"/>
          </w:tcPr>
          <w:p w14:paraId="673F686B" w14:textId="77777777" w:rsidR="004671A3" w:rsidRPr="003C78F2" w:rsidRDefault="004671A3" w:rsidP="00EF19F6">
            <w:pPr>
              <w:jc w:val="center"/>
            </w:pPr>
            <w:r>
              <w:t>12</w:t>
            </w:r>
          </w:p>
          <w:p w14:paraId="0695B9ED" w14:textId="77777777" w:rsidR="004671A3" w:rsidRPr="008709D8" w:rsidRDefault="004671A3" w:rsidP="00EF19F6">
            <w:pPr>
              <w:jc w:val="center"/>
              <w:rPr>
                <w:lang w:val="en-US"/>
              </w:rPr>
            </w:pPr>
          </w:p>
        </w:tc>
        <w:tc>
          <w:tcPr>
            <w:tcW w:w="2693" w:type="dxa"/>
            <w:vMerge w:val="restart"/>
            <w:tcBorders>
              <w:top w:val="single" w:sz="4" w:space="0" w:color="auto"/>
              <w:left w:val="single" w:sz="4" w:space="0" w:color="auto"/>
              <w:right w:val="single" w:sz="4" w:space="0" w:color="auto"/>
            </w:tcBorders>
            <w:shd w:val="clear" w:color="auto" w:fill="auto"/>
          </w:tcPr>
          <w:p w14:paraId="390A5F89" w14:textId="77777777" w:rsidR="004671A3" w:rsidRPr="00125584" w:rsidRDefault="004671A3" w:rsidP="00EF19F6">
            <w:pPr>
              <w:jc w:val="center"/>
            </w:pPr>
            <w:r>
              <w:t>Экономическое обоснование готово</w:t>
            </w:r>
          </w:p>
        </w:tc>
        <w:tc>
          <w:tcPr>
            <w:tcW w:w="993" w:type="dxa"/>
            <w:tcBorders>
              <w:top w:val="single" w:sz="4" w:space="0" w:color="auto"/>
              <w:left w:val="single" w:sz="4" w:space="0" w:color="auto"/>
              <w:bottom w:val="nil"/>
              <w:right w:val="single" w:sz="4" w:space="0" w:color="auto"/>
            </w:tcBorders>
          </w:tcPr>
          <w:p w14:paraId="5DFFEB93" w14:textId="77777777" w:rsidR="004671A3" w:rsidRPr="004201ED" w:rsidRDefault="004671A3" w:rsidP="00EF19F6">
            <w:pPr>
              <w:jc w:val="center"/>
            </w:pPr>
            <w:r>
              <w:rPr>
                <w:lang w:val="en-US"/>
              </w:rPr>
              <w:t>1</w:t>
            </w:r>
            <w:r>
              <w:t>2</w:t>
            </w:r>
            <w:r>
              <w:rPr>
                <w:lang w:val="en-US"/>
              </w:rPr>
              <w:t>-1</w:t>
            </w:r>
            <w:r>
              <w:t>3</w:t>
            </w:r>
          </w:p>
        </w:tc>
        <w:tc>
          <w:tcPr>
            <w:tcW w:w="3260" w:type="dxa"/>
            <w:tcBorders>
              <w:top w:val="single" w:sz="4" w:space="0" w:color="auto"/>
              <w:left w:val="single" w:sz="4" w:space="0" w:color="auto"/>
              <w:bottom w:val="nil"/>
              <w:right w:val="single" w:sz="4" w:space="0" w:color="auto"/>
            </w:tcBorders>
          </w:tcPr>
          <w:p w14:paraId="3DFD5A51" w14:textId="77777777" w:rsidR="004671A3" w:rsidRPr="00FD3421" w:rsidRDefault="004671A3" w:rsidP="00EF19F6">
            <w:pPr>
              <w:jc w:val="center"/>
            </w:pPr>
            <w:r w:rsidRPr="0006087F">
              <w:t>Подготовка презентации проекта</w:t>
            </w:r>
          </w:p>
        </w:tc>
        <w:tc>
          <w:tcPr>
            <w:tcW w:w="1843" w:type="dxa"/>
            <w:tcBorders>
              <w:top w:val="single" w:sz="4" w:space="0" w:color="auto"/>
              <w:left w:val="single" w:sz="4" w:space="0" w:color="auto"/>
              <w:bottom w:val="nil"/>
              <w:right w:val="single" w:sz="4" w:space="0" w:color="auto"/>
            </w:tcBorders>
          </w:tcPr>
          <w:p w14:paraId="3B7EAF31" w14:textId="77777777" w:rsidR="004671A3" w:rsidRPr="0006087F" w:rsidRDefault="004671A3" w:rsidP="00EF19F6">
            <w:pPr>
              <w:jc w:val="center"/>
            </w:pPr>
            <w:r>
              <w:t>Программист</w:t>
            </w:r>
          </w:p>
        </w:tc>
      </w:tr>
      <w:tr w:rsidR="004671A3" w14:paraId="4EDF7864" w14:textId="77777777" w:rsidTr="00EF19F6">
        <w:trPr>
          <w:trHeight w:val="454"/>
        </w:trPr>
        <w:tc>
          <w:tcPr>
            <w:tcW w:w="596" w:type="dxa"/>
            <w:vMerge/>
            <w:tcBorders>
              <w:left w:val="single" w:sz="4" w:space="0" w:color="auto"/>
              <w:bottom w:val="nil"/>
              <w:right w:val="single" w:sz="4" w:space="0" w:color="auto"/>
            </w:tcBorders>
            <w:shd w:val="clear" w:color="auto" w:fill="auto"/>
          </w:tcPr>
          <w:p w14:paraId="3D26F360" w14:textId="77777777" w:rsidR="004671A3" w:rsidRPr="008709D8" w:rsidRDefault="004671A3" w:rsidP="00EF19F6">
            <w:pPr>
              <w:jc w:val="center"/>
              <w:rPr>
                <w:lang w:val="en-US"/>
              </w:rPr>
            </w:pPr>
          </w:p>
        </w:tc>
        <w:tc>
          <w:tcPr>
            <w:tcW w:w="2693" w:type="dxa"/>
            <w:vMerge/>
            <w:tcBorders>
              <w:left w:val="single" w:sz="4" w:space="0" w:color="auto"/>
              <w:bottom w:val="nil"/>
              <w:right w:val="single" w:sz="4" w:space="0" w:color="auto"/>
            </w:tcBorders>
            <w:shd w:val="clear" w:color="auto" w:fill="auto"/>
          </w:tcPr>
          <w:p w14:paraId="1A5377BA" w14:textId="77777777" w:rsidR="004671A3" w:rsidRDefault="004671A3" w:rsidP="00EF19F6">
            <w:pPr>
              <w:jc w:val="center"/>
            </w:pPr>
          </w:p>
        </w:tc>
        <w:tc>
          <w:tcPr>
            <w:tcW w:w="993" w:type="dxa"/>
            <w:tcBorders>
              <w:top w:val="single" w:sz="4" w:space="0" w:color="auto"/>
              <w:left w:val="single" w:sz="4" w:space="0" w:color="auto"/>
              <w:bottom w:val="nil"/>
              <w:right w:val="single" w:sz="4" w:space="0" w:color="auto"/>
            </w:tcBorders>
          </w:tcPr>
          <w:p w14:paraId="0F24E9D9" w14:textId="77777777" w:rsidR="004671A3" w:rsidRPr="004201ED" w:rsidRDefault="004671A3" w:rsidP="00EF19F6">
            <w:pPr>
              <w:jc w:val="center"/>
            </w:pPr>
            <w:r w:rsidRPr="00EE7F94">
              <w:rPr>
                <w:lang w:val="en-US"/>
              </w:rPr>
              <w:t>1</w:t>
            </w:r>
            <w:r>
              <w:t>2</w:t>
            </w:r>
            <w:r w:rsidRPr="00EE7F94">
              <w:rPr>
                <w:lang w:val="en-US"/>
              </w:rPr>
              <w:t>-1</w:t>
            </w:r>
            <w:r>
              <w:t>4</w:t>
            </w:r>
          </w:p>
        </w:tc>
        <w:tc>
          <w:tcPr>
            <w:tcW w:w="3260" w:type="dxa"/>
            <w:tcBorders>
              <w:top w:val="single" w:sz="4" w:space="0" w:color="auto"/>
              <w:left w:val="single" w:sz="4" w:space="0" w:color="auto"/>
              <w:bottom w:val="nil"/>
              <w:right w:val="single" w:sz="4" w:space="0" w:color="auto"/>
            </w:tcBorders>
          </w:tcPr>
          <w:p w14:paraId="162BE40E" w14:textId="77777777" w:rsidR="004671A3" w:rsidRDefault="004671A3" w:rsidP="00EF19F6">
            <w:pPr>
              <w:jc w:val="center"/>
            </w:pPr>
            <w:r>
              <w:t>Проверка и утверждение экономического обоснования</w:t>
            </w:r>
          </w:p>
          <w:p w14:paraId="2CD8A5BC" w14:textId="77777777" w:rsidR="004671A3" w:rsidRPr="0006087F" w:rsidRDefault="004671A3" w:rsidP="00EF19F6">
            <w:pPr>
              <w:jc w:val="center"/>
            </w:pPr>
          </w:p>
        </w:tc>
        <w:tc>
          <w:tcPr>
            <w:tcW w:w="1843" w:type="dxa"/>
            <w:tcBorders>
              <w:top w:val="single" w:sz="4" w:space="0" w:color="auto"/>
              <w:left w:val="single" w:sz="4" w:space="0" w:color="auto"/>
              <w:bottom w:val="nil"/>
              <w:right w:val="single" w:sz="4" w:space="0" w:color="auto"/>
            </w:tcBorders>
          </w:tcPr>
          <w:p w14:paraId="0E5ADD10" w14:textId="77777777" w:rsidR="004671A3" w:rsidRDefault="004671A3" w:rsidP="00EF19F6">
            <w:pPr>
              <w:jc w:val="center"/>
            </w:pPr>
            <w:r w:rsidRPr="008D6222">
              <w:t>Преподаватель</w:t>
            </w:r>
            <w:r w:rsidRPr="00EE7F94">
              <w:t xml:space="preserve"> -консультант по экономической части</w:t>
            </w:r>
          </w:p>
        </w:tc>
      </w:tr>
      <w:tr w:rsidR="004671A3" w14:paraId="3CDB2F0A" w14:textId="77777777" w:rsidTr="00EF19F6">
        <w:trPr>
          <w:trHeight w:val="454"/>
        </w:trPr>
        <w:tc>
          <w:tcPr>
            <w:tcW w:w="596" w:type="dxa"/>
            <w:tcBorders>
              <w:top w:val="single" w:sz="4" w:space="0" w:color="auto"/>
              <w:left w:val="single" w:sz="4" w:space="0" w:color="auto"/>
              <w:bottom w:val="nil"/>
              <w:right w:val="single" w:sz="4" w:space="0" w:color="auto"/>
            </w:tcBorders>
            <w:shd w:val="clear" w:color="auto" w:fill="auto"/>
          </w:tcPr>
          <w:p w14:paraId="6E1A7C67" w14:textId="77777777" w:rsidR="004671A3" w:rsidRPr="008709D8" w:rsidRDefault="004671A3" w:rsidP="00EF19F6">
            <w:pPr>
              <w:jc w:val="center"/>
              <w:rPr>
                <w:lang w:val="en-US"/>
              </w:rPr>
            </w:pPr>
            <w:r>
              <w:t>13</w:t>
            </w:r>
          </w:p>
        </w:tc>
        <w:tc>
          <w:tcPr>
            <w:tcW w:w="2693" w:type="dxa"/>
            <w:tcBorders>
              <w:top w:val="single" w:sz="4" w:space="0" w:color="auto"/>
              <w:left w:val="single" w:sz="4" w:space="0" w:color="auto"/>
              <w:bottom w:val="nil"/>
              <w:right w:val="single" w:sz="4" w:space="0" w:color="auto"/>
            </w:tcBorders>
            <w:shd w:val="clear" w:color="auto" w:fill="auto"/>
          </w:tcPr>
          <w:p w14:paraId="092360BA" w14:textId="77777777" w:rsidR="004671A3" w:rsidRPr="00B35D22" w:rsidRDefault="004671A3" w:rsidP="00EF19F6">
            <w:pPr>
              <w:jc w:val="center"/>
            </w:pPr>
            <w:r>
              <w:t>Презентация проекта готова</w:t>
            </w:r>
          </w:p>
        </w:tc>
        <w:tc>
          <w:tcPr>
            <w:tcW w:w="993" w:type="dxa"/>
            <w:tcBorders>
              <w:top w:val="single" w:sz="4" w:space="0" w:color="auto"/>
              <w:left w:val="single" w:sz="4" w:space="0" w:color="auto"/>
              <w:bottom w:val="nil"/>
              <w:right w:val="single" w:sz="4" w:space="0" w:color="auto"/>
            </w:tcBorders>
          </w:tcPr>
          <w:p w14:paraId="2D4262DD" w14:textId="77777777" w:rsidR="004671A3" w:rsidRPr="004201ED" w:rsidRDefault="004671A3" w:rsidP="00EF19F6">
            <w:pPr>
              <w:jc w:val="center"/>
            </w:pPr>
            <w:r w:rsidRPr="00EE7F94">
              <w:rPr>
                <w:lang w:val="en-US"/>
              </w:rPr>
              <w:t>1</w:t>
            </w:r>
            <w:r>
              <w:t>3</w:t>
            </w:r>
            <w:r w:rsidRPr="00EE7F94">
              <w:rPr>
                <w:lang w:val="en-US"/>
              </w:rPr>
              <w:t>-1</w:t>
            </w:r>
            <w:r>
              <w:t>4</w:t>
            </w:r>
          </w:p>
        </w:tc>
        <w:tc>
          <w:tcPr>
            <w:tcW w:w="3260" w:type="dxa"/>
            <w:tcBorders>
              <w:top w:val="single" w:sz="4" w:space="0" w:color="auto"/>
              <w:left w:val="single" w:sz="4" w:space="0" w:color="auto"/>
              <w:bottom w:val="nil"/>
              <w:right w:val="single" w:sz="4" w:space="0" w:color="auto"/>
            </w:tcBorders>
          </w:tcPr>
          <w:p w14:paraId="66D780F7" w14:textId="77777777" w:rsidR="004671A3" w:rsidRDefault="004671A3" w:rsidP="00EF19F6">
            <w:pPr>
              <w:jc w:val="center"/>
            </w:pPr>
            <w:r w:rsidRPr="0006087F">
              <w:t>Написание части по безопасности и жизнедеятельности</w:t>
            </w:r>
          </w:p>
        </w:tc>
        <w:tc>
          <w:tcPr>
            <w:tcW w:w="1843" w:type="dxa"/>
            <w:tcBorders>
              <w:top w:val="single" w:sz="4" w:space="0" w:color="auto"/>
              <w:left w:val="single" w:sz="4" w:space="0" w:color="auto"/>
              <w:bottom w:val="nil"/>
              <w:right w:val="single" w:sz="4" w:space="0" w:color="auto"/>
            </w:tcBorders>
          </w:tcPr>
          <w:p w14:paraId="747B64E9" w14:textId="77777777" w:rsidR="004671A3" w:rsidRDefault="004671A3" w:rsidP="00EF19F6">
            <w:pPr>
              <w:jc w:val="center"/>
            </w:pPr>
            <w:r>
              <w:t>Программист</w:t>
            </w:r>
          </w:p>
        </w:tc>
      </w:tr>
      <w:tr w:rsidR="004671A3" w:rsidRPr="0006087F" w14:paraId="4FE5C56E" w14:textId="77777777" w:rsidTr="00EF19F6">
        <w:trPr>
          <w:trHeight w:val="454"/>
        </w:trPr>
        <w:tc>
          <w:tcPr>
            <w:tcW w:w="596" w:type="dxa"/>
            <w:vMerge w:val="restart"/>
            <w:tcBorders>
              <w:top w:val="single" w:sz="4" w:space="0" w:color="auto"/>
              <w:left w:val="single" w:sz="4" w:space="0" w:color="auto"/>
              <w:right w:val="single" w:sz="4" w:space="0" w:color="auto"/>
            </w:tcBorders>
            <w:shd w:val="clear" w:color="auto" w:fill="auto"/>
          </w:tcPr>
          <w:p w14:paraId="3FA857CB" w14:textId="77777777" w:rsidR="004671A3" w:rsidRPr="008709D8" w:rsidRDefault="004671A3" w:rsidP="00EF19F6">
            <w:pPr>
              <w:jc w:val="center"/>
              <w:rPr>
                <w:lang w:val="en-US"/>
              </w:rPr>
            </w:pPr>
            <w:r>
              <w:t>14</w:t>
            </w:r>
          </w:p>
        </w:tc>
        <w:tc>
          <w:tcPr>
            <w:tcW w:w="2693" w:type="dxa"/>
            <w:vMerge w:val="restart"/>
            <w:tcBorders>
              <w:top w:val="single" w:sz="4" w:space="0" w:color="auto"/>
              <w:left w:val="single" w:sz="4" w:space="0" w:color="auto"/>
              <w:right w:val="single" w:sz="4" w:space="0" w:color="auto"/>
            </w:tcBorders>
            <w:shd w:val="clear" w:color="auto" w:fill="auto"/>
          </w:tcPr>
          <w:p w14:paraId="383CD353" w14:textId="77777777" w:rsidR="004671A3" w:rsidRPr="00125584" w:rsidRDefault="004671A3" w:rsidP="00EF19F6">
            <w:pPr>
              <w:jc w:val="center"/>
            </w:pPr>
            <w:r>
              <w:t xml:space="preserve"> Часть по безопасности и жизнедеятельности готова</w:t>
            </w:r>
          </w:p>
        </w:tc>
        <w:tc>
          <w:tcPr>
            <w:tcW w:w="993" w:type="dxa"/>
            <w:tcBorders>
              <w:top w:val="single" w:sz="4" w:space="0" w:color="auto"/>
              <w:left w:val="single" w:sz="4" w:space="0" w:color="auto"/>
              <w:bottom w:val="nil"/>
              <w:right w:val="single" w:sz="4" w:space="0" w:color="auto"/>
            </w:tcBorders>
          </w:tcPr>
          <w:p w14:paraId="1083E30F" w14:textId="77777777" w:rsidR="004671A3" w:rsidRPr="00F005ED" w:rsidRDefault="004671A3" w:rsidP="00EF19F6">
            <w:pPr>
              <w:jc w:val="center"/>
            </w:pPr>
            <w:r w:rsidRPr="00EE7F94">
              <w:rPr>
                <w:lang w:val="en-US"/>
              </w:rPr>
              <w:t>1</w:t>
            </w:r>
            <w:r>
              <w:t>4</w:t>
            </w:r>
            <w:r w:rsidRPr="00EE7F94">
              <w:rPr>
                <w:lang w:val="en-US"/>
              </w:rPr>
              <w:t>-1</w:t>
            </w:r>
            <w:r>
              <w:t>5</w:t>
            </w:r>
          </w:p>
        </w:tc>
        <w:tc>
          <w:tcPr>
            <w:tcW w:w="3260" w:type="dxa"/>
            <w:tcBorders>
              <w:top w:val="single" w:sz="4" w:space="0" w:color="auto"/>
              <w:left w:val="single" w:sz="4" w:space="0" w:color="auto"/>
              <w:bottom w:val="nil"/>
              <w:right w:val="single" w:sz="4" w:space="0" w:color="auto"/>
            </w:tcBorders>
          </w:tcPr>
          <w:p w14:paraId="2EAA6A00" w14:textId="77777777" w:rsidR="004671A3" w:rsidRPr="00747729" w:rsidRDefault="004671A3" w:rsidP="00EF19F6">
            <w:pPr>
              <w:jc w:val="center"/>
            </w:pPr>
            <w:r>
              <w:t>Написание пояснительной записки</w:t>
            </w:r>
          </w:p>
        </w:tc>
        <w:tc>
          <w:tcPr>
            <w:tcW w:w="1843" w:type="dxa"/>
            <w:tcBorders>
              <w:top w:val="single" w:sz="4" w:space="0" w:color="auto"/>
              <w:left w:val="single" w:sz="4" w:space="0" w:color="auto"/>
              <w:bottom w:val="nil"/>
              <w:right w:val="single" w:sz="4" w:space="0" w:color="auto"/>
            </w:tcBorders>
          </w:tcPr>
          <w:p w14:paraId="5AB15AA4" w14:textId="77777777" w:rsidR="004671A3" w:rsidRDefault="004671A3" w:rsidP="00EF19F6">
            <w:pPr>
              <w:jc w:val="center"/>
            </w:pPr>
            <w:r>
              <w:t>Программист</w:t>
            </w:r>
          </w:p>
          <w:p w14:paraId="60EF1AD8" w14:textId="77777777" w:rsidR="004671A3" w:rsidRPr="0006087F" w:rsidRDefault="004671A3" w:rsidP="00EF19F6">
            <w:pPr>
              <w:jc w:val="center"/>
            </w:pPr>
          </w:p>
        </w:tc>
      </w:tr>
      <w:tr w:rsidR="004671A3" w14:paraId="0E0391E1" w14:textId="77777777" w:rsidTr="00EF19F6">
        <w:trPr>
          <w:trHeight w:val="454"/>
        </w:trPr>
        <w:tc>
          <w:tcPr>
            <w:tcW w:w="596" w:type="dxa"/>
            <w:vMerge/>
            <w:tcBorders>
              <w:left w:val="single" w:sz="4" w:space="0" w:color="auto"/>
              <w:bottom w:val="nil"/>
              <w:right w:val="single" w:sz="4" w:space="0" w:color="auto"/>
            </w:tcBorders>
            <w:shd w:val="clear" w:color="auto" w:fill="auto"/>
          </w:tcPr>
          <w:p w14:paraId="3CD3FB8E" w14:textId="77777777" w:rsidR="004671A3" w:rsidRPr="00326221" w:rsidRDefault="004671A3" w:rsidP="00EF19F6">
            <w:pPr>
              <w:jc w:val="center"/>
            </w:pPr>
          </w:p>
        </w:tc>
        <w:tc>
          <w:tcPr>
            <w:tcW w:w="2693" w:type="dxa"/>
            <w:vMerge/>
            <w:tcBorders>
              <w:left w:val="single" w:sz="4" w:space="0" w:color="auto"/>
              <w:bottom w:val="nil"/>
              <w:right w:val="single" w:sz="4" w:space="0" w:color="auto"/>
            </w:tcBorders>
            <w:shd w:val="clear" w:color="auto" w:fill="auto"/>
          </w:tcPr>
          <w:p w14:paraId="2B665453" w14:textId="77777777" w:rsidR="004671A3" w:rsidRDefault="004671A3" w:rsidP="00EF19F6">
            <w:pPr>
              <w:jc w:val="center"/>
            </w:pPr>
          </w:p>
        </w:tc>
        <w:tc>
          <w:tcPr>
            <w:tcW w:w="993" w:type="dxa"/>
            <w:tcBorders>
              <w:top w:val="single" w:sz="4" w:space="0" w:color="auto"/>
              <w:left w:val="single" w:sz="4" w:space="0" w:color="auto"/>
              <w:bottom w:val="nil"/>
              <w:right w:val="single" w:sz="4" w:space="0" w:color="auto"/>
            </w:tcBorders>
          </w:tcPr>
          <w:p w14:paraId="0FBDB08C" w14:textId="77777777" w:rsidR="004671A3" w:rsidRPr="00F005ED" w:rsidRDefault="004671A3" w:rsidP="00EF19F6">
            <w:pPr>
              <w:jc w:val="center"/>
            </w:pPr>
            <w:r w:rsidRPr="00EE7F94">
              <w:rPr>
                <w:lang w:val="en-US"/>
              </w:rPr>
              <w:t>1</w:t>
            </w:r>
            <w:r>
              <w:t>4</w:t>
            </w:r>
            <w:r w:rsidRPr="00EE7F94">
              <w:rPr>
                <w:lang w:val="en-US"/>
              </w:rPr>
              <w:t>-1</w:t>
            </w:r>
            <w:r>
              <w:t>6</w:t>
            </w:r>
          </w:p>
        </w:tc>
        <w:tc>
          <w:tcPr>
            <w:tcW w:w="3260" w:type="dxa"/>
            <w:tcBorders>
              <w:top w:val="single" w:sz="4" w:space="0" w:color="auto"/>
              <w:left w:val="single" w:sz="4" w:space="0" w:color="auto"/>
              <w:bottom w:val="nil"/>
              <w:right w:val="single" w:sz="4" w:space="0" w:color="auto"/>
            </w:tcBorders>
          </w:tcPr>
          <w:p w14:paraId="7B2AADC4" w14:textId="77777777" w:rsidR="004671A3" w:rsidRPr="0006087F" w:rsidRDefault="004671A3" w:rsidP="00EF19F6">
            <w:pPr>
              <w:jc w:val="center"/>
            </w:pPr>
            <w:r>
              <w:t xml:space="preserve">Проверка и утверждение </w:t>
            </w:r>
            <w:r w:rsidRPr="0006087F">
              <w:t>части по безопасности и жизнедеятельности</w:t>
            </w:r>
          </w:p>
        </w:tc>
        <w:tc>
          <w:tcPr>
            <w:tcW w:w="1843" w:type="dxa"/>
            <w:tcBorders>
              <w:top w:val="single" w:sz="4" w:space="0" w:color="auto"/>
              <w:left w:val="single" w:sz="4" w:space="0" w:color="auto"/>
              <w:bottom w:val="nil"/>
              <w:right w:val="single" w:sz="4" w:space="0" w:color="auto"/>
            </w:tcBorders>
          </w:tcPr>
          <w:p w14:paraId="2F594046" w14:textId="77777777" w:rsidR="004671A3" w:rsidRDefault="004671A3" w:rsidP="00EF19F6">
            <w:pPr>
              <w:jc w:val="center"/>
            </w:pPr>
            <w:r w:rsidRPr="008D6222">
              <w:t>Преподаватель</w:t>
            </w:r>
            <w:r w:rsidRPr="00EE7F94">
              <w:t xml:space="preserve"> -консультант по части БЖД</w:t>
            </w:r>
          </w:p>
        </w:tc>
      </w:tr>
      <w:tr w:rsidR="004671A3" w14:paraId="2F013EAE" w14:textId="77777777" w:rsidTr="00EF19F6">
        <w:trPr>
          <w:trHeight w:val="454"/>
        </w:trPr>
        <w:tc>
          <w:tcPr>
            <w:tcW w:w="596" w:type="dxa"/>
            <w:tcBorders>
              <w:top w:val="single" w:sz="4" w:space="0" w:color="auto"/>
              <w:left w:val="single" w:sz="4" w:space="0" w:color="auto"/>
              <w:bottom w:val="nil"/>
              <w:right w:val="single" w:sz="4" w:space="0" w:color="auto"/>
            </w:tcBorders>
            <w:shd w:val="clear" w:color="auto" w:fill="auto"/>
          </w:tcPr>
          <w:p w14:paraId="3A000D0D" w14:textId="77777777" w:rsidR="004671A3" w:rsidRPr="008709D8" w:rsidRDefault="004671A3" w:rsidP="00EF19F6">
            <w:pPr>
              <w:jc w:val="center"/>
              <w:rPr>
                <w:lang w:val="en-US"/>
              </w:rPr>
            </w:pPr>
            <w:r>
              <w:t>15</w:t>
            </w:r>
          </w:p>
        </w:tc>
        <w:tc>
          <w:tcPr>
            <w:tcW w:w="2693" w:type="dxa"/>
            <w:tcBorders>
              <w:top w:val="single" w:sz="4" w:space="0" w:color="auto"/>
              <w:left w:val="single" w:sz="4" w:space="0" w:color="auto"/>
              <w:bottom w:val="nil"/>
              <w:right w:val="single" w:sz="4" w:space="0" w:color="auto"/>
            </w:tcBorders>
            <w:shd w:val="clear" w:color="auto" w:fill="auto"/>
          </w:tcPr>
          <w:p w14:paraId="2F017AEC" w14:textId="77777777" w:rsidR="004671A3" w:rsidRDefault="004671A3" w:rsidP="00EF19F6">
            <w:pPr>
              <w:jc w:val="center"/>
            </w:pPr>
            <w:r>
              <w:t xml:space="preserve">Пояснительная записка готова </w:t>
            </w:r>
          </w:p>
        </w:tc>
        <w:tc>
          <w:tcPr>
            <w:tcW w:w="993" w:type="dxa"/>
            <w:tcBorders>
              <w:top w:val="single" w:sz="4" w:space="0" w:color="auto"/>
              <w:left w:val="single" w:sz="4" w:space="0" w:color="auto"/>
              <w:bottom w:val="nil"/>
              <w:right w:val="single" w:sz="4" w:space="0" w:color="auto"/>
            </w:tcBorders>
          </w:tcPr>
          <w:p w14:paraId="66D58959" w14:textId="77777777" w:rsidR="004671A3" w:rsidRPr="00F005ED" w:rsidRDefault="004671A3" w:rsidP="00EF19F6">
            <w:pPr>
              <w:jc w:val="center"/>
            </w:pPr>
            <w:r w:rsidRPr="00EE7F94">
              <w:rPr>
                <w:lang w:val="en-US"/>
              </w:rPr>
              <w:t>1</w:t>
            </w:r>
            <w:r>
              <w:t>5</w:t>
            </w:r>
            <w:r w:rsidRPr="00EE7F94">
              <w:rPr>
                <w:lang w:val="en-US"/>
              </w:rPr>
              <w:t>-1</w:t>
            </w:r>
            <w:r>
              <w:t>6</w:t>
            </w:r>
          </w:p>
        </w:tc>
        <w:tc>
          <w:tcPr>
            <w:tcW w:w="3260" w:type="dxa"/>
            <w:tcBorders>
              <w:top w:val="single" w:sz="4" w:space="0" w:color="auto"/>
              <w:left w:val="single" w:sz="4" w:space="0" w:color="auto"/>
              <w:bottom w:val="nil"/>
              <w:right w:val="single" w:sz="4" w:space="0" w:color="auto"/>
            </w:tcBorders>
          </w:tcPr>
          <w:p w14:paraId="2902FE77" w14:textId="77777777" w:rsidR="004671A3" w:rsidRDefault="004671A3" w:rsidP="00EF19F6">
            <w:pPr>
              <w:jc w:val="center"/>
            </w:pPr>
            <w:r>
              <w:t>Проверка системы перед выпуском</w:t>
            </w:r>
          </w:p>
        </w:tc>
        <w:tc>
          <w:tcPr>
            <w:tcW w:w="1843" w:type="dxa"/>
            <w:tcBorders>
              <w:top w:val="single" w:sz="4" w:space="0" w:color="auto"/>
              <w:left w:val="single" w:sz="4" w:space="0" w:color="auto"/>
              <w:bottom w:val="nil"/>
              <w:right w:val="single" w:sz="4" w:space="0" w:color="auto"/>
            </w:tcBorders>
          </w:tcPr>
          <w:p w14:paraId="72E8DA9E" w14:textId="77777777" w:rsidR="004671A3" w:rsidRDefault="004671A3" w:rsidP="00EF19F6">
            <w:pPr>
              <w:jc w:val="center"/>
            </w:pPr>
            <w:r>
              <w:t>Программист</w:t>
            </w:r>
          </w:p>
          <w:p w14:paraId="6A17D2DC" w14:textId="77777777" w:rsidR="004671A3" w:rsidRDefault="004671A3" w:rsidP="00EF19F6">
            <w:pPr>
              <w:jc w:val="center"/>
            </w:pPr>
          </w:p>
        </w:tc>
      </w:tr>
      <w:tr w:rsidR="004671A3" w14:paraId="0591F645" w14:textId="77777777" w:rsidTr="00EF19F6">
        <w:trPr>
          <w:trHeight w:val="454"/>
        </w:trPr>
        <w:tc>
          <w:tcPr>
            <w:tcW w:w="596" w:type="dxa"/>
            <w:tcBorders>
              <w:top w:val="single" w:sz="4" w:space="0" w:color="auto"/>
              <w:left w:val="single" w:sz="4" w:space="0" w:color="auto"/>
              <w:bottom w:val="single" w:sz="4" w:space="0" w:color="auto"/>
              <w:right w:val="single" w:sz="4" w:space="0" w:color="auto"/>
            </w:tcBorders>
            <w:shd w:val="clear" w:color="auto" w:fill="auto"/>
          </w:tcPr>
          <w:p w14:paraId="5DCE5D3F" w14:textId="77777777" w:rsidR="004671A3" w:rsidRPr="008709D8" w:rsidRDefault="004671A3" w:rsidP="00EF19F6">
            <w:pPr>
              <w:jc w:val="center"/>
              <w:rPr>
                <w:lang w:val="en-US"/>
              </w:rPr>
            </w:pPr>
            <w:r>
              <w:t>16</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0DC1107" w14:textId="77777777" w:rsidR="004671A3" w:rsidRPr="00125584" w:rsidRDefault="004671A3" w:rsidP="00EF19F6">
            <w:pPr>
              <w:jc w:val="center"/>
            </w:pPr>
            <w:r>
              <w:t>Система проверена и готова к выпуску</w:t>
            </w:r>
          </w:p>
        </w:tc>
        <w:tc>
          <w:tcPr>
            <w:tcW w:w="993" w:type="dxa"/>
            <w:tcBorders>
              <w:top w:val="single" w:sz="4" w:space="0" w:color="auto"/>
              <w:left w:val="single" w:sz="4" w:space="0" w:color="auto"/>
              <w:bottom w:val="single" w:sz="4" w:space="0" w:color="auto"/>
              <w:right w:val="single" w:sz="4" w:space="0" w:color="auto"/>
            </w:tcBorders>
          </w:tcPr>
          <w:p w14:paraId="25861CE6" w14:textId="77777777" w:rsidR="004671A3" w:rsidRPr="00F005ED" w:rsidRDefault="004671A3" w:rsidP="00EF19F6">
            <w:pPr>
              <w:jc w:val="center"/>
            </w:pPr>
            <w:r w:rsidRPr="00EE7F94">
              <w:rPr>
                <w:lang w:val="en-US"/>
              </w:rPr>
              <w:t>1</w:t>
            </w:r>
            <w:r>
              <w:t>6</w:t>
            </w:r>
            <w:r w:rsidRPr="00EE7F94">
              <w:rPr>
                <w:lang w:val="en-US"/>
              </w:rPr>
              <w:t>-1</w:t>
            </w:r>
            <w:r>
              <w:t>7</w:t>
            </w:r>
          </w:p>
        </w:tc>
        <w:tc>
          <w:tcPr>
            <w:tcW w:w="3260" w:type="dxa"/>
            <w:tcBorders>
              <w:top w:val="single" w:sz="4" w:space="0" w:color="auto"/>
              <w:left w:val="single" w:sz="4" w:space="0" w:color="auto"/>
              <w:bottom w:val="single" w:sz="4" w:space="0" w:color="auto"/>
              <w:right w:val="single" w:sz="4" w:space="0" w:color="auto"/>
            </w:tcBorders>
          </w:tcPr>
          <w:p w14:paraId="250F77DA" w14:textId="77777777" w:rsidR="004671A3" w:rsidRPr="00EE7F94" w:rsidRDefault="004671A3" w:rsidP="00EF19F6">
            <w:pPr>
              <w:jc w:val="center"/>
            </w:pPr>
            <w:r>
              <w:t>Загрузка системы в интернет</w:t>
            </w:r>
          </w:p>
        </w:tc>
        <w:tc>
          <w:tcPr>
            <w:tcW w:w="1843" w:type="dxa"/>
            <w:tcBorders>
              <w:top w:val="single" w:sz="4" w:space="0" w:color="auto"/>
              <w:left w:val="single" w:sz="4" w:space="0" w:color="auto"/>
              <w:bottom w:val="single" w:sz="4" w:space="0" w:color="auto"/>
              <w:right w:val="single" w:sz="4" w:space="0" w:color="auto"/>
            </w:tcBorders>
          </w:tcPr>
          <w:p w14:paraId="5D75A6EF" w14:textId="77777777" w:rsidR="004671A3" w:rsidRDefault="004671A3" w:rsidP="00EF19F6">
            <w:pPr>
              <w:jc w:val="center"/>
            </w:pPr>
            <w:r>
              <w:t>Программист</w:t>
            </w:r>
          </w:p>
        </w:tc>
      </w:tr>
      <w:tr w:rsidR="004671A3" w14:paraId="16DB4BDA" w14:textId="77777777" w:rsidTr="00EF19F6">
        <w:trPr>
          <w:trHeight w:val="454"/>
        </w:trPr>
        <w:tc>
          <w:tcPr>
            <w:tcW w:w="596" w:type="dxa"/>
            <w:tcBorders>
              <w:top w:val="single" w:sz="4" w:space="0" w:color="auto"/>
              <w:left w:val="single" w:sz="4" w:space="0" w:color="auto"/>
              <w:bottom w:val="single" w:sz="4" w:space="0" w:color="auto"/>
              <w:right w:val="single" w:sz="4" w:space="0" w:color="auto"/>
            </w:tcBorders>
            <w:shd w:val="clear" w:color="auto" w:fill="auto"/>
          </w:tcPr>
          <w:p w14:paraId="4BA16791" w14:textId="77777777" w:rsidR="004671A3" w:rsidRPr="00F26F65" w:rsidRDefault="004671A3" w:rsidP="00EF19F6">
            <w:pPr>
              <w:jc w:val="center"/>
            </w:pPr>
            <w:r>
              <w:t>17</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0F0FDA" w14:textId="77777777" w:rsidR="004671A3" w:rsidRDefault="004671A3" w:rsidP="00EF19F6">
            <w:pPr>
              <w:jc w:val="center"/>
            </w:pPr>
            <w:r>
              <w:t>Система выпущена и готова к использованию</w:t>
            </w:r>
          </w:p>
        </w:tc>
        <w:tc>
          <w:tcPr>
            <w:tcW w:w="993" w:type="dxa"/>
            <w:tcBorders>
              <w:top w:val="single" w:sz="4" w:space="0" w:color="auto"/>
              <w:left w:val="single" w:sz="4" w:space="0" w:color="auto"/>
              <w:bottom w:val="single" w:sz="4" w:space="0" w:color="auto"/>
              <w:right w:val="single" w:sz="4" w:space="0" w:color="auto"/>
            </w:tcBorders>
          </w:tcPr>
          <w:p w14:paraId="7EDFE06E" w14:textId="77777777" w:rsidR="004671A3" w:rsidRPr="00EE7F94" w:rsidRDefault="004671A3" w:rsidP="00EF19F6">
            <w:pPr>
              <w:jc w:val="center"/>
            </w:pPr>
          </w:p>
        </w:tc>
        <w:tc>
          <w:tcPr>
            <w:tcW w:w="3260" w:type="dxa"/>
            <w:tcBorders>
              <w:top w:val="single" w:sz="4" w:space="0" w:color="auto"/>
              <w:left w:val="single" w:sz="4" w:space="0" w:color="auto"/>
              <w:bottom w:val="single" w:sz="4" w:space="0" w:color="auto"/>
              <w:right w:val="single" w:sz="4" w:space="0" w:color="auto"/>
            </w:tcBorders>
          </w:tcPr>
          <w:p w14:paraId="6DB1CBAD" w14:textId="77777777" w:rsidR="004671A3" w:rsidRDefault="004671A3" w:rsidP="00EF19F6">
            <w:pPr>
              <w:jc w:val="center"/>
            </w:pPr>
          </w:p>
        </w:tc>
        <w:tc>
          <w:tcPr>
            <w:tcW w:w="1843" w:type="dxa"/>
            <w:tcBorders>
              <w:top w:val="single" w:sz="4" w:space="0" w:color="auto"/>
              <w:left w:val="single" w:sz="4" w:space="0" w:color="auto"/>
              <w:bottom w:val="single" w:sz="4" w:space="0" w:color="auto"/>
              <w:right w:val="single" w:sz="4" w:space="0" w:color="auto"/>
            </w:tcBorders>
          </w:tcPr>
          <w:p w14:paraId="58DFA575" w14:textId="77777777" w:rsidR="004671A3" w:rsidRDefault="004671A3" w:rsidP="00EF19F6">
            <w:pPr>
              <w:jc w:val="center"/>
            </w:pPr>
          </w:p>
        </w:tc>
      </w:tr>
    </w:tbl>
    <w:p w14:paraId="75F9B592" w14:textId="77777777" w:rsidR="004671A3" w:rsidRDefault="004671A3" w:rsidP="004671A3">
      <w:pPr>
        <w:pStyle w:val="afff4"/>
        <w:ind w:left="0" w:firstLine="0"/>
      </w:pPr>
    </w:p>
    <w:p w14:paraId="07B797E8" w14:textId="4323AD00" w:rsidR="004671A3" w:rsidRDefault="004671A3" w:rsidP="004671A3">
      <w:pPr>
        <w:pStyle w:val="afff4"/>
      </w:pPr>
      <w:r w:rsidRPr="00647939">
        <w:t xml:space="preserve">Параметры события сетевой модели записаны в таблицу </w:t>
      </w:r>
      <w:r w:rsidR="006155F3">
        <w:t>8</w:t>
      </w:r>
      <w:r w:rsidRPr="00647939">
        <w:t>.</w:t>
      </w:r>
    </w:p>
    <w:p w14:paraId="294B481E" w14:textId="4AB0BCCE" w:rsidR="004671A3" w:rsidRDefault="004671A3" w:rsidP="004671A3">
      <w:pPr>
        <w:pStyle w:val="afff4"/>
        <w:ind w:firstLine="0"/>
      </w:pPr>
      <w:r>
        <w:t xml:space="preserve">Таблица </w:t>
      </w:r>
      <w:r w:rsidR="006155F3">
        <w:t xml:space="preserve">8 </w:t>
      </w:r>
      <w:r>
        <w:t>– Параметры события сетевой модели</w:t>
      </w:r>
    </w:p>
    <w:tbl>
      <w:tblPr>
        <w:tblW w:w="910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5"/>
        <w:gridCol w:w="2275"/>
        <w:gridCol w:w="2275"/>
        <w:gridCol w:w="2276"/>
      </w:tblGrid>
      <w:tr w:rsidR="004671A3" w:rsidRPr="0006087F" w14:paraId="3A3C5421" w14:textId="77777777" w:rsidTr="00EF19F6">
        <w:trPr>
          <w:trHeight w:val="454"/>
        </w:trPr>
        <w:tc>
          <w:tcPr>
            <w:tcW w:w="2275" w:type="dxa"/>
            <w:shd w:val="clear" w:color="auto" w:fill="auto"/>
          </w:tcPr>
          <w:p w14:paraId="481A8083" w14:textId="77777777" w:rsidR="004671A3" w:rsidRDefault="004671A3" w:rsidP="00EF19F6">
            <w:pPr>
              <w:jc w:val="center"/>
            </w:pPr>
            <w:r>
              <w:t xml:space="preserve">Код </w:t>
            </w:r>
          </w:p>
          <w:p w14:paraId="3BC104B8" w14:textId="77777777" w:rsidR="004671A3" w:rsidRPr="00125584" w:rsidRDefault="004671A3" w:rsidP="00EF19F6">
            <w:pPr>
              <w:jc w:val="center"/>
            </w:pPr>
            <w:r>
              <w:t>события</w:t>
            </w:r>
          </w:p>
        </w:tc>
        <w:tc>
          <w:tcPr>
            <w:tcW w:w="2275" w:type="dxa"/>
            <w:shd w:val="clear" w:color="auto" w:fill="auto"/>
          </w:tcPr>
          <w:p w14:paraId="76DEEC98" w14:textId="77777777" w:rsidR="004671A3" w:rsidRPr="00125584" w:rsidRDefault="004671A3" w:rsidP="00EF19F6">
            <w:pPr>
              <w:jc w:val="center"/>
            </w:pPr>
            <w:r w:rsidRPr="00125584">
              <w:t xml:space="preserve">Ранний срок совершения события, </w:t>
            </w:r>
            <w:r w:rsidRPr="00125584">
              <w:rPr>
                <w:rFonts w:ascii="Cambria Math" w:hAnsi="Cambria Math" w:cs="Cambria Math"/>
                <w:lang w:val="en-US"/>
              </w:rPr>
              <w:t>𝑡</w:t>
            </w:r>
            <w:r w:rsidRPr="00125584">
              <w:t>р (</w:t>
            </w:r>
            <w:r w:rsidRPr="00125584">
              <w:rPr>
                <w:rFonts w:ascii="Cambria Math" w:hAnsi="Cambria Math" w:cs="Cambria Math"/>
                <w:lang w:val="en-US"/>
              </w:rPr>
              <w:t>𝑖</w:t>
            </w:r>
            <w:r w:rsidRPr="00125584">
              <w:t>)</w:t>
            </w:r>
          </w:p>
        </w:tc>
        <w:tc>
          <w:tcPr>
            <w:tcW w:w="2275" w:type="dxa"/>
          </w:tcPr>
          <w:p w14:paraId="612776AE" w14:textId="77777777" w:rsidR="004671A3" w:rsidRPr="00125584" w:rsidRDefault="004671A3" w:rsidP="00EF19F6">
            <w:pPr>
              <w:jc w:val="center"/>
            </w:pPr>
            <w:r w:rsidRPr="00125584">
              <w:t xml:space="preserve">Поздний срок свершения события, </w:t>
            </w:r>
            <w:r w:rsidRPr="00125584">
              <w:rPr>
                <w:lang w:val="en-US"/>
              </w:rPr>
              <w:t>t</w:t>
            </w:r>
            <w:r w:rsidRPr="00125584">
              <w:t>п</w:t>
            </w:r>
            <w:r>
              <w:t xml:space="preserve"> (</w:t>
            </w:r>
            <w:proofErr w:type="spellStart"/>
            <w:r w:rsidRPr="00125584">
              <w:rPr>
                <w:lang w:val="en-US"/>
              </w:rPr>
              <w:t>i</w:t>
            </w:r>
            <w:proofErr w:type="spellEnd"/>
            <w:r>
              <w:t>)</w:t>
            </w:r>
          </w:p>
        </w:tc>
        <w:tc>
          <w:tcPr>
            <w:tcW w:w="2276" w:type="dxa"/>
          </w:tcPr>
          <w:p w14:paraId="4200EDF7" w14:textId="77777777" w:rsidR="004671A3" w:rsidRDefault="004671A3" w:rsidP="00EF19F6">
            <w:pPr>
              <w:jc w:val="center"/>
              <w:rPr>
                <w:lang w:val="en-US"/>
              </w:rPr>
            </w:pPr>
            <w:proofErr w:type="spellStart"/>
            <w:r w:rsidRPr="004E2729">
              <w:rPr>
                <w:lang w:val="en-US"/>
              </w:rPr>
              <w:t>Резерв</w:t>
            </w:r>
            <w:proofErr w:type="spellEnd"/>
            <w:r w:rsidRPr="004E2729">
              <w:rPr>
                <w:lang w:val="en-US"/>
              </w:rPr>
              <w:t xml:space="preserve"> </w:t>
            </w:r>
          </w:p>
          <w:p w14:paraId="38B60721" w14:textId="77777777" w:rsidR="004671A3" w:rsidRPr="0006087F" w:rsidRDefault="004671A3" w:rsidP="00EF19F6">
            <w:pPr>
              <w:jc w:val="center"/>
              <w:rPr>
                <w:lang w:val="en-US"/>
              </w:rPr>
            </w:pPr>
            <w:proofErr w:type="spellStart"/>
            <w:r w:rsidRPr="004E2729">
              <w:rPr>
                <w:lang w:val="en-US"/>
              </w:rPr>
              <w:t>события</w:t>
            </w:r>
            <w:proofErr w:type="spellEnd"/>
            <w:r w:rsidRPr="004E2729">
              <w:rPr>
                <w:lang w:val="en-US"/>
              </w:rPr>
              <w:t>, Р</w:t>
            </w:r>
          </w:p>
        </w:tc>
      </w:tr>
      <w:tr w:rsidR="004671A3" w:rsidRPr="0006087F" w14:paraId="40B29EA4" w14:textId="77777777" w:rsidTr="00EF19F6">
        <w:trPr>
          <w:trHeight w:val="454"/>
        </w:trPr>
        <w:tc>
          <w:tcPr>
            <w:tcW w:w="2275" w:type="dxa"/>
            <w:shd w:val="clear" w:color="auto" w:fill="auto"/>
          </w:tcPr>
          <w:p w14:paraId="37745958" w14:textId="77777777" w:rsidR="004671A3" w:rsidRDefault="004671A3" w:rsidP="00EF19F6">
            <w:pPr>
              <w:jc w:val="center"/>
            </w:pPr>
            <w:r>
              <w:t>0</w:t>
            </w:r>
          </w:p>
        </w:tc>
        <w:tc>
          <w:tcPr>
            <w:tcW w:w="2275" w:type="dxa"/>
            <w:shd w:val="clear" w:color="auto" w:fill="auto"/>
          </w:tcPr>
          <w:p w14:paraId="05945944" w14:textId="77777777" w:rsidR="004671A3" w:rsidRPr="00125584" w:rsidRDefault="004671A3" w:rsidP="00EF19F6">
            <w:pPr>
              <w:jc w:val="center"/>
            </w:pPr>
            <w:r>
              <w:t>0</w:t>
            </w:r>
          </w:p>
        </w:tc>
        <w:tc>
          <w:tcPr>
            <w:tcW w:w="2275" w:type="dxa"/>
          </w:tcPr>
          <w:p w14:paraId="27314671" w14:textId="77777777" w:rsidR="004671A3" w:rsidRPr="00125584" w:rsidRDefault="004671A3" w:rsidP="00EF19F6">
            <w:pPr>
              <w:jc w:val="center"/>
            </w:pPr>
            <w:r>
              <w:t>0</w:t>
            </w:r>
          </w:p>
        </w:tc>
        <w:tc>
          <w:tcPr>
            <w:tcW w:w="2276" w:type="dxa"/>
          </w:tcPr>
          <w:p w14:paraId="2868347E" w14:textId="77777777" w:rsidR="004671A3" w:rsidRPr="007C49E7" w:rsidRDefault="004671A3" w:rsidP="00EF19F6">
            <w:pPr>
              <w:jc w:val="center"/>
            </w:pPr>
            <w:r>
              <w:t>0</w:t>
            </w:r>
          </w:p>
        </w:tc>
      </w:tr>
      <w:tr w:rsidR="004671A3" w:rsidRPr="0006087F" w14:paraId="1C759F92" w14:textId="77777777" w:rsidTr="00EF19F6">
        <w:trPr>
          <w:trHeight w:val="454"/>
        </w:trPr>
        <w:tc>
          <w:tcPr>
            <w:tcW w:w="2275" w:type="dxa"/>
            <w:shd w:val="clear" w:color="auto" w:fill="auto"/>
          </w:tcPr>
          <w:p w14:paraId="1F7CBD64" w14:textId="77777777" w:rsidR="004671A3" w:rsidRDefault="004671A3" w:rsidP="00EF19F6">
            <w:pPr>
              <w:jc w:val="center"/>
            </w:pPr>
            <w:r>
              <w:t>1</w:t>
            </w:r>
          </w:p>
        </w:tc>
        <w:tc>
          <w:tcPr>
            <w:tcW w:w="2275" w:type="dxa"/>
            <w:shd w:val="clear" w:color="auto" w:fill="auto"/>
          </w:tcPr>
          <w:p w14:paraId="0F7A6791" w14:textId="77777777" w:rsidR="004671A3" w:rsidRPr="00125584" w:rsidRDefault="004671A3" w:rsidP="00EF19F6">
            <w:pPr>
              <w:jc w:val="center"/>
            </w:pPr>
            <w:r>
              <w:t>18</w:t>
            </w:r>
          </w:p>
        </w:tc>
        <w:tc>
          <w:tcPr>
            <w:tcW w:w="2275" w:type="dxa"/>
          </w:tcPr>
          <w:p w14:paraId="65E3EF07" w14:textId="77777777" w:rsidR="004671A3" w:rsidRPr="00125584" w:rsidRDefault="004671A3" w:rsidP="00EF19F6">
            <w:pPr>
              <w:jc w:val="center"/>
            </w:pPr>
            <w:r>
              <w:t>18</w:t>
            </w:r>
          </w:p>
        </w:tc>
        <w:tc>
          <w:tcPr>
            <w:tcW w:w="2276" w:type="dxa"/>
          </w:tcPr>
          <w:p w14:paraId="7455D913" w14:textId="77777777" w:rsidR="004671A3" w:rsidRPr="007C49E7" w:rsidRDefault="004671A3" w:rsidP="00EF19F6">
            <w:pPr>
              <w:jc w:val="center"/>
            </w:pPr>
            <w:r>
              <w:t>0</w:t>
            </w:r>
          </w:p>
        </w:tc>
      </w:tr>
      <w:tr w:rsidR="004671A3" w:rsidRPr="0006087F" w14:paraId="7CA8FB63" w14:textId="77777777" w:rsidTr="00EF19F6">
        <w:trPr>
          <w:trHeight w:val="454"/>
        </w:trPr>
        <w:tc>
          <w:tcPr>
            <w:tcW w:w="2275" w:type="dxa"/>
            <w:shd w:val="clear" w:color="auto" w:fill="auto"/>
          </w:tcPr>
          <w:p w14:paraId="67776CA4" w14:textId="77777777" w:rsidR="004671A3" w:rsidRDefault="004671A3" w:rsidP="00EF19F6">
            <w:pPr>
              <w:jc w:val="center"/>
            </w:pPr>
            <w:r>
              <w:t>2</w:t>
            </w:r>
          </w:p>
        </w:tc>
        <w:tc>
          <w:tcPr>
            <w:tcW w:w="2275" w:type="dxa"/>
            <w:shd w:val="clear" w:color="auto" w:fill="auto"/>
          </w:tcPr>
          <w:p w14:paraId="6B8FD027" w14:textId="77777777" w:rsidR="004671A3" w:rsidRPr="00125584" w:rsidRDefault="004671A3" w:rsidP="00EF19F6">
            <w:pPr>
              <w:jc w:val="center"/>
            </w:pPr>
            <w:r>
              <w:t>48</w:t>
            </w:r>
          </w:p>
        </w:tc>
        <w:tc>
          <w:tcPr>
            <w:tcW w:w="2275" w:type="dxa"/>
          </w:tcPr>
          <w:p w14:paraId="07315CAF" w14:textId="77777777" w:rsidR="004671A3" w:rsidRPr="00125584" w:rsidRDefault="004671A3" w:rsidP="00EF19F6">
            <w:pPr>
              <w:jc w:val="center"/>
            </w:pPr>
            <w:r>
              <w:t>48</w:t>
            </w:r>
          </w:p>
        </w:tc>
        <w:tc>
          <w:tcPr>
            <w:tcW w:w="2276" w:type="dxa"/>
          </w:tcPr>
          <w:p w14:paraId="0BBD6A70" w14:textId="77777777" w:rsidR="004671A3" w:rsidRPr="007C49E7" w:rsidRDefault="004671A3" w:rsidP="00EF19F6">
            <w:pPr>
              <w:jc w:val="center"/>
            </w:pPr>
            <w:r>
              <w:t>0</w:t>
            </w:r>
          </w:p>
        </w:tc>
      </w:tr>
      <w:tr w:rsidR="004671A3" w:rsidRPr="0006087F" w14:paraId="45D00850" w14:textId="77777777" w:rsidTr="00EF19F6">
        <w:trPr>
          <w:trHeight w:val="454"/>
        </w:trPr>
        <w:tc>
          <w:tcPr>
            <w:tcW w:w="2275" w:type="dxa"/>
            <w:shd w:val="clear" w:color="auto" w:fill="auto"/>
          </w:tcPr>
          <w:p w14:paraId="79C107B6" w14:textId="77777777" w:rsidR="004671A3" w:rsidRDefault="004671A3" w:rsidP="00EF19F6">
            <w:pPr>
              <w:jc w:val="center"/>
            </w:pPr>
            <w:r>
              <w:t>3</w:t>
            </w:r>
          </w:p>
        </w:tc>
        <w:tc>
          <w:tcPr>
            <w:tcW w:w="2275" w:type="dxa"/>
            <w:shd w:val="clear" w:color="auto" w:fill="auto"/>
          </w:tcPr>
          <w:p w14:paraId="7D51CFF8" w14:textId="77777777" w:rsidR="004671A3" w:rsidRPr="00125584" w:rsidRDefault="004671A3" w:rsidP="00EF19F6">
            <w:pPr>
              <w:jc w:val="center"/>
            </w:pPr>
            <w:r>
              <w:t>62</w:t>
            </w:r>
          </w:p>
        </w:tc>
        <w:tc>
          <w:tcPr>
            <w:tcW w:w="2275" w:type="dxa"/>
          </w:tcPr>
          <w:p w14:paraId="46A44ADD" w14:textId="77777777" w:rsidR="004671A3" w:rsidRPr="00125584" w:rsidRDefault="004671A3" w:rsidP="00EF19F6">
            <w:pPr>
              <w:jc w:val="center"/>
            </w:pPr>
            <w:r>
              <w:t>62</w:t>
            </w:r>
          </w:p>
        </w:tc>
        <w:tc>
          <w:tcPr>
            <w:tcW w:w="2276" w:type="dxa"/>
          </w:tcPr>
          <w:p w14:paraId="27D8DE2C" w14:textId="77777777" w:rsidR="004671A3" w:rsidRPr="007C49E7" w:rsidRDefault="004671A3" w:rsidP="00EF19F6">
            <w:pPr>
              <w:jc w:val="center"/>
            </w:pPr>
            <w:r>
              <w:t>0</w:t>
            </w:r>
          </w:p>
        </w:tc>
      </w:tr>
      <w:tr w:rsidR="004671A3" w:rsidRPr="0006087F" w14:paraId="0A3AF4B8" w14:textId="77777777" w:rsidTr="00EF19F6">
        <w:trPr>
          <w:trHeight w:val="454"/>
        </w:trPr>
        <w:tc>
          <w:tcPr>
            <w:tcW w:w="2275" w:type="dxa"/>
            <w:shd w:val="clear" w:color="auto" w:fill="auto"/>
          </w:tcPr>
          <w:p w14:paraId="58DBC618" w14:textId="77777777" w:rsidR="004671A3" w:rsidRDefault="004671A3" w:rsidP="00EF19F6">
            <w:pPr>
              <w:jc w:val="center"/>
            </w:pPr>
            <w:r>
              <w:t>4</w:t>
            </w:r>
          </w:p>
        </w:tc>
        <w:tc>
          <w:tcPr>
            <w:tcW w:w="2275" w:type="dxa"/>
            <w:shd w:val="clear" w:color="auto" w:fill="auto"/>
          </w:tcPr>
          <w:p w14:paraId="024B692E" w14:textId="77777777" w:rsidR="004671A3" w:rsidRPr="00125584" w:rsidRDefault="004671A3" w:rsidP="00EF19F6">
            <w:pPr>
              <w:jc w:val="center"/>
            </w:pPr>
            <w:r>
              <w:t>96</w:t>
            </w:r>
          </w:p>
        </w:tc>
        <w:tc>
          <w:tcPr>
            <w:tcW w:w="2275" w:type="dxa"/>
          </w:tcPr>
          <w:p w14:paraId="220EB0C0" w14:textId="77777777" w:rsidR="004671A3" w:rsidRPr="00125584" w:rsidRDefault="004671A3" w:rsidP="00EF19F6">
            <w:pPr>
              <w:jc w:val="center"/>
            </w:pPr>
            <w:r>
              <w:t>96</w:t>
            </w:r>
          </w:p>
        </w:tc>
        <w:tc>
          <w:tcPr>
            <w:tcW w:w="2276" w:type="dxa"/>
          </w:tcPr>
          <w:p w14:paraId="289F8195" w14:textId="77777777" w:rsidR="004671A3" w:rsidRPr="007C49E7" w:rsidRDefault="004671A3" w:rsidP="00EF19F6">
            <w:pPr>
              <w:jc w:val="center"/>
            </w:pPr>
            <w:r>
              <w:t>0</w:t>
            </w:r>
          </w:p>
        </w:tc>
      </w:tr>
      <w:tr w:rsidR="004671A3" w:rsidRPr="0006087F" w14:paraId="1FFF9D64" w14:textId="77777777" w:rsidTr="00EF19F6">
        <w:trPr>
          <w:trHeight w:val="454"/>
        </w:trPr>
        <w:tc>
          <w:tcPr>
            <w:tcW w:w="2275" w:type="dxa"/>
            <w:shd w:val="clear" w:color="auto" w:fill="auto"/>
          </w:tcPr>
          <w:p w14:paraId="12CAE42E" w14:textId="77777777" w:rsidR="004671A3" w:rsidRDefault="004671A3" w:rsidP="00EF19F6">
            <w:pPr>
              <w:jc w:val="center"/>
            </w:pPr>
            <w:r>
              <w:t>5</w:t>
            </w:r>
          </w:p>
        </w:tc>
        <w:tc>
          <w:tcPr>
            <w:tcW w:w="2275" w:type="dxa"/>
            <w:shd w:val="clear" w:color="auto" w:fill="auto"/>
          </w:tcPr>
          <w:p w14:paraId="0CA06812" w14:textId="77777777" w:rsidR="004671A3" w:rsidRPr="00125584" w:rsidRDefault="004671A3" w:rsidP="00EF19F6">
            <w:pPr>
              <w:jc w:val="center"/>
            </w:pPr>
            <w:r>
              <w:t>130</w:t>
            </w:r>
          </w:p>
        </w:tc>
        <w:tc>
          <w:tcPr>
            <w:tcW w:w="2275" w:type="dxa"/>
          </w:tcPr>
          <w:p w14:paraId="00C5263A" w14:textId="77777777" w:rsidR="004671A3" w:rsidRPr="00125584" w:rsidRDefault="004671A3" w:rsidP="00EF19F6">
            <w:pPr>
              <w:jc w:val="center"/>
            </w:pPr>
            <w:r>
              <w:t>130</w:t>
            </w:r>
          </w:p>
        </w:tc>
        <w:tc>
          <w:tcPr>
            <w:tcW w:w="2276" w:type="dxa"/>
          </w:tcPr>
          <w:p w14:paraId="26582E94" w14:textId="77777777" w:rsidR="004671A3" w:rsidRPr="007C49E7" w:rsidRDefault="004671A3" w:rsidP="00EF19F6">
            <w:pPr>
              <w:jc w:val="center"/>
            </w:pPr>
            <w:r>
              <w:t>0</w:t>
            </w:r>
          </w:p>
        </w:tc>
      </w:tr>
      <w:tr w:rsidR="004671A3" w:rsidRPr="0006087F" w14:paraId="646312E8" w14:textId="77777777" w:rsidTr="00EF19F6">
        <w:trPr>
          <w:trHeight w:val="454"/>
        </w:trPr>
        <w:tc>
          <w:tcPr>
            <w:tcW w:w="2275" w:type="dxa"/>
            <w:shd w:val="clear" w:color="auto" w:fill="auto"/>
          </w:tcPr>
          <w:p w14:paraId="2C45B818" w14:textId="77777777" w:rsidR="004671A3" w:rsidRDefault="004671A3" w:rsidP="00EF19F6">
            <w:pPr>
              <w:jc w:val="center"/>
            </w:pPr>
            <w:r>
              <w:t>6</w:t>
            </w:r>
          </w:p>
        </w:tc>
        <w:tc>
          <w:tcPr>
            <w:tcW w:w="2275" w:type="dxa"/>
            <w:shd w:val="clear" w:color="auto" w:fill="auto"/>
          </w:tcPr>
          <w:p w14:paraId="09B439BD" w14:textId="77777777" w:rsidR="004671A3" w:rsidRPr="00125584" w:rsidRDefault="004671A3" w:rsidP="00EF19F6">
            <w:pPr>
              <w:jc w:val="center"/>
            </w:pPr>
            <w:r>
              <w:t>156</w:t>
            </w:r>
          </w:p>
        </w:tc>
        <w:tc>
          <w:tcPr>
            <w:tcW w:w="2275" w:type="dxa"/>
          </w:tcPr>
          <w:p w14:paraId="6217CEA7" w14:textId="77777777" w:rsidR="004671A3" w:rsidRPr="00125584" w:rsidRDefault="004671A3" w:rsidP="00EF19F6">
            <w:pPr>
              <w:jc w:val="center"/>
            </w:pPr>
            <w:r>
              <w:t>156</w:t>
            </w:r>
          </w:p>
        </w:tc>
        <w:tc>
          <w:tcPr>
            <w:tcW w:w="2276" w:type="dxa"/>
          </w:tcPr>
          <w:p w14:paraId="465FCDB2" w14:textId="77777777" w:rsidR="004671A3" w:rsidRPr="007C49E7" w:rsidRDefault="004671A3" w:rsidP="00EF19F6">
            <w:pPr>
              <w:jc w:val="center"/>
            </w:pPr>
            <w:r>
              <w:t>0</w:t>
            </w:r>
          </w:p>
        </w:tc>
      </w:tr>
      <w:tr w:rsidR="004671A3" w:rsidRPr="0006087F" w14:paraId="2ACBCC12" w14:textId="77777777" w:rsidTr="00EF19F6">
        <w:trPr>
          <w:trHeight w:val="454"/>
        </w:trPr>
        <w:tc>
          <w:tcPr>
            <w:tcW w:w="2275" w:type="dxa"/>
            <w:shd w:val="clear" w:color="auto" w:fill="auto"/>
          </w:tcPr>
          <w:p w14:paraId="47D9480A" w14:textId="77777777" w:rsidR="004671A3" w:rsidRDefault="004671A3" w:rsidP="00EF19F6">
            <w:pPr>
              <w:jc w:val="center"/>
            </w:pPr>
            <w:r>
              <w:t>7</w:t>
            </w:r>
          </w:p>
        </w:tc>
        <w:tc>
          <w:tcPr>
            <w:tcW w:w="2275" w:type="dxa"/>
            <w:shd w:val="clear" w:color="auto" w:fill="auto"/>
          </w:tcPr>
          <w:p w14:paraId="75AD87D6" w14:textId="77777777" w:rsidR="004671A3" w:rsidRPr="00125584" w:rsidRDefault="004671A3" w:rsidP="00EF19F6">
            <w:pPr>
              <w:jc w:val="center"/>
            </w:pPr>
            <w:r>
              <w:t>190</w:t>
            </w:r>
          </w:p>
        </w:tc>
        <w:tc>
          <w:tcPr>
            <w:tcW w:w="2275" w:type="dxa"/>
          </w:tcPr>
          <w:p w14:paraId="1D4125A3" w14:textId="77777777" w:rsidR="004671A3" w:rsidRPr="00125584" w:rsidRDefault="004671A3" w:rsidP="00EF19F6">
            <w:pPr>
              <w:jc w:val="center"/>
            </w:pPr>
            <w:r>
              <w:t>190</w:t>
            </w:r>
          </w:p>
        </w:tc>
        <w:tc>
          <w:tcPr>
            <w:tcW w:w="2276" w:type="dxa"/>
          </w:tcPr>
          <w:p w14:paraId="674DB2A8" w14:textId="77777777" w:rsidR="004671A3" w:rsidRPr="007C49E7" w:rsidRDefault="004671A3" w:rsidP="00EF19F6">
            <w:pPr>
              <w:jc w:val="center"/>
            </w:pPr>
            <w:r>
              <w:t>0</w:t>
            </w:r>
          </w:p>
        </w:tc>
      </w:tr>
      <w:tr w:rsidR="004671A3" w:rsidRPr="0006087F" w14:paraId="116561F6" w14:textId="77777777" w:rsidTr="00EF19F6">
        <w:trPr>
          <w:trHeight w:val="454"/>
        </w:trPr>
        <w:tc>
          <w:tcPr>
            <w:tcW w:w="2275" w:type="dxa"/>
            <w:tcBorders>
              <w:bottom w:val="single" w:sz="4" w:space="0" w:color="auto"/>
            </w:tcBorders>
            <w:shd w:val="clear" w:color="auto" w:fill="auto"/>
          </w:tcPr>
          <w:p w14:paraId="67609DBC" w14:textId="77777777" w:rsidR="004671A3" w:rsidRDefault="004671A3" w:rsidP="00EF19F6">
            <w:pPr>
              <w:jc w:val="center"/>
            </w:pPr>
            <w:r>
              <w:t>8</w:t>
            </w:r>
          </w:p>
        </w:tc>
        <w:tc>
          <w:tcPr>
            <w:tcW w:w="2275" w:type="dxa"/>
            <w:tcBorders>
              <w:bottom w:val="single" w:sz="4" w:space="0" w:color="auto"/>
            </w:tcBorders>
            <w:shd w:val="clear" w:color="auto" w:fill="auto"/>
          </w:tcPr>
          <w:p w14:paraId="00903547" w14:textId="77777777" w:rsidR="004671A3" w:rsidRPr="00125584" w:rsidRDefault="004671A3" w:rsidP="00EF19F6">
            <w:pPr>
              <w:jc w:val="center"/>
            </w:pPr>
            <w:r>
              <w:t>232</w:t>
            </w:r>
          </w:p>
        </w:tc>
        <w:tc>
          <w:tcPr>
            <w:tcW w:w="2275" w:type="dxa"/>
            <w:tcBorders>
              <w:bottom w:val="single" w:sz="4" w:space="0" w:color="auto"/>
            </w:tcBorders>
          </w:tcPr>
          <w:p w14:paraId="3758A190" w14:textId="77777777" w:rsidR="004671A3" w:rsidRPr="00125584" w:rsidRDefault="004671A3" w:rsidP="00EF19F6">
            <w:pPr>
              <w:jc w:val="center"/>
            </w:pPr>
            <w:r>
              <w:t>232</w:t>
            </w:r>
          </w:p>
        </w:tc>
        <w:tc>
          <w:tcPr>
            <w:tcW w:w="2276" w:type="dxa"/>
            <w:tcBorders>
              <w:bottom w:val="single" w:sz="4" w:space="0" w:color="auto"/>
            </w:tcBorders>
          </w:tcPr>
          <w:p w14:paraId="5E3AD0B4" w14:textId="77777777" w:rsidR="004671A3" w:rsidRPr="007C49E7" w:rsidRDefault="004671A3" w:rsidP="00EF19F6">
            <w:pPr>
              <w:jc w:val="center"/>
            </w:pPr>
            <w:r>
              <w:t>0</w:t>
            </w:r>
          </w:p>
        </w:tc>
      </w:tr>
      <w:tr w:rsidR="004671A3" w:rsidRPr="0006087F" w14:paraId="0B67B538" w14:textId="77777777" w:rsidTr="00EF19F6">
        <w:trPr>
          <w:trHeight w:val="454"/>
        </w:trPr>
        <w:tc>
          <w:tcPr>
            <w:tcW w:w="2275" w:type="dxa"/>
            <w:tcBorders>
              <w:bottom w:val="nil"/>
            </w:tcBorders>
            <w:shd w:val="clear" w:color="auto" w:fill="auto"/>
          </w:tcPr>
          <w:p w14:paraId="796BC24D" w14:textId="77777777" w:rsidR="004671A3" w:rsidRDefault="004671A3" w:rsidP="00EF19F6">
            <w:pPr>
              <w:jc w:val="center"/>
            </w:pPr>
            <w:r>
              <w:t>9</w:t>
            </w:r>
          </w:p>
        </w:tc>
        <w:tc>
          <w:tcPr>
            <w:tcW w:w="2275" w:type="dxa"/>
            <w:tcBorders>
              <w:bottom w:val="nil"/>
            </w:tcBorders>
            <w:shd w:val="clear" w:color="auto" w:fill="auto"/>
          </w:tcPr>
          <w:p w14:paraId="3609FD0F" w14:textId="77777777" w:rsidR="004671A3" w:rsidRPr="00125584" w:rsidRDefault="004671A3" w:rsidP="00EF19F6">
            <w:pPr>
              <w:jc w:val="center"/>
            </w:pPr>
            <w:r>
              <w:t>277</w:t>
            </w:r>
          </w:p>
        </w:tc>
        <w:tc>
          <w:tcPr>
            <w:tcW w:w="2275" w:type="dxa"/>
            <w:tcBorders>
              <w:bottom w:val="nil"/>
            </w:tcBorders>
          </w:tcPr>
          <w:p w14:paraId="383DF04E" w14:textId="77777777" w:rsidR="004671A3" w:rsidRPr="00125584" w:rsidRDefault="004671A3" w:rsidP="00EF19F6">
            <w:pPr>
              <w:jc w:val="center"/>
            </w:pPr>
            <w:r>
              <w:t>277</w:t>
            </w:r>
          </w:p>
        </w:tc>
        <w:tc>
          <w:tcPr>
            <w:tcW w:w="2276" w:type="dxa"/>
            <w:tcBorders>
              <w:bottom w:val="nil"/>
            </w:tcBorders>
          </w:tcPr>
          <w:p w14:paraId="3B38C198" w14:textId="77777777" w:rsidR="004671A3" w:rsidRPr="007C49E7" w:rsidRDefault="004671A3" w:rsidP="00EF19F6">
            <w:pPr>
              <w:jc w:val="center"/>
            </w:pPr>
            <w:r>
              <w:t>0</w:t>
            </w:r>
          </w:p>
        </w:tc>
      </w:tr>
    </w:tbl>
    <w:p w14:paraId="249FE662" w14:textId="77777777" w:rsidR="004671A3" w:rsidRDefault="004671A3" w:rsidP="004671A3">
      <w:pPr>
        <w:pStyle w:val="afff4"/>
        <w:ind w:firstLine="0"/>
      </w:pPr>
    </w:p>
    <w:p w14:paraId="25560A8E" w14:textId="79480293" w:rsidR="004671A3" w:rsidRDefault="004671A3" w:rsidP="004671A3">
      <w:pPr>
        <w:pStyle w:val="afff4"/>
        <w:ind w:firstLine="0"/>
      </w:pPr>
      <w:r>
        <w:lastRenderedPageBreak/>
        <w:t xml:space="preserve">Продолжение таблицы </w:t>
      </w:r>
      <w:r w:rsidR="006155F3">
        <w:t>8</w:t>
      </w:r>
    </w:p>
    <w:tbl>
      <w:tblPr>
        <w:tblW w:w="910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5"/>
        <w:gridCol w:w="2275"/>
        <w:gridCol w:w="2275"/>
        <w:gridCol w:w="2276"/>
      </w:tblGrid>
      <w:tr w:rsidR="004671A3" w:rsidRPr="007C49E7" w14:paraId="10A61A9B" w14:textId="77777777" w:rsidTr="00EF19F6">
        <w:trPr>
          <w:trHeight w:val="454"/>
        </w:trPr>
        <w:tc>
          <w:tcPr>
            <w:tcW w:w="2275" w:type="dxa"/>
            <w:shd w:val="clear" w:color="auto" w:fill="auto"/>
          </w:tcPr>
          <w:p w14:paraId="70DFB1F7" w14:textId="77777777" w:rsidR="004671A3" w:rsidRDefault="004671A3" w:rsidP="00EF19F6">
            <w:pPr>
              <w:jc w:val="center"/>
            </w:pPr>
            <w:r>
              <w:t>10</w:t>
            </w:r>
          </w:p>
        </w:tc>
        <w:tc>
          <w:tcPr>
            <w:tcW w:w="2275" w:type="dxa"/>
            <w:shd w:val="clear" w:color="auto" w:fill="auto"/>
          </w:tcPr>
          <w:p w14:paraId="50BB3C67" w14:textId="77777777" w:rsidR="004671A3" w:rsidRPr="00125584" w:rsidRDefault="004671A3" w:rsidP="00EF19F6">
            <w:pPr>
              <w:jc w:val="center"/>
            </w:pPr>
            <w:r>
              <w:t>322</w:t>
            </w:r>
          </w:p>
        </w:tc>
        <w:tc>
          <w:tcPr>
            <w:tcW w:w="2275" w:type="dxa"/>
          </w:tcPr>
          <w:p w14:paraId="3A091602" w14:textId="77777777" w:rsidR="004671A3" w:rsidRPr="00125584" w:rsidRDefault="004671A3" w:rsidP="00EF19F6">
            <w:pPr>
              <w:jc w:val="center"/>
            </w:pPr>
            <w:r>
              <w:t>322</w:t>
            </w:r>
          </w:p>
        </w:tc>
        <w:tc>
          <w:tcPr>
            <w:tcW w:w="2276" w:type="dxa"/>
          </w:tcPr>
          <w:p w14:paraId="099E155C" w14:textId="77777777" w:rsidR="004671A3" w:rsidRPr="007C49E7" w:rsidRDefault="004671A3" w:rsidP="00EF19F6">
            <w:pPr>
              <w:jc w:val="center"/>
            </w:pPr>
            <w:r>
              <w:t>0</w:t>
            </w:r>
          </w:p>
        </w:tc>
      </w:tr>
      <w:tr w:rsidR="004671A3" w:rsidRPr="007C49E7" w14:paraId="0BDB0B0E" w14:textId="77777777" w:rsidTr="00EF19F6">
        <w:trPr>
          <w:trHeight w:val="454"/>
        </w:trPr>
        <w:tc>
          <w:tcPr>
            <w:tcW w:w="2275" w:type="dxa"/>
            <w:shd w:val="clear" w:color="auto" w:fill="auto"/>
          </w:tcPr>
          <w:p w14:paraId="4F5757EB" w14:textId="77777777" w:rsidR="004671A3" w:rsidRDefault="004671A3" w:rsidP="00EF19F6">
            <w:pPr>
              <w:jc w:val="center"/>
            </w:pPr>
            <w:r>
              <w:t>11</w:t>
            </w:r>
          </w:p>
        </w:tc>
        <w:tc>
          <w:tcPr>
            <w:tcW w:w="2275" w:type="dxa"/>
            <w:shd w:val="clear" w:color="auto" w:fill="auto"/>
          </w:tcPr>
          <w:p w14:paraId="64D4A145" w14:textId="77777777" w:rsidR="004671A3" w:rsidRPr="00125584" w:rsidRDefault="004671A3" w:rsidP="00EF19F6">
            <w:pPr>
              <w:jc w:val="center"/>
            </w:pPr>
            <w:r>
              <w:t>344</w:t>
            </w:r>
          </w:p>
        </w:tc>
        <w:tc>
          <w:tcPr>
            <w:tcW w:w="2275" w:type="dxa"/>
          </w:tcPr>
          <w:p w14:paraId="4C3BB82C" w14:textId="77777777" w:rsidR="004671A3" w:rsidRPr="00125584" w:rsidRDefault="004671A3" w:rsidP="00EF19F6">
            <w:pPr>
              <w:jc w:val="center"/>
            </w:pPr>
            <w:r>
              <w:t>344</w:t>
            </w:r>
          </w:p>
        </w:tc>
        <w:tc>
          <w:tcPr>
            <w:tcW w:w="2276" w:type="dxa"/>
          </w:tcPr>
          <w:p w14:paraId="2A153D3D" w14:textId="77777777" w:rsidR="004671A3" w:rsidRPr="007C49E7" w:rsidRDefault="004671A3" w:rsidP="00EF19F6">
            <w:pPr>
              <w:jc w:val="center"/>
            </w:pPr>
            <w:r>
              <w:t>0</w:t>
            </w:r>
          </w:p>
        </w:tc>
      </w:tr>
      <w:tr w:rsidR="004671A3" w:rsidRPr="007C49E7" w14:paraId="4CE393E7" w14:textId="77777777" w:rsidTr="00EF19F6">
        <w:trPr>
          <w:trHeight w:val="454"/>
        </w:trPr>
        <w:tc>
          <w:tcPr>
            <w:tcW w:w="2275" w:type="dxa"/>
            <w:shd w:val="clear" w:color="auto" w:fill="auto"/>
          </w:tcPr>
          <w:p w14:paraId="6D43CCE8" w14:textId="77777777" w:rsidR="004671A3" w:rsidRDefault="004671A3" w:rsidP="00EF19F6">
            <w:pPr>
              <w:jc w:val="center"/>
            </w:pPr>
            <w:r>
              <w:t>12</w:t>
            </w:r>
          </w:p>
        </w:tc>
        <w:tc>
          <w:tcPr>
            <w:tcW w:w="2275" w:type="dxa"/>
            <w:shd w:val="clear" w:color="auto" w:fill="auto"/>
          </w:tcPr>
          <w:p w14:paraId="5D18E2A8" w14:textId="77777777" w:rsidR="004671A3" w:rsidRPr="00125584" w:rsidRDefault="004671A3" w:rsidP="00EF19F6">
            <w:pPr>
              <w:jc w:val="center"/>
            </w:pPr>
            <w:r>
              <w:t>366</w:t>
            </w:r>
          </w:p>
        </w:tc>
        <w:tc>
          <w:tcPr>
            <w:tcW w:w="2275" w:type="dxa"/>
          </w:tcPr>
          <w:p w14:paraId="1EBC22F8" w14:textId="77777777" w:rsidR="004671A3" w:rsidRPr="00125584" w:rsidRDefault="004671A3" w:rsidP="00EF19F6">
            <w:pPr>
              <w:jc w:val="center"/>
            </w:pPr>
            <w:r>
              <w:t>366</w:t>
            </w:r>
          </w:p>
        </w:tc>
        <w:tc>
          <w:tcPr>
            <w:tcW w:w="2276" w:type="dxa"/>
          </w:tcPr>
          <w:p w14:paraId="32965910" w14:textId="77777777" w:rsidR="004671A3" w:rsidRPr="007C49E7" w:rsidRDefault="004671A3" w:rsidP="00EF19F6">
            <w:pPr>
              <w:jc w:val="center"/>
            </w:pPr>
            <w:r>
              <w:t>0</w:t>
            </w:r>
          </w:p>
        </w:tc>
      </w:tr>
      <w:tr w:rsidR="004671A3" w:rsidRPr="007C49E7" w14:paraId="49BA9A8C" w14:textId="77777777" w:rsidTr="00EF19F6">
        <w:trPr>
          <w:trHeight w:val="454"/>
        </w:trPr>
        <w:tc>
          <w:tcPr>
            <w:tcW w:w="2275" w:type="dxa"/>
            <w:shd w:val="clear" w:color="auto" w:fill="auto"/>
          </w:tcPr>
          <w:p w14:paraId="51ADDDA2" w14:textId="77777777" w:rsidR="004671A3" w:rsidRDefault="004671A3" w:rsidP="00EF19F6">
            <w:pPr>
              <w:jc w:val="center"/>
            </w:pPr>
            <w:r>
              <w:t>13</w:t>
            </w:r>
          </w:p>
        </w:tc>
        <w:tc>
          <w:tcPr>
            <w:tcW w:w="2275" w:type="dxa"/>
            <w:shd w:val="clear" w:color="auto" w:fill="auto"/>
          </w:tcPr>
          <w:p w14:paraId="161C6C17" w14:textId="77777777" w:rsidR="004671A3" w:rsidRPr="003121DA" w:rsidRDefault="004671A3" w:rsidP="00EF19F6">
            <w:pPr>
              <w:jc w:val="center"/>
            </w:pPr>
            <w:r>
              <w:t>396</w:t>
            </w:r>
          </w:p>
        </w:tc>
        <w:tc>
          <w:tcPr>
            <w:tcW w:w="2275" w:type="dxa"/>
          </w:tcPr>
          <w:p w14:paraId="5B6B78D5" w14:textId="77777777" w:rsidR="004671A3" w:rsidRPr="003121DA" w:rsidRDefault="004671A3" w:rsidP="00EF19F6">
            <w:pPr>
              <w:jc w:val="center"/>
            </w:pPr>
            <w:r>
              <w:t>396</w:t>
            </w:r>
          </w:p>
        </w:tc>
        <w:tc>
          <w:tcPr>
            <w:tcW w:w="2276" w:type="dxa"/>
          </w:tcPr>
          <w:p w14:paraId="45077259" w14:textId="77777777" w:rsidR="004671A3" w:rsidRPr="007C49E7" w:rsidRDefault="004671A3" w:rsidP="00EF19F6">
            <w:pPr>
              <w:jc w:val="center"/>
            </w:pPr>
            <w:r>
              <w:t>0</w:t>
            </w:r>
          </w:p>
        </w:tc>
      </w:tr>
      <w:tr w:rsidR="004671A3" w:rsidRPr="007C49E7" w14:paraId="083C4E46" w14:textId="77777777" w:rsidTr="00EF19F6">
        <w:trPr>
          <w:trHeight w:val="454"/>
        </w:trPr>
        <w:tc>
          <w:tcPr>
            <w:tcW w:w="2275" w:type="dxa"/>
            <w:shd w:val="clear" w:color="auto" w:fill="auto"/>
          </w:tcPr>
          <w:p w14:paraId="16C7BB03" w14:textId="77777777" w:rsidR="004671A3" w:rsidRDefault="004671A3" w:rsidP="00EF19F6">
            <w:pPr>
              <w:jc w:val="center"/>
            </w:pPr>
            <w:r>
              <w:t>14</w:t>
            </w:r>
          </w:p>
        </w:tc>
        <w:tc>
          <w:tcPr>
            <w:tcW w:w="2275" w:type="dxa"/>
            <w:shd w:val="clear" w:color="auto" w:fill="auto"/>
          </w:tcPr>
          <w:p w14:paraId="075E26E1" w14:textId="77777777" w:rsidR="004671A3" w:rsidRPr="000A58F7" w:rsidRDefault="004671A3" w:rsidP="00EF19F6">
            <w:pPr>
              <w:jc w:val="center"/>
              <w:rPr>
                <w:lang w:val="en-US"/>
              </w:rPr>
            </w:pPr>
            <w:r>
              <w:rPr>
                <w:lang w:val="en-US"/>
              </w:rPr>
              <w:t>410</w:t>
            </w:r>
          </w:p>
        </w:tc>
        <w:tc>
          <w:tcPr>
            <w:tcW w:w="2275" w:type="dxa"/>
          </w:tcPr>
          <w:p w14:paraId="42062F79" w14:textId="77777777" w:rsidR="004671A3" w:rsidRPr="00125584" w:rsidRDefault="004671A3" w:rsidP="00EF19F6">
            <w:pPr>
              <w:jc w:val="center"/>
            </w:pPr>
            <w:r>
              <w:rPr>
                <w:lang w:val="en-US"/>
              </w:rPr>
              <w:t>410</w:t>
            </w:r>
          </w:p>
        </w:tc>
        <w:tc>
          <w:tcPr>
            <w:tcW w:w="2276" w:type="dxa"/>
          </w:tcPr>
          <w:p w14:paraId="02581578" w14:textId="77777777" w:rsidR="004671A3" w:rsidRPr="007C49E7" w:rsidRDefault="004671A3" w:rsidP="00EF19F6">
            <w:pPr>
              <w:jc w:val="center"/>
            </w:pPr>
            <w:r>
              <w:t>0</w:t>
            </w:r>
          </w:p>
        </w:tc>
      </w:tr>
      <w:tr w:rsidR="004671A3" w:rsidRPr="007C49E7" w14:paraId="20C00820" w14:textId="77777777" w:rsidTr="00EF19F6">
        <w:trPr>
          <w:trHeight w:val="454"/>
        </w:trPr>
        <w:tc>
          <w:tcPr>
            <w:tcW w:w="2275" w:type="dxa"/>
            <w:shd w:val="clear" w:color="auto" w:fill="auto"/>
          </w:tcPr>
          <w:p w14:paraId="0C939752" w14:textId="77777777" w:rsidR="004671A3" w:rsidRDefault="004671A3" w:rsidP="00EF19F6">
            <w:pPr>
              <w:jc w:val="center"/>
            </w:pPr>
            <w:r>
              <w:t>15</w:t>
            </w:r>
          </w:p>
        </w:tc>
        <w:tc>
          <w:tcPr>
            <w:tcW w:w="2275" w:type="dxa"/>
            <w:shd w:val="clear" w:color="auto" w:fill="auto"/>
          </w:tcPr>
          <w:p w14:paraId="1520DEA1" w14:textId="77777777" w:rsidR="004671A3" w:rsidRPr="003121DA" w:rsidRDefault="004671A3" w:rsidP="00EF19F6">
            <w:pPr>
              <w:jc w:val="center"/>
            </w:pPr>
            <w:r>
              <w:t>440</w:t>
            </w:r>
          </w:p>
        </w:tc>
        <w:tc>
          <w:tcPr>
            <w:tcW w:w="2275" w:type="dxa"/>
          </w:tcPr>
          <w:p w14:paraId="29097366" w14:textId="77777777" w:rsidR="004671A3" w:rsidRPr="003121DA" w:rsidRDefault="004671A3" w:rsidP="00EF19F6">
            <w:pPr>
              <w:jc w:val="center"/>
            </w:pPr>
            <w:r>
              <w:t>440</w:t>
            </w:r>
          </w:p>
        </w:tc>
        <w:tc>
          <w:tcPr>
            <w:tcW w:w="2276" w:type="dxa"/>
          </w:tcPr>
          <w:p w14:paraId="6A9CE9BE" w14:textId="77777777" w:rsidR="004671A3" w:rsidRPr="007C49E7" w:rsidRDefault="004671A3" w:rsidP="00EF19F6">
            <w:pPr>
              <w:jc w:val="center"/>
            </w:pPr>
            <w:r>
              <w:t>0</w:t>
            </w:r>
          </w:p>
        </w:tc>
      </w:tr>
      <w:tr w:rsidR="004671A3" w:rsidRPr="000A58F7" w14:paraId="2071E799" w14:textId="77777777" w:rsidTr="00EF19F6">
        <w:trPr>
          <w:trHeight w:val="454"/>
        </w:trPr>
        <w:tc>
          <w:tcPr>
            <w:tcW w:w="2275" w:type="dxa"/>
            <w:shd w:val="clear" w:color="auto" w:fill="auto"/>
          </w:tcPr>
          <w:p w14:paraId="02046EE6" w14:textId="77777777" w:rsidR="004671A3" w:rsidRDefault="004671A3" w:rsidP="00EF19F6">
            <w:pPr>
              <w:jc w:val="center"/>
            </w:pPr>
            <w:r>
              <w:t>16</w:t>
            </w:r>
          </w:p>
        </w:tc>
        <w:tc>
          <w:tcPr>
            <w:tcW w:w="2275" w:type="dxa"/>
            <w:shd w:val="clear" w:color="auto" w:fill="auto"/>
          </w:tcPr>
          <w:p w14:paraId="7F1F14AA" w14:textId="77777777" w:rsidR="004671A3" w:rsidRPr="003121DA" w:rsidRDefault="004671A3" w:rsidP="00EF19F6">
            <w:pPr>
              <w:jc w:val="center"/>
            </w:pPr>
            <w:r>
              <w:t>451</w:t>
            </w:r>
          </w:p>
        </w:tc>
        <w:tc>
          <w:tcPr>
            <w:tcW w:w="2275" w:type="dxa"/>
          </w:tcPr>
          <w:p w14:paraId="6668B6EB" w14:textId="77777777" w:rsidR="004671A3" w:rsidRPr="003121DA" w:rsidRDefault="004671A3" w:rsidP="00EF19F6">
            <w:pPr>
              <w:jc w:val="center"/>
            </w:pPr>
            <w:r>
              <w:t>451</w:t>
            </w:r>
          </w:p>
        </w:tc>
        <w:tc>
          <w:tcPr>
            <w:tcW w:w="2276" w:type="dxa"/>
          </w:tcPr>
          <w:p w14:paraId="5A3E3B33" w14:textId="77777777" w:rsidR="004671A3" w:rsidRPr="003121DA" w:rsidRDefault="004671A3" w:rsidP="00EF19F6">
            <w:pPr>
              <w:jc w:val="center"/>
            </w:pPr>
            <w:r>
              <w:t>0</w:t>
            </w:r>
          </w:p>
        </w:tc>
      </w:tr>
      <w:tr w:rsidR="004671A3" w:rsidRPr="007F3439" w14:paraId="7E479D3B" w14:textId="77777777" w:rsidTr="00EF19F6">
        <w:trPr>
          <w:trHeight w:val="454"/>
        </w:trPr>
        <w:tc>
          <w:tcPr>
            <w:tcW w:w="2275" w:type="dxa"/>
            <w:shd w:val="clear" w:color="auto" w:fill="auto"/>
          </w:tcPr>
          <w:p w14:paraId="4CCEAAC7" w14:textId="77777777" w:rsidR="004671A3" w:rsidRPr="00B44880" w:rsidRDefault="004671A3" w:rsidP="00EF19F6">
            <w:pPr>
              <w:jc w:val="center"/>
              <w:rPr>
                <w:lang w:val="en-US"/>
              </w:rPr>
            </w:pPr>
            <w:r>
              <w:rPr>
                <w:lang w:val="en-US"/>
              </w:rPr>
              <w:t>17</w:t>
            </w:r>
          </w:p>
        </w:tc>
        <w:tc>
          <w:tcPr>
            <w:tcW w:w="2275" w:type="dxa"/>
            <w:shd w:val="clear" w:color="auto" w:fill="auto"/>
          </w:tcPr>
          <w:p w14:paraId="2F7A7819" w14:textId="77777777" w:rsidR="004671A3" w:rsidRPr="003121DA" w:rsidRDefault="004671A3" w:rsidP="00EF19F6">
            <w:pPr>
              <w:jc w:val="center"/>
            </w:pPr>
            <w:r>
              <w:t>469</w:t>
            </w:r>
          </w:p>
        </w:tc>
        <w:tc>
          <w:tcPr>
            <w:tcW w:w="2275" w:type="dxa"/>
          </w:tcPr>
          <w:p w14:paraId="085E2ED4" w14:textId="77777777" w:rsidR="004671A3" w:rsidRPr="003121DA" w:rsidRDefault="004671A3" w:rsidP="00EF19F6">
            <w:pPr>
              <w:jc w:val="center"/>
            </w:pPr>
            <w:r>
              <w:t>469</w:t>
            </w:r>
          </w:p>
        </w:tc>
        <w:tc>
          <w:tcPr>
            <w:tcW w:w="2276" w:type="dxa"/>
          </w:tcPr>
          <w:p w14:paraId="20372308" w14:textId="77777777" w:rsidR="004671A3" w:rsidRPr="007F3439" w:rsidRDefault="004671A3" w:rsidP="00EF19F6">
            <w:pPr>
              <w:jc w:val="center"/>
              <w:rPr>
                <w:lang w:val="en-US"/>
              </w:rPr>
            </w:pPr>
          </w:p>
        </w:tc>
      </w:tr>
    </w:tbl>
    <w:p w14:paraId="1C67CA89" w14:textId="77777777" w:rsidR="004671A3" w:rsidRDefault="004671A3" w:rsidP="004671A3">
      <w:pPr>
        <w:pStyle w:val="afff4"/>
        <w:ind w:left="0" w:firstLine="0"/>
      </w:pPr>
    </w:p>
    <w:p w14:paraId="54D1A509" w14:textId="5A97B624" w:rsidR="004671A3" w:rsidRDefault="004671A3" w:rsidP="004671A3">
      <w:pPr>
        <w:pStyle w:val="afff4"/>
      </w:pPr>
      <w:r w:rsidRPr="00F4763D">
        <w:t xml:space="preserve">Сетевой график выполнения работ представлен на рисунке </w:t>
      </w:r>
      <w:r w:rsidR="006155F3">
        <w:t>26</w:t>
      </w:r>
      <w:r w:rsidRPr="00F4763D">
        <w:t>.</w:t>
      </w:r>
    </w:p>
    <w:p w14:paraId="09B53E1D" w14:textId="77777777" w:rsidR="004671A3" w:rsidRDefault="004671A3" w:rsidP="004671A3">
      <w:pPr>
        <w:pStyle w:val="afff4"/>
        <w:ind w:firstLine="0"/>
        <w:jc w:val="center"/>
      </w:pPr>
      <w:r>
        <w:rPr>
          <w:noProof/>
        </w:rPr>
        <w:drawing>
          <wp:inline distT="0" distB="0" distL="0" distR="0" wp14:anchorId="7881BAD7" wp14:editId="23E9D27A">
            <wp:extent cx="5183721" cy="2819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7431" cy="2821418"/>
                    </a:xfrm>
                    <a:prstGeom prst="rect">
                      <a:avLst/>
                    </a:prstGeom>
                    <a:noFill/>
                    <a:ln>
                      <a:noFill/>
                    </a:ln>
                  </pic:spPr>
                </pic:pic>
              </a:graphicData>
            </a:graphic>
          </wp:inline>
        </w:drawing>
      </w:r>
    </w:p>
    <w:p w14:paraId="091C8AF9" w14:textId="09335CEC" w:rsidR="004671A3" w:rsidRDefault="004671A3" w:rsidP="004671A3">
      <w:pPr>
        <w:pStyle w:val="afff2"/>
      </w:pPr>
      <w:r>
        <w:t xml:space="preserve">Рисунок </w:t>
      </w:r>
      <w:r w:rsidR="006155F3">
        <w:t xml:space="preserve">26 </w:t>
      </w:r>
      <w:r>
        <w:t xml:space="preserve">– </w:t>
      </w:r>
      <w:r w:rsidRPr="00053D77">
        <w:t>Сетевой график</w:t>
      </w:r>
    </w:p>
    <w:p w14:paraId="270C1AEC" w14:textId="77777777" w:rsidR="004671A3" w:rsidRDefault="004671A3" w:rsidP="004671A3">
      <w:pPr>
        <w:pStyle w:val="afff4"/>
      </w:pPr>
      <w:r>
        <w:t>Таким образом, за счет распараллеливания процессов время разработки проекта получилось 469 часов, что на 25 часов меньше общего времени выполнения.</w:t>
      </w:r>
      <w:r>
        <w:tab/>
      </w:r>
    </w:p>
    <w:p w14:paraId="16718683" w14:textId="77777777" w:rsidR="004671A3" w:rsidRPr="00EE5ABE" w:rsidRDefault="004671A3" w:rsidP="004671A3">
      <w:pPr>
        <w:pStyle w:val="afff4"/>
      </w:pPr>
    </w:p>
    <w:p w14:paraId="1C41FA9A" w14:textId="77777777" w:rsidR="004671A3" w:rsidRPr="00EE5ABE" w:rsidRDefault="004671A3" w:rsidP="004671A3">
      <w:pPr>
        <w:pStyle w:val="afff4"/>
      </w:pPr>
    </w:p>
    <w:p w14:paraId="2A37A377" w14:textId="77777777" w:rsidR="004671A3" w:rsidRPr="00EE5ABE" w:rsidRDefault="004671A3" w:rsidP="004671A3">
      <w:pPr>
        <w:pStyle w:val="afff4"/>
      </w:pPr>
    </w:p>
    <w:p w14:paraId="3386C494" w14:textId="77777777" w:rsidR="004671A3" w:rsidRPr="00EE5ABE" w:rsidRDefault="004671A3" w:rsidP="004671A3">
      <w:pPr>
        <w:pStyle w:val="afff4"/>
      </w:pPr>
    </w:p>
    <w:p w14:paraId="54302C05" w14:textId="77777777" w:rsidR="004671A3" w:rsidRPr="00EE5ABE" w:rsidRDefault="004671A3" w:rsidP="004671A3">
      <w:pPr>
        <w:pStyle w:val="afff4"/>
      </w:pPr>
    </w:p>
    <w:p w14:paraId="571595E1" w14:textId="1280750C" w:rsidR="004671A3" w:rsidRPr="00EE5ABE" w:rsidRDefault="00BC4D9B" w:rsidP="004671A3">
      <w:pPr>
        <w:pStyle w:val="afffe"/>
      </w:pPr>
      <w:r>
        <w:lastRenderedPageBreak/>
        <w:t>6</w:t>
      </w:r>
      <w:r w:rsidR="004671A3" w:rsidRPr="00EE5ABE">
        <w:t xml:space="preserve">.5 </w:t>
      </w:r>
      <w:r w:rsidR="004671A3">
        <w:t>Оценка</w:t>
      </w:r>
      <w:r w:rsidR="004671A3" w:rsidRPr="00EE5ABE">
        <w:t xml:space="preserve"> </w:t>
      </w:r>
      <w:r w:rsidR="004671A3">
        <w:t>потенциальной</w:t>
      </w:r>
      <w:r w:rsidR="004671A3" w:rsidRPr="00EE5ABE">
        <w:t xml:space="preserve"> </w:t>
      </w:r>
      <w:r w:rsidR="004671A3">
        <w:t>социально</w:t>
      </w:r>
      <w:r w:rsidR="004671A3" w:rsidRPr="00EE5ABE">
        <w:t>-</w:t>
      </w:r>
      <w:r w:rsidR="004671A3">
        <w:t>экономической</w:t>
      </w:r>
      <w:r w:rsidR="004671A3" w:rsidRPr="00EE5ABE">
        <w:t xml:space="preserve"> </w:t>
      </w:r>
      <w:r w:rsidR="004671A3">
        <w:t>результативности</w:t>
      </w:r>
      <w:r w:rsidR="004671A3" w:rsidRPr="00EE5ABE">
        <w:t xml:space="preserve"> </w:t>
      </w:r>
      <w:r w:rsidR="004671A3">
        <w:t>внедрения</w:t>
      </w:r>
      <w:r w:rsidR="004671A3" w:rsidRPr="00EE5ABE">
        <w:t xml:space="preserve"> </w:t>
      </w:r>
      <w:r w:rsidR="004671A3">
        <w:t>программного</w:t>
      </w:r>
      <w:r w:rsidR="004671A3" w:rsidRPr="00EE5ABE">
        <w:t xml:space="preserve"> </w:t>
      </w:r>
      <w:r w:rsidR="004671A3">
        <w:t>продукта</w:t>
      </w:r>
      <w:r w:rsidR="004671A3" w:rsidRPr="00EE5ABE">
        <w:t>.</w:t>
      </w:r>
    </w:p>
    <w:p w14:paraId="7223BF50" w14:textId="77777777" w:rsidR="004671A3" w:rsidRPr="00EE5ABE" w:rsidRDefault="004671A3" w:rsidP="004671A3">
      <w:pPr>
        <w:pStyle w:val="afff4"/>
      </w:pPr>
      <w:r>
        <w:t>Оценка</w:t>
      </w:r>
      <w:r w:rsidRPr="00EE5ABE">
        <w:t xml:space="preserve"> </w:t>
      </w:r>
      <w:r>
        <w:t>потенциальной</w:t>
      </w:r>
      <w:r w:rsidRPr="00EE5ABE">
        <w:t xml:space="preserve"> </w:t>
      </w:r>
      <w:r>
        <w:t>социально</w:t>
      </w:r>
      <w:r w:rsidRPr="00EE5ABE">
        <w:t>-</w:t>
      </w:r>
      <w:r>
        <w:t>экономической</w:t>
      </w:r>
      <w:r w:rsidRPr="00EE5ABE">
        <w:t xml:space="preserve"> </w:t>
      </w:r>
      <w:r>
        <w:t>результативности</w:t>
      </w:r>
      <w:r w:rsidRPr="00EE5ABE">
        <w:t xml:space="preserve"> </w:t>
      </w:r>
      <w:r>
        <w:t>внедрения</w:t>
      </w:r>
      <w:r w:rsidRPr="00EE5ABE">
        <w:t xml:space="preserve"> </w:t>
      </w:r>
      <w:r>
        <w:t>ПП</w:t>
      </w:r>
      <w:r w:rsidRPr="00EE5ABE">
        <w:t xml:space="preserve"> </w:t>
      </w:r>
      <w:r>
        <w:t>производится</w:t>
      </w:r>
      <w:r w:rsidRPr="00EE5ABE">
        <w:t xml:space="preserve"> </w:t>
      </w:r>
      <w:r>
        <w:t>с</w:t>
      </w:r>
      <w:r w:rsidRPr="00EE5ABE">
        <w:t xml:space="preserve"> </w:t>
      </w:r>
      <w:r>
        <w:t>помощью</w:t>
      </w:r>
      <w:r w:rsidRPr="00EE5ABE">
        <w:t xml:space="preserve"> </w:t>
      </w:r>
      <w:r>
        <w:t>коэффициента</w:t>
      </w:r>
      <w:r w:rsidRPr="00EE5ABE">
        <w:t xml:space="preserve">, </w:t>
      </w:r>
      <w:r>
        <w:t>рассчитываемого</w:t>
      </w:r>
      <w:r w:rsidRPr="00EE5ABE">
        <w:t xml:space="preserve"> </w:t>
      </w:r>
      <w:r>
        <w:t>по</w:t>
      </w:r>
      <w:r w:rsidRPr="00EE5ABE">
        <w:t xml:space="preserve"> </w:t>
      </w:r>
      <w:r>
        <w:t>формуле</w:t>
      </w:r>
      <w:r w:rsidRPr="00EE5ABE">
        <w:t>:</w:t>
      </w:r>
    </w:p>
    <w:p w14:paraId="606F5373" w14:textId="7A5F2E20" w:rsidR="004671A3" w:rsidRPr="00EE5ABE" w:rsidRDefault="002D6827" w:rsidP="004671A3">
      <w:pPr>
        <w:pStyle w:val="afff4"/>
        <w:tabs>
          <w:tab w:val="left" w:pos="6946"/>
        </w:tabs>
        <w:spacing w:before="240" w:after="240"/>
        <w:jc w:val="right"/>
      </w:pPr>
      <m:oMath>
        <m:sSub>
          <m:sSubPr>
            <m:ctrlPr>
              <w:rPr>
                <w:rFonts w:ascii="Cambria Math" w:hAnsi="Cambria Math"/>
                <w:i/>
              </w:rPr>
            </m:ctrlPr>
          </m:sSubPr>
          <m:e>
            <m:r>
              <w:rPr>
                <w:rFonts w:ascii="Cambria Math" w:hAnsi="Cambria Math"/>
              </w:rPr>
              <m:t>К</m:t>
            </m:r>
          </m:e>
          <m:sub>
            <m:r>
              <w:rPr>
                <w:rFonts w:ascii="Cambria Math" w:hAnsi="Cambria Math"/>
              </w:rPr>
              <m:t>сэ</m:t>
            </m:r>
          </m:sub>
        </m:sSub>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m</m:t>
            </m:r>
          </m:sup>
          <m:e>
            <m:sSub>
              <m:sSubPr>
                <m:ctrlPr>
                  <w:rPr>
                    <w:rFonts w:ascii="Cambria Math" w:hAnsi="Cambria Math"/>
                    <w:i/>
                  </w:rPr>
                </m:ctrlPr>
              </m:sSubPr>
              <m:e>
                <m:r>
                  <w:rPr>
                    <w:rFonts w:ascii="Cambria Math" w:hAnsi="Cambria Math"/>
                  </w:rPr>
                  <m:t>К</m:t>
                </m:r>
              </m:e>
              <m:sub>
                <m:r>
                  <w:rPr>
                    <w:rFonts w:ascii="Cambria Math" w:hAnsi="Cambria Math"/>
                  </w:rPr>
                  <m:t>зн</m:t>
                </m:r>
                <m:r>
                  <w:rPr>
                    <w:rFonts w:ascii="Cambria Math" w:hAnsi="Cambria Math"/>
                    <w:lang w:val="en-US"/>
                  </w:rPr>
                  <m:t>i</m:t>
                </m:r>
              </m:sub>
            </m:sSub>
            <m:sSub>
              <m:sSubPr>
                <m:ctrlPr>
                  <w:rPr>
                    <w:rFonts w:ascii="Cambria Math" w:hAnsi="Cambria Math"/>
                    <w:i/>
                  </w:rPr>
                </m:ctrlPr>
              </m:sSubPr>
              <m:e>
                <m:r>
                  <w:rPr>
                    <w:rFonts w:ascii="Cambria Math" w:hAnsi="Cambria Math"/>
                  </w:rPr>
                  <m:t>К</m:t>
                </m:r>
              </m:e>
              <m:sub>
                <m:r>
                  <w:rPr>
                    <w:rFonts w:ascii="Cambria Math" w:hAnsi="Cambria Math"/>
                  </w:rPr>
                  <m:t>ду</m:t>
                </m:r>
                <m:r>
                  <w:rPr>
                    <w:rFonts w:ascii="Cambria Math" w:hAnsi="Cambria Math"/>
                    <w:lang w:val="en-US"/>
                  </w:rPr>
                  <m:t>i</m:t>
                </m:r>
              </m:sub>
            </m:sSub>
          </m:e>
        </m:nary>
      </m:oMath>
      <w:r w:rsidR="004671A3" w:rsidRPr="00EE5ABE">
        <w:t xml:space="preserve"> ,</w:t>
      </w:r>
      <w:r w:rsidR="004671A3" w:rsidRPr="00EE5ABE">
        <w:tab/>
        <w:t>(</w:t>
      </w:r>
      <w:r w:rsidR="00D1744F">
        <w:t>1</w:t>
      </w:r>
      <w:r w:rsidR="004671A3" w:rsidRPr="00EE5ABE">
        <w:t>2)</w:t>
      </w:r>
    </w:p>
    <w:p w14:paraId="29E1587E" w14:textId="65170062" w:rsidR="004671A3" w:rsidRPr="00EE5ABE" w:rsidRDefault="004671A3" w:rsidP="004671A3">
      <w:pPr>
        <w:pStyle w:val="afff4"/>
        <w:ind w:firstLine="0"/>
      </w:pPr>
      <w:r>
        <w:t>Для</w:t>
      </w:r>
      <w:r w:rsidRPr="00EE5ABE">
        <w:t xml:space="preserve"> </w:t>
      </w:r>
      <w:r>
        <w:t>расчёта</w:t>
      </w:r>
      <w:r w:rsidRPr="00EE5ABE">
        <w:t xml:space="preserve"> </w:t>
      </w:r>
      <m:oMath>
        <m:sSub>
          <m:sSubPr>
            <m:ctrlPr>
              <w:rPr>
                <w:rFonts w:ascii="Cambria Math" w:hAnsi="Cambria Math"/>
                <w:i/>
              </w:rPr>
            </m:ctrlPr>
          </m:sSubPr>
          <m:e>
            <m:r>
              <w:rPr>
                <w:rFonts w:ascii="Cambria Math" w:hAnsi="Cambria Math"/>
              </w:rPr>
              <m:t>К</m:t>
            </m:r>
          </m:e>
          <m:sub>
            <m:r>
              <w:rPr>
                <w:rFonts w:ascii="Cambria Math" w:hAnsi="Cambria Math"/>
              </w:rPr>
              <m:t>сэ</m:t>
            </m:r>
          </m:sub>
        </m:sSub>
      </m:oMath>
      <w:r w:rsidRPr="00EE5ABE">
        <w:t xml:space="preserve"> </w:t>
      </w:r>
      <w:r>
        <w:t>воспользуемся</w:t>
      </w:r>
      <w:r w:rsidRPr="00EE5ABE">
        <w:t xml:space="preserve"> </w:t>
      </w:r>
      <w:r>
        <w:t>таблицей</w:t>
      </w:r>
      <w:r w:rsidRPr="00EE5ABE">
        <w:t xml:space="preserve"> </w:t>
      </w:r>
      <w:r w:rsidR="00D1744F">
        <w:t>9</w:t>
      </w:r>
      <w:r w:rsidRPr="00EE5ABE">
        <w:t>.</w:t>
      </w:r>
    </w:p>
    <w:p w14:paraId="450C9AF6" w14:textId="3E76A431" w:rsidR="004671A3" w:rsidRPr="00EE5ABE" w:rsidRDefault="004671A3" w:rsidP="004671A3">
      <w:pPr>
        <w:pStyle w:val="afff4"/>
        <w:ind w:firstLine="0"/>
      </w:pPr>
      <w:r>
        <w:t>Таблица</w:t>
      </w:r>
      <w:r w:rsidRPr="00EE5ABE">
        <w:t xml:space="preserve"> </w:t>
      </w:r>
      <w:r w:rsidR="00D1744F">
        <w:t>9</w:t>
      </w:r>
      <w:r w:rsidR="00D1744F" w:rsidRPr="00EE5ABE">
        <w:t xml:space="preserve"> </w:t>
      </w:r>
      <w:r w:rsidRPr="00EE5ABE">
        <w:t xml:space="preserve">– </w:t>
      </w:r>
      <w:r>
        <w:t>Характеристика</w:t>
      </w:r>
      <w:r w:rsidRPr="00EE5ABE">
        <w:t xml:space="preserve"> </w:t>
      </w:r>
      <w:r>
        <w:t>факторов</w:t>
      </w:r>
      <w:r w:rsidRPr="00EE5ABE">
        <w:t xml:space="preserve"> </w:t>
      </w:r>
      <w:r>
        <w:t>и</w:t>
      </w:r>
      <w:r w:rsidRPr="00EE5ABE">
        <w:t xml:space="preserve"> </w:t>
      </w:r>
      <w:r>
        <w:t>признаков</w:t>
      </w:r>
      <w:r w:rsidRPr="00EE5ABE">
        <w:t xml:space="preserve"> </w:t>
      </w:r>
      <w:r>
        <w:t>потенциальной</w:t>
      </w:r>
      <w:r w:rsidRPr="00EE5ABE">
        <w:t xml:space="preserve"> </w:t>
      </w:r>
      <w:r>
        <w:t>социально</w:t>
      </w:r>
      <w:r w:rsidRPr="00EE5ABE">
        <w:t>-</w:t>
      </w:r>
      <w:r>
        <w:t>экономической</w:t>
      </w:r>
      <w:r w:rsidRPr="00EE5ABE">
        <w:t xml:space="preserve"> </w:t>
      </w:r>
      <w:r>
        <w:t>результативности</w:t>
      </w:r>
      <w:r w:rsidRPr="00EE5ABE">
        <w:t xml:space="preserve"> </w:t>
      </w:r>
      <w:r>
        <w:t>внедрения</w:t>
      </w:r>
      <w:r w:rsidRPr="00EE5ABE">
        <w:t xml:space="preserve"> </w:t>
      </w:r>
      <w:r>
        <w:t>ПП</w:t>
      </w:r>
    </w:p>
    <w:tbl>
      <w:tblPr>
        <w:tblW w:w="910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1276"/>
        <w:gridCol w:w="1417"/>
        <w:gridCol w:w="3119"/>
        <w:gridCol w:w="1417"/>
      </w:tblGrid>
      <w:tr w:rsidR="004671A3" w:rsidRPr="00847A74" w14:paraId="19692603" w14:textId="77777777" w:rsidTr="00EF19F6">
        <w:trPr>
          <w:trHeight w:val="454"/>
        </w:trPr>
        <w:tc>
          <w:tcPr>
            <w:tcW w:w="1872" w:type="dxa"/>
            <w:shd w:val="clear" w:color="auto" w:fill="auto"/>
          </w:tcPr>
          <w:p w14:paraId="0FA1AA42" w14:textId="77777777" w:rsidR="004671A3" w:rsidRPr="00847A74" w:rsidRDefault="004671A3" w:rsidP="00EF19F6">
            <w:pPr>
              <w:jc w:val="center"/>
              <w:rPr>
                <w:sz w:val="20"/>
                <w:szCs w:val="20"/>
                <w:lang w:val="en-US"/>
              </w:rPr>
            </w:pPr>
            <w:r w:rsidRPr="00672244">
              <w:rPr>
                <w:sz w:val="20"/>
                <w:szCs w:val="20"/>
              </w:rPr>
              <w:t>Фактор</w:t>
            </w:r>
            <w:r w:rsidRPr="00847A74">
              <w:rPr>
                <w:sz w:val="20"/>
                <w:szCs w:val="20"/>
                <w:lang w:val="en-US"/>
              </w:rPr>
              <w:t xml:space="preserve"> </w:t>
            </w:r>
            <w:r w:rsidRPr="00672244">
              <w:rPr>
                <w:sz w:val="20"/>
                <w:szCs w:val="20"/>
              </w:rPr>
              <w:t>социально</w:t>
            </w:r>
            <w:r w:rsidRPr="00847A74">
              <w:rPr>
                <w:sz w:val="20"/>
                <w:szCs w:val="20"/>
                <w:lang w:val="en-US"/>
              </w:rPr>
              <w:t>-</w:t>
            </w:r>
          </w:p>
          <w:p w14:paraId="480D661D" w14:textId="77777777" w:rsidR="004671A3" w:rsidRPr="00847A74" w:rsidRDefault="004671A3" w:rsidP="00EF19F6">
            <w:pPr>
              <w:jc w:val="center"/>
              <w:rPr>
                <w:sz w:val="20"/>
                <w:szCs w:val="20"/>
                <w:lang w:val="en-US"/>
              </w:rPr>
            </w:pPr>
            <w:r w:rsidRPr="00672244">
              <w:rPr>
                <w:sz w:val="20"/>
                <w:szCs w:val="20"/>
              </w:rPr>
              <w:t>экономической</w:t>
            </w:r>
          </w:p>
          <w:p w14:paraId="451352F5" w14:textId="77777777" w:rsidR="004671A3" w:rsidRPr="00847A74" w:rsidRDefault="004671A3" w:rsidP="00EF19F6">
            <w:pPr>
              <w:jc w:val="center"/>
              <w:rPr>
                <w:sz w:val="20"/>
                <w:szCs w:val="20"/>
                <w:lang w:val="en-US"/>
              </w:rPr>
            </w:pPr>
            <w:r w:rsidRPr="00672244">
              <w:rPr>
                <w:sz w:val="20"/>
                <w:szCs w:val="20"/>
              </w:rPr>
              <w:t>результативности</w:t>
            </w:r>
          </w:p>
        </w:tc>
        <w:tc>
          <w:tcPr>
            <w:tcW w:w="1276" w:type="dxa"/>
            <w:shd w:val="clear" w:color="auto" w:fill="auto"/>
          </w:tcPr>
          <w:p w14:paraId="1162547A" w14:textId="77777777" w:rsidR="004671A3" w:rsidRPr="00847A74" w:rsidRDefault="004671A3" w:rsidP="00EF19F6">
            <w:pPr>
              <w:jc w:val="center"/>
              <w:rPr>
                <w:sz w:val="20"/>
                <w:szCs w:val="20"/>
                <w:lang w:val="en-US"/>
              </w:rPr>
            </w:pPr>
            <w:proofErr w:type="spellStart"/>
            <w:r w:rsidRPr="00672244">
              <w:rPr>
                <w:sz w:val="20"/>
                <w:szCs w:val="20"/>
              </w:rPr>
              <w:t>Коэф</w:t>
            </w:r>
            <w:proofErr w:type="spellEnd"/>
            <w:r w:rsidRPr="00847A74">
              <w:rPr>
                <w:sz w:val="20"/>
                <w:szCs w:val="20"/>
                <w:lang w:val="en-US"/>
              </w:rPr>
              <w:t>.</w:t>
            </w:r>
          </w:p>
          <w:p w14:paraId="044F8D23" w14:textId="77777777" w:rsidR="004671A3" w:rsidRPr="00847A74" w:rsidRDefault="004671A3" w:rsidP="00EF19F6">
            <w:pPr>
              <w:jc w:val="center"/>
              <w:rPr>
                <w:sz w:val="20"/>
                <w:szCs w:val="20"/>
                <w:lang w:val="en-US"/>
              </w:rPr>
            </w:pPr>
            <w:r w:rsidRPr="00672244">
              <w:rPr>
                <w:sz w:val="20"/>
                <w:szCs w:val="20"/>
              </w:rPr>
              <w:t>значимости</w:t>
            </w:r>
          </w:p>
          <w:p w14:paraId="7AE62FC2" w14:textId="77777777" w:rsidR="004671A3" w:rsidRPr="00847A74" w:rsidRDefault="004671A3" w:rsidP="00EF19F6">
            <w:pPr>
              <w:jc w:val="center"/>
              <w:rPr>
                <w:sz w:val="20"/>
                <w:szCs w:val="20"/>
                <w:lang w:val="en-US"/>
              </w:rPr>
            </w:pPr>
            <w:r w:rsidRPr="00672244">
              <w:rPr>
                <w:sz w:val="20"/>
                <w:szCs w:val="20"/>
              </w:rPr>
              <w:t>фактора</w:t>
            </w:r>
            <w:r w:rsidRPr="00847A74">
              <w:rPr>
                <w:sz w:val="20"/>
                <w:szCs w:val="20"/>
                <w:lang w:val="en-US"/>
              </w:rPr>
              <w:t xml:space="preserve">, </w:t>
            </w:r>
            <w:proofErr w:type="spellStart"/>
            <w:r w:rsidRPr="00672244">
              <w:rPr>
                <w:sz w:val="20"/>
                <w:szCs w:val="20"/>
              </w:rPr>
              <w:t>Кзн</w:t>
            </w:r>
            <w:proofErr w:type="spellEnd"/>
          </w:p>
        </w:tc>
        <w:tc>
          <w:tcPr>
            <w:tcW w:w="1417" w:type="dxa"/>
          </w:tcPr>
          <w:p w14:paraId="6BC32095" w14:textId="77777777" w:rsidR="004671A3" w:rsidRPr="00847A74" w:rsidRDefault="004671A3" w:rsidP="00EF19F6">
            <w:pPr>
              <w:jc w:val="center"/>
              <w:rPr>
                <w:sz w:val="20"/>
                <w:szCs w:val="20"/>
                <w:lang w:val="en-US"/>
              </w:rPr>
            </w:pPr>
            <w:r w:rsidRPr="00672244">
              <w:rPr>
                <w:sz w:val="20"/>
                <w:szCs w:val="20"/>
              </w:rPr>
              <w:t>Качество</w:t>
            </w:r>
          </w:p>
          <w:p w14:paraId="37C5DEC1" w14:textId="77777777" w:rsidR="004671A3" w:rsidRPr="00847A74" w:rsidRDefault="004671A3" w:rsidP="00EF19F6">
            <w:pPr>
              <w:jc w:val="center"/>
              <w:rPr>
                <w:sz w:val="20"/>
                <w:szCs w:val="20"/>
                <w:lang w:val="en-US"/>
              </w:rPr>
            </w:pPr>
            <w:r w:rsidRPr="00672244">
              <w:rPr>
                <w:sz w:val="20"/>
                <w:szCs w:val="20"/>
              </w:rPr>
              <w:t>фактора</w:t>
            </w:r>
          </w:p>
        </w:tc>
        <w:tc>
          <w:tcPr>
            <w:tcW w:w="3119" w:type="dxa"/>
          </w:tcPr>
          <w:p w14:paraId="3CFF57DF" w14:textId="77777777" w:rsidR="004671A3" w:rsidRPr="00672244" w:rsidRDefault="004671A3" w:rsidP="00EF19F6">
            <w:pPr>
              <w:jc w:val="center"/>
              <w:rPr>
                <w:sz w:val="20"/>
                <w:szCs w:val="20"/>
                <w:lang w:val="en-US"/>
              </w:rPr>
            </w:pPr>
            <w:proofErr w:type="spellStart"/>
            <w:r w:rsidRPr="00672244">
              <w:rPr>
                <w:sz w:val="20"/>
                <w:szCs w:val="20"/>
                <w:lang w:val="en-US"/>
              </w:rPr>
              <w:t>Характеристика</w:t>
            </w:r>
            <w:proofErr w:type="spellEnd"/>
            <w:r w:rsidRPr="00672244">
              <w:rPr>
                <w:sz w:val="20"/>
                <w:szCs w:val="20"/>
                <w:lang w:val="en-US"/>
              </w:rPr>
              <w:t xml:space="preserve"> </w:t>
            </w:r>
            <w:proofErr w:type="spellStart"/>
            <w:r w:rsidRPr="00672244">
              <w:rPr>
                <w:sz w:val="20"/>
                <w:szCs w:val="20"/>
                <w:lang w:val="en-US"/>
              </w:rPr>
              <w:t>фактора</w:t>
            </w:r>
            <w:proofErr w:type="spellEnd"/>
          </w:p>
        </w:tc>
        <w:tc>
          <w:tcPr>
            <w:tcW w:w="1417" w:type="dxa"/>
          </w:tcPr>
          <w:p w14:paraId="2ADAE3F9" w14:textId="77777777" w:rsidR="004671A3" w:rsidRPr="00847A74" w:rsidRDefault="004671A3" w:rsidP="00EF19F6">
            <w:pPr>
              <w:jc w:val="center"/>
              <w:rPr>
                <w:sz w:val="20"/>
                <w:szCs w:val="20"/>
                <w:lang w:val="en-US"/>
              </w:rPr>
            </w:pPr>
            <w:proofErr w:type="spellStart"/>
            <w:r w:rsidRPr="00672244">
              <w:rPr>
                <w:sz w:val="20"/>
                <w:szCs w:val="20"/>
              </w:rPr>
              <w:t>Коэф</w:t>
            </w:r>
            <w:proofErr w:type="spellEnd"/>
            <w:r w:rsidRPr="00847A74">
              <w:rPr>
                <w:sz w:val="20"/>
                <w:szCs w:val="20"/>
                <w:lang w:val="en-US"/>
              </w:rPr>
              <w:t>.</w:t>
            </w:r>
          </w:p>
          <w:p w14:paraId="2A6898C2" w14:textId="77777777" w:rsidR="004671A3" w:rsidRPr="00847A74" w:rsidRDefault="004671A3" w:rsidP="00EF19F6">
            <w:pPr>
              <w:jc w:val="center"/>
              <w:rPr>
                <w:sz w:val="20"/>
                <w:szCs w:val="20"/>
                <w:lang w:val="en-US"/>
              </w:rPr>
            </w:pPr>
            <w:r w:rsidRPr="00844DE8">
              <w:rPr>
                <w:sz w:val="20"/>
                <w:szCs w:val="20"/>
              </w:rPr>
              <w:t>достигнутого</w:t>
            </w:r>
          </w:p>
          <w:p w14:paraId="09B90107" w14:textId="77777777" w:rsidR="004671A3" w:rsidRPr="00847A74" w:rsidRDefault="004671A3" w:rsidP="00EF19F6">
            <w:pPr>
              <w:jc w:val="center"/>
              <w:rPr>
                <w:sz w:val="20"/>
                <w:szCs w:val="20"/>
                <w:lang w:val="en-US"/>
              </w:rPr>
            </w:pPr>
            <w:r w:rsidRPr="00844DE8">
              <w:rPr>
                <w:sz w:val="20"/>
                <w:szCs w:val="20"/>
              </w:rPr>
              <w:t>уровня</w:t>
            </w:r>
            <w:r w:rsidRPr="00847A74">
              <w:rPr>
                <w:sz w:val="20"/>
                <w:szCs w:val="20"/>
                <w:lang w:val="en-US"/>
              </w:rPr>
              <w:t xml:space="preserve">, </w:t>
            </w:r>
            <w:proofErr w:type="spellStart"/>
            <w:r w:rsidRPr="00844DE8">
              <w:rPr>
                <w:sz w:val="20"/>
                <w:szCs w:val="20"/>
              </w:rPr>
              <w:t>Кду</w:t>
            </w:r>
            <w:proofErr w:type="spellEnd"/>
          </w:p>
        </w:tc>
      </w:tr>
      <w:tr w:rsidR="004671A3" w:rsidRPr="00847A74" w14:paraId="25DB2747" w14:textId="77777777" w:rsidTr="00EF19F6">
        <w:trPr>
          <w:trHeight w:val="1610"/>
        </w:trPr>
        <w:tc>
          <w:tcPr>
            <w:tcW w:w="1872" w:type="dxa"/>
            <w:shd w:val="clear" w:color="auto" w:fill="auto"/>
          </w:tcPr>
          <w:p w14:paraId="71E40AF7" w14:textId="77777777" w:rsidR="004671A3" w:rsidRPr="00EE5ABE" w:rsidRDefault="004671A3" w:rsidP="00EF19F6">
            <w:pPr>
              <w:jc w:val="center"/>
              <w:rPr>
                <w:sz w:val="20"/>
                <w:szCs w:val="20"/>
              </w:rPr>
            </w:pPr>
            <w:r w:rsidRPr="00672244">
              <w:rPr>
                <w:sz w:val="20"/>
                <w:szCs w:val="20"/>
              </w:rPr>
              <w:t>Вероятность</w:t>
            </w:r>
          </w:p>
          <w:p w14:paraId="5485A9AE" w14:textId="77777777" w:rsidR="004671A3" w:rsidRPr="00EE5ABE" w:rsidRDefault="004671A3" w:rsidP="00EF19F6">
            <w:pPr>
              <w:jc w:val="center"/>
              <w:rPr>
                <w:sz w:val="20"/>
                <w:szCs w:val="20"/>
              </w:rPr>
            </w:pPr>
            <w:r w:rsidRPr="00672244">
              <w:rPr>
                <w:sz w:val="20"/>
                <w:szCs w:val="20"/>
              </w:rPr>
              <w:t>коммерческой</w:t>
            </w:r>
          </w:p>
          <w:p w14:paraId="26CB4D1B" w14:textId="77777777" w:rsidR="004671A3" w:rsidRPr="00EE5ABE" w:rsidRDefault="004671A3" w:rsidP="00EF19F6">
            <w:pPr>
              <w:jc w:val="center"/>
              <w:rPr>
                <w:sz w:val="20"/>
                <w:szCs w:val="20"/>
              </w:rPr>
            </w:pPr>
            <w:r w:rsidRPr="00672244">
              <w:rPr>
                <w:sz w:val="20"/>
                <w:szCs w:val="20"/>
              </w:rPr>
              <w:t>реализации</w:t>
            </w:r>
          </w:p>
          <w:p w14:paraId="6059D6EE" w14:textId="77777777" w:rsidR="004671A3" w:rsidRPr="00EE5ABE" w:rsidRDefault="004671A3" w:rsidP="00EF19F6">
            <w:pPr>
              <w:jc w:val="center"/>
              <w:rPr>
                <w:sz w:val="20"/>
                <w:szCs w:val="20"/>
              </w:rPr>
            </w:pPr>
            <w:r w:rsidRPr="00672244">
              <w:rPr>
                <w:sz w:val="20"/>
                <w:szCs w:val="20"/>
              </w:rPr>
              <w:t>технологии</w:t>
            </w:r>
          </w:p>
          <w:p w14:paraId="7197454B" w14:textId="77777777" w:rsidR="004671A3" w:rsidRPr="00EE5ABE" w:rsidRDefault="004671A3" w:rsidP="00EF19F6">
            <w:pPr>
              <w:jc w:val="center"/>
              <w:rPr>
                <w:sz w:val="20"/>
                <w:szCs w:val="20"/>
              </w:rPr>
            </w:pPr>
            <w:r w:rsidRPr="00672244">
              <w:rPr>
                <w:sz w:val="20"/>
                <w:szCs w:val="20"/>
              </w:rPr>
              <w:t>создания</w:t>
            </w:r>
            <w:r w:rsidRPr="00EE5ABE">
              <w:rPr>
                <w:sz w:val="20"/>
                <w:szCs w:val="20"/>
              </w:rPr>
              <w:t xml:space="preserve"> </w:t>
            </w:r>
            <w:r w:rsidRPr="00672244">
              <w:rPr>
                <w:sz w:val="20"/>
                <w:szCs w:val="20"/>
              </w:rPr>
              <w:t>и</w:t>
            </w:r>
            <w:r w:rsidRPr="00EE5ABE">
              <w:rPr>
                <w:sz w:val="20"/>
                <w:szCs w:val="20"/>
              </w:rPr>
              <w:t xml:space="preserve"> </w:t>
            </w:r>
            <w:r w:rsidRPr="00672244">
              <w:rPr>
                <w:sz w:val="20"/>
                <w:szCs w:val="20"/>
              </w:rPr>
              <w:t>внедрения</w:t>
            </w:r>
          </w:p>
          <w:p w14:paraId="534A5078" w14:textId="77777777" w:rsidR="004671A3" w:rsidRPr="00847A74" w:rsidRDefault="004671A3" w:rsidP="00EF19F6">
            <w:pPr>
              <w:jc w:val="center"/>
              <w:rPr>
                <w:sz w:val="20"/>
                <w:szCs w:val="20"/>
                <w:lang w:val="en-US"/>
              </w:rPr>
            </w:pPr>
            <w:r w:rsidRPr="00672244">
              <w:rPr>
                <w:sz w:val="20"/>
                <w:szCs w:val="20"/>
              </w:rPr>
              <w:t>ПП</w:t>
            </w:r>
          </w:p>
        </w:tc>
        <w:tc>
          <w:tcPr>
            <w:tcW w:w="1276" w:type="dxa"/>
            <w:shd w:val="clear" w:color="auto" w:fill="auto"/>
          </w:tcPr>
          <w:p w14:paraId="64FE001B" w14:textId="77777777" w:rsidR="004671A3" w:rsidRPr="00672244" w:rsidRDefault="004671A3" w:rsidP="00EF19F6">
            <w:pPr>
              <w:jc w:val="center"/>
              <w:rPr>
                <w:sz w:val="20"/>
                <w:szCs w:val="20"/>
                <w:lang w:val="en-US"/>
              </w:rPr>
            </w:pPr>
            <w:r w:rsidRPr="00672244">
              <w:rPr>
                <w:sz w:val="20"/>
                <w:szCs w:val="20"/>
                <w:lang w:val="en-US"/>
              </w:rPr>
              <w:t>0</w:t>
            </w:r>
            <w:r w:rsidRPr="00847A74">
              <w:rPr>
                <w:sz w:val="20"/>
                <w:szCs w:val="20"/>
                <w:lang w:val="en-US"/>
              </w:rPr>
              <w:t>,</w:t>
            </w:r>
            <w:r w:rsidRPr="00672244">
              <w:rPr>
                <w:sz w:val="20"/>
                <w:szCs w:val="20"/>
                <w:lang w:val="en-US"/>
              </w:rPr>
              <w:t>35</w:t>
            </w:r>
          </w:p>
        </w:tc>
        <w:tc>
          <w:tcPr>
            <w:tcW w:w="1417" w:type="dxa"/>
          </w:tcPr>
          <w:p w14:paraId="7F56F6F4" w14:textId="77777777" w:rsidR="004671A3" w:rsidRPr="00847A74" w:rsidRDefault="004671A3" w:rsidP="00EF19F6">
            <w:pPr>
              <w:jc w:val="center"/>
              <w:rPr>
                <w:sz w:val="20"/>
                <w:szCs w:val="20"/>
                <w:lang w:val="en-US"/>
              </w:rPr>
            </w:pPr>
            <w:r w:rsidRPr="00672244">
              <w:rPr>
                <w:sz w:val="20"/>
                <w:szCs w:val="20"/>
              </w:rPr>
              <w:t>Вероятность</w:t>
            </w:r>
          </w:p>
          <w:p w14:paraId="464CE51A" w14:textId="77777777" w:rsidR="004671A3" w:rsidRPr="00847A74" w:rsidRDefault="004671A3" w:rsidP="00EF19F6">
            <w:pPr>
              <w:jc w:val="center"/>
              <w:rPr>
                <w:sz w:val="20"/>
                <w:szCs w:val="20"/>
                <w:lang w:val="en-US"/>
              </w:rPr>
            </w:pPr>
            <w:r w:rsidRPr="00672244">
              <w:rPr>
                <w:sz w:val="20"/>
                <w:szCs w:val="20"/>
              </w:rPr>
              <w:t>большая</w:t>
            </w:r>
          </w:p>
        </w:tc>
        <w:tc>
          <w:tcPr>
            <w:tcW w:w="3119" w:type="dxa"/>
          </w:tcPr>
          <w:p w14:paraId="0EFDF708" w14:textId="77777777" w:rsidR="004671A3" w:rsidRPr="00EE5ABE" w:rsidRDefault="004671A3" w:rsidP="00EF19F6">
            <w:pPr>
              <w:jc w:val="center"/>
              <w:rPr>
                <w:sz w:val="20"/>
                <w:szCs w:val="20"/>
              </w:rPr>
            </w:pPr>
            <w:r w:rsidRPr="00672244">
              <w:rPr>
                <w:sz w:val="20"/>
                <w:szCs w:val="20"/>
              </w:rPr>
              <w:t>Разработанная</w:t>
            </w:r>
            <w:r w:rsidRPr="00EE5ABE">
              <w:rPr>
                <w:sz w:val="20"/>
                <w:szCs w:val="20"/>
              </w:rPr>
              <w:t xml:space="preserve"> </w:t>
            </w:r>
            <w:r w:rsidRPr="00672244">
              <w:rPr>
                <w:sz w:val="20"/>
                <w:szCs w:val="20"/>
              </w:rPr>
              <w:t>технология</w:t>
            </w:r>
            <w:r w:rsidRPr="00EE5ABE">
              <w:rPr>
                <w:sz w:val="20"/>
                <w:szCs w:val="20"/>
              </w:rPr>
              <w:t xml:space="preserve"> </w:t>
            </w:r>
            <w:r w:rsidRPr="00672244">
              <w:rPr>
                <w:sz w:val="20"/>
                <w:szCs w:val="20"/>
              </w:rPr>
              <w:t>является</w:t>
            </w:r>
            <w:r w:rsidRPr="00EE5ABE">
              <w:rPr>
                <w:sz w:val="20"/>
                <w:szCs w:val="20"/>
              </w:rPr>
              <w:t xml:space="preserve"> </w:t>
            </w:r>
            <w:r w:rsidRPr="00672244">
              <w:rPr>
                <w:sz w:val="20"/>
                <w:szCs w:val="20"/>
              </w:rPr>
              <w:t>универсальной</w:t>
            </w:r>
            <w:r w:rsidRPr="00EE5ABE">
              <w:rPr>
                <w:sz w:val="20"/>
                <w:szCs w:val="20"/>
              </w:rPr>
              <w:t xml:space="preserve">, </w:t>
            </w:r>
            <w:r w:rsidRPr="00672244">
              <w:rPr>
                <w:sz w:val="20"/>
                <w:szCs w:val="20"/>
              </w:rPr>
              <w:t>может</w:t>
            </w:r>
            <w:r w:rsidRPr="00EE5ABE">
              <w:rPr>
                <w:sz w:val="20"/>
                <w:szCs w:val="20"/>
              </w:rPr>
              <w:t xml:space="preserve"> </w:t>
            </w:r>
            <w:r w:rsidRPr="00672244">
              <w:rPr>
                <w:sz w:val="20"/>
                <w:szCs w:val="20"/>
              </w:rPr>
              <w:t>заинтересовать</w:t>
            </w:r>
            <w:r w:rsidRPr="00EE5ABE">
              <w:rPr>
                <w:sz w:val="20"/>
                <w:szCs w:val="20"/>
              </w:rPr>
              <w:t xml:space="preserve"> </w:t>
            </w:r>
            <w:r w:rsidRPr="00672244">
              <w:rPr>
                <w:sz w:val="20"/>
                <w:szCs w:val="20"/>
              </w:rPr>
              <w:t>других</w:t>
            </w:r>
            <w:r w:rsidRPr="00EE5ABE">
              <w:rPr>
                <w:sz w:val="20"/>
                <w:szCs w:val="20"/>
              </w:rPr>
              <w:t xml:space="preserve"> </w:t>
            </w:r>
            <w:r w:rsidRPr="00672244">
              <w:rPr>
                <w:sz w:val="20"/>
                <w:szCs w:val="20"/>
              </w:rPr>
              <w:t>участников</w:t>
            </w:r>
            <w:r w:rsidRPr="00EE5ABE">
              <w:rPr>
                <w:sz w:val="20"/>
                <w:szCs w:val="20"/>
              </w:rPr>
              <w:t xml:space="preserve"> </w:t>
            </w:r>
            <w:r w:rsidRPr="00672244">
              <w:rPr>
                <w:sz w:val="20"/>
                <w:szCs w:val="20"/>
              </w:rPr>
              <w:t>рынка</w:t>
            </w:r>
            <w:r w:rsidRPr="00EE5ABE">
              <w:rPr>
                <w:sz w:val="20"/>
                <w:szCs w:val="20"/>
              </w:rPr>
              <w:t>.</w:t>
            </w:r>
          </w:p>
          <w:p w14:paraId="3FFAA68D" w14:textId="77777777" w:rsidR="004671A3" w:rsidRPr="00EE5ABE" w:rsidRDefault="004671A3" w:rsidP="00EF19F6">
            <w:pPr>
              <w:jc w:val="center"/>
              <w:rPr>
                <w:sz w:val="20"/>
                <w:szCs w:val="20"/>
              </w:rPr>
            </w:pPr>
            <w:r w:rsidRPr="00672244">
              <w:rPr>
                <w:sz w:val="20"/>
                <w:szCs w:val="20"/>
              </w:rPr>
              <w:t>Возможность</w:t>
            </w:r>
            <w:r w:rsidRPr="00EE5ABE">
              <w:rPr>
                <w:sz w:val="20"/>
                <w:szCs w:val="20"/>
              </w:rPr>
              <w:t xml:space="preserve"> </w:t>
            </w:r>
            <w:r w:rsidRPr="00672244">
              <w:rPr>
                <w:sz w:val="20"/>
                <w:szCs w:val="20"/>
              </w:rPr>
              <w:t>получения</w:t>
            </w:r>
            <w:r w:rsidRPr="00EE5ABE">
              <w:rPr>
                <w:sz w:val="20"/>
                <w:szCs w:val="20"/>
              </w:rPr>
              <w:t xml:space="preserve"> </w:t>
            </w:r>
            <w:r w:rsidRPr="00672244">
              <w:rPr>
                <w:sz w:val="20"/>
                <w:szCs w:val="20"/>
              </w:rPr>
              <w:t>организацией</w:t>
            </w:r>
            <w:r w:rsidRPr="00EE5ABE">
              <w:rPr>
                <w:sz w:val="20"/>
                <w:szCs w:val="20"/>
              </w:rPr>
              <w:t xml:space="preserve"> </w:t>
            </w:r>
            <w:r w:rsidRPr="00672244">
              <w:rPr>
                <w:sz w:val="20"/>
                <w:szCs w:val="20"/>
              </w:rPr>
              <w:t>значительной</w:t>
            </w:r>
            <w:r w:rsidRPr="00EE5ABE">
              <w:rPr>
                <w:sz w:val="20"/>
                <w:szCs w:val="20"/>
              </w:rPr>
              <w:t xml:space="preserve"> </w:t>
            </w:r>
            <w:r w:rsidRPr="00672244">
              <w:rPr>
                <w:sz w:val="20"/>
                <w:szCs w:val="20"/>
              </w:rPr>
              <w:t>величины</w:t>
            </w:r>
            <w:r w:rsidRPr="00EE5ABE">
              <w:rPr>
                <w:sz w:val="20"/>
                <w:szCs w:val="20"/>
              </w:rPr>
              <w:t xml:space="preserve"> </w:t>
            </w:r>
            <w:r w:rsidRPr="00672244">
              <w:rPr>
                <w:sz w:val="20"/>
                <w:szCs w:val="20"/>
              </w:rPr>
              <w:t>прибыли</w:t>
            </w:r>
            <w:r w:rsidRPr="00EE5ABE">
              <w:rPr>
                <w:sz w:val="20"/>
                <w:szCs w:val="20"/>
              </w:rPr>
              <w:t xml:space="preserve"> </w:t>
            </w:r>
            <w:r w:rsidRPr="00672244">
              <w:rPr>
                <w:sz w:val="20"/>
                <w:szCs w:val="20"/>
              </w:rPr>
              <w:t>весьма</w:t>
            </w:r>
            <w:r w:rsidRPr="00EE5ABE">
              <w:rPr>
                <w:sz w:val="20"/>
                <w:szCs w:val="20"/>
              </w:rPr>
              <w:t xml:space="preserve"> </w:t>
            </w:r>
            <w:r w:rsidRPr="00672244">
              <w:rPr>
                <w:sz w:val="20"/>
                <w:szCs w:val="20"/>
              </w:rPr>
              <w:t>вероятна</w:t>
            </w:r>
          </w:p>
        </w:tc>
        <w:tc>
          <w:tcPr>
            <w:tcW w:w="1417" w:type="dxa"/>
          </w:tcPr>
          <w:p w14:paraId="0DD4555A" w14:textId="77777777" w:rsidR="004671A3" w:rsidRPr="00847A74" w:rsidRDefault="004671A3" w:rsidP="00EF19F6">
            <w:pPr>
              <w:jc w:val="center"/>
              <w:rPr>
                <w:sz w:val="20"/>
                <w:szCs w:val="20"/>
                <w:lang w:val="en-US"/>
              </w:rPr>
            </w:pPr>
            <w:r w:rsidRPr="00847A74">
              <w:rPr>
                <w:sz w:val="20"/>
                <w:szCs w:val="20"/>
                <w:lang w:val="en-US"/>
              </w:rPr>
              <w:t>1,0</w:t>
            </w:r>
          </w:p>
        </w:tc>
      </w:tr>
      <w:tr w:rsidR="004671A3" w:rsidRPr="00847A74" w14:paraId="78747767" w14:textId="77777777" w:rsidTr="00EF19F6">
        <w:trPr>
          <w:trHeight w:val="1382"/>
        </w:trPr>
        <w:tc>
          <w:tcPr>
            <w:tcW w:w="1872" w:type="dxa"/>
            <w:shd w:val="clear" w:color="auto" w:fill="auto"/>
          </w:tcPr>
          <w:p w14:paraId="637E9081" w14:textId="77777777" w:rsidR="004671A3" w:rsidRPr="00EE5ABE" w:rsidRDefault="004671A3" w:rsidP="00EF19F6">
            <w:pPr>
              <w:jc w:val="center"/>
              <w:rPr>
                <w:sz w:val="20"/>
                <w:szCs w:val="20"/>
              </w:rPr>
            </w:pPr>
            <w:r w:rsidRPr="007C4E30">
              <w:rPr>
                <w:sz w:val="20"/>
                <w:szCs w:val="20"/>
              </w:rPr>
              <w:t>Улучшение</w:t>
            </w:r>
            <w:r w:rsidRPr="00EE5ABE">
              <w:rPr>
                <w:sz w:val="20"/>
                <w:szCs w:val="20"/>
              </w:rPr>
              <w:t xml:space="preserve"> </w:t>
            </w:r>
            <w:r w:rsidRPr="007C4E30">
              <w:rPr>
                <w:sz w:val="20"/>
                <w:szCs w:val="20"/>
              </w:rPr>
              <w:t>качества</w:t>
            </w:r>
            <w:r w:rsidRPr="00EE5ABE">
              <w:rPr>
                <w:sz w:val="20"/>
                <w:szCs w:val="20"/>
              </w:rPr>
              <w:t xml:space="preserve"> </w:t>
            </w:r>
            <w:r w:rsidRPr="007C4E30">
              <w:rPr>
                <w:sz w:val="20"/>
                <w:szCs w:val="20"/>
              </w:rPr>
              <w:t>деятельности</w:t>
            </w:r>
          </w:p>
          <w:p w14:paraId="097A8A2C" w14:textId="77777777" w:rsidR="004671A3" w:rsidRPr="00EE5ABE" w:rsidRDefault="004671A3" w:rsidP="00EF19F6">
            <w:pPr>
              <w:jc w:val="center"/>
              <w:rPr>
                <w:sz w:val="20"/>
                <w:szCs w:val="20"/>
              </w:rPr>
            </w:pPr>
            <w:r w:rsidRPr="007C4E30">
              <w:rPr>
                <w:sz w:val="20"/>
                <w:szCs w:val="20"/>
              </w:rPr>
              <w:t>организации</w:t>
            </w:r>
            <w:r w:rsidRPr="00EE5ABE">
              <w:rPr>
                <w:sz w:val="20"/>
                <w:szCs w:val="20"/>
              </w:rPr>
              <w:t>-</w:t>
            </w:r>
          </w:p>
          <w:p w14:paraId="3D135D47" w14:textId="77777777" w:rsidR="004671A3" w:rsidRPr="00EE5ABE" w:rsidRDefault="004671A3" w:rsidP="00EF19F6">
            <w:pPr>
              <w:jc w:val="center"/>
              <w:rPr>
                <w:sz w:val="20"/>
                <w:szCs w:val="20"/>
              </w:rPr>
            </w:pPr>
            <w:r w:rsidRPr="007C4E30">
              <w:rPr>
                <w:sz w:val="20"/>
                <w:szCs w:val="20"/>
              </w:rPr>
              <w:t>заказчика</w:t>
            </w:r>
          </w:p>
        </w:tc>
        <w:tc>
          <w:tcPr>
            <w:tcW w:w="1276" w:type="dxa"/>
            <w:shd w:val="clear" w:color="auto" w:fill="auto"/>
          </w:tcPr>
          <w:p w14:paraId="2AEE357A" w14:textId="77777777" w:rsidR="004671A3" w:rsidRPr="00847A74" w:rsidRDefault="004671A3" w:rsidP="00EF19F6">
            <w:pPr>
              <w:jc w:val="center"/>
              <w:rPr>
                <w:sz w:val="20"/>
                <w:szCs w:val="20"/>
                <w:lang w:val="en-US"/>
              </w:rPr>
            </w:pPr>
            <w:r w:rsidRPr="00847A74">
              <w:rPr>
                <w:sz w:val="20"/>
                <w:szCs w:val="20"/>
                <w:lang w:val="en-US"/>
              </w:rPr>
              <w:t>0,35</w:t>
            </w:r>
          </w:p>
        </w:tc>
        <w:tc>
          <w:tcPr>
            <w:tcW w:w="1417" w:type="dxa"/>
          </w:tcPr>
          <w:p w14:paraId="0F864424" w14:textId="77777777" w:rsidR="004671A3" w:rsidRPr="00847A74" w:rsidRDefault="004671A3" w:rsidP="00EF19F6">
            <w:pPr>
              <w:jc w:val="center"/>
              <w:rPr>
                <w:sz w:val="20"/>
                <w:szCs w:val="20"/>
                <w:lang w:val="en-US"/>
              </w:rPr>
            </w:pPr>
            <w:r w:rsidRPr="00490F7B">
              <w:rPr>
                <w:sz w:val="20"/>
                <w:szCs w:val="20"/>
              </w:rPr>
              <w:t>Возможно</w:t>
            </w:r>
          </w:p>
          <w:p w14:paraId="2CF0E31C" w14:textId="77777777" w:rsidR="004671A3" w:rsidRPr="00847A74" w:rsidRDefault="004671A3" w:rsidP="00EF19F6">
            <w:pPr>
              <w:jc w:val="center"/>
              <w:rPr>
                <w:sz w:val="20"/>
                <w:szCs w:val="20"/>
                <w:lang w:val="en-US"/>
              </w:rPr>
            </w:pPr>
            <w:r w:rsidRPr="00490F7B">
              <w:rPr>
                <w:sz w:val="20"/>
                <w:szCs w:val="20"/>
              </w:rPr>
              <w:t>произойдет</w:t>
            </w:r>
          </w:p>
        </w:tc>
        <w:tc>
          <w:tcPr>
            <w:tcW w:w="3119" w:type="dxa"/>
          </w:tcPr>
          <w:p w14:paraId="30456E55" w14:textId="77777777" w:rsidR="004671A3" w:rsidRPr="00EE5ABE" w:rsidRDefault="004671A3" w:rsidP="00EF19F6">
            <w:pPr>
              <w:jc w:val="center"/>
              <w:rPr>
                <w:sz w:val="20"/>
                <w:szCs w:val="20"/>
              </w:rPr>
            </w:pPr>
            <w:r w:rsidRPr="000A2CDD">
              <w:rPr>
                <w:sz w:val="20"/>
                <w:szCs w:val="20"/>
              </w:rPr>
              <w:t>ПП</w:t>
            </w:r>
            <w:r w:rsidRPr="00EE5ABE">
              <w:rPr>
                <w:sz w:val="20"/>
                <w:szCs w:val="20"/>
              </w:rPr>
              <w:t xml:space="preserve"> </w:t>
            </w:r>
            <w:r w:rsidRPr="000A2CDD">
              <w:rPr>
                <w:sz w:val="20"/>
                <w:szCs w:val="20"/>
              </w:rPr>
              <w:t>внедряются</w:t>
            </w:r>
            <w:r w:rsidRPr="00EE5ABE">
              <w:rPr>
                <w:sz w:val="20"/>
                <w:szCs w:val="20"/>
              </w:rPr>
              <w:t xml:space="preserve"> </w:t>
            </w:r>
            <w:r w:rsidRPr="000A2CDD">
              <w:rPr>
                <w:sz w:val="20"/>
                <w:szCs w:val="20"/>
              </w:rPr>
              <w:t>в</w:t>
            </w:r>
            <w:r w:rsidRPr="00EE5ABE">
              <w:rPr>
                <w:sz w:val="20"/>
                <w:szCs w:val="20"/>
              </w:rPr>
              <w:t xml:space="preserve"> </w:t>
            </w:r>
            <w:r w:rsidRPr="000A2CDD">
              <w:rPr>
                <w:sz w:val="20"/>
                <w:szCs w:val="20"/>
              </w:rPr>
              <w:t>рамках</w:t>
            </w:r>
            <w:r w:rsidRPr="00EE5ABE">
              <w:rPr>
                <w:sz w:val="20"/>
                <w:szCs w:val="20"/>
              </w:rPr>
              <w:t xml:space="preserve"> </w:t>
            </w:r>
            <w:r w:rsidRPr="000A2CDD">
              <w:rPr>
                <w:sz w:val="20"/>
                <w:szCs w:val="20"/>
              </w:rPr>
              <w:t>ряда</w:t>
            </w:r>
            <w:r w:rsidRPr="00EE5ABE">
              <w:rPr>
                <w:sz w:val="20"/>
                <w:szCs w:val="20"/>
              </w:rPr>
              <w:t xml:space="preserve"> </w:t>
            </w:r>
            <w:r w:rsidRPr="000A2CDD">
              <w:rPr>
                <w:sz w:val="20"/>
                <w:szCs w:val="20"/>
              </w:rPr>
              <w:t>подразделений</w:t>
            </w:r>
            <w:r w:rsidRPr="00EE5ABE">
              <w:rPr>
                <w:sz w:val="20"/>
                <w:szCs w:val="20"/>
              </w:rPr>
              <w:t xml:space="preserve"> </w:t>
            </w:r>
            <w:r w:rsidRPr="000A2CDD">
              <w:rPr>
                <w:sz w:val="20"/>
                <w:szCs w:val="20"/>
              </w:rPr>
              <w:t>организации</w:t>
            </w:r>
          </w:p>
        </w:tc>
        <w:tc>
          <w:tcPr>
            <w:tcW w:w="1417" w:type="dxa"/>
          </w:tcPr>
          <w:p w14:paraId="72A67F74" w14:textId="77777777" w:rsidR="004671A3" w:rsidRPr="00847A74" w:rsidRDefault="004671A3" w:rsidP="00EF19F6">
            <w:pPr>
              <w:jc w:val="center"/>
              <w:rPr>
                <w:sz w:val="20"/>
                <w:szCs w:val="20"/>
                <w:lang w:val="en-US"/>
              </w:rPr>
            </w:pPr>
            <w:r w:rsidRPr="00847A74">
              <w:rPr>
                <w:sz w:val="20"/>
                <w:szCs w:val="20"/>
                <w:lang w:val="en-US"/>
              </w:rPr>
              <w:t>0,6</w:t>
            </w:r>
          </w:p>
        </w:tc>
      </w:tr>
      <w:tr w:rsidR="004671A3" w:rsidRPr="00847A74" w14:paraId="16125774" w14:textId="77777777" w:rsidTr="00EF19F6">
        <w:trPr>
          <w:trHeight w:val="1382"/>
        </w:trPr>
        <w:tc>
          <w:tcPr>
            <w:tcW w:w="1872" w:type="dxa"/>
            <w:shd w:val="clear" w:color="auto" w:fill="auto"/>
          </w:tcPr>
          <w:p w14:paraId="2715AAC6" w14:textId="77777777" w:rsidR="004671A3" w:rsidRPr="00847A74" w:rsidRDefault="004671A3" w:rsidP="00EF19F6">
            <w:pPr>
              <w:jc w:val="center"/>
              <w:rPr>
                <w:sz w:val="20"/>
                <w:szCs w:val="20"/>
                <w:lang w:val="en-US"/>
              </w:rPr>
            </w:pPr>
            <w:r w:rsidRPr="007C4E30">
              <w:rPr>
                <w:sz w:val="20"/>
                <w:szCs w:val="20"/>
              </w:rPr>
              <w:t>Вероятность</w:t>
            </w:r>
          </w:p>
          <w:p w14:paraId="05452741" w14:textId="77777777" w:rsidR="004671A3" w:rsidRPr="00847A74" w:rsidRDefault="004671A3" w:rsidP="00EF19F6">
            <w:pPr>
              <w:jc w:val="center"/>
              <w:rPr>
                <w:sz w:val="20"/>
                <w:szCs w:val="20"/>
                <w:lang w:val="en-US"/>
              </w:rPr>
            </w:pPr>
            <w:r w:rsidRPr="007C4E30">
              <w:rPr>
                <w:sz w:val="20"/>
                <w:szCs w:val="20"/>
              </w:rPr>
              <w:t>повышения</w:t>
            </w:r>
            <w:r w:rsidRPr="00847A74">
              <w:rPr>
                <w:sz w:val="20"/>
                <w:szCs w:val="20"/>
                <w:lang w:val="en-US"/>
              </w:rPr>
              <w:t xml:space="preserve"> </w:t>
            </w:r>
            <w:r w:rsidRPr="007C4E30">
              <w:rPr>
                <w:sz w:val="20"/>
                <w:szCs w:val="20"/>
              </w:rPr>
              <w:t>квалификации</w:t>
            </w:r>
            <w:r w:rsidRPr="00847A74">
              <w:rPr>
                <w:sz w:val="20"/>
                <w:szCs w:val="20"/>
                <w:lang w:val="en-US"/>
              </w:rPr>
              <w:t xml:space="preserve"> </w:t>
            </w:r>
            <w:r w:rsidRPr="007C4E30">
              <w:rPr>
                <w:sz w:val="20"/>
                <w:szCs w:val="20"/>
              </w:rPr>
              <w:t>сотрудников</w:t>
            </w:r>
          </w:p>
        </w:tc>
        <w:tc>
          <w:tcPr>
            <w:tcW w:w="1276" w:type="dxa"/>
            <w:shd w:val="clear" w:color="auto" w:fill="auto"/>
          </w:tcPr>
          <w:p w14:paraId="48FF9A5E" w14:textId="77777777" w:rsidR="004671A3" w:rsidRPr="0023647C" w:rsidRDefault="004671A3" w:rsidP="00EF19F6">
            <w:pPr>
              <w:jc w:val="center"/>
              <w:rPr>
                <w:sz w:val="20"/>
                <w:szCs w:val="20"/>
                <w:lang w:val="en-US"/>
              </w:rPr>
            </w:pPr>
            <w:r>
              <w:rPr>
                <w:sz w:val="20"/>
                <w:szCs w:val="20"/>
                <w:lang w:val="en-US"/>
              </w:rPr>
              <w:t>0,15</w:t>
            </w:r>
          </w:p>
        </w:tc>
        <w:tc>
          <w:tcPr>
            <w:tcW w:w="1417" w:type="dxa"/>
          </w:tcPr>
          <w:p w14:paraId="10D1D301" w14:textId="77777777" w:rsidR="004671A3" w:rsidRPr="00847A74" w:rsidRDefault="004671A3" w:rsidP="00EF19F6">
            <w:pPr>
              <w:jc w:val="center"/>
              <w:rPr>
                <w:sz w:val="20"/>
                <w:szCs w:val="20"/>
                <w:lang w:val="en-US"/>
              </w:rPr>
            </w:pPr>
            <w:r w:rsidRPr="00672244">
              <w:rPr>
                <w:sz w:val="20"/>
                <w:szCs w:val="20"/>
              </w:rPr>
              <w:t>Вероятность</w:t>
            </w:r>
          </w:p>
          <w:p w14:paraId="5C989272" w14:textId="77777777" w:rsidR="004671A3" w:rsidRPr="00847A74" w:rsidRDefault="004671A3" w:rsidP="00EF19F6">
            <w:pPr>
              <w:jc w:val="center"/>
              <w:rPr>
                <w:sz w:val="20"/>
                <w:szCs w:val="20"/>
                <w:lang w:val="en-US"/>
              </w:rPr>
            </w:pPr>
            <w:r w:rsidRPr="00672244">
              <w:rPr>
                <w:sz w:val="20"/>
                <w:szCs w:val="20"/>
              </w:rPr>
              <w:t>малая</w:t>
            </w:r>
          </w:p>
        </w:tc>
        <w:tc>
          <w:tcPr>
            <w:tcW w:w="3119" w:type="dxa"/>
          </w:tcPr>
          <w:p w14:paraId="64370B62" w14:textId="77777777" w:rsidR="004671A3" w:rsidRPr="00EE5ABE" w:rsidRDefault="004671A3" w:rsidP="00EF19F6">
            <w:pPr>
              <w:jc w:val="center"/>
              <w:rPr>
                <w:sz w:val="20"/>
                <w:szCs w:val="20"/>
              </w:rPr>
            </w:pPr>
            <w:r w:rsidRPr="006A79DE">
              <w:rPr>
                <w:sz w:val="20"/>
                <w:szCs w:val="20"/>
              </w:rPr>
              <w:t>Поставленные</w:t>
            </w:r>
            <w:r w:rsidRPr="00EE5ABE">
              <w:rPr>
                <w:sz w:val="20"/>
                <w:szCs w:val="20"/>
              </w:rPr>
              <w:t xml:space="preserve"> </w:t>
            </w:r>
            <w:r w:rsidRPr="006A79DE">
              <w:rPr>
                <w:sz w:val="20"/>
                <w:szCs w:val="20"/>
              </w:rPr>
              <w:t>в</w:t>
            </w:r>
            <w:r w:rsidRPr="00EE5ABE">
              <w:rPr>
                <w:sz w:val="20"/>
                <w:szCs w:val="20"/>
              </w:rPr>
              <w:t xml:space="preserve"> </w:t>
            </w:r>
            <w:r w:rsidRPr="006A79DE">
              <w:rPr>
                <w:sz w:val="20"/>
                <w:szCs w:val="20"/>
              </w:rPr>
              <w:t>ходе</w:t>
            </w:r>
            <w:r w:rsidRPr="00EE5ABE">
              <w:rPr>
                <w:sz w:val="20"/>
                <w:szCs w:val="20"/>
              </w:rPr>
              <w:t xml:space="preserve"> </w:t>
            </w:r>
            <w:r w:rsidRPr="006A79DE">
              <w:rPr>
                <w:sz w:val="20"/>
                <w:szCs w:val="20"/>
              </w:rPr>
              <w:t>внедрения</w:t>
            </w:r>
            <w:r w:rsidRPr="00EE5ABE">
              <w:rPr>
                <w:sz w:val="20"/>
                <w:szCs w:val="20"/>
              </w:rPr>
              <w:t xml:space="preserve"> </w:t>
            </w:r>
            <w:r w:rsidRPr="006A79DE">
              <w:rPr>
                <w:sz w:val="20"/>
                <w:szCs w:val="20"/>
              </w:rPr>
              <w:t>ПП</w:t>
            </w:r>
            <w:r w:rsidRPr="00EE5ABE">
              <w:rPr>
                <w:sz w:val="20"/>
                <w:szCs w:val="20"/>
              </w:rPr>
              <w:t xml:space="preserve"> </w:t>
            </w:r>
            <w:r w:rsidRPr="006A79DE">
              <w:rPr>
                <w:sz w:val="20"/>
                <w:szCs w:val="20"/>
              </w:rPr>
              <w:t>задачи</w:t>
            </w:r>
            <w:r w:rsidRPr="00EE5ABE">
              <w:rPr>
                <w:sz w:val="20"/>
                <w:szCs w:val="20"/>
              </w:rPr>
              <w:t xml:space="preserve"> </w:t>
            </w:r>
            <w:r w:rsidRPr="006A79DE">
              <w:rPr>
                <w:sz w:val="20"/>
                <w:szCs w:val="20"/>
              </w:rPr>
              <w:t>теоретически</w:t>
            </w:r>
            <w:r w:rsidRPr="00EE5ABE">
              <w:rPr>
                <w:sz w:val="20"/>
                <w:szCs w:val="20"/>
              </w:rPr>
              <w:t xml:space="preserve"> </w:t>
            </w:r>
            <w:r w:rsidRPr="006A79DE">
              <w:rPr>
                <w:sz w:val="20"/>
                <w:szCs w:val="20"/>
              </w:rPr>
              <w:t>осуществимы</w:t>
            </w:r>
            <w:r w:rsidRPr="00EE5ABE">
              <w:rPr>
                <w:sz w:val="20"/>
                <w:szCs w:val="20"/>
              </w:rPr>
              <w:t xml:space="preserve"> </w:t>
            </w:r>
            <w:r w:rsidRPr="006A79DE">
              <w:rPr>
                <w:sz w:val="20"/>
                <w:szCs w:val="20"/>
              </w:rPr>
              <w:t>без</w:t>
            </w:r>
            <w:r w:rsidRPr="00EE5ABE">
              <w:rPr>
                <w:sz w:val="20"/>
                <w:szCs w:val="20"/>
              </w:rPr>
              <w:t xml:space="preserve"> </w:t>
            </w:r>
            <w:r w:rsidRPr="006A79DE">
              <w:rPr>
                <w:sz w:val="20"/>
                <w:szCs w:val="20"/>
              </w:rPr>
              <w:t>повышения</w:t>
            </w:r>
            <w:r w:rsidRPr="00EE5ABE">
              <w:rPr>
                <w:sz w:val="20"/>
                <w:szCs w:val="20"/>
              </w:rPr>
              <w:t xml:space="preserve"> </w:t>
            </w:r>
            <w:r w:rsidRPr="006A79DE">
              <w:rPr>
                <w:sz w:val="20"/>
                <w:szCs w:val="20"/>
              </w:rPr>
              <w:t>квалификации</w:t>
            </w:r>
            <w:r w:rsidRPr="00EE5ABE">
              <w:rPr>
                <w:sz w:val="20"/>
                <w:szCs w:val="20"/>
              </w:rPr>
              <w:t xml:space="preserve"> </w:t>
            </w:r>
            <w:r w:rsidRPr="006A79DE">
              <w:rPr>
                <w:sz w:val="20"/>
                <w:szCs w:val="20"/>
              </w:rPr>
              <w:t>сотрудников</w:t>
            </w:r>
          </w:p>
        </w:tc>
        <w:tc>
          <w:tcPr>
            <w:tcW w:w="1417" w:type="dxa"/>
          </w:tcPr>
          <w:p w14:paraId="2EBCA4FD" w14:textId="77777777" w:rsidR="004671A3" w:rsidRPr="00847A74" w:rsidRDefault="004671A3" w:rsidP="00EF19F6">
            <w:pPr>
              <w:jc w:val="center"/>
              <w:rPr>
                <w:sz w:val="20"/>
                <w:szCs w:val="20"/>
                <w:lang w:val="en-US"/>
              </w:rPr>
            </w:pPr>
            <w:r w:rsidRPr="00847A74">
              <w:rPr>
                <w:sz w:val="20"/>
                <w:szCs w:val="20"/>
                <w:lang w:val="en-US"/>
              </w:rPr>
              <w:t>0,1</w:t>
            </w:r>
          </w:p>
        </w:tc>
      </w:tr>
      <w:tr w:rsidR="004671A3" w:rsidRPr="00672244" w14:paraId="66EBCD05" w14:textId="77777777" w:rsidTr="00EF19F6">
        <w:trPr>
          <w:trHeight w:val="1382"/>
        </w:trPr>
        <w:tc>
          <w:tcPr>
            <w:tcW w:w="1872" w:type="dxa"/>
            <w:shd w:val="clear" w:color="auto" w:fill="auto"/>
          </w:tcPr>
          <w:p w14:paraId="58B1B2F0" w14:textId="77777777" w:rsidR="004671A3" w:rsidRPr="007C4E30" w:rsidRDefault="004671A3" w:rsidP="00EF19F6">
            <w:pPr>
              <w:jc w:val="center"/>
              <w:rPr>
                <w:sz w:val="20"/>
                <w:szCs w:val="20"/>
              </w:rPr>
            </w:pPr>
            <w:r w:rsidRPr="007C4E30">
              <w:rPr>
                <w:sz w:val="20"/>
                <w:szCs w:val="20"/>
              </w:rPr>
              <w:t>Рост</w:t>
            </w:r>
            <w:r w:rsidRPr="00EE5ABE">
              <w:rPr>
                <w:sz w:val="20"/>
                <w:szCs w:val="20"/>
              </w:rPr>
              <w:t xml:space="preserve"> </w:t>
            </w:r>
            <w:r w:rsidRPr="007C4E30">
              <w:rPr>
                <w:sz w:val="20"/>
                <w:szCs w:val="20"/>
              </w:rPr>
              <w:t>престижности</w:t>
            </w:r>
            <w:r w:rsidRPr="00EE5ABE">
              <w:rPr>
                <w:sz w:val="20"/>
                <w:szCs w:val="20"/>
              </w:rPr>
              <w:t xml:space="preserve"> </w:t>
            </w:r>
            <w:r w:rsidRPr="007C4E30">
              <w:rPr>
                <w:sz w:val="20"/>
                <w:szCs w:val="20"/>
              </w:rPr>
              <w:t>организации-</w:t>
            </w:r>
          </w:p>
          <w:p w14:paraId="342A8B10" w14:textId="77777777" w:rsidR="004671A3" w:rsidRPr="007C4E30" w:rsidRDefault="004671A3" w:rsidP="00EF19F6">
            <w:pPr>
              <w:jc w:val="center"/>
              <w:rPr>
                <w:sz w:val="20"/>
                <w:szCs w:val="20"/>
              </w:rPr>
            </w:pPr>
            <w:r w:rsidRPr="007C4E30">
              <w:rPr>
                <w:sz w:val="20"/>
                <w:szCs w:val="20"/>
              </w:rPr>
              <w:t>заказчика и, как</w:t>
            </w:r>
          </w:p>
          <w:p w14:paraId="5F25B18A" w14:textId="77777777" w:rsidR="004671A3" w:rsidRPr="007C4E30" w:rsidRDefault="004671A3" w:rsidP="00EF19F6">
            <w:pPr>
              <w:jc w:val="center"/>
              <w:rPr>
                <w:sz w:val="20"/>
                <w:szCs w:val="20"/>
              </w:rPr>
            </w:pPr>
            <w:r w:rsidRPr="007C4E30">
              <w:rPr>
                <w:sz w:val="20"/>
                <w:szCs w:val="20"/>
              </w:rPr>
              <w:t>следствие, при-</w:t>
            </w:r>
          </w:p>
          <w:p w14:paraId="4418D4F9" w14:textId="77777777" w:rsidR="004671A3" w:rsidRPr="007C4E30" w:rsidRDefault="004671A3" w:rsidP="00EF19F6">
            <w:pPr>
              <w:jc w:val="center"/>
              <w:rPr>
                <w:sz w:val="20"/>
                <w:szCs w:val="20"/>
              </w:rPr>
            </w:pPr>
            <w:r w:rsidRPr="007C4E30">
              <w:rPr>
                <w:sz w:val="20"/>
                <w:szCs w:val="20"/>
              </w:rPr>
              <w:t>рост числа клиентов</w:t>
            </w:r>
          </w:p>
        </w:tc>
        <w:tc>
          <w:tcPr>
            <w:tcW w:w="1276" w:type="dxa"/>
            <w:shd w:val="clear" w:color="auto" w:fill="auto"/>
          </w:tcPr>
          <w:p w14:paraId="07AF2622" w14:textId="77777777" w:rsidR="004671A3" w:rsidRDefault="004671A3" w:rsidP="00EF19F6">
            <w:pPr>
              <w:jc w:val="center"/>
              <w:rPr>
                <w:sz w:val="20"/>
                <w:szCs w:val="20"/>
              </w:rPr>
            </w:pPr>
            <w:r>
              <w:rPr>
                <w:sz w:val="20"/>
                <w:szCs w:val="20"/>
                <w:lang w:val="en-US"/>
              </w:rPr>
              <w:t>0,15</w:t>
            </w:r>
          </w:p>
        </w:tc>
        <w:tc>
          <w:tcPr>
            <w:tcW w:w="1417" w:type="dxa"/>
          </w:tcPr>
          <w:p w14:paraId="65569960" w14:textId="77777777" w:rsidR="004671A3" w:rsidRPr="009057A1" w:rsidRDefault="004671A3" w:rsidP="00EF19F6">
            <w:pPr>
              <w:jc w:val="center"/>
              <w:rPr>
                <w:sz w:val="20"/>
                <w:szCs w:val="20"/>
              </w:rPr>
            </w:pPr>
            <w:r w:rsidRPr="009057A1">
              <w:rPr>
                <w:sz w:val="20"/>
                <w:szCs w:val="20"/>
              </w:rPr>
              <w:t>Однозначно</w:t>
            </w:r>
          </w:p>
          <w:p w14:paraId="4646EC77" w14:textId="77777777" w:rsidR="004671A3" w:rsidRPr="00672244" w:rsidRDefault="004671A3" w:rsidP="00EF19F6">
            <w:pPr>
              <w:jc w:val="center"/>
              <w:rPr>
                <w:sz w:val="20"/>
                <w:szCs w:val="20"/>
              </w:rPr>
            </w:pPr>
            <w:r w:rsidRPr="009057A1">
              <w:rPr>
                <w:sz w:val="20"/>
                <w:szCs w:val="20"/>
              </w:rPr>
              <w:t>произойдет</w:t>
            </w:r>
          </w:p>
        </w:tc>
        <w:tc>
          <w:tcPr>
            <w:tcW w:w="3119" w:type="dxa"/>
          </w:tcPr>
          <w:p w14:paraId="29EA5CFC" w14:textId="77777777" w:rsidR="004671A3" w:rsidRPr="006A79DE" w:rsidRDefault="004671A3" w:rsidP="00EF19F6">
            <w:pPr>
              <w:jc w:val="center"/>
              <w:rPr>
                <w:sz w:val="20"/>
                <w:szCs w:val="20"/>
              </w:rPr>
            </w:pPr>
            <w:r w:rsidRPr="006A79DE">
              <w:rPr>
                <w:sz w:val="20"/>
                <w:szCs w:val="20"/>
              </w:rPr>
              <w:t>Внедрение ПП послужит росту</w:t>
            </w:r>
          </w:p>
          <w:p w14:paraId="1EFDFB87" w14:textId="77777777" w:rsidR="004671A3" w:rsidRPr="006A79DE" w:rsidRDefault="004671A3" w:rsidP="00EF19F6">
            <w:pPr>
              <w:jc w:val="center"/>
              <w:rPr>
                <w:sz w:val="20"/>
                <w:szCs w:val="20"/>
              </w:rPr>
            </w:pPr>
            <w:r w:rsidRPr="006A79DE">
              <w:rPr>
                <w:sz w:val="20"/>
                <w:szCs w:val="20"/>
              </w:rPr>
              <w:t>престижности организации как</w:t>
            </w:r>
          </w:p>
          <w:p w14:paraId="10A72491" w14:textId="77777777" w:rsidR="004671A3" w:rsidRPr="000A2CDD" w:rsidRDefault="004671A3" w:rsidP="00EF19F6">
            <w:pPr>
              <w:jc w:val="center"/>
              <w:rPr>
                <w:sz w:val="20"/>
                <w:szCs w:val="20"/>
              </w:rPr>
            </w:pPr>
            <w:r w:rsidRPr="006A79DE">
              <w:rPr>
                <w:sz w:val="20"/>
                <w:szCs w:val="20"/>
              </w:rPr>
              <w:t>предприятия, внедряющего прогрессивные технологии, позволяющие вывести бизнес-процессы на</w:t>
            </w:r>
            <w:r>
              <w:rPr>
                <w:sz w:val="20"/>
                <w:szCs w:val="20"/>
              </w:rPr>
              <w:t xml:space="preserve"> </w:t>
            </w:r>
            <w:r w:rsidRPr="006A79DE">
              <w:rPr>
                <w:sz w:val="20"/>
                <w:szCs w:val="20"/>
              </w:rPr>
              <w:t>качественно новый уровень</w:t>
            </w:r>
          </w:p>
        </w:tc>
        <w:tc>
          <w:tcPr>
            <w:tcW w:w="1417" w:type="dxa"/>
          </w:tcPr>
          <w:p w14:paraId="77327CD4" w14:textId="77777777" w:rsidR="004671A3" w:rsidRPr="00AC48C6" w:rsidRDefault="004671A3" w:rsidP="00EF19F6">
            <w:pPr>
              <w:jc w:val="center"/>
              <w:rPr>
                <w:sz w:val="20"/>
                <w:szCs w:val="20"/>
                <w:lang w:val="en-US"/>
              </w:rPr>
            </w:pPr>
            <w:r>
              <w:rPr>
                <w:sz w:val="20"/>
                <w:szCs w:val="20"/>
                <w:lang w:val="en-US"/>
              </w:rPr>
              <w:t>1,0</w:t>
            </w:r>
          </w:p>
        </w:tc>
      </w:tr>
    </w:tbl>
    <w:p w14:paraId="7F252A54" w14:textId="77777777" w:rsidR="004671A3" w:rsidRDefault="004671A3" w:rsidP="004671A3">
      <w:pPr>
        <w:pStyle w:val="afff4"/>
        <w:tabs>
          <w:tab w:val="left" w:pos="6946"/>
        </w:tabs>
        <w:ind w:left="0" w:firstLine="0"/>
      </w:pPr>
    </w:p>
    <w:p w14:paraId="4FD5DFD6" w14:textId="77777777" w:rsidR="004671A3" w:rsidRDefault="004671A3" w:rsidP="004671A3">
      <w:pPr>
        <w:pStyle w:val="afff4"/>
        <w:tabs>
          <w:tab w:val="left" w:pos="6946"/>
        </w:tabs>
      </w:pPr>
    </w:p>
    <w:p w14:paraId="5AF8F061" w14:textId="77777777" w:rsidR="004671A3" w:rsidRDefault="004671A3" w:rsidP="004671A3">
      <w:pPr>
        <w:pStyle w:val="afff4"/>
        <w:tabs>
          <w:tab w:val="left" w:pos="6946"/>
        </w:tabs>
      </w:pPr>
    </w:p>
    <w:p w14:paraId="1B2A98B3" w14:textId="77777777" w:rsidR="004671A3" w:rsidRDefault="004671A3" w:rsidP="004671A3">
      <w:pPr>
        <w:pStyle w:val="afff4"/>
        <w:tabs>
          <w:tab w:val="left" w:pos="6946"/>
        </w:tabs>
      </w:pPr>
    </w:p>
    <w:p w14:paraId="4C30CE3D" w14:textId="77777777" w:rsidR="004671A3" w:rsidRPr="00A86130" w:rsidRDefault="002D6827" w:rsidP="004671A3">
      <w:pPr>
        <w:pStyle w:val="afff4"/>
        <w:tabs>
          <w:tab w:val="left" w:pos="6946"/>
        </w:tabs>
        <w:spacing w:before="240" w:after="240"/>
      </w:pPr>
      <m:oMathPara>
        <m:oMath>
          <m:sSub>
            <m:sSubPr>
              <m:ctrlPr>
                <w:rPr>
                  <w:rFonts w:ascii="Cambria Math" w:hAnsi="Cambria Math"/>
                  <w:i/>
                </w:rPr>
              </m:ctrlPr>
            </m:sSubPr>
            <m:e>
              <m:r>
                <w:rPr>
                  <w:rFonts w:ascii="Cambria Math" w:hAnsi="Cambria Math"/>
                </w:rPr>
                <m:t>К</m:t>
              </m:r>
            </m:e>
            <m:sub>
              <m:r>
                <w:rPr>
                  <w:rFonts w:ascii="Cambria Math" w:hAnsi="Cambria Math"/>
                </w:rPr>
                <m:t>сэ</m:t>
              </m:r>
            </m:sub>
          </m:sSub>
          <m:r>
            <w:rPr>
              <w:rFonts w:ascii="Cambria Math" w:hAnsi="Cambria Math"/>
            </w:rPr>
            <m:t>= 0,35*1+0,35*0,6+0,15*0.1+0,15*1=0,725</m:t>
          </m:r>
        </m:oMath>
      </m:oMathPara>
    </w:p>
    <w:p w14:paraId="0764D161" w14:textId="77777777" w:rsidR="004671A3" w:rsidRDefault="002D6827" w:rsidP="004671A3">
      <w:pPr>
        <w:pStyle w:val="afff4"/>
      </w:pPr>
      <m:oMath>
        <m:sSub>
          <m:sSubPr>
            <m:ctrlPr>
              <w:rPr>
                <w:rFonts w:ascii="Cambria Math" w:hAnsi="Cambria Math"/>
                <w:i/>
              </w:rPr>
            </m:ctrlPr>
          </m:sSubPr>
          <m:e>
            <m:r>
              <w:rPr>
                <w:rFonts w:ascii="Cambria Math" w:hAnsi="Cambria Math"/>
              </w:rPr>
              <m:t>К</m:t>
            </m:r>
          </m:e>
          <m:sub>
            <m:r>
              <w:rPr>
                <w:rFonts w:ascii="Cambria Math" w:hAnsi="Cambria Math"/>
              </w:rPr>
              <m:t>сэ</m:t>
            </m:r>
          </m:sub>
        </m:sSub>
      </m:oMath>
      <w:r w:rsidR="004671A3">
        <w:t xml:space="preserve"> находится довольно близко к 1, таким образом можно сделать вывод, что социально-экономическая результативность внедрения ПП находится на достаточно высоком уровне.</w:t>
      </w:r>
    </w:p>
    <w:p w14:paraId="41C13A33" w14:textId="6885B78D" w:rsidR="004671A3" w:rsidRDefault="00BC4D9B" w:rsidP="004671A3">
      <w:pPr>
        <w:pStyle w:val="afffe"/>
      </w:pPr>
      <w:r>
        <w:t>6</w:t>
      </w:r>
      <w:r w:rsidR="004671A3">
        <w:t xml:space="preserve">.6 </w:t>
      </w:r>
      <w:r w:rsidR="004671A3" w:rsidRPr="00BB4725">
        <w:t xml:space="preserve">Определение затрат на разработку и внедрение </w:t>
      </w:r>
      <w:r w:rsidR="004671A3">
        <w:t>программного продукта</w:t>
      </w:r>
    </w:p>
    <w:p w14:paraId="2CE286B4" w14:textId="6CDF8E90" w:rsidR="004671A3" w:rsidRPr="009405A1" w:rsidRDefault="004671A3" w:rsidP="004671A3">
      <w:pPr>
        <w:pStyle w:val="afff4"/>
      </w:pPr>
      <w:r>
        <w:t xml:space="preserve">Для расчета общей величины материальных затрат используется таблица </w:t>
      </w:r>
      <w:r w:rsidR="00D1744F">
        <w:t>10</w:t>
      </w:r>
      <w:r>
        <w:t xml:space="preserve">. </w:t>
      </w:r>
    </w:p>
    <w:p w14:paraId="09566882" w14:textId="576D0B32" w:rsidR="004671A3" w:rsidRDefault="004671A3" w:rsidP="004671A3">
      <w:pPr>
        <w:pStyle w:val="afff4"/>
        <w:ind w:firstLine="0"/>
      </w:pPr>
      <w:r>
        <w:t xml:space="preserve">Таблица </w:t>
      </w:r>
      <w:r w:rsidR="00D1744F">
        <w:t xml:space="preserve">10 </w:t>
      </w:r>
      <w:r>
        <w:t xml:space="preserve">– </w:t>
      </w:r>
      <w:r w:rsidRPr="00CD488E">
        <w:t>Материальные затраты, связанные с созданием и внедрением ПП</w:t>
      </w:r>
    </w:p>
    <w:tbl>
      <w:tblPr>
        <w:tblW w:w="938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2693"/>
        <w:gridCol w:w="1403"/>
        <w:gridCol w:w="1564"/>
        <w:gridCol w:w="1564"/>
        <w:gridCol w:w="1565"/>
      </w:tblGrid>
      <w:tr w:rsidR="004671A3" w:rsidRPr="0006087F" w14:paraId="24CDB407" w14:textId="77777777" w:rsidTr="00EF19F6">
        <w:trPr>
          <w:trHeight w:val="454"/>
        </w:trPr>
        <w:tc>
          <w:tcPr>
            <w:tcW w:w="596" w:type="dxa"/>
            <w:shd w:val="clear" w:color="auto" w:fill="auto"/>
          </w:tcPr>
          <w:p w14:paraId="52F3F0C8" w14:textId="77777777" w:rsidR="004671A3" w:rsidRPr="00125584" w:rsidRDefault="004671A3" w:rsidP="00EF19F6">
            <w:pPr>
              <w:jc w:val="center"/>
            </w:pPr>
            <w:r w:rsidRPr="00704735">
              <w:t>№</w:t>
            </w:r>
          </w:p>
        </w:tc>
        <w:tc>
          <w:tcPr>
            <w:tcW w:w="2693" w:type="dxa"/>
            <w:shd w:val="clear" w:color="auto" w:fill="auto"/>
          </w:tcPr>
          <w:p w14:paraId="73691347" w14:textId="77777777" w:rsidR="004671A3" w:rsidRPr="00125584" w:rsidRDefault="004671A3" w:rsidP="00EF19F6">
            <w:pPr>
              <w:jc w:val="center"/>
            </w:pPr>
            <w:r>
              <w:t>Наименование материалов</w:t>
            </w:r>
          </w:p>
        </w:tc>
        <w:tc>
          <w:tcPr>
            <w:tcW w:w="1403" w:type="dxa"/>
          </w:tcPr>
          <w:p w14:paraId="211576D7" w14:textId="77777777" w:rsidR="004671A3" w:rsidRPr="00125584" w:rsidRDefault="004671A3" w:rsidP="00EF19F6">
            <w:pPr>
              <w:jc w:val="center"/>
            </w:pPr>
            <w:r>
              <w:t>Ед. измерения</w:t>
            </w:r>
          </w:p>
        </w:tc>
        <w:tc>
          <w:tcPr>
            <w:tcW w:w="1564" w:type="dxa"/>
          </w:tcPr>
          <w:p w14:paraId="4F7CED3F" w14:textId="77777777" w:rsidR="004671A3" w:rsidRPr="0041791C" w:rsidRDefault="004671A3" w:rsidP="00EF19F6">
            <w:pPr>
              <w:jc w:val="center"/>
            </w:pPr>
            <w:r>
              <w:t>Количество</w:t>
            </w:r>
          </w:p>
        </w:tc>
        <w:tc>
          <w:tcPr>
            <w:tcW w:w="1564" w:type="dxa"/>
          </w:tcPr>
          <w:p w14:paraId="06A66D3F" w14:textId="77777777" w:rsidR="004671A3" w:rsidRDefault="004671A3" w:rsidP="00EF19F6">
            <w:pPr>
              <w:jc w:val="center"/>
            </w:pPr>
            <w:r>
              <w:t xml:space="preserve">Цена, </w:t>
            </w:r>
            <w:proofErr w:type="spellStart"/>
            <w:r>
              <w:t>руб</w:t>
            </w:r>
            <w:proofErr w:type="spellEnd"/>
          </w:p>
        </w:tc>
        <w:tc>
          <w:tcPr>
            <w:tcW w:w="1565" w:type="dxa"/>
          </w:tcPr>
          <w:p w14:paraId="39B9B7D2" w14:textId="77777777" w:rsidR="004671A3" w:rsidRDefault="004671A3" w:rsidP="00EF19F6">
            <w:pPr>
              <w:jc w:val="center"/>
            </w:pPr>
            <w:r>
              <w:t xml:space="preserve">Сумма, </w:t>
            </w:r>
            <w:proofErr w:type="spellStart"/>
            <w:r>
              <w:t>руб</w:t>
            </w:r>
            <w:proofErr w:type="spellEnd"/>
          </w:p>
        </w:tc>
      </w:tr>
      <w:tr w:rsidR="004671A3" w:rsidRPr="00A41E75" w14:paraId="75A0151F" w14:textId="77777777" w:rsidTr="00EF19F6">
        <w:trPr>
          <w:trHeight w:val="454"/>
        </w:trPr>
        <w:tc>
          <w:tcPr>
            <w:tcW w:w="596" w:type="dxa"/>
            <w:shd w:val="clear" w:color="auto" w:fill="auto"/>
          </w:tcPr>
          <w:p w14:paraId="028047FD" w14:textId="77777777" w:rsidR="004671A3" w:rsidRPr="00704735" w:rsidRDefault="004671A3" w:rsidP="00EF19F6">
            <w:pPr>
              <w:jc w:val="center"/>
            </w:pPr>
            <w:r>
              <w:t>1</w:t>
            </w:r>
          </w:p>
        </w:tc>
        <w:tc>
          <w:tcPr>
            <w:tcW w:w="2693" w:type="dxa"/>
            <w:shd w:val="clear" w:color="auto" w:fill="auto"/>
          </w:tcPr>
          <w:p w14:paraId="0E56676A" w14:textId="77777777" w:rsidR="004671A3" w:rsidRPr="00A41E75" w:rsidRDefault="004671A3" w:rsidP="00EF19F6">
            <w:pPr>
              <w:jc w:val="center"/>
              <w:rPr>
                <w:lang w:val="x-none"/>
              </w:rPr>
            </w:pPr>
            <w:r w:rsidRPr="00A41E75">
              <w:t>Бумага офисная "</w:t>
            </w:r>
            <w:proofErr w:type="spellStart"/>
            <w:r w:rsidRPr="00A41E75">
              <w:t>Svetocopy</w:t>
            </w:r>
            <w:proofErr w:type="spellEnd"/>
            <w:r w:rsidRPr="00A41E75">
              <w:t xml:space="preserve">", </w:t>
            </w:r>
            <w:r>
              <w:t>1</w:t>
            </w:r>
            <w:r w:rsidRPr="00A41E75">
              <w:t>00 листов, А4.</w:t>
            </w:r>
          </w:p>
        </w:tc>
        <w:tc>
          <w:tcPr>
            <w:tcW w:w="1403" w:type="dxa"/>
          </w:tcPr>
          <w:p w14:paraId="23CA1153" w14:textId="77777777" w:rsidR="004671A3" w:rsidRDefault="004671A3" w:rsidP="00EF19F6">
            <w:pPr>
              <w:jc w:val="center"/>
            </w:pPr>
            <w:r>
              <w:t>шт.</w:t>
            </w:r>
          </w:p>
        </w:tc>
        <w:tc>
          <w:tcPr>
            <w:tcW w:w="1564" w:type="dxa"/>
          </w:tcPr>
          <w:p w14:paraId="1A075008" w14:textId="77777777" w:rsidR="004671A3" w:rsidRDefault="004671A3" w:rsidP="00EF19F6">
            <w:pPr>
              <w:jc w:val="center"/>
            </w:pPr>
            <w:r>
              <w:t>1</w:t>
            </w:r>
          </w:p>
        </w:tc>
        <w:tc>
          <w:tcPr>
            <w:tcW w:w="1564" w:type="dxa"/>
          </w:tcPr>
          <w:p w14:paraId="25960332" w14:textId="77777777" w:rsidR="004671A3" w:rsidRDefault="004671A3" w:rsidP="00EF19F6">
            <w:pPr>
              <w:jc w:val="center"/>
            </w:pPr>
            <w:r>
              <w:t>208</w:t>
            </w:r>
          </w:p>
        </w:tc>
        <w:tc>
          <w:tcPr>
            <w:tcW w:w="1565" w:type="dxa"/>
          </w:tcPr>
          <w:p w14:paraId="0705692A" w14:textId="77777777" w:rsidR="004671A3" w:rsidRDefault="004671A3" w:rsidP="00EF19F6">
            <w:pPr>
              <w:jc w:val="center"/>
            </w:pPr>
            <w:r>
              <w:t>208</w:t>
            </w:r>
          </w:p>
        </w:tc>
      </w:tr>
      <w:tr w:rsidR="004671A3" w:rsidRPr="007C49E7" w14:paraId="6ED8F47D" w14:textId="77777777" w:rsidTr="00EF19F6">
        <w:trPr>
          <w:trHeight w:val="454"/>
        </w:trPr>
        <w:tc>
          <w:tcPr>
            <w:tcW w:w="596" w:type="dxa"/>
            <w:shd w:val="clear" w:color="auto" w:fill="auto"/>
          </w:tcPr>
          <w:p w14:paraId="19572E31" w14:textId="77777777" w:rsidR="004671A3" w:rsidRDefault="004671A3" w:rsidP="00EF19F6">
            <w:pPr>
              <w:jc w:val="center"/>
            </w:pPr>
            <w:r>
              <w:t>2</w:t>
            </w:r>
          </w:p>
        </w:tc>
        <w:tc>
          <w:tcPr>
            <w:tcW w:w="2693" w:type="dxa"/>
            <w:shd w:val="clear" w:color="auto" w:fill="auto"/>
          </w:tcPr>
          <w:p w14:paraId="4093BEE1" w14:textId="77777777" w:rsidR="004671A3" w:rsidRPr="0094696E" w:rsidRDefault="004671A3" w:rsidP="00EF19F6">
            <w:pPr>
              <w:jc w:val="center"/>
              <w:rPr>
                <w:lang w:val="x-none"/>
              </w:rPr>
            </w:pPr>
            <w:proofErr w:type="spellStart"/>
            <w:r w:rsidRPr="0094696E">
              <w:rPr>
                <w:lang w:val="x-none"/>
              </w:rPr>
              <w:t>Stabilo</w:t>
            </w:r>
            <w:proofErr w:type="spellEnd"/>
            <w:r w:rsidRPr="0094696E">
              <w:rPr>
                <w:lang w:val="x-none"/>
              </w:rPr>
              <w:t xml:space="preserve"> Набор шариковых ручек </w:t>
            </w:r>
            <w:proofErr w:type="spellStart"/>
            <w:r w:rsidRPr="0094696E">
              <w:rPr>
                <w:lang w:val="x-none"/>
              </w:rPr>
              <w:t>Liner</w:t>
            </w:r>
            <w:proofErr w:type="spellEnd"/>
            <w:r w:rsidRPr="0094696E">
              <w:rPr>
                <w:lang w:val="x-none"/>
              </w:rPr>
              <w:t xml:space="preserve"> 808, 4 </w:t>
            </w:r>
            <w:proofErr w:type="spellStart"/>
            <w:r w:rsidRPr="0094696E">
              <w:rPr>
                <w:lang w:val="x-none"/>
              </w:rPr>
              <w:t>шт</w:t>
            </w:r>
            <w:proofErr w:type="spellEnd"/>
            <w:r w:rsidRPr="0094696E">
              <w:rPr>
                <w:lang w:val="x-none"/>
              </w:rPr>
              <w:t xml:space="preserve"> синие</w:t>
            </w:r>
          </w:p>
        </w:tc>
        <w:tc>
          <w:tcPr>
            <w:tcW w:w="1403" w:type="dxa"/>
          </w:tcPr>
          <w:p w14:paraId="7F0E969A" w14:textId="77777777" w:rsidR="004671A3" w:rsidRPr="00125584" w:rsidRDefault="004671A3" w:rsidP="00EF19F6">
            <w:pPr>
              <w:jc w:val="center"/>
            </w:pPr>
            <w:r>
              <w:t>шт.</w:t>
            </w:r>
          </w:p>
        </w:tc>
        <w:tc>
          <w:tcPr>
            <w:tcW w:w="1564" w:type="dxa"/>
          </w:tcPr>
          <w:p w14:paraId="6DB47C1E" w14:textId="77777777" w:rsidR="004671A3" w:rsidRPr="007C49E7" w:rsidRDefault="004671A3" w:rsidP="00EF19F6">
            <w:pPr>
              <w:jc w:val="center"/>
            </w:pPr>
            <w:r>
              <w:t>1</w:t>
            </w:r>
          </w:p>
        </w:tc>
        <w:tc>
          <w:tcPr>
            <w:tcW w:w="1564" w:type="dxa"/>
          </w:tcPr>
          <w:p w14:paraId="400A7393" w14:textId="77777777" w:rsidR="004671A3" w:rsidRDefault="004671A3" w:rsidP="00EF19F6">
            <w:pPr>
              <w:jc w:val="center"/>
            </w:pPr>
            <w:r>
              <w:t>181</w:t>
            </w:r>
          </w:p>
        </w:tc>
        <w:tc>
          <w:tcPr>
            <w:tcW w:w="1565" w:type="dxa"/>
          </w:tcPr>
          <w:p w14:paraId="6C009ECC" w14:textId="77777777" w:rsidR="004671A3" w:rsidRDefault="004671A3" w:rsidP="00EF19F6">
            <w:pPr>
              <w:jc w:val="center"/>
            </w:pPr>
            <w:r>
              <w:t>181</w:t>
            </w:r>
          </w:p>
        </w:tc>
      </w:tr>
      <w:tr w:rsidR="004671A3" w:rsidRPr="0094696E" w14:paraId="32A40BDF" w14:textId="77777777" w:rsidTr="00EF19F6">
        <w:trPr>
          <w:trHeight w:val="454"/>
        </w:trPr>
        <w:tc>
          <w:tcPr>
            <w:tcW w:w="596" w:type="dxa"/>
            <w:shd w:val="clear" w:color="auto" w:fill="auto"/>
          </w:tcPr>
          <w:p w14:paraId="14284D55" w14:textId="77777777" w:rsidR="004671A3" w:rsidRDefault="004671A3" w:rsidP="00EF19F6">
            <w:pPr>
              <w:jc w:val="center"/>
            </w:pPr>
            <w:r>
              <w:t>3</w:t>
            </w:r>
          </w:p>
        </w:tc>
        <w:tc>
          <w:tcPr>
            <w:tcW w:w="2693" w:type="dxa"/>
            <w:shd w:val="clear" w:color="auto" w:fill="auto"/>
          </w:tcPr>
          <w:p w14:paraId="692B7B56" w14:textId="77777777" w:rsidR="004671A3" w:rsidRPr="0094696E" w:rsidRDefault="004671A3" w:rsidP="00EF19F6">
            <w:pPr>
              <w:jc w:val="center"/>
              <w:rPr>
                <w:lang w:val="x-none"/>
              </w:rPr>
            </w:pPr>
            <w:r w:rsidRPr="0094696E">
              <w:rPr>
                <w:lang w:val="x-none"/>
              </w:rPr>
              <w:t xml:space="preserve">Диск </w:t>
            </w:r>
            <w:proofErr w:type="spellStart"/>
            <w:r w:rsidRPr="0094696E">
              <w:rPr>
                <w:lang w:val="x-none"/>
              </w:rPr>
              <w:t>Verbatim</w:t>
            </w:r>
            <w:proofErr w:type="spellEnd"/>
            <w:r w:rsidRPr="0094696E">
              <w:rPr>
                <w:lang w:val="x-none"/>
              </w:rPr>
              <w:t xml:space="preserve"> CD-R 700 </w:t>
            </w:r>
            <w:proofErr w:type="spellStart"/>
            <w:r w:rsidRPr="0094696E">
              <w:rPr>
                <w:lang w:val="x-none"/>
              </w:rPr>
              <w:t>Mb</w:t>
            </w:r>
            <w:proofErr w:type="spellEnd"/>
            <w:r w:rsidRPr="0094696E">
              <w:rPr>
                <w:lang w:val="x-none"/>
              </w:rPr>
              <w:t xml:space="preserve"> 52x </w:t>
            </w:r>
            <w:proofErr w:type="spellStart"/>
            <w:r w:rsidRPr="0094696E">
              <w:rPr>
                <w:lang w:val="x-none"/>
              </w:rPr>
              <w:t>Slim</w:t>
            </w:r>
            <w:proofErr w:type="spellEnd"/>
            <w:r w:rsidRPr="0094696E">
              <w:rPr>
                <w:lang w:val="x-none"/>
              </w:rPr>
              <w:t xml:space="preserve"> </w:t>
            </w:r>
            <w:proofErr w:type="spellStart"/>
            <w:r w:rsidRPr="0094696E">
              <w:rPr>
                <w:lang w:val="x-none"/>
              </w:rPr>
              <w:t>Case</w:t>
            </w:r>
            <w:proofErr w:type="spellEnd"/>
          </w:p>
        </w:tc>
        <w:tc>
          <w:tcPr>
            <w:tcW w:w="1403" w:type="dxa"/>
          </w:tcPr>
          <w:p w14:paraId="44277AB1" w14:textId="77777777" w:rsidR="004671A3" w:rsidRPr="0094696E" w:rsidRDefault="004671A3" w:rsidP="00EF19F6">
            <w:pPr>
              <w:jc w:val="center"/>
            </w:pPr>
            <w:r>
              <w:t>шт.</w:t>
            </w:r>
          </w:p>
        </w:tc>
        <w:tc>
          <w:tcPr>
            <w:tcW w:w="1564" w:type="dxa"/>
          </w:tcPr>
          <w:p w14:paraId="399ABA15" w14:textId="77777777" w:rsidR="004671A3" w:rsidRPr="004B51E6" w:rsidRDefault="004671A3" w:rsidP="00EF19F6">
            <w:pPr>
              <w:jc w:val="center"/>
            </w:pPr>
            <w:r>
              <w:t>1</w:t>
            </w:r>
          </w:p>
        </w:tc>
        <w:tc>
          <w:tcPr>
            <w:tcW w:w="1564" w:type="dxa"/>
          </w:tcPr>
          <w:p w14:paraId="7FE1930A" w14:textId="77777777" w:rsidR="004671A3" w:rsidRPr="004B51E6" w:rsidRDefault="004671A3" w:rsidP="00EF19F6">
            <w:pPr>
              <w:jc w:val="center"/>
            </w:pPr>
            <w:r>
              <w:t>34</w:t>
            </w:r>
          </w:p>
        </w:tc>
        <w:tc>
          <w:tcPr>
            <w:tcW w:w="1565" w:type="dxa"/>
          </w:tcPr>
          <w:p w14:paraId="0BD2D78E" w14:textId="77777777" w:rsidR="004671A3" w:rsidRPr="004B51E6" w:rsidRDefault="004671A3" w:rsidP="00EF19F6">
            <w:pPr>
              <w:jc w:val="center"/>
            </w:pPr>
            <w:r>
              <w:t>34</w:t>
            </w:r>
          </w:p>
        </w:tc>
      </w:tr>
      <w:tr w:rsidR="004671A3" w:rsidRPr="007C49E7" w14:paraId="5BE10F2D" w14:textId="77777777" w:rsidTr="00EF19F6">
        <w:trPr>
          <w:trHeight w:val="454"/>
        </w:trPr>
        <w:tc>
          <w:tcPr>
            <w:tcW w:w="596" w:type="dxa"/>
            <w:shd w:val="clear" w:color="auto" w:fill="auto"/>
          </w:tcPr>
          <w:p w14:paraId="5A684712" w14:textId="77777777" w:rsidR="004671A3" w:rsidRDefault="004671A3" w:rsidP="00EF19F6">
            <w:pPr>
              <w:jc w:val="center"/>
            </w:pPr>
            <w:r>
              <w:t>4</w:t>
            </w:r>
          </w:p>
        </w:tc>
        <w:tc>
          <w:tcPr>
            <w:tcW w:w="2693" w:type="dxa"/>
            <w:shd w:val="clear" w:color="auto" w:fill="auto"/>
          </w:tcPr>
          <w:p w14:paraId="6D7B6E4E" w14:textId="77777777" w:rsidR="004671A3" w:rsidRDefault="004671A3" w:rsidP="00EF19F6">
            <w:pPr>
              <w:jc w:val="center"/>
            </w:pPr>
            <w:r w:rsidRPr="0027439C">
              <w:t xml:space="preserve">Файл </w:t>
            </w:r>
            <w:proofErr w:type="spellStart"/>
            <w:r w:rsidRPr="0027439C">
              <w:t>Staff</w:t>
            </w:r>
            <w:proofErr w:type="spellEnd"/>
            <w:r w:rsidRPr="0027439C">
              <w:t xml:space="preserve">, А4, 45 мкм, 226832, 100 </w:t>
            </w:r>
            <w:proofErr w:type="spellStart"/>
            <w:r w:rsidRPr="0027439C">
              <w:t>шт</w:t>
            </w:r>
            <w:proofErr w:type="spellEnd"/>
          </w:p>
        </w:tc>
        <w:tc>
          <w:tcPr>
            <w:tcW w:w="1403" w:type="dxa"/>
          </w:tcPr>
          <w:p w14:paraId="33438E56" w14:textId="77777777" w:rsidR="004671A3" w:rsidRDefault="004671A3" w:rsidP="00EF19F6">
            <w:pPr>
              <w:jc w:val="center"/>
            </w:pPr>
            <w:r>
              <w:t>шт.</w:t>
            </w:r>
          </w:p>
        </w:tc>
        <w:tc>
          <w:tcPr>
            <w:tcW w:w="1564" w:type="dxa"/>
          </w:tcPr>
          <w:p w14:paraId="41B85794" w14:textId="77777777" w:rsidR="004671A3" w:rsidRDefault="004671A3" w:rsidP="00EF19F6">
            <w:pPr>
              <w:jc w:val="center"/>
            </w:pPr>
            <w:r>
              <w:t>1</w:t>
            </w:r>
          </w:p>
        </w:tc>
        <w:tc>
          <w:tcPr>
            <w:tcW w:w="1564" w:type="dxa"/>
          </w:tcPr>
          <w:p w14:paraId="5804968A" w14:textId="77777777" w:rsidR="004671A3" w:rsidRDefault="004671A3" w:rsidP="00EF19F6">
            <w:pPr>
              <w:jc w:val="center"/>
            </w:pPr>
            <w:r>
              <w:t>170</w:t>
            </w:r>
          </w:p>
        </w:tc>
        <w:tc>
          <w:tcPr>
            <w:tcW w:w="1565" w:type="dxa"/>
          </w:tcPr>
          <w:p w14:paraId="43101ACD" w14:textId="77777777" w:rsidR="004671A3" w:rsidRDefault="004671A3" w:rsidP="00EF19F6">
            <w:pPr>
              <w:jc w:val="center"/>
            </w:pPr>
            <w:r>
              <w:t>170</w:t>
            </w:r>
          </w:p>
        </w:tc>
      </w:tr>
      <w:tr w:rsidR="004671A3" w:rsidRPr="007C49E7" w14:paraId="4F9B29F8" w14:textId="77777777" w:rsidTr="00EF19F6">
        <w:trPr>
          <w:trHeight w:val="454"/>
        </w:trPr>
        <w:tc>
          <w:tcPr>
            <w:tcW w:w="596" w:type="dxa"/>
            <w:shd w:val="clear" w:color="auto" w:fill="auto"/>
          </w:tcPr>
          <w:p w14:paraId="64100FFB" w14:textId="77777777" w:rsidR="004671A3" w:rsidRDefault="004671A3" w:rsidP="00EF19F6">
            <w:pPr>
              <w:jc w:val="center"/>
            </w:pPr>
            <w:r>
              <w:t>5</w:t>
            </w:r>
          </w:p>
        </w:tc>
        <w:tc>
          <w:tcPr>
            <w:tcW w:w="2693" w:type="dxa"/>
            <w:shd w:val="clear" w:color="auto" w:fill="auto"/>
          </w:tcPr>
          <w:p w14:paraId="5741F9D5" w14:textId="77777777" w:rsidR="004671A3" w:rsidRPr="00067A96" w:rsidRDefault="004671A3" w:rsidP="00EF19F6">
            <w:pPr>
              <w:jc w:val="center"/>
              <w:rPr>
                <w:lang w:val="en-US"/>
              </w:rPr>
            </w:pPr>
            <w:r>
              <w:t xml:space="preserve">Интернет и связь </w:t>
            </w:r>
            <w:r>
              <w:rPr>
                <w:lang w:val="en-US"/>
              </w:rPr>
              <w:t>Beeline</w:t>
            </w:r>
          </w:p>
        </w:tc>
        <w:tc>
          <w:tcPr>
            <w:tcW w:w="1403" w:type="dxa"/>
          </w:tcPr>
          <w:p w14:paraId="191A3E91" w14:textId="77777777" w:rsidR="004671A3" w:rsidRDefault="004671A3" w:rsidP="00EF19F6">
            <w:pPr>
              <w:jc w:val="center"/>
            </w:pPr>
            <w:r>
              <w:t>месяц</w:t>
            </w:r>
          </w:p>
        </w:tc>
        <w:tc>
          <w:tcPr>
            <w:tcW w:w="1564" w:type="dxa"/>
          </w:tcPr>
          <w:p w14:paraId="1EDF0084" w14:textId="77777777" w:rsidR="004671A3" w:rsidRDefault="004671A3" w:rsidP="00EF19F6">
            <w:pPr>
              <w:jc w:val="center"/>
            </w:pPr>
            <w:r>
              <w:t>3</w:t>
            </w:r>
          </w:p>
        </w:tc>
        <w:tc>
          <w:tcPr>
            <w:tcW w:w="1564" w:type="dxa"/>
          </w:tcPr>
          <w:p w14:paraId="6C239880" w14:textId="77777777" w:rsidR="004671A3" w:rsidRDefault="004671A3" w:rsidP="00EF19F6">
            <w:pPr>
              <w:jc w:val="center"/>
            </w:pPr>
            <w:r>
              <w:t>700</w:t>
            </w:r>
          </w:p>
        </w:tc>
        <w:tc>
          <w:tcPr>
            <w:tcW w:w="1565" w:type="dxa"/>
          </w:tcPr>
          <w:p w14:paraId="2C9E4A75" w14:textId="77777777" w:rsidR="004671A3" w:rsidRDefault="004671A3" w:rsidP="00EF19F6">
            <w:pPr>
              <w:jc w:val="center"/>
            </w:pPr>
            <w:r>
              <w:t>2100</w:t>
            </w:r>
          </w:p>
        </w:tc>
      </w:tr>
      <w:tr w:rsidR="004671A3" w:rsidRPr="007C49E7" w14:paraId="5A3BEB6F" w14:textId="77777777" w:rsidTr="00EF19F6">
        <w:trPr>
          <w:trHeight w:val="454"/>
        </w:trPr>
        <w:tc>
          <w:tcPr>
            <w:tcW w:w="596" w:type="dxa"/>
            <w:shd w:val="clear" w:color="auto" w:fill="auto"/>
          </w:tcPr>
          <w:p w14:paraId="0EA5E32B" w14:textId="77777777" w:rsidR="004671A3" w:rsidRDefault="004671A3" w:rsidP="00EF19F6">
            <w:pPr>
              <w:jc w:val="center"/>
            </w:pPr>
            <w:r>
              <w:t>6</w:t>
            </w:r>
          </w:p>
        </w:tc>
        <w:tc>
          <w:tcPr>
            <w:tcW w:w="2693" w:type="dxa"/>
            <w:shd w:val="clear" w:color="auto" w:fill="auto"/>
          </w:tcPr>
          <w:p w14:paraId="0D089475" w14:textId="77777777" w:rsidR="004671A3" w:rsidRPr="00067A96" w:rsidRDefault="004671A3" w:rsidP="00EF19F6">
            <w:pPr>
              <w:jc w:val="center"/>
            </w:pPr>
            <w:r>
              <w:t xml:space="preserve">Затраты на электроэнергию </w:t>
            </w:r>
          </w:p>
        </w:tc>
        <w:tc>
          <w:tcPr>
            <w:tcW w:w="1403" w:type="dxa"/>
          </w:tcPr>
          <w:p w14:paraId="1D3409F3" w14:textId="77777777" w:rsidR="004671A3" w:rsidRPr="009D191A" w:rsidRDefault="004671A3" w:rsidP="00EF19F6">
            <w:pPr>
              <w:jc w:val="center"/>
            </w:pPr>
            <w:r>
              <w:t>час.</w:t>
            </w:r>
          </w:p>
        </w:tc>
        <w:tc>
          <w:tcPr>
            <w:tcW w:w="1564" w:type="dxa"/>
          </w:tcPr>
          <w:p w14:paraId="706E60A7" w14:textId="77777777" w:rsidR="004671A3" w:rsidRDefault="004671A3" w:rsidP="00EF19F6">
            <w:pPr>
              <w:jc w:val="center"/>
            </w:pPr>
            <w:r>
              <w:t>474</w:t>
            </w:r>
          </w:p>
        </w:tc>
        <w:tc>
          <w:tcPr>
            <w:tcW w:w="1564" w:type="dxa"/>
          </w:tcPr>
          <w:p w14:paraId="557EDB68" w14:textId="77777777" w:rsidR="004671A3" w:rsidRDefault="004671A3" w:rsidP="00EF19F6">
            <w:pPr>
              <w:jc w:val="center"/>
            </w:pPr>
            <w:r>
              <w:t>1</w:t>
            </w:r>
          </w:p>
        </w:tc>
        <w:tc>
          <w:tcPr>
            <w:tcW w:w="1565" w:type="dxa"/>
          </w:tcPr>
          <w:p w14:paraId="7EB3FE9E" w14:textId="77777777" w:rsidR="004671A3" w:rsidRPr="00F96F8A" w:rsidRDefault="004671A3" w:rsidP="00EF19F6">
            <w:pPr>
              <w:jc w:val="center"/>
              <w:rPr>
                <w:lang w:val="en-US"/>
              </w:rPr>
            </w:pPr>
            <w:r>
              <w:t xml:space="preserve">474  </w:t>
            </w:r>
          </w:p>
        </w:tc>
      </w:tr>
      <w:tr w:rsidR="004671A3" w:rsidRPr="007C49E7" w14:paraId="4EA6129C" w14:textId="77777777" w:rsidTr="00EF19F6">
        <w:trPr>
          <w:trHeight w:val="454"/>
        </w:trPr>
        <w:tc>
          <w:tcPr>
            <w:tcW w:w="596" w:type="dxa"/>
            <w:shd w:val="clear" w:color="auto" w:fill="auto"/>
          </w:tcPr>
          <w:p w14:paraId="47C3DADD" w14:textId="77777777" w:rsidR="004671A3" w:rsidRDefault="004671A3" w:rsidP="00EF19F6">
            <w:pPr>
              <w:jc w:val="center"/>
            </w:pPr>
            <w:r>
              <w:t>7</w:t>
            </w:r>
          </w:p>
        </w:tc>
        <w:tc>
          <w:tcPr>
            <w:tcW w:w="7224" w:type="dxa"/>
            <w:gridSpan w:val="4"/>
            <w:shd w:val="clear" w:color="auto" w:fill="auto"/>
          </w:tcPr>
          <w:p w14:paraId="3FB02C73" w14:textId="77777777" w:rsidR="004671A3" w:rsidRDefault="004671A3" w:rsidP="00EF19F6">
            <w:pPr>
              <w:jc w:val="center"/>
            </w:pPr>
            <w:r w:rsidRPr="000D7B60">
              <w:t>Транспортно-подготовительные расходы (5%)</w:t>
            </w:r>
          </w:p>
        </w:tc>
        <w:tc>
          <w:tcPr>
            <w:tcW w:w="1565" w:type="dxa"/>
          </w:tcPr>
          <w:p w14:paraId="64A5FB49" w14:textId="77777777" w:rsidR="004671A3" w:rsidRDefault="004671A3" w:rsidP="00EF19F6">
            <w:pPr>
              <w:jc w:val="center"/>
            </w:pPr>
            <w:r>
              <w:t>341</w:t>
            </w:r>
          </w:p>
        </w:tc>
      </w:tr>
      <w:tr w:rsidR="004671A3" w:rsidRPr="007C49E7" w14:paraId="50646A28" w14:textId="77777777" w:rsidTr="00EF19F6">
        <w:trPr>
          <w:trHeight w:val="454"/>
        </w:trPr>
        <w:tc>
          <w:tcPr>
            <w:tcW w:w="596" w:type="dxa"/>
            <w:shd w:val="clear" w:color="auto" w:fill="auto"/>
          </w:tcPr>
          <w:p w14:paraId="5424C483" w14:textId="77777777" w:rsidR="004671A3" w:rsidRDefault="004671A3" w:rsidP="00EF19F6">
            <w:pPr>
              <w:jc w:val="center"/>
            </w:pPr>
            <w:r>
              <w:t>8</w:t>
            </w:r>
          </w:p>
        </w:tc>
        <w:tc>
          <w:tcPr>
            <w:tcW w:w="7224" w:type="dxa"/>
            <w:gridSpan w:val="4"/>
            <w:shd w:val="clear" w:color="auto" w:fill="auto"/>
          </w:tcPr>
          <w:p w14:paraId="2193A744" w14:textId="77777777" w:rsidR="004671A3" w:rsidRDefault="004671A3" w:rsidP="00EF19F6">
            <w:pPr>
              <w:jc w:val="center"/>
            </w:pPr>
            <w:r w:rsidRPr="000D7B60">
              <w:t>ВСЕГО:</w:t>
            </w:r>
          </w:p>
        </w:tc>
        <w:tc>
          <w:tcPr>
            <w:tcW w:w="1565" w:type="dxa"/>
          </w:tcPr>
          <w:p w14:paraId="38848EBB" w14:textId="77777777" w:rsidR="004671A3" w:rsidRDefault="004671A3" w:rsidP="00EF19F6">
            <w:pPr>
              <w:jc w:val="center"/>
            </w:pPr>
            <w:r>
              <w:t>3508</w:t>
            </w:r>
          </w:p>
        </w:tc>
      </w:tr>
    </w:tbl>
    <w:p w14:paraId="374972A6" w14:textId="77777777" w:rsidR="004671A3" w:rsidRDefault="004671A3" w:rsidP="004671A3">
      <w:pPr>
        <w:pStyle w:val="afff4"/>
      </w:pPr>
    </w:p>
    <w:p w14:paraId="17C01649" w14:textId="0D5351C3" w:rsidR="004671A3" w:rsidRDefault="004671A3" w:rsidP="004671A3">
      <w:pPr>
        <w:pStyle w:val="afff4"/>
      </w:pPr>
      <w:r>
        <w:t>Расчет заработной платы сотрудников, которые задействованы в разработке и внедрении ПП (</w:t>
      </w:r>
      <m:oMath>
        <m:sSub>
          <m:sSubPr>
            <m:ctrlPr>
              <w:rPr>
                <w:rFonts w:ascii="Cambria Math" w:hAnsi="Cambria Math"/>
                <w:i/>
              </w:rPr>
            </m:ctrlPr>
          </m:sSubPr>
          <m:e>
            <m:r>
              <w:rPr>
                <w:rFonts w:ascii="Cambria Math" w:hAnsi="Cambria Math"/>
              </w:rPr>
              <m:t>ЗП</m:t>
            </m:r>
          </m:e>
          <m:sub>
            <m:r>
              <w:rPr>
                <w:rFonts w:ascii="Cambria Math" w:hAnsi="Cambria Math"/>
              </w:rPr>
              <m:t>0</m:t>
            </m:r>
          </m:sub>
        </m:sSub>
      </m:oMath>
      <w:r>
        <w:t xml:space="preserve">) произведен в таблице </w:t>
      </w:r>
      <w:r w:rsidR="00D1744F">
        <w:t>11</w:t>
      </w:r>
      <w:r>
        <w:t>.</w:t>
      </w:r>
    </w:p>
    <w:p w14:paraId="3F23A90A" w14:textId="77777777" w:rsidR="004671A3" w:rsidRDefault="004671A3" w:rsidP="004671A3">
      <w:pPr>
        <w:pStyle w:val="afff4"/>
        <w:ind w:firstLine="0"/>
      </w:pPr>
    </w:p>
    <w:p w14:paraId="5618B927" w14:textId="77777777" w:rsidR="004671A3" w:rsidRDefault="004671A3" w:rsidP="004671A3">
      <w:pPr>
        <w:pStyle w:val="afff4"/>
        <w:ind w:firstLine="0"/>
      </w:pPr>
    </w:p>
    <w:p w14:paraId="0D83E2D0" w14:textId="77777777" w:rsidR="004671A3" w:rsidRDefault="004671A3" w:rsidP="004671A3">
      <w:pPr>
        <w:pStyle w:val="afff4"/>
        <w:ind w:firstLine="0"/>
      </w:pPr>
    </w:p>
    <w:p w14:paraId="17A110A5" w14:textId="77777777" w:rsidR="004671A3" w:rsidRDefault="004671A3" w:rsidP="004671A3">
      <w:pPr>
        <w:pStyle w:val="afff4"/>
        <w:ind w:firstLine="0"/>
      </w:pPr>
    </w:p>
    <w:p w14:paraId="19083D92" w14:textId="77777777" w:rsidR="004671A3" w:rsidRDefault="004671A3" w:rsidP="004671A3">
      <w:pPr>
        <w:pStyle w:val="afff4"/>
        <w:ind w:firstLine="0"/>
      </w:pPr>
    </w:p>
    <w:p w14:paraId="6C2EC348" w14:textId="50745C16" w:rsidR="004671A3" w:rsidRDefault="004671A3" w:rsidP="004671A3">
      <w:pPr>
        <w:pStyle w:val="afff4"/>
        <w:ind w:firstLine="0"/>
      </w:pPr>
      <w:r>
        <w:t xml:space="preserve">Таблица </w:t>
      </w:r>
      <w:r w:rsidR="00D1744F">
        <w:t xml:space="preserve">11 </w:t>
      </w:r>
      <w:r>
        <w:t>– Затраты по заработной плате</w:t>
      </w:r>
    </w:p>
    <w:tbl>
      <w:tblPr>
        <w:tblW w:w="938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2552"/>
        <w:gridCol w:w="1276"/>
        <w:gridCol w:w="1984"/>
        <w:gridCol w:w="1985"/>
      </w:tblGrid>
      <w:tr w:rsidR="004671A3" w:rsidRPr="008D6222" w14:paraId="445E4154" w14:textId="77777777" w:rsidTr="00EF19F6">
        <w:trPr>
          <w:trHeight w:val="454"/>
        </w:trPr>
        <w:tc>
          <w:tcPr>
            <w:tcW w:w="1588" w:type="dxa"/>
            <w:shd w:val="clear" w:color="auto" w:fill="auto"/>
          </w:tcPr>
          <w:p w14:paraId="590698AA" w14:textId="77777777" w:rsidR="004671A3" w:rsidRPr="008D6222" w:rsidRDefault="004671A3" w:rsidP="00EF19F6">
            <w:pPr>
              <w:jc w:val="center"/>
            </w:pPr>
            <w:r w:rsidRPr="008D6222">
              <w:t xml:space="preserve">Код работы </w:t>
            </w:r>
          </w:p>
        </w:tc>
        <w:tc>
          <w:tcPr>
            <w:tcW w:w="2552" w:type="dxa"/>
            <w:shd w:val="clear" w:color="auto" w:fill="auto"/>
          </w:tcPr>
          <w:p w14:paraId="6D1BA72B" w14:textId="77777777" w:rsidR="004671A3" w:rsidRPr="008D6222" w:rsidRDefault="004671A3" w:rsidP="00EF19F6">
            <w:pPr>
              <w:jc w:val="center"/>
            </w:pPr>
            <w:r w:rsidRPr="008D6222">
              <w:t>Исполнитель</w:t>
            </w:r>
          </w:p>
        </w:tc>
        <w:tc>
          <w:tcPr>
            <w:tcW w:w="1276" w:type="dxa"/>
          </w:tcPr>
          <w:p w14:paraId="58E90EA9" w14:textId="77777777" w:rsidR="004671A3" w:rsidRPr="008D6222" w:rsidRDefault="004671A3" w:rsidP="00EF19F6">
            <w:pPr>
              <w:jc w:val="center"/>
              <w:rPr>
                <w:lang w:val="en-US"/>
              </w:rPr>
            </w:pPr>
            <w:r w:rsidRPr="008D6222">
              <w:t xml:space="preserve">Часовая зарплата, </w:t>
            </w:r>
            <w:proofErr w:type="spellStart"/>
            <w:r w:rsidRPr="008D6222">
              <w:t>руб</w:t>
            </w:r>
            <w:proofErr w:type="spellEnd"/>
          </w:p>
        </w:tc>
        <w:tc>
          <w:tcPr>
            <w:tcW w:w="1984" w:type="dxa"/>
          </w:tcPr>
          <w:p w14:paraId="7FE454EA" w14:textId="77777777" w:rsidR="004671A3" w:rsidRPr="008D6222" w:rsidRDefault="004671A3" w:rsidP="00EF19F6">
            <w:pPr>
              <w:jc w:val="center"/>
            </w:pPr>
            <w:r w:rsidRPr="008D6222">
              <w:t>Трудоемкость, часы</w:t>
            </w:r>
          </w:p>
        </w:tc>
        <w:tc>
          <w:tcPr>
            <w:tcW w:w="1985" w:type="dxa"/>
          </w:tcPr>
          <w:p w14:paraId="759A87F2" w14:textId="77777777" w:rsidR="004671A3" w:rsidRPr="008D6222" w:rsidRDefault="004671A3" w:rsidP="00EF19F6">
            <w:pPr>
              <w:jc w:val="center"/>
            </w:pPr>
            <w:r w:rsidRPr="008D6222">
              <w:t>Затраты по заработной плате, руб.</w:t>
            </w:r>
          </w:p>
        </w:tc>
      </w:tr>
      <w:tr w:rsidR="004671A3" w:rsidRPr="008D6222" w14:paraId="0575621D" w14:textId="77777777" w:rsidTr="00EF19F6">
        <w:trPr>
          <w:trHeight w:val="454"/>
        </w:trPr>
        <w:tc>
          <w:tcPr>
            <w:tcW w:w="1588" w:type="dxa"/>
            <w:shd w:val="clear" w:color="auto" w:fill="auto"/>
          </w:tcPr>
          <w:p w14:paraId="6EFD1B70" w14:textId="77777777" w:rsidR="004671A3" w:rsidRDefault="004671A3" w:rsidP="00EF19F6">
            <w:pPr>
              <w:jc w:val="center"/>
              <w:rPr>
                <w:lang w:val="en-US"/>
              </w:rPr>
            </w:pPr>
            <w:r>
              <w:rPr>
                <w:lang w:val="en-US"/>
              </w:rPr>
              <w:t>1-2,</w:t>
            </w:r>
          </w:p>
          <w:p w14:paraId="7F12956A" w14:textId="77777777" w:rsidR="004671A3" w:rsidRPr="00847A74" w:rsidRDefault="004671A3" w:rsidP="00EF19F6">
            <w:pPr>
              <w:jc w:val="center"/>
              <w:rPr>
                <w:lang w:val="en-US"/>
              </w:rPr>
            </w:pPr>
            <w:r>
              <w:rPr>
                <w:lang w:val="en-US"/>
              </w:rPr>
              <w:t>2-3</w:t>
            </w:r>
          </w:p>
        </w:tc>
        <w:tc>
          <w:tcPr>
            <w:tcW w:w="2552" w:type="dxa"/>
            <w:shd w:val="clear" w:color="auto" w:fill="auto"/>
          </w:tcPr>
          <w:p w14:paraId="06FAFBEC" w14:textId="77777777" w:rsidR="004671A3" w:rsidRPr="008D6222" w:rsidRDefault="004671A3" w:rsidP="00EF19F6">
            <w:pPr>
              <w:jc w:val="center"/>
            </w:pPr>
            <w:r w:rsidRPr="008D6222">
              <w:t>Преподаватель-консультант</w:t>
            </w:r>
          </w:p>
        </w:tc>
        <w:tc>
          <w:tcPr>
            <w:tcW w:w="1276" w:type="dxa"/>
          </w:tcPr>
          <w:p w14:paraId="659F3C50" w14:textId="77777777" w:rsidR="004671A3" w:rsidRPr="008D6222" w:rsidRDefault="004671A3" w:rsidP="00EF19F6">
            <w:pPr>
              <w:jc w:val="center"/>
            </w:pPr>
            <w:r>
              <w:t>300</w:t>
            </w:r>
          </w:p>
        </w:tc>
        <w:tc>
          <w:tcPr>
            <w:tcW w:w="1984" w:type="dxa"/>
          </w:tcPr>
          <w:p w14:paraId="28D9B004" w14:textId="77777777" w:rsidR="004671A3" w:rsidRPr="008D6222" w:rsidRDefault="004671A3" w:rsidP="00EF19F6">
            <w:pPr>
              <w:jc w:val="center"/>
            </w:pPr>
            <w:r>
              <w:t>15</w:t>
            </w:r>
          </w:p>
        </w:tc>
        <w:tc>
          <w:tcPr>
            <w:tcW w:w="1985" w:type="dxa"/>
          </w:tcPr>
          <w:p w14:paraId="424252F5" w14:textId="77777777" w:rsidR="004671A3" w:rsidRPr="008D6222" w:rsidRDefault="004671A3" w:rsidP="00EF19F6">
            <w:pPr>
              <w:jc w:val="center"/>
            </w:pPr>
            <w:r>
              <w:t>4500</w:t>
            </w:r>
          </w:p>
        </w:tc>
      </w:tr>
      <w:tr w:rsidR="004671A3" w:rsidRPr="008D6222" w14:paraId="0111AD49" w14:textId="77777777" w:rsidTr="00EF19F6">
        <w:trPr>
          <w:trHeight w:val="454"/>
        </w:trPr>
        <w:tc>
          <w:tcPr>
            <w:tcW w:w="1588" w:type="dxa"/>
            <w:shd w:val="clear" w:color="auto" w:fill="auto"/>
          </w:tcPr>
          <w:p w14:paraId="0341B59A" w14:textId="77777777" w:rsidR="004671A3" w:rsidRDefault="004671A3" w:rsidP="00EF19F6">
            <w:pPr>
              <w:jc w:val="center"/>
              <w:rPr>
                <w:lang w:val="en-US"/>
              </w:rPr>
            </w:pPr>
            <w:r>
              <w:rPr>
                <w:lang w:val="en-US"/>
              </w:rPr>
              <w:t>0-1, 1-2,</w:t>
            </w:r>
          </w:p>
          <w:p w14:paraId="0AE077DE" w14:textId="77777777" w:rsidR="004671A3" w:rsidRDefault="004671A3" w:rsidP="00EF19F6">
            <w:pPr>
              <w:jc w:val="center"/>
              <w:rPr>
                <w:lang w:val="en-US"/>
              </w:rPr>
            </w:pPr>
            <w:r>
              <w:rPr>
                <w:lang w:val="en-US"/>
              </w:rPr>
              <w:t xml:space="preserve">2-3, 3-4, </w:t>
            </w:r>
          </w:p>
          <w:p w14:paraId="6063257D" w14:textId="77777777" w:rsidR="004671A3" w:rsidRDefault="004671A3" w:rsidP="00EF19F6">
            <w:pPr>
              <w:jc w:val="center"/>
              <w:rPr>
                <w:lang w:val="en-US"/>
              </w:rPr>
            </w:pPr>
            <w:r>
              <w:rPr>
                <w:lang w:val="en-US"/>
              </w:rPr>
              <w:t xml:space="preserve">4-5, 5-6, </w:t>
            </w:r>
          </w:p>
          <w:p w14:paraId="56A212D4" w14:textId="77777777" w:rsidR="004671A3" w:rsidRDefault="004671A3" w:rsidP="00EF19F6">
            <w:pPr>
              <w:jc w:val="center"/>
              <w:rPr>
                <w:lang w:val="en-US"/>
              </w:rPr>
            </w:pPr>
            <w:r>
              <w:rPr>
                <w:lang w:val="en-US"/>
              </w:rPr>
              <w:t xml:space="preserve">6-7, 7-8, </w:t>
            </w:r>
          </w:p>
          <w:p w14:paraId="22B9252F" w14:textId="77777777" w:rsidR="004671A3" w:rsidRPr="00847A74" w:rsidRDefault="004671A3" w:rsidP="00EF19F6">
            <w:pPr>
              <w:jc w:val="center"/>
              <w:rPr>
                <w:lang w:val="en-US"/>
              </w:rPr>
            </w:pPr>
            <w:r>
              <w:rPr>
                <w:lang w:val="en-US"/>
              </w:rPr>
              <w:t>8-9,  9-10, 10-11, 11-12, 12-13, 13-14, 14-15, 15-16, 16-17</w:t>
            </w:r>
          </w:p>
        </w:tc>
        <w:tc>
          <w:tcPr>
            <w:tcW w:w="2552" w:type="dxa"/>
            <w:shd w:val="clear" w:color="auto" w:fill="auto"/>
          </w:tcPr>
          <w:p w14:paraId="33D45192" w14:textId="77777777" w:rsidR="004671A3" w:rsidRPr="008D6222" w:rsidRDefault="004671A3" w:rsidP="00EF19F6">
            <w:pPr>
              <w:jc w:val="center"/>
            </w:pPr>
            <w:r w:rsidRPr="008D6222">
              <w:t>Программист</w:t>
            </w:r>
          </w:p>
        </w:tc>
        <w:tc>
          <w:tcPr>
            <w:tcW w:w="1276" w:type="dxa"/>
          </w:tcPr>
          <w:p w14:paraId="734A0B2E" w14:textId="77777777" w:rsidR="004671A3" w:rsidRPr="008D6222" w:rsidRDefault="004671A3" w:rsidP="00EF19F6">
            <w:pPr>
              <w:jc w:val="center"/>
            </w:pPr>
            <w:r>
              <w:t>200</w:t>
            </w:r>
          </w:p>
        </w:tc>
        <w:tc>
          <w:tcPr>
            <w:tcW w:w="1984" w:type="dxa"/>
          </w:tcPr>
          <w:p w14:paraId="7A9BC5F0" w14:textId="77777777" w:rsidR="004671A3" w:rsidRPr="008D6222" w:rsidRDefault="004671A3" w:rsidP="00EF19F6">
            <w:pPr>
              <w:jc w:val="center"/>
            </w:pPr>
            <w:r>
              <w:t>454</w:t>
            </w:r>
          </w:p>
        </w:tc>
        <w:tc>
          <w:tcPr>
            <w:tcW w:w="1985" w:type="dxa"/>
          </w:tcPr>
          <w:p w14:paraId="45058D7C" w14:textId="77777777" w:rsidR="004671A3" w:rsidRPr="008D6222" w:rsidRDefault="004671A3" w:rsidP="00EF19F6">
            <w:pPr>
              <w:jc w:val="center"/>
            </w:pPr>
            <w:r>
              <w:t>90800</w:t>
            </w:r>
          </w:p>
        </w:tc>
      </w:tr>
      <w:tr w:rsidR="004671A3" w:rsidRPr="008D6222" w14:paraId="4B1F349B" w14:textId="77777777" w:rsidTr="00EF19F6">
        <w:trPr>
          <w:trHeight w:val="454"/>
        </w:trPr>
        <w:tc>
          <w:tcPr>
            <w:tcW w:w="1588" w:type="dxa"/>
            <w:shd w:val="clear" w:color="auto" w:fill="auto"/>
          </w:tcPr>
          <w:p w14:paraId="1E3177D4" w14:textId="77777777" w:rsidR="004671A3" w:rsidRPr="00847A74" w:rsidRDefault="004671A3" w:rsidP="00EF19F6">
            <w:pPr>
              <w:jc w:val="center"/>
              <w:rPr>
                <w:lang w:val="en-US"/>
              </w:rPr>
            </w:pPr>
            <w:r>
              <w:rPr>
                <w:lang w:val="en-US"/>
              </w:rPr>
              <w:t>12-14</w:t>
            </w:r>
          </w:p>
        </w:tc>
        <w:tc>
          <w:tcPr>
            <w:tcW w:w="2552" w:type="dxa"/>
            <w:shd w:val="clear" w:color="auto" w:fill="auto"/>
          </w:tcPr>
          <w:p w14:paraId="6ACEBD3B" w14:textId="77777777" w:rsidR="004671A3" w:rsidRPr="008D6222" w:rsidRDefault="004671A3" w:rsidP="00EF19F6">
            <w:pPr>
              <w:jc w:val="center"/>
            </w:pPr>
            <w:r w:rsidRPr="008D6222">
              <w:t>Преподаватель</w:t>
            </w:r>
            <w:r w:rsidRPr="008D6222">
              <w:rPr>
                <w:color w:val="000000"/>
              </w:rPr>
              <w:t xml:space="preserve"> -консультант по экономической части</w:t>
            </w:r>
          </w:p>
        </w:tc>
        <w:tc>
          <w:tcPr>
            <w:tcW w:w="1276" w:type="dxa"/>
          </w:tcPr>
          <w:p w14:paraId="183E7523" w14:textId="77777777" w:rsidR="004671A3" w:rsidRPr="008D6222" w:rsidRDefault="004671A3" w:rsidP="00EF19F6">
            <w:pPr>
              <w:jc w:val="center"/>
            </w:pPr>
            <w:r>
              <w:t>300</w:t>
            </w:r>
          </w:p>
        </w:tc>
        <w:tc>
          <w:tcPr>
            <w:tcW w:w="1984" w:type="dxa"/>
          </w:tcPr>
          <w:p w14:paraId="2F2082C7" w14:textId="77777777" w:rsidR="004671A3" w:rsidRPr="008D6222" w:rsidRDefault="004671A3" w:rsidP="00EF19F6">
            <w:pPr>
              <w:jc w:val="center"/>
            </w:pPr>
            <w:r>
              <w:t>14</w:t>
            </w:r>
          </w:p>
        </w:tc>
        <w:tc>
          <w:tcPr>
            <w:tcW w:w="1985" w:type="dxa"/>
          </w:tcPr>
          <w:p w14:paraId="0D45D594" w14:textId="77777777" w:rsidR="004671A3" w:rsidRPr="008D6222" w:rsidRDefault="004671A3" w:rsidP="00EF19F6">
            <w:pPr>
              <w:jc w:val="center"/>
            </w:pPr>
            <w:r>
              <w:t>4200</w:t>
            </w:r>
          </w:p>
        </w:tc>
      </w:tr>
      <w:tr w:rsidR="004671A3" w:rsidRPr="008D6222" w14:paraId="39284431" w14:textId="77777777" w:rsidTr="00EF19F6">
        <w:trPr>
          <w:trHeight w:val="454"/>
        </w:trPr>
        <w:tc>
          <w:tcPr>
            <w:tcW w:w="1588" w:type="dxa"/>
            <w:shd w:val="clear" w:color="auto" w:fill="auto"/>
          </w:tcPr>
          <w:p w14:paraId="0731EDBD" w14:textId="77777777" w:rsidR="004671A3" w:rsidRPr="00847A74" w:rsidRDefault="004671A3" w:rsidP="00EF19F6">
            <w:pPr>
              <w:jc w:val="center"/>
              <w:rPr>
                <w:lang w:val="en-US"/>
              </w:rPr>
            </w:pPr>
            <w:r>
              <w:rPr>
                <w:lang w:val="en-US"/>
              </w:rPr>
              <w:t>14-16</w:t>
            </w:r>
          </w:p>
        </w:tc>
        <w:tc>
          <w:tcPr>
            <w:tcW w:w="2552" w:type="dxa"/>
            <w:shd w:val="clear" w:color="auto" w:fill="auto"/>
          </w:tcPr>
          <w:p w14:paraId="217A0D74" w14:textId="77777777" w:rsidR="004671A3" w:rsidRPr="008D6222" w:rsidRDefault="004671A3" w:rsidP="00EF19F6">
            <w:pPr>
              <w:jc w:val="center"/>
            </w:pPr>
            <w:r w:rsidRPr="008D6222">
              <w:t>Преподаватель</w:t>
            </w:r>
            <w:r w:rsidRPr="008D6222">
              <w:rPr>
                <w:color w:val="000000"/>
              </w:rPr>
              <w:t xml:space="preserve"> -консультант по </w:t>
            </w:r>
            <w:r>
              <w:rPr>
                <w:color w:val="000000"/>
              </w:rPr>
              <w:t>части БЖД</w:t>
            </w:r>
          </w:p>
        </w:tc>
        <w:tc>
          <w:tcPr>
            <w:tcW w:w="1276" w:type="dxa"/>
          </w:tcPr>
          <w:p w14:paraId="6262F1E8" w14:textId="77777777" w:rsidR="004671A3" w:rsidRPr="008D6222" w:rsidRDefault="004671A3" w:rsidP="00EF19F6">
            <w:pPr>
              <w:jc w:val="center"/>
            </w:pPr>
            <w:r>
              <w:t>300</w:t>
            </w:r>
          </w:p>
        </w:tc>
        <w:tc>
          <w:tcPr>
            <w:tcW w:w="1984" w:type="dxa"/>
          </w:tcPr>
          <w:p w14:paraId="08E73829" w14:textId="77777777" w:rsidR="004671A3" w:rsidRPr="008D6222" w:rsidRDefault="004671A3" w:rsidP="00EF19F6">
            <w:pPr>
              <w:jc w:val="center"/>
            </w:pPr>
            <w:r>
              <w:t>11</w:t>
            </w:r>
          </w:p>
        </w:tc>
        <w:tc>
          <w:tcPr>
            <w:tcW w:w="1985" w:type="dxa"/>
          </w:tcPr>
          <w:p w14:paraId="29623F6F" w14:textId="77777777" w:rsidR="004671A3" w:rsidRPr="008D6222" w:rsidRDefault="004671A3" w:rsidP="00EF19F6">
            <w:pPr>
              <w:jc w:val="center"/>
            </w:pPr>
            <w:r>
              <w:t>3300</w:t>
            </w:r>
          </w:p>
        </w:tc>
      </w:tr>
      <w:tr w:rsidR="004671A3" w:rsidRPr="008D6222" w14:paraId="429D1E6D" w14:textId="77777777" w:rsidTr="00EF19F6">
        <w:trPr>
          <w:trHeight w:val="454"/>
        </w:trPr>
        <w:tc>
          <w:tcPr>
            <w:tcW w:w="7400" w:type="dxa"/>
            <w:gridSpan w:val="4"/>
            <w:shd w:val="clear" w:color="auto" w:fill="auto"/>
          </w:tcPr>
          <w:p w14:paraId="58CCCE7C" w14:textId="77777777" w:rsidR="004671A3" w:rsidRDefault="004671A3" w:rsidP="00EF19F6">
            <w:pPr>
              <w:jc w:val="center"/>
            </w:pPr>
            <w:r>
              <w:t>Итого</w:t>
            </w:r>
          </w:p>
        </w:tc>
        <w:tc>
          <w:tcPr>
            <w:tcW w:w="1985" w:type="dxa"/>
          </w:tcPr>
          <w:p w14:paraId="441A5E36" w14:textId="77777777" w:rsidR="004671A3" w:rsidRDefault="004671A3" w:rsidP="00EF19F6">
            <w:pPr>
              <w:jc w:val="center"/>
            </w:pPr>
            <w:r>
              <w:t>102800</w:t>
            </w:r>
          </w:p>
        </w:tc>
      </w:tr>
    </w:tbl>
    <w:p w14:paraId="20A50927" w14:textId="77777777" w:rsidR="004671A3" w:rsidRDefault="004671A3" w:rsidP="004671A3">
      <w:pPr>
        <w:pStyle w:val="afff4"/>
      </w:pPr>
    </w:p>
    <w:p w14:paraId="765CD091" w14:textId="77777777" w:rsidR="004671A3" w:rsidRDefault="004671A3" w:rsidP="004671A3">
      <w:pPr>
        <w:pStyle w:val="afff4"/>
      </w:pPr>
      <w:r w:rsidRPr="00D80171">
        <w:t xml:space="preserve">Дополнительная заработная плата </w:t>
      </w:r>
      <w:r>
        <w:rPr>
          <w:rFonts w:ascii="Cambria Math" w:eastAsia="Cambria Math" w:hAnsi="Cambria Math" w:cs="Cambria Math" w:hint="eastAsia"/>
        </w:rPr>
        <w:t>(</w:t>
      </w:r>
      <w:r w:rsidRPr="00D80171">
        <w:rPr>
          <w:rFonts w:ascii="Calibri" w:hAnsi="Calibri" w:cs="Calibri"/>
        </w:rPr>
        <w:t>ЗП</w:t>
      </w:r>
      <w:r>
        <w:rPr>
          <w:rFonts w:ascii="Cambria Math" w:eastAsia="Cambria Math" w:hAnsi="Cambria Math" w:cs="Cambria Math"/>
        </w:rPr>
        <w:t>)</w:t>
      </w:r>
      <w:r w:rsidRPr="00D80171">
        <w:t xml:space="preserve">, руб., определяется в процентах от основной заработной платы программистов и руководителя </w:t>
      </w:r>
    </w:p>
    <w:p w14:paraId="61BA3BBE" w14:textId="77777777" w:rsidR="004671A3" w:rsidRDefault="004671A3" w:rsidP="004671A3">
      <w:pPr>
        <w:pStyle w:val="afff4"/>
        <w:ind w:left="0" w:firstLine="0"/>
      </w:pPr>
      <w:r>
        <w:t xml:space="preserve">         </w:t>
      </w:r>
      <w:r w:rsidRPr="00D80171">
        <w:t>(а =20%):</w:t>
      </w:r>
    </w:p>
    <w:p w14:paraId="4092C59C" w14:textId="623A4FD0" w:rsidR="004671A3" w:rsidRDefault="002D6827" w:rsidP="004671A3">
      <w:pPr>
        <w:pStyle w:val="afff4"/>
        <w:tabs>
          <w:tab w:val="left" w:pos="5812"/>
        </w:tabs>
        <w:spacing w:before="240" w:after="240"/>
        <w:ind w:firstLine="0"/>
        <w:jc w:val="right"/>
        <w:rPr>
          <w:szCs w:val="28"/>
        </w:rPr>
      </w:pPr>
      <m:oMath>
        <m:sSub>
          <m:sSubPr>
            <m:ctrlPr>
              <w:rPr>
                <w:rFonts w:ascii="Cambria Math" w:hAnsi="Cambria Math"/>
                <w:szCs w:val="28"/>
              </w:rPr>
            </m:ctrlPr>
          </m:sSubPr>
          <m:e>
            <m:r>
              <m:rPr>
                <m:sty m:val="p"/>
              </m:rPr>
              <w:rPr>
                <w:rFonts w:ascii="Cambria Math" w:hAnsi="Cambria Math"/>
                <w:szCs w:val="28"/>
              </w:rPr>
              <m:t>ЗП</m:t>
            </m:r>
          </m:e>
          <m:sub>
            <m:r>
              <m:rPr>
                <m:sty m:val="p"/>
              </m:rPr>
              <w:rPr>
                <w:rFonts w:ascii="Cambria Math" w:hAnsi="Cambria Math"/>
                <w:szCs w:val="28"/>
              </w:rPr>
              <m:t>д</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ЗП</m:t>
                </m:r>
              </m:e>
              <m:sub>
                <m:r>
                  <m:rPr>
                    <m:sty m:val="p"/>
                  </m:rPr>
                  <w:rPr>
                    <w:rFonts w:ascii="Cambria Math" w:hAnsi="Cambria Math"/>
                    <w:szCs w:val="28"/>
                  </w:rPr>
                  <m:t>о</m:t>
                </m:r>
              </m:sub>
            </m:sSub>
            <m:r>
              <m:rPr>
                <m:sty m:val="p"/>
              </m:rPr>
              <w:rPr>
                <w:rFonts w:ascii="Cambria Math" w:hAnsi="Cambria Math"/>
                <w:szCs w:val="28"/>
              </w:rPr>
              <m:t>∙</m:t>
            </m:r>
            <m:r>
              <m:rPr>
                <m:sty m:val="p"/>
              </m:rPr>
              <w:rPr>
                <w:rFonts w:ascii="Cambria Math" w:hAnsi="Cambria Math"/>
                <w:szCs w:val="28"/>
                <w:lang w:val="en-US"/>
              </w:rPr>
              <m:t>a</m:t>
            </m:r>
          </m:num>
          <m:den>
            <m:r>
              <m:rPr>
                <m:sty m:val="p"/>
              </m:rPr>
              <w:rPr>
                <w:rFonts w:ascii="Cambria Math" w:hAnsi="Cambria Math"/>
                <w:szCs w:val="28"/>
              </w:rPr>
              <m:t>100%</m:t>
            </m:r>
          </m:den>
        </m:f>
      </m:oMath>
      <w:r w:rsidR="004671A3">
        <w:rPr>
          <w:szCs w:val="28"/>
        </w:rPr>
        <w:t xml:space="preserve"> ,</w:t>
      </w:r>
      <w:r w:rsidR="004671A3">
        <w:rPr>
          <w:szCs w:val="28"/>
        </w:rPr>
        <w:tab/>
        <w:t>(</w:t>
      </w:r>
      <w:r w:rsidR="00D1744F">
        <w:rPr>
          <w:szCs w:val="28"/>
        </w:rPr>
        <w:t>1</w:t>
      </w:r>
      <w:r w:rsidR="004671A3">
        <w:rPr>
          <w:szCs w:val="28"/>
        </w:rPr>
        <w:t>3)</w:t>
      </w:r>
    </w:p>
    <w:p w14:paraId="59B3C67D" w14:textId="77777777" w:rsidR="004671A3" w:rsidRPr="00EE2A37" w:rsidRDefault="002D6827" w:rsidP="004671A3">
      <w:pPr>
        <w:pStyle w:val="afff4"/>
        <w:spacing w:before="240" w:after="240"/>
        <w:ind w:firstLine="0"/>
        <w:rPr>
          <w:i/>
          <w:szCs w:val="28"/>
          <w:lang w:val="en-US"/>
        </w:rPr>
      </w:pPr>
      <m:oMathPara>
        <m:oMath>
          <m:sSub>
            <m:sSubPr>
              <m:ctrlPr>
                <w:rPr>
                  <w:rFonts w:ascii="Cambria Math" w:hAnsi="Cambria Math"/>
                  <w:szCs w:val="28"/>
                </w:rPr>
              </m:ctrlPr>
            </m:sSubPr>
            <m:e>
              <m:r>
                <m:rPr>
                  <m:sty m:val="p"/>
                </m:rPr>
                <w:rPr>
                  <w:rFonts w:ascii="Cambria Math" w:hAnsi="Cambria Math"/>
                  <w:szCs w:val="28"/>
                </w:rPr>
                <m:t>ЗП</m:t>
              </m:r>
            </m:e>
            <m:sub>
              <m:r>
                <m:rPr>
                  <m:sty m:val="p"/>
                </m:rPr>
                <w:rPr>
                  <w:rFonts w:ascii="Cambria Math" w:hAnsi="Cambria Math"/>
                  <w:szCs w:val="28"/>
                </w:rPr>
                <m:t>д</m:t>
              </m:r>
            </m:sub>
          </m:sSub>
          <m:r>
            <w:rPr>
              <w:rFonts w:ascii="Cambria Math"/>
              <w:szCs w:val="28"/>
            </w:rPr>
            <m:t>=</m:t>
          </m:r>
          <m:r>
            <m:rPr>
              <m:sty m:val="p"/>
            </m:rPr>
            <w:rPr>
              <w:rFonts w:ascii="Cambria Math" w:hAnsi="Cambria Math"/>
            </w:rPr>
            <m:t>102800</m:t>
          </m:r>
          <m:r>
            <w:rPr>
              <w:rFonts w:ascii="Cambria Math"/>
              <w:szCs w:val="28"/>
            </w:rPr>
            <m:t>*</m:t>
          </m:r>
          <m:f>
            <m:fPr>
              <m:ctrlPr>
                <w:rPr>
                  <w:rFonts w:ascii="Cambria Math" w:hAnsi="Cambria Math"/>
                  <w:i/>
                  <w:szCs w:val="28"/>
                  <w:lang w:val="en-US"/>
                </w:rPr>
              </m:ctrlPr>
            </m:fPr>
            <m:num>
              <m:r>
                <w:rPr>
                  <w:rFonts w:ascii="Cambria Math"/>
                  <w:szCs w:val="28"/>
                </w:rPr>
                <m:t>20</m:t>
              </m:r>
              <m:ctrlPr>
                <w:rPr>
                  <w:rFonts w:ascii="Cambria Math" w:hAnsi="Cambria Math"/>
                  <w:i/>
                  <w:szCs w:val="28"/>
                </w:rPr>
              </m:ctrlPr>
            </m:num>
            <m:den>
              <m:r>
                <w:rPr>
                  <w:rFonts w:ascii="Cambria Math"/>
                  <w:szCs w:val="28"/>
                  <w:lang w:val="en-US"/>
                </w:rPr>
                <m:t>100</m:t>
              </m:r>
            </m:den>
          </m:f>
          <m:r>
            <w:rPr>
              <w:rFonts w:ascii="Cambria Math"/>
              <w:szCs w:val="28"/>
              <w:lang w:val="en-US"/>
            </w:rPr>
            <m:t xml:space="preserve">=20560 </m:t>
          </m:r>
          <m:r>
            <w:rPr>
              <w:rFonts w:ascii="Cambria Math"/>
              <w:szCs w:val="28"/>
              <w:lang w:val="en-US"/>
            </w:rPr>
            <m:t>руб</m:t>
          </m:r>
          <m:r>
            <w:rPr>
              <w:rFonts w:ascii="Cambria Math"/>
              <w:szCs w:val="28"/>
              <w:lang w:val="en-US"/>
            </w:rPr>
            <m:t>.</m:t>
          </m:r>
        </m:oMath>
      </m:oMathPara>
    </w:p>
    <w:p w14:paraId="60D29AED" w14:textId="77777777" w:rsidR="004671A3" w:rsidRDefault="004671A3" w:rsidP="004671A3">
      <w:pPr>
        <w:pStyle w:val="afff4"/>
      </w:pPr>
      <w:r w:rsidRPr="00EE2A37">
        <w:t>Страховые взносы в государственные внебюджетные фонды</w:t>
      </w:r>
      <w:r>
        <w:t xml:space="preserve"> </w:t>
      </w:r>
      <w:r w:rsidRPr="00EE2A37">
        <w:t>(СВ) с заработной платы (основной и дополнительной) определяются</w:t>
      </w:r>
      <w:r>
        <w:t xml:space="preserve"> </w:t>
      </w:r>
      <w:r w:rsidRPr="00EE2A37">
        <w:t>в соответствии с установленным законодательством РФ процентом</w:t>
      </w:r>
      <w:r>
        <w:t xml:space="preserve"> </w:t>
      </w:r>
      <w:r w:rsidRPr="00EE2A37">
        <w:t>(в 2013 г. b=30%):</w:t>
      </w:r>
    </w:p>
    <w:p w14:paraId="0A8E570F" w14:textId="7214CE21" w:rsidR="004671A3" w:rsidRDefault="004671A3" w:rsidP="004671A3">
      <w:pPr>
        <w:pStyle w:val="afff4"/>
        <w:tabs>
          <w:tab w:val="left" w:pos="6663"/>
        </w:tabs>
        <w:spacing w:before="240" w:after="240"/>
        <w:jc w:val="right"/>
        <w:rPr>
          <w:szCs w:val="28"/>
        </w:rPr>
      </w:pPr>
      <m:oMath>
        <m:r>
          <w:rPr>
            <w:rFonts w:ascii="Cambria Math" w:hAnsi="Cambria Math"/>
            <w:szCs w:val="28"/>
          </w:rPr>
          <m:t>СВ=</m:t>
        </m:r>
        <m:f>
          <m:fPr>
            <m:ctrlPr>
              <w:rPr>
                <w:rFonts w:ascii="Cambria Math" w:hAnsi="Cambria Math"/>
                <w:i/>
                <w:szCs w:val="28"/>
              </w:rPr>
            </m:ctrlPr>
          </m:fPr>
          <m:num>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ЗП</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ЗП</m:t>
                    </m:r>
                  </m:e>
                  <m:sub>
                    <m:r>
                      <w:rPr>
                        <w:rFonts w:ascii="Cambria Math" w:hAnsi="Cambria Math"/>
                        <w:szCs w:val="28"/>
                      </w:rPr>
                      <m:t>д</m:t>
                    </m:r>
                  </m:sub>
                </m:sSub>
              </m:e>
            </m:d>
            <m:r>
              <w:rPr>
                <w:rFonts w:ascii="Cambria Math" w:hAnsi="Cambria Math"/>
                <w:szCs w:val="28"/>
              </w:rPr>
              <m:t>*</m:t>
            </m:r>
            <m:r>
              <w:rPr>
                <w:rFonts w:ascii="Cambria Math" w:hAnsi="Cambria Math"/>
                <w:szCs w:val="28"/>
                <w:lang w:val="en-US"/>
              </w:rPr>
              <m:t>b</m:t>
            </m:r>
          </m:num>
          <m:den>
            <m:r>
              <w:rPr>
                <w:rFonts w:ascii="Cambria Math" w:hAnsi="Cambria Math"/>
                <w:szCs w:val="28"/>
              </w:rPr>
              <m:t>100%</m:t>
            </m:r>
          </m:den>
        </m:f>
      </m:oMath>
      <w:r>
        <w:rPr>
          <w:szCs w:val="28"/>
        </w:rPr>
        <w:t xml:space="preserve"> ,</w:t>
      </w:r>
      <w:r>
        <w:rPr>
          <w:szCs w:val="28"/>
        </w:rPr>
        <w:tab/>
        <w:t>(</w:t>
      </w:r>
      <w:r w:rsidR="00D1744F">
        <w:rPr>
          <w:szCs w:val="28"/>
        </w:rPr>
        <w:t>1</w:t>
      </w:r>
      <w:r>
        <w:rPr>
          <w:szCs w:val="28"/>
        </w:rPr>
        <w:t>4)</w:t>
      </w:r>
    </w:p>
    <w:p w14:paraId="11AE8F94" w14:textId="77777777" w:rsidR="004671A3" w:rsidRPr="00D421FF" w:rsidRDefault="004671A3" w:rsidP="004671A3">
      <w:pPr>
        <w:pStyle w:val="afff4"/>
        <w:spacing w:before="240" w:after="240"/>
        <w:rPr>
          <w:szCs w:val="28"/>
        </w:rPr>
      </w:pPr>
      <m:oMathPara>
        <m:oMath>
          <m:r>
            <w:rPr>
              <w:rFonts w:ascii="Cambria Math" w:hAnsi="Cambria Math"/>
              <w:szCs w:val="28"/>
            </w:rPr>
            <w:lastRenderedPageBreak/>
            <m:t>СВ=</m:t>
          </m:r>
          <m:f>
            <m:fPr>
              <m:ctrlPr>
                <w:rPr>
                  <w:rFonts w:ascii="Cambria Math" w:hAnsi="Cambria Math"/>
                  <w:i/>
                  <w:szCs w:val="28"/>
                </w:rPr>
              </m:ctrlPr>
            </m:fPr>
            <m:num>
              <m:d>
                <m:dPr>
                  <m:ctrlPr>
                    <w:rPr>
                      <w:rFonts w:ascii="Cambria Math" w:hAnsi="Cambria Math"/>
                      <w:i/>
                      <w:szCs w:val="28"/>
                    </w:rPr>
                  </m:ctrlPr>
                </m:dPr>
                <m:e>
                  <m:r>
                    <m:rPr>
                      <m:sty m:val="p"/>
                    </m:rPr>
                    <w:rPr>
                      <w:rFonts w:ascii="Cambria Math" w:hAnsi="Cambria Math"/>
                    </w:rPr>
                    <m:t>102800</m:t>
                  </m:r>
                  <m:r>
                    <w:rPr>
                      <w:rFonts w:ascii="Cambria Math" w:hAnsi="Cambria Math"/>
                      <w:szCs w:val="28"/>
                    </w:rPr>
                    <m:t>+</m:t>
                  </m:r>
                  <m:r>
                    <w:rPr>
                      <w:rFonts w:ascii="Cambria Math"/>
                      <w:szCs w:val="28"/>
                      <w:lang w:val="en-US"/>
                    </w:rPr>
                    <m:t xml:space="preserve">20560 </m:t>
                  </m:r>
                </m:e>
              </m:d>
              <m:r>
                <w:rPr>
                  <w:rFonts w:ascii="Cambria Math" w:hAnsi="Cambria Math"/>
                  <w:szCs w:val="28"/>
                </w:rPr>
                <m:t>*</m:t>
              </m:r>
              <m:r>
                <w:rPr>
                  <w:rFonts w:ascii="Cambria Math" w:hAnsi="Cambria Math"/>
                  <w:szCs w:val="28"/>
                  <w:lang w:val="en-US"/>
                </w:rPr>
                <m:t>30</m:t>
              </m:r>
            </m:num>
            <m:den>
              <m:r>
                <w:rPr>
                  <w:rFonts w:ascii="Cambria Math" w:hAnsi="Cambria Math"/>
                  <w:szCs w:val="28"/>
                </w:rPr>
                <m:t>100%</m:t>
              </m:r>
            </m:den>
          </m:f>
          <m:r>
            <w:rPr>
              <w:rFonts w:ascii="Cambria Math"/>
              <w:szCs w:val="28"/>
            </w:rPr>
            <m:t xml:space="preserve">=37008 </m:t>
          </m:r>
          <m:r>
            <w:rPr>
              <w:rFonts w:ascii="Cambria Math"/>
              <w:szCs w:val="28"/>
            </w:rPr>
            <m:t>руб</m:t>
          </m:r>
          <m:r>
            <w:rPr>
              <w:rFonts w:ascii="Cambria Math"/>
              <w:szCs w:val="28"/>
            </w:rPr>
            <m:t>.</m:t>
          </m:r>
        </m:oMath>
      </m:oMathPara>
    </w:p>
    <w:p w14:paraId="70C6CBEC" w14:textId="1AFDA551" w:rsidR="004671A3" w:rsidRDefault="004671A3" w:rsidP="004671A3">
      <w:pPr>
        <w:pStyle w:val="afff4"/>
      </w:pPr>
      <w:r>
        <w:t xml:space="preserve">Для определения стоимости основного оборудования и программного обеспечения составляется таблица </w:t>
      </w:r>
      <w:r w:rsidR="00D1744F">
        <w:t>12</w:t>
      </w:r>
      <w:r>
        <w:t>.</w:t>
      </w:r>
    </w:p>
    <w:p w14:paraId="37558F66" w14:textId="0FBBC86E" w:rsidR="004671A3" w:rsidRDefault="004671A3" w:rsidP="004671A3">
      <w:pPr>
        <w:pStyle w:val="afff4"/>
        <w:ind w:firstLine="0"/>
      </w:pPr>
      <w:r>
        <w:t xml:space="preserve">Таблица </w:t>
      </w:r>
      <w:r w:rsidR="00D1744F">
        <w:t xml:space="preserve">12 </w:t>
      </w:r>
      <w:r>
        <w:t xml:space="preserve">– </w:t>
      </w:r>
      <w:r w:rsidRPr="00D421FF">
        <w:t>Стоимость основного оборудования и программного обеспечения</w:t>
      </w:r>
    </w:p>
    <w:tbl>
      <w:tblPr>
        <w:tblW w:w="938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4961"/>
        <w:gridCol w:w="1701"/>
        <w:gridCol w:w="1985"/>
      </w:tblGrid>
      <w:tr w:rsidR="004671A3" w14:paraId="3FBA00B1" w14:textId="77777777" w:rsidTr="00EF19F6">
        <w:trPr>
          <w:trHeight w:val="454"/>
        </w:trPr>
        <w:tc>
          <w:tcPr>
            <w:tcW w:w="738" w:type="dxa"/>
            <w:shd w:val="clear" w:color="auto" w:fill="auto"/>
          </w:tcPr>
          <w:p w14:paraId="686B07BB" w14:textId="77777777" w:rsidR="004671A3" w:rsidRPr="001C5898" w:rsidRDefault="004671A3" w:rsidP="00EF19F6">
            <w:pPr>
              <w:jc w:val="center"/>
            </w:pPr>
            <w:r w:rsidRPr="00704735">
              <w:t>№</w:t>
            </w:r>
            <w:r>
              <w:rPr>
                <w:lang w:val="en-US"/>
              </w:rPr>
              <w:t xml:space="preserve"> </w:t>
            </w:r>
            <w:r>
              <w:t>п</w:t>
            </w:r>
            <w:r>
              <w:rPr>
                <w:lang w:val="en-US"/>
              </w:rPr>
              <w:t>/</w:t>
            </w:r>
            <w:r>
              <w:t>п</w:t>
            </w:r>
          </w:p>
        </w:tc>
        <w:tc>
          <w:tcPr>
            <w:tcW w:w="4961" w:type="dxa"/>
            <w:shd w:val="clear" w:color="auto" w:fill="auto"/>
          </w:tcPr>
          <w:p w14:paraId="6D147C4E" w14:textId="77777777" w:rsidR="004671A3" w:rsidRDefault="004671A3" w:rsidP="00EF19F6">
            <w:pPr>
              <w:jc w:val="center"/>
            </w:pPr>
            <w:r>
              <w:t>Наименование компьютерного</w:t>
            </w:r>
            <w:r w:rsidRPr="008B5265">
              <w:t xml:space="preserve"> </w:t>
            </w:r>
            <w:r>
              <w:t>оборудования,</w:t>
            </w:r>
          </w:p>
          <w:p w14:paraId="45F1A157" w14:textId="77777777" w:rsidR="004671A3" w:rsidRPr="00125584" w:rsidRDefault="004671A3" w:rsidP="00EF19F6">
            <w:pPr>
              <w:jc w:val="center"/>
            </w:pPr>
            <w:r>
              <w:t>оргтехники, программного обеспечения</w:t>
            </w:r>
          </w:p>
        </w:tc>
        <w:tc>
          <w:tcPr>
            <w:tcW w:w="1701" w:type="dxa"/>
          </w:tcPr>
          <w:p w14:paraId="61C75AC0" w14:textId="77777777" w:rsidR="004671A3" w:rsidRPr="0041791C" w:rsidRDefault="004671A3" w:rsidP="00EF19F6">
            <w:pPr>
              <w:jc w:val="center"/>
            </w:pPr>
            <w:r>
              <w:t>Количество, шт.</w:t>
            </w:r>
          </w:p>
        </w:tc>
        <w:tc>
          <w:tcPr>
            <w:tcW w:w="1985" w:type="dxa"/>
          </w:tcPr>
          <w:p w14:paraId="37F150EA" w14:textId="77777777" w:rsidR="004671A3" w:rsidRDefault="004671A3" w:rsidP="00EF19F6">
            <w:pPr>
              <w:jc w:val="center"/>
            </w:pPr>
            <w:r>
              <w:t xml:space="preserve">Сумма, </w:t>
            </w:r>
            <w:proofErr w:type="spellStart"/>
            <w:r>
              <w:t>руб</w:t>
            </w:r>
            <w:proofErr w:type="spellEnd"/>
          </w:p>
        </w:tc>
      </w:tr>
      <w:tr w:rsidR="004671A3" w14:paraId="1866EE9B" w14:textId="77777777" w:rsidTr="00EF19F6">
        <w:trPr>
          <w:trHeight w:val="454"/>
        </w:trPr>
        <w:tc>
          <w:tcPr>
            <w:tcW w:w="738" w:type="dxa"/>
            <w:shd w:val="clear" w:color="auto" w:fill="auto"/>
          </w:tcPr>
          <w:p w14:paraId="5DB95E6A" w14:textId="77777777" w:rsidR="004671A3" w:rsidRPr="00704735" w:rsidRDefault="004671A3" w:rsidP="00EF19F6">
            <w:pPr>
              <w:jc w:val="center"/>
            </w:pPr>
            <w:r>
              <w:t>1</w:t>
            </w:r>
          </w:p>
        </w:tc>
        <w:tc>
          <w:tcPr>
            <w:tcW w:w="4961" w:type="dxa"/>
            <w:shd w:val="clear" w:color="auto" w:fill="auto"/>
          </w:tcPr>
          <w:p w14:paraId="2B67F9BA" w14:textId="77777777" w:rsidR="004671A3" w:rsidRPr="00A41E75" w:rsidRDefault="004671A3" w:rsidP="00EF19F6">
            <w:pPr>
              <w:jc w:val="center"/>
              <w:rPr>
                <w:lang w:val="x-none"/>
              </w:rPr>
            </w:pPr>
            <w:r>
              <w:t>Ноутбук</w:t>
            </w:r>
            <w:r w:rsidRPr="00B31CB0">
              <w:rPr>
                <w:lang w:val="en-US"/>
              </w:rPr>
              <w:t xml:space="preserve"> </w:t>
            </w:r>
            <w:r>
              <w:rPr>
                <w:lang w:val="en-US"/>
              </w:rPr>
              <w:t xml:space="preserve">Acer </w:t>
            </w:r>
            <w:r w:rsidRPr="00B31CB0">
              <w:rPr>
                <w:lang w:val="en-US"/>
              </w:rPr>
              <w:t>Swift 5 SF514-54GT-595G</w:t>
            </w:r>
          </w:p>
        </w:tc>
        <w:tc>
          <w:tcPr>
            <w:tcW w:w="1701" w:type="dxa"/>
          </w:tcPr>
          <w:p w14:paraId="4EE419A7" w14:textId="77777777" w:rsidR="004671A3" w:rsidRDefault="004671A3" w:rsidP="00EF19F6">
            <w:pPr>
              <w:jc w:val="center"/>
            </w:pPr>
            <w:r>
              <w:t>1</w:t>
            </w:r>
          </w:p>
        </w:tc>
        <w:tc>
          <w:tcPr>
            <w:tcW w:w="1985" w:type="dxa"/>
          </w:tcPr>
          <w:p w14:paraId="1FB907A4" w14:textId="77777777" w:rsidR="004671A3" w:rsidRDefault="004671A3" w:rsidP="00EF19F6">
            <w:pPr>
              <w:jc w:val="center"/>
            </w:pPr>
            <w:r>
              <w:rPr>
                <w:lang w:val="en-US"/>
              </w:rPr>
              <w:t>72000</w:t>
            </w:r>
          </w:p>
        </w:tc>
      </w:tr>
      <w:tr w:rsidR="004671A3" w14:paraId="0A844753" w14:textId="77777777" w:rsidTr="00EF19F6">
        <w:trPr>
          <w:trHeight w:val="454"/>
        </w:trPr>
        <w:tc>
          <w:tcPr>
            <w:tcW w:w="738" w:type="dxa"/>
            <w:shd w:val="clear" w:color="auto" w:fill="auto"/>
          </w:tcPr>
          <w:p w14:paraId="3FDC637C" w14:textId="77777777" w:rsidR="004671A3" w:rsidRPr="00B31CB0" w:rsidRDefault="004671A3" w:rsidP="00EF19F6">
            <w:pPr>
              <w:jc w:val="center"/>
              <w:rPr>
                <w:lang w:val="en-US"/>
              </w:rPr>
            </w:pPr>
            <w:r>
              <w:rPr>
                <w:lang w:val="en-US"/>
              </w:rPr>
              <w:t>2</w:t>
            </w:r>
          </w:p>
        </w:tc>
        <w:tc>
          <w:tcPr>
            <w:tcW w:w="4961" w:type="dxa"/>
            <w:shd w:val="clear" w:color="auto" w:fill="auto"/>
          </w:tcPr>
          <w:p w14:paraId="04E16836" w14:textId="77777777" w:rsidR="004671A3" w:rsidRPr="00B31CB0" w:rsidRDefault="004671A3" w:rsidP="00EF19F6">
            <w:pPr>
              <w:jc w:val="center"/>
              <w:rPr>
                <w:lang w:val="en-US"/>
              </w:rPr>
            </w:pPr>
            <w:r>
              <w:t xml:space="preserve">ПО </w:t>
            </w:r>
            <w:r>
              <w:rPr>
                <w:lang w:val="en-US"/>
              </w:rPr>
              <w:t>Office 365</w:t>
            </w:r>
          </w:p>
        </w:tc>
        <w:tc>
          <w:tcPr>
            <w:tcW w:w="1701" w:type="dxa"/>
          </w:tcPr>
          <w:p w14:paraId="5667A320" w14:textId="77777777" w:rsidR="004671A3" w:rsidRPr="00B31CB0" w:rsidRDefault="004671A3" w:rsidP="00EF19F6">
            <w:pPr>
              <w:jc w:val="center"/>
              <w:rPr>
                <w:lang w:val="en-US"/>
              </w:rPr>
            </w:pPr>
            <w:r>
              <w:rPr>
                <w:lang w:val="en-US"/>
              </w:rPr>
              <w:t>1</w:t>
            </w:r>
          </w:p>
        </w:tc>
        <w:tc>
          <w:tcPr>
            <w:tcW w:w="1985" w:type="dxa"/>
          </w:tcPr>
          <w:p w14:paraId="60E9F5B7" w14:textId="77777777" w:rsidR="004671A3" w:rsidRPr="00B31CB0" w:rsidRDefault="004671A3" w:rsidP="00EF19F6">
            <w:pPr>
              <w:jc w:val="center"/>
              <w:rPr>
                <w:lang w:val="en-US"/>
              </w:rPr>
            </w:pPr>
            <w:r>
              <w:rPr>
                <w:lang w:val="en-US"/>
              </w:rPr>
              <w:t>2300</w:t>
            </w:r>
          </w:p>
        </w:tc>
      </w:tr>
      <w:tr w:rsidR="004671A3" w14:paraId="324486A5" w14:textId="77777777" w:rsidTr="00EF19F6">
        <w:trPr>
          <w:trHeight w:val="454"/>
        </w:trPr>
        <w:tc>
          <w:tcPr>
            <w:tcW w:w="738" w:type="dxa"/>
            <w:shd w:val="clear" w:color="auto" w:fill="auto"/>
          </w:tcPr>
          <w:p w14:paraId="0FB0E677" w14:textId="77777777" w:rsidR="004671A3" w:rsidRDefault="004671A3" w:rsidP="00EF19F6">
            <w:pPr>
              <w:jc w:val="center"/>
              <w:rPr>
                <w:lang w:val="en-US"/>
              </w:rPr>
            </w:pPr>
            <w:r>
              <w:t>4</w:t>
            </w:r>
          </w:p>
        </w:tc>
        <w:tc>
          <w:tcPr>
            <w:tcW w:w="6662" w:type="dxa"/>
            <w:gridSpan w:val="2"/>
            <w:shd w:val="clear" w:color="auto" w:fill="auto"/>
          </w:tcPr>
          <w:p w14:paraId="10861643" w14:textId="77777777" w:rsidR="004671A3" w:rsidRDefault="004671A3" w:rsidP="00EF19F6">
            <w:pPr>
              <w:jc w:val="center"/>
            </w:pPr>
            <w:r w:rsidRPr="000D7B60">
              <w:t>ВСЕГО:</w:t>
            </w:r>
          </w:p>
        </w:tc>
        <w:tc>
          <w:tcPr>
            <w:tcW w:w="1985" w:type="dxa"/>
          </w:tcPr>
          <w:p w14:paraId="0310B035" w14:textId="77777777" w:rsidR="004671A3" w:rsidRDefault="004671A3" w:rsidP="00EF19F6">
            <w:pPr>
              <w:jc w:val="center"/>
            </w:pPr>
            <w:r>
              <w:t>75300</w:t>
            </w:r>
          </w:p>
        </w:tc>
      </w:tr>
    </w:tbl>
    <w:p w14:paraId="09EE33ED" w14:textId="77777777" w:rsidR="004671A3" w:rsidRDefault="004671A3" w:rsidP="004671A3">
      <w:pPr>
        <w:pStyle w:val="afff4"/>
      </w:pPr>
    </w:p>
    <w:p w14:paraId="124AB642" w14:textId="3204D9B0" w:rsidR="004671A3" w:rsidRDefault="004671A3" w:rsidP="004671A3">
      <w:pPr>
        <w:pStyle w:val="afff4"/>
      </w:pPr>
      <w:r>
        <w:t>Для определения суммы амортизационных отчислений по методу ускоренной амортизации составляется таблица</w:t>
      </w:r>
      <w:r w:rsidR="00D1744F">
        <w:t xml:space="preserve"> 13</w:t>
      </w:r>
      <w:r>
        <w:t>.</w:t>
      </w:r>
    </w:p>
    <w:p w14:paraId="573ECD6E" w14:textId="7F1FF17A" w:rsidR="004671A3" w:rsidRDefault="004671A3" w:rsidP="004671A3">
      <w:pPr>
        <w:pStyle w:val="afff4"/>
        <w:ind w:firstLine="0"/>
      </w:pPr>
      <w:r>
        <w:t xml:space="preserve">Таблица </w:t>
      </w:r>
      <w:r w:rsidR="00D1744F">
        <w:t xml:space="preserve">13 </w:t>
      </w:r>
      <w:r>
        <w:t>– Амортизационные отчисления основных средств производства (основного оборудования и программного обеспечения) за год</w:t>
      </w:r>
    </w:p>
    <w:tbl>
      <w:tblPr>
        <w:tblW w:w="938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3204"/>
        <w:gridCol w:w="2105"/>
        <w:gridCol w:w="2346"/>
      </w:tblGrid>
      <w:tr w:rsidR="004671A3" w:rsidRPr="0041791C" w14:paraId="4B0AE18E" w14:textId="77777777" w:rsidTr="00EF19F6">
        <w:trPr>
          <w:trHeight w:val="454"/>
        </w:trPr>
        <w:tc>
          <w:tcPr>
            <w:tcW w:w="1730" w:type="dxa"/>
            <w:shd w:val="clear" w:color="auto" w:fill="auto"/>
          </w:tcPr>
          <w:p w14:paraId="1F5BCB6E" w14:textId="77777777" w:rsidR="004671A3" w:rsidRDefault="004671A3" w:rsidP="00EF19F6">
            <w:pPr>
              <w:jc w:val="center"/>
            </w:pPr>
            <w:r>
              <w:t>Наименование</w:t>
            </w:r>
          </w:p>
          <w:p w14:paraId="1F9805F7" w14:textId="77777777" w:rsidR="004671A3" w:rsidRPr="001C5898" w:rsidRDefault="004671A3" w:rsidP="00EF19F6">
            <w:pPr>
              <w:jc w:val="center"/>
            </w:pPr>
            <w:r>
              <w:t>ОСП</w:t>
            </w:r>
          </w:p>
        </w:tc>
        <w:tc>
          <w:tcPr>
            <w:tcW w:w="3204" w:type="dxa"/>
            <w:shd w:val="clear" w:color="auto" w:fill="auto"/>
          </w:tcPr>
          <w:p w14:paraId="2629A7C1" w14:textId="77777777" w:rsidR="004671A3" w:rsidRPr="00125584" w:rsidRDefault="004671A3" w:rsidP="00EF19F6">
            <w:pPr>
              <w:jc w:val="center"/>
            </w:pPr>
            <w:r>
              <w:t>Общая первоначальная стоимость, руб.</w:t>
            </w:r>
          </w:p>
        </w:tc>
        <w:tc>
          <w:tcPr>
            <w:tcW w:w="2105" w:type="dxa"/>
          </w:tcPr>
          <w:p w14:paraId="2715547B" w14:textId="77777777" w:rsidR="004671A3" w:rsidRPr="00866262" w:rsidRDefault="004671A3" w:rsidP="00EF19F6">
            <w:pPr>
              <w:autoSpaceDE w:val="0"/>
              <w:autoSpaceDN w:val="0"/>
              <w:adjustRightInd w:val="0"/>
              <w:jc w:val="center"/>
              <w:rPr>
                <w:rFonts w:eastAsiaTheme="minorHAnsi"/>
                <w:lang w:eastAsia="en-US"/>
              </w:rPr>
            </w:pPr>
            <w:r w:rsidRPr="00866262">
              <w:rPr>
                <w:rFonts w:eastAsiaTheme="minorHAnsi"/>
                <w:lang w:eastAsia="en-US"/>
              </w:rPr>
              <w:t>Годовая норма</w:t>
            </w:r>
          </w:p>
          <w:p w14:paraId="7856C374" w14:textId="77777777" w:rsidR="004671A3" w:rsidRPr="00866262" w:rsidRDefault="004671A3" w:rsidP="00EF19F6">
            <w:pPr>
              <w:jc w:val="center"/>
            </w:pPr>
            <w:r w:rsidRPr="00866262">
              <w:rPr>
                <w:rFonts w:eastAsiaTheme="minorHAnsi"/>
                <w:lang w:eastAsia="en-US"/>
              </w:rPr>
              <w:t>амортизации, %</w:t>
            </w:r>
          </w:p>
        </w:tc>
        <w:tc>
          <w:tcPr>
            <w:tcW w:w="2346" w:type="dxa"/>
          </w:tcPr>
          <w:p w14:paraId="33953200" w14:textId="77777777" w:rsidR="004671A3" w:rsidRDefault="004671A3" w:rsidP="00EF19F6">
            <w:pPr>
              <w:jc w:val="center"/>
            </w:pPr>
            <w:r>
              <w:t>Сумма годовой</w:t>
            </w:r>
          </w:p>
          <w:p w14:paraId="7DAC0363" w14:textId="77777777" w:rsidR="004671A3" w:rsidRPr="00FD71ED" w:rsidRDefault="004671A3" w:rsidP="00EF19F6">
            <w:pPr>
              <w:jc w:val="center"/>
              <w:rPr>
                <w:lang w:val="en-US"/>
              </w:rPr>
            </w:pPr>
            <w:r>
              <w:t>амортизации,</w:t>
            </w:r>
            <w:r>
              <w:rPr>
                <w:lang w:val="en-US"/>
              </w:rPr>
              <w:t xml:space="preserve"> </w:t>
            </w:r>
            <w:proofErr w:type="spellStart"/>
            <w:r>
              <w:t>руб</w:t>
            </w:r>
            <w:proofErr w:type="spellEnd"/>
            <w:r>
              <w:rPr>
                <w:lang w:val="en-US"/>
              </w:rPr>
              <w:t>.</w:t>
            </w:r>
          </w:p>
        </w:tc>
      </w:tr>
      <w:tr w:rsidR="004671A3" w14:paraId="01816B1A" w14:textId="77777777" w:rsidTr="00EF19F6">
        <w:trPr>
          <w:trHeight w:val="454"/>
        </w:trPr>
        <w:tc>
          <w:tcPr>
            <w:tcW w:w="1730" w:type="dxa"/>
            <w:shd w:val="clear" w:color="auto" w:fill="auto"/>
          </w:tcPr>
          <w:p w14:paraId="7B7BD056" w14:textId="77777777" w:rsidR="004671A3" w:rsidRPr="00704735" w:rsidRDefault="004671A3" w:rsidP="00EF19F6">
            <w:pPr>
              <w:jc w:val="center"/>
            </w:pPr>
            <w:r>
              <w:t>1</w:t>
            </w:r>
          </w:p>
        </w:tc>
        <w:tc>
          <w:tcPr>
            <w:tcW w:w="3204" w:type="dxa"/>
            <w:shd w:val="clear" w:color="auto" w:fill="auto"/>
          </w:tcPr>
          <w:p w14:paraId="57F46595" w14:textId="77777777" w:rsidR="004671A3" w:rsidRPr="00A41E75" w:rsidRDefault="004671A3" w:rsidP="00EF19F6">
            <w:pPr>
              <w:jc w:val="center"/>
              <w:rPr>
                <w:lang w:val="x-none"/>
              </w:rPr>
            </w:pPr>
            <w:r>
              <w:rPr>
                <w:lang w:val="en-US"/>
              </w:rPr>
              <w:t>72000</w:t>
            </w:r>
          </w:p>
        </w:tc>
        <w:tc>
          <w:tcPr>
            <w:tcW w:w="2105" w:type="dxa"/>
          </w:tcPr>
          <w:p w14:paraId="55E9E629" w14:textId="77777777" w:rsidR="004671A3" w:rsidRPr="00B31CB0" w:rsidRDefault="004671A3" w:rsidP="00EF19F6">
            <w:pPr>
              <w:jc w:val="center"/>
              <w:rPr>
                <w:lang w:val="en-US"/>
              </w:rPr>
            </w:pPr>
            <w:r>
              <w:rPr>
                <w:lang w:val="en-US"/>
              </w:rPr>
              <w:t>20</w:t>
            </w:r>
          </w:p>
        </w:tc>
        <w:tc>
          <w:tcPr>
            <w:tcW w:w="2346" w:type="dxa"/>
          </w:tcPr>
          <w:p w14:paraId="092F955B" w14:textId="77777777" w:rsidR="004671A3" w:rsidRPr="00CE61AD" w:rsidRDefault="004671A3" w:rsidP="00EF19F6">
            <w:pPr>
              <w:jc w:val="center"/>
              <w:rPr>
                <w:lang w:val="en-US"/>
              </w:rPr>
            </w:pPr>
            <w:r>
              <w:rPr>
                <w:lang w:val="en-US"/>
              </w:rPr>
              <w:t>14400</w:t>
            </w:r>
          </w:p>
        </w:tc>
      </w:tr>
      <w:tr w:rsidR="004671A3" w:rsidRPr="00B31CB0" w14:paraId="53E70182" w14:textId="77777777" w:rsidTr="00EF19F6">
        <w:trPr>
          <w:trHeight w:val="454"/>
        </w:trPr>
        <w:tc>
          <w:tcPr>
            <w:tcW w:w="1730" w:type="dxa"/>
            <w:shd w:val="clear" w:color="auto" w:fill="auto"/>
          </w:tcPr>
          <w:p w14:paraId="5CF669E8" w14:textId="77777777" w:rsidR="004671A3" w:rsidRPr="00B31CB0" w:rsidRDefault="004671A3" w:rsidP="00EF19F6">
            <w:pPr>
              <w:jc w:val="center"/>
              <w:rPr>
                <w:lang w:val="en-US"/>
              </w:rPr>
            </w:pPr>
            <w:r>
              <w:rPr>
                <w:lang w:val="en-US"/>
              </w:rPr>
              <w:t>2</w:t>
            </w:r>
          </w:p>
        </w:tc>
        <w:tc>
          <w:tcPr>
            <w:tcW w:w="3204" w:type="dxa"/>
            <w:shd w:val="clear" w:color="auto" w:fill="auto"/>
          </w:tcPr>
          <w:p w14:paraId="7449E297" w14:textId="77777777" w:rsidR="004671A3" w:rsidRPr="00B31CB0" w:rsidRDefault="004671A3" w:rsidP="00EF19F6">
            <w:pPr>
              <w:jc w:val="center"/>
              <w:rPr>
                <w:lang w:val="en-US"/>
              </w:rPr>
            </w:pPr>
            <w:r>
              <w:rPr>
                <w:lang w:val="en-US"/>
              </w:rPr>
              <w:t>2300</w:t>
            </w:r>
          </w:p>
        </w:tc>
        <w:tc>
          <w:tcPr>
            <w:tcW w:w="2105" w:type="dxa"/>
          </w:tcPr>
          <w:p w14:paraId="5186A314" w14:textId="77777777" w:rsidR="004671A3" w:rsidRPr="00B31CB0" w:rsidRDefault="004671A3" w:rsidP="00EF19F6">
            <w:pPr>
              <w:jc w:val="center"/>
              <w:rPr>
                <w:lang w:val="en-US"/>
              </w:rPr>
            </w:pPr>
            <w:r>
              <w:rPr>
                <w:lang w:val="en-US"/>
              </w:rPr>
              <w:t>20</w:t>
            </w:r>
          </w:p>
        </w:tc>
        <w:tc>
          <w:tcPr>
            <w:tcW w:w="2346" w:type="dxa"/>
          </w:tcPr>
          <w:p w14:paraId="352B2995" w14:textId="77777777" w:rsidR="004671A3" w:rsidRPr="00B31CB0" w:rsidRDefault="004671A3" w:rsidP="00EF19F6">
            <w:pPr>
              <w:jc w:val="center"/>
              <w:rPr>
                <w:lang w:val="en-US"/>
              </w:rPr>
            </w:pPr>
            <w:r>
              <w:rPr>
                <w:lang w:val="en-US"/>
              </w:rPr>
              <w:t>460</w:t>
            </w:r>
          </w:p>
        </w:tc>
      </w:tr>
    </w:tbl>
    <w:p w14:paraId="6031C3E6" w14:textId="77777777" w:rsidR="004671A3" w:rsidRDefault="004671A3" w:rsidP="004671A3">
      <w:pPr>
        <w:pStyle w:val="afff4"/>
      </w:pPr>
    </w:p>
    <w:p w14:paraId="70352911" w14:textId="77777777" w:rsidR="004671A3" w:rsidRDefault="004671A3" w:rsidP="004671A3">
      <w:pPr>
        <w:pStyle w:val="afff4"/>
      </w:pPr>
      <w:r>
        <w:t>Поскольку основные средства производства (основное оборудование и программное обеспечение) для разработки и внедрения ПП использовались в течение определенного периода времени необходимо учитывать только часть суммы годовой амортизации. Для этого определяется процент длительности разработки по следующей формуле</w:t>
      </w:r>
      <w:r w:rsidRPr="00A8725E">
        <w:t>:</w:t>
      </w:r>
    </w:p>
    <w:p w14:paraId="42755B33" w14:textId="5630FCA7" w:rsidR="004671A3" w:rsidRDefault="004671A3" w:rsidP="004671A3">
      <w:pPr>
        <w:pStyle w:val="afff4"/>
        <w:tabs>
          <w:tab w:val="left" w:pos="6663"/>
        </w:tabs>
        <w:spacing w:before="240" w:after="240"/>
        <w:jc w:val="right"/>
        <w:rPr>
          <w:iCs/>
        </w:rPr>
      </w:pP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общ</m:t>
                </m:r>
              </m:sub>
            </m:sSub>
          </m:num>
          <m:den>
            <m:r>
              <w:rPr>
                <w:rFonts w:ascii="Cambria Math" w:hAnsi="Cambria Math"/>
              </w:rPr>
              <m:t>РД</m:t>
            </m:r>
          </m:den>
        </m:f>
        <m:r>
          <w:rPr>
            <w:rFonts w:ascii="Cambria Math" w:hAnsi="Cambria Math"/>
          </w:rPr>
          <m:t>100%</m:t>
        </m:r>
      </m:oMath>
      <w:r>
        <w:rPr>
          <w:iCs/>
        </w:rPr>
        <w:t>,</w:t>
      </w:r>
      <w:r>
        <w:rPr>
          <w:iCs/>
        </w:rPr>
        <w:tab/>
        <w:t>(</w:t>
      </w:r>
      <w:r w:rsidR="00D1744F">
        <w:rPr>
          <w:iCs/>
        </w:rPr>
        <w:t>1</w:t>
      </w:r>
      <w:r>
        <w:rPr>
          <w:iCs/>
        </w:rPr>
        <w:t>5)</w:t>
      </w:r>
    </w:p>
    <w:p w14:paraId="2B388E44" w14:textId="1292702C" w:rsidR="004671A3" w:rsidRDefault="004671A3" w:rsidP="00A078EA">
      <w:pPr>
        <w:pStyle w:val="afff4"/>
        <w:ind w:firstLine="0"/>
      </w:pPr>
      <w:r>
        <w:t>где</w:t>
      </w:r>
      <w:r w:rsidR="00A5734B" w:rsidRPr="00A078EA">
        <w:t xml:space="preserve">     </w:t>
      </w:r>
      <m:oMath>
        <m:sSub>
          <m:sSubPr>
            <m:ctrlPr>
              <w:rPr>
                <w:rFonts w:ascii="Cambria Math" w:hAnsi="Cambria Math"/>
                <w:i/>
              </w:rPr>
            </m:ctrlPr>
          </m:sSubPr>
          <m:e>
            <m:r>
              <w:rPr>
                <w:rFonts w:ascii="Cambria Math" w:hAnsi="Cambria Math"/>
              </w:rPr>
              <m:t>t</m:t>
            </m:r>
          </m:e>
          <m:sub>
            <m:r>
              <w:rPr>
                <w:rFonts w:ascii="Cambria Math" w:hAnsi="Cambria Math"/>
              </w:rPr>
              <m:t>общ</m:t>
            </m:r>
          </m:sub>
        </m:sSub>
      </m:oMath>
      <w:r>
        <w:t xml:space="preserve"> – длительность разработки в рабочих днях</w:t>
      </w:r>
      <w:r w:rsidRPr="00966A05">
        <w:t>;</w:t>
      </w:r>
    </w:p>
    <w:p w14:paraId="33B69F45" w14:textId="77777777" w:rsidR="004671A3" w:rsidRDefault="004671A3" w:rsidP="004671A3">
      <w:pPr>
        <w:pStyle w:val="afff4"/>
      </w:pPr>
      <w:r>
        <w:t>РД – число рабочих дней в году равное 255.</w:t>
      </w:r>
    </w:p>
    <w:p w14:paraId="0008E85F" w14:textId="77777777" w:rsidR="004671A3" w:rsidRPr="00966A05" w:rsidRDefault="004671A3" w:rsidP="004671A3">
      <w:pPr>
        <w:pStyle w:val="afff4"/>
        <w:spacing w:before="240" w:after="240"/>
        <w:rPr>
          <w:i/>
        </w:rPr>
      </w:pPr>
      <m:oMathPara>
        <m:oMath>
          <m:r>
            <w:rPr>
              <w:rFonts w:ascii="Cambria Math" w:hAnsi="Cambria Math"/>
            </w:rPr>
            <w:lastRenderedPageBreak/>
            <m:t>t%=</m:t>
          </m:r>
          <m:f>
            <m:fPr>
              <m:ctrlPr>
                <w:rPr>
                  <w:rFonts w:ascii="Cambria Math" w:hAnsi="Cambria Math"/>
                  <w:i/>
                </w:rPr>
              </m:ctrlPr>
            </m:fPr>
            <m:num>
              <m:r>
                <w:rPr>
                  <w:rFonts w:ascii="Cambria Math" w:hAnsi="Cambria Math"/>
                </w:rPr>
                <m:t>79</m:t>
              </m:r>
            </m:num>
            <m:den>
              <m:r>
                <w:rPr>
                  <w:rFonts w:ascii="Cambria Math" w:hAnsi="Cambria Math"/>
                </w:rPr>
                <m:t>255</m:t>
              </m:r>
            </m:den>
          </m:f>
          <m:r>
            <w:rPr>
              <w:rFonts w:ascii="Cambria Math" w:hAnsi="Cambria Math"/>
            </w:rPr>
            <m:t>100%≈31%</m:t>
          </m:r>
        </m:oMath>
      </m:oMathPara>
    </w:p>
    <w:p w14:paraId="70C730DE" w14:textId="77777777" w:rsidR="004671A3" w:rsidRDefault="004671A3" w:rsidP="004671A3">
      <w:pPr>
        <w:pStyle w:val="afff4"/>
      </w:pPr>
      <w:r>
        <w:t>Амортизация основного оборудования и программного обеспечения (А) определяется по формуле:</w:t>
      </w:r>
    </w:p>
    <w:p w14:paraId="24AAA2DF" w14:textId="334B0261" w:rsidR="004671A3" w:rsidRDefault="004671A3" w:rsidP="004671A3">
      <w:pPr>
        <w:pStyle w:val="afff4"/>
        <w:tabs>
          <w:tab w:val="left" w:pos="6521"/>
        </w:tabs>
        <w:spacing w:before="240" w:after="240"/>
        <w:jc w:val="right"/>
      </w:pPr>
      <m:oMath>
        <m:r>
          <w:rPr>
            <w:rFonts w:ascii="Cambria Math" w:hAnsi="Cambria Math"/>
          </w:rPr>
          <m:t>A=</m:t>
        </m:r>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e>
        </m:nary>
      </m:oMath>
      <w:r>
        <w:t xml:space="preserve"> ,</w:t>
      </w:r>
      <w:r>
        <w:tab/>
        <w:t>(</w:t>
      </w:r>
      <w:r w:rsidR="00D1744F">
        <w:t>1</w:t>
      </w:r>
      <w:r>
        <w:t>6)</w:t>
      </w:r>
    </w:p>
    <w:p w14:paraId="78CA179F" w14:textId="16E5FBC3" w:rsidR="00737ECA" w:rsidRDefault="004671A3" w:rsidP="00737ECA">
      <w:pPr>
        <w:pStyle w:val="afff4"/>
        <w:ind w:firstLine="0"/>
      </w:pPr>
      <w:r>
        <w:t>где</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 сумма годовой амортизации по i-му наименованию основных средств производства (основного оборудования и программного обеспечения). </w:t>
      </w:r>
    </w:p>
    <w:p w14:paraId="41370D9E" w14:textId="71161FAD" w:rsidR="004671A3" w:rsidRPr="00966A05" w:rsidRDefault="004671A3">
      <w:pPr>
        <w:pStyle w:val="afff4"/>
      </w:pPr>
      <w:r>
        <w:t>Результаты расчетов представлены в таблице 8.</w:t>
      </w:r>
    </w:p>
    <w:p w14:paraId="7812409C" w14:textId="77777777" w:rsidR="004671A3" w:rsidRDefault="004671A3" w:rsidP="004671A3">
      <w:pPr>
        <w:pStyle w:val="afff4"/>
      </w:pPr>
      <w:r>
        <w:t>Амортизация основного оборудования и программного обеспечения (А) определяется по формуле:</w:t>
      </w:r>
    </w:p>
    <w:p w14:paraId="6F45952F" w14:textId="5FA715BC" w:rsidR="004671A3" w:rsidRDefault="004671A3" w:rsidP="004671A3">
      <w:pPr>
        <w:pStyle w:val="afff4"/>
        <w:tabs>
          <w:tab w:val="left" w:pos="6663"/>
        </w:tabs>
        <w:spacing w:before="240" w:after="240"/>
        <w:jc w:val="right"/>
      </w:pPr>
      <m:oMath>
        <m:r>
          <w:rPr>
            <w:rFonts w:ascii="Cambria Math" w:hAnsi="Cambria Math"/>
          </w:rPr>
          <m:t>A=</m:t>
        </m:r>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e>
        </m:nary>
      </m:oMath>
      <w:r>
        <w:t xml:space="preserve"> ,</w:t>
      </w:r>
      <w:r>
        <w:tab/>
        <w:t>(</w:t>
      </w:r>
      <w:r w:rsidR="00D1744F">
        <w:t>1</w:t>
      </w:r>
      <w:r>
        <w:t>7)</w:t>
      </w:r>
    </w:p>
    <w:p w14:paraId="73C503E5" w14:textId="0FF82F06" w:rsidR="00921113" w:rsidRPr="00A078EA" w:rsidRDefault="004671A3" w:rsidP="00921113">
      <w:pPr>
        <w:pStyle w:val="afff4"/>
        <w:ind w:firstLine="0"/>
      </w:pPr>
      <w:r>
        <w:t>где</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 сумма годовой амортизации по i-му наименованию основных средств производства (основного оборудования и программного обеспечения)</w:t>
      </w:r>
      <w:r w:rsidR="00921113" w:rsidRPr="00A078EA">
        <w:t>.</w:t>
      </w:r>
    </w:p>
    <w:p w14:paraId="5B79174C" w14:textId="3F30C216" w:rsidR="004671A3" w:rsidRDefault="004671A3">
      <w:pPr>
        <w:pStyle w:val="afff4"/>
      </w:pPr>
      <w:r>
        <w:t xml:space="preserve">Результаты расчетов представлены в таблице </w:t>
      </w:r>
      <w:r w:rsidR="00D1744F">
        <w:t>14</w:t>
      </w:r>
      <w:r>
        <w:t>.</w:t>
      </w:r>
    </w:p>
    <w:p w14:paraId="4F7F95C0" w14:textId="55D25E13" w:rsidR="004671A3" w:rsidRDefault="004671A3" w:rsidP="004671A3">
      <w:pPr>
        <w:pStyle w:val="afff4"/>
        <w:ind w:firstLine="0"/>
      </w:pPr>
      <w:r w:rsidRPr="00DC4A6D">
        <w:t xml:space="preserve">Таблица </w:t>
      </w:r>
      <w:r w:rsidR="00D1744F">
        <w:t>14</w:t>
      </w:r>
      <w:r w:rsidR="00D1744F" w:rsidRPr="00DC4A6D">
        <w:t xml:space="preserve"> </w:t>
      </w:r>
      <w:r w:rsidRPr="00DC4A6D">
        <w:t xml:space="preserve">– </w:t>
      </w:r>
      <w:r>
        <w:t>Амортизация основных средств производства</w:t>
      </w:r>
      <w:r w:rsidRPr="00BC7C43">
        <w:t xml:space="preserve"> </w:t>
      </w:r>
      <w:r>
        <w:t>(основного</w:t>
      </w:r>
      <w:r w:rsidRPr="00BC7C43">
        <w:t xml:space="preserve"> </w:t>
      </w:r>
      <w:r>
        <w:t>оборудования и программного обеспечения)</w:t>
      </w:r>
      <w:r w:rsidRPr="00BC7C43">
        <w:t xml:space="preserve"> </w:t>
      </w:r>
      <w:r>
        <w:t>в расчете на проект</w:t>
      </w:r>
    </w:p>
    <w:tbl>
      <w:tblPr>
        <w:tblW w:w="938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5309"/>
        <w:gridCol w:w="2346"/>
      </w:tblGrid>
      <w:tr w:rsidR="004671A3" w:rsidRPr="0041791C" w14:paraId="7F1AA03E" w14:textId="77777777" w:rsidTr="00EF19F6">
        <w:trPr>
          <w:trHeight w:val="454"/>
        </w:trPr>
        <w:tc>
          <w:tcPr>
            <w:tcW w:w="1730" w:type="dxa"/>
            <w:shd w:val="clear" w:color="auto" w:fill="auto"/>
          </w:tcPr>
          <w:p w14:paraId="6CA0CA1A" w14:textId="77777777" w:rsidR="004671A3" w:rsidRPr="001C5898" w:rsidRDefault="004671A3" w:rsidP="00EF19F6">
            <w:pPr>
              <w:jc w:val="center"/>
            </w:pPr>
            <w:r w:rsidRPr="00704735">
              <w:t>№</w:t>
            </w:r>
          </w:p>
        </w:tc>
        <w:tc>
          <w:tcPr>
            <w:tcW w:w="5309" w:type="dxa"/>
            <w:shd w:val="clear" w:color="auto" w:fill="auto"/>
          </w:tcPr>
          <w:p w14:paraId="6F76421A" w14:textId="77777777" w:rsidR="004671A3" w:rsidRPr="00866262" w:rsidRDefault="004671A3" w:rsidP="00EF19F6">
            <w:pPr>
              <w:jc w:val="center"/>
            </w:pPr>
            <w:r w:rsidRPr="00F16757">
              <w:t>Наименование основных средств производства</w:t>
            </w:r>
          </w:p>
        </w:tc>
        <w:tc>
          <w:tcPr>
            <w:tcW w:w="2346" w:type="dxa"/>
          </w:tcPr>
          <w:p w14:paraId="26D2C6A0" w14:textId="77777777" w:rsidR="004671A3" w:rsidRPr="00FD71ED" w:rsidRDefault="004671A3" w:rsidP="00EF19F6">
            <w:pPr>
              <w:jc w:val="center"/>
              <w:rPr>
                <w:lang w:val="en-US"/>
              </w:rPr>
            </w:pPr>
            <w:r w:rsidRPr="000134F6">
              <w:t xml:space="preserve">Сумма, </w:t>
            </w:r>
            <w:proofErr w:type="spellStart"/>
            <w:r w:rsidRPr="000134F6">
              <w:t>руб</w:t>
            </w:r>
            <w:proofErr w:type="spellEnd"/>
          </w:p>
        </w:tc>
      </w:tr>
      <w:tr w:rsidR="004671A3" w14:paraId="64DC764D" w14:textId="77777777" w:rsidTr="00EF19F6">
        <w:trPr>
          <w:trHeight w:val="454"/>
        </w:trPr>
        <w:tc>
          <w:tcPr>
            <w:tcW w:w="1730" w:type="dxa"/>
            <w:shd w:val="clear" w:color="auto" w:fill="auto"/>
          </w:tcPr>
          <w:p w14:paraId="3B826C99" w14:textId="77777777" w:rsidR="004671A3" w:rsidRPr="00704735" w:rsidRDefault="004671A3" w:rsidP="00EF19F6">
            <w:pPr>
              <w:jc w:val="center"/>
            </w:pPr>
            <w:r>
              <w:t>1</w:t>
            </w:r>
          </w:p>
        </w:tc>
        <w:tc>
          <w:tcPr>
            <w:tcW w:w="5309" w:type="dxa"/>
            <w:shd w:val="clear" w:color="auto" w:fill="auto"/>
          </w:tcPr>
          <w:p w14:paraId="158D1003" w14:textId="77777777" w:rsidR="004671A3" w:rsidRPr="00B31CB0" w:rsidRDefault="004671A3" w:rsidP="00EF19F6">
            <w:pPr>
              <w:jc w:val="center"/>
              <w:rPr>
                <w:lang w:val="en-US"/>
              </w:rPr>
            </w:pPr>
            <w:r>
              <w:t>Ноутбук</w:t>
            </w:r>
            <w:r w:rsidRPr="00B31CB0">
              <w:rPr>
                <w:lang w:val="en-US"/>
              </w:rPr>
              <w:t xml:space="preserve"> </w:t>
            </w:r>
            <w:r>
              <w:rPr>
                <w:lang w:val="en-US"/>
              </w:rPr>
              <w:t xml:space="preserve">Acer </w:t>
            </w:r>
            <w:r w:rsidRPr="00B31CB0">
              <w:rPr>
                <w:lang w:val="en-US"/>
              </w:rPr>
              <w:t>Swift 5 SF514-54GT-595G</w:t>
            </w:r>
          </w:p>
        </w:tc>
        <w:tc>
          <w:tcPr>
            <w:tcW w:w="2346" w:type="dxa"/>
          </w:tcPr>
          <w:p w14:paraId="5FAC022E" w14:textId="77777777" w:rsidR="004671A3" w:rsidRPr="004753BB" w:rsidRDefault="004671A3" w:rsidP="00EF19F6">
            <w:pPr>
              <w:jc w:val="center"/>
            </w:pPr>
            <w:r>
              <w:t>4464</w:t>
            </w:r>
          </w:p>
        </w:tc>
      </w:tr>
      <w:tr w:rsidR="004671A3" w:rsidRPr="00B31CB0" w14:paraId="761D179C" w14:textId="77777777" w:rsidTr="00EF19F6">
        <w:trPr>
          <w:trHeight w:val="454"/>
        </w:trPr>
        <w:tc>
          <w:tcPr>
            <w:tcW w:w="1730" w:type="dxa"/>
            <w:shd w:val="clear" w:color="auto" w:fill="auto"/>
          </w:tcPr>
          <w:p w14:paraId="78B34EC5" w14:textId="77777777" w:rsidR="004671A3" w:rsidRPr="00B31CB0" w:rsidRDefault="004671A3" w:rsidP="00EF19F6">
            <w:pPr>
              <w:jc w:val="center"/>
              <w:rPr>
                <w:lang w:val="en-US"/>
              </w:rPr>
            </w:pPr>
            <w:r>
              <w:rPr>
                <w:lang w:val="en-US"/>
              </w:rPr>
              <w:t>2</w:t>
            </w:r>
          </w:p>
        </w:tc>
        <w:tc>
          <w:tcPr>
            <w:tcW w:w="5309" w:type="dxa"/>
            <w:shd w:val="clear" w:color="auto" w:fill="auto"/>
          </w:tcPr>
          <w:p w14:paraId="11E1E3DD" w14:textId="77777777" w:rsidR="004671A3" w:rsidRPr="00B31CB0" w:rsidRDefault="004671A3" w:rsidP="00EF19F6">
            <w:pPr>
              <w:jc w:val="center"/>
              <w:rPr>
                <w:lang w:val="en-US"/>
              </w:rPr>
            </w:pPr>
            <w:r>
              <w:t xml:space="preserve">ПО </w:t>
            </w:r>
            <w:r>
              <w:rPr>
                <w:lang w:val="en-US"/>
              </w:rPr>
              <w:t>Office 365</w:t>
            </w:r>
          </w:p>
        </w:tc>
        <w:tc>
          <w:tcPr>
            <w:tcW w:w="2346" w:type="dxa"/>
          </w:tcPr>
          <w:p w14:paraId="21EF5859" w14:textId="77777777" w:rsidR="004671A3" w:rsidRPr="004753BB" w:rsidRDefault="004671A3" w:rsidP="00EF19F6">
            <w:pPr>
              <w:jc w:val="center"/>
            </w:pPr>
            <w:r>
              <w:t>143</w:t>
            </w:r>
          </w:p>
        </w:tc>
      </w:tr>
      <w:tr w:rsidR="004671A3" w:rsidRPr="00B31CB0" w14:paraId="3F870785" w14:textId="77777777" w:rsidTr="00EF19F6">
        <w:trPr>
          <w:trHeight w:val="454"/>
        </w:trPr>
        <w:tc>
          <w:tcPr>
            <w:tcW w:w="7039" w:type="dxa"/>
            <w:gridSpan w:val="2"/>
            <w:shd w:val="clear" w:color="auto" w:fill="auto"/>
          </w:tcPr>
          <w:p w14:paraId="551FAE3C" w14:textId="77777777" w:rsidR="004671A3" w:rsidRPr="00266876" w:rsidRDefault="004671A3" w:rsidP="00EF19F6">
            <w:pPr>
              <w:jc w:val="center"/>
              <w:rPr>
                <w:lang w:val="en-US"/>
              </w:rPr>
            </w:pPr>
            <w:r>
              <w:t>Итого</w:t>
            </w:r>
            <w:r>
              <w:rPr>
                <w:lang w:val="en-US"/>
              </w:rPr>
              <w:t>:</w:t>
            </w:r>
          </w:p>
        </w:tc>
        <w:tc>
          <w:tcPr>
            <w:tcW w:w="2346" w:type="dxa"/>
          </w:tcPr>
          <w:p w14:paraId="3B6C29A9" w14:textId="77777777" w:rsidR="004671A3" w:rsidRPr="004753BB" w:rsidRDefault="004671A3" w:rsidP="00EF19F6">
            <w:pPr>
              <w:jc w:val="center"/>
            </w:pPr>
            <w:r>
              <w:t>4607</w:t>
            </w:r>
          </w:p>
        </w:tc>
      </w:tr>
    </w:tbl>
    <w:p w14:paraId="3A384BF7" w14:textId="77777777" w:rsidR="004671A3" w:rsidRDefault="004671A3" w:rsidP="004671A3">
      <w:pPr>
        <w:pStyle w:val="afff4"/>
        <w:ind w:firstLine="0"/>
      </w:pPr>
    </w:p>
    <w:p w14:paraId="1CC7039F" w14:textId="77777777" w:rsidR="004671A3" w:rsidRDefault="004671A3" w:rsidP="004671A3">
      <w:pPr>
        <w:pStyle w:val="afff4"/>
      </w:pPr>
      <w:r w:rsidRPr="005146D7">
        <w:t>Таким образом, единовременные затраты на создание и внедрение ПП, руб.,</w:t>
      </w:r>
      <w:r>
        <w:t xml:space="preserve"> </w:t>
      </w:r>
      <w:r w:rsidRPr="005146D7">
        <w:t>определяются по формуле:</w:t>
      </w:r>
    </w:p>
    <w:p w14:paraId="19E2A9C7" w14:textId="75D4B8A8" w:rsidR="004671A3" w:rsidRDefault="002D6827" w:rsidP="004671A3">
      <w:pPr>
        <w:pStyle w:val="afff4"/>
        <w:tabs>
          <w:tab w:val="left" w:pos="7371"/>
        </w:tabs>
        <w:spacing w:before="240" w:after="240"/>
        <w:jc w:val="right"/>
      </w:pPr>
      <m:oMath>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rPr>
              <m:t>д.з.</m:t>
            </m:r>
          </m:sub>
        </m:sSub>
        <m:r>
          <m:rPr>
            <m:sty m:val="p"/>
          </m:rPr>
          <w:rPr>
            <w:rFonts w:ascii="Cambria Math" w:hAnsi="Cambria Math"/>
          </w:rPr>
          <m:t>=</m:t>
        </m:r>
        <m:r>
          <m:rPr>
            <m:sty m:val="p"/>
          </m:rPr>
          <w:rPr>
            <w:rFonts w:ascii="Cambria Math" w:hAnsi="Cambria Math"/>
            <w:lang w:val="en-US"/>
          </w:rPr>
          <m:t>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ЗП</m:t>
            </m:r>
          </m:e>
          <m:sub>
            <m:r>
              <m:rPr>
                <m:sty m:val="p"/>
              </m:rPr>
              <w:rPr>
                <w:rFonts w:ascii="Cambria Math" w:hAnsi="Cambria Math"/>
              </w:rPr>
              <m:t>о</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ЗП</m:t>
            </m:r>
          </m:e>
          <m:sub>
            <m:r>
              <m:rPr>
                <m:sty m:val="p"/>
              </m:rPr>
              <w:rPr>
                <w:rFonts w:ascii="Cambria Math" w:hAnsi="Cambria Math"/>
              </w:rPr>
              <m:t>д</m:t>
            </m:r>
          </m:sub>
        </m:sSub>
        <m:r>
          <m:rPr>
            <m:sty m:val="p"/>
          </m:rPr>
          <w:rPr>
            <w:rFonts w:ascii="Cambria Math" w:hAnsi="Cambria Math"/>
          </w:rPr>
          <m:t>+СВ+</m:t>
        </m:r>
        <m:r>
          <w:rPr>
            <w:rFonts w:ascii="Cambria Math" w:hAnsi="Cambria Math"/>
          </w:rPr>
          <m:t>A</m:t>
        </m:r>
      </m:oMath>
      <w:r w:rsidR="000925B3">
        <w:t>.</w:t>
      </w:r>
      <w:r w:rsidR="004671A3">
        <w:tab/>
      </w:r>
      <w:r w:rsidR="004671A3" w:rsidRPr="00D40452">
        <w:t>(</w:t>
      </w:r>
      <w:r w:rsidR="00D1744F">
        <w:t>1</w:t>
      </w:r>
      <w:r w:rsidR="004671A3">
        <w:t>8</w:t>
      </w:r>
      <w:r w:rsidR="004671A3" w:rsidRPr="00D40452">
        <w:t>)</w:t>
      </w:r>
    </w:p>
    <w:p w14:paraId="279807EB" w14:textId="026FE8C8" w:rsidR="004671A3" w:rsidRDefault="004671A3" w:rsidP="004671A3">
      <w:pPr>
        <w:pStyle w:val="afff4"/>
        <w:ind w:firstLine="0"/>
      </w:pPr>
      <w:r>
        <w:t xml:space="preserve">Результаты подсчета себестоимости проекта приведены в таблице </w:t>
      </w:r>
      <w:r w:rsidR="00D1744F">
        <w:t>15</w:t>
      </w:r>
      <w:r>
        <w:t>.</w:t>
      </w:r>
    </w:p>
    <w:p w14:paraId="7458F556" w14:textId="77777777" w:rsidR="00D1744F" w:rsidRDefault="00D1744F" w:rsidP="004671A3">
      <w:pPr>
        <w:pStyle w:val="afff4"/>
        <w:ind w:firstLine="0"/>
      </w:pPr>
    </w:p>
    <w:p w14:paraId="1AF6D1ED" w14:textId="77777777" w:rsidR="00D1744F" w:rsidRDefault="00D1744F" w:rsidP="004671A3">
      <w:pPr>
        <w:pStyle w:val="afff4"/>
        <w:ind w:firstLine="0"/>
      </w:pPr>
    </w:p>
    <w:p w14:paraId="0E7486EF" w14:textId="6D4884A8" w:rsidR="004671A3" w:rsidRDefault="004671A3" w:rsidP="004671A3">
      <w:pPr>
        <w:pStyle w:val="afff4"/>
        <w:ind w:firstLine="0"/>
      </w:pPr>
      <w:r w:rsidRPr="00DC4A6D">
        <w:t xml:space="preserve">Таблица </w:t>
      </w:r>
      <w:r w:rsidR="00D1744F">
        <w:t>15</w:t>
      </w:r>
      <w:r w:rsidR="00D1744F" w:rsidRPr="00DC4A6D">
        <w:t xml:space="preserve"> </w:t>
      </w:r>
      <w:r w:rsidRPr="00DC4A6D">
        <w:t xml:space="preserve">– </w:t>
      </w:r>
      <w:r w:rsidRPr="009A1B3B">
        <w:t>Сводная таблица себестоимости проекта</w:t>
      </w:r>
    </w:p>
    <w:tbl>
      <w:tblPr>
        <w:tblW w:w="938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5309"/>
        <w:gridCol w:w="2346"/>
      </w:tblGrid>
      <w:tr w:rsidR="004671A3" w:rsidRPr="00FD71ED" w14:paraId="2FB2A3FE" w14:textId="77777777" w:rsidTr="00EF19F6">
        <w:trPr>
          <w:trHeight w:val="454"/>
        </w:trPr>
        <w:tc>
          <w:tcPr>
            <w:tcW w:w="1730" w:type="dxa"/>
            <w:shd w:val="clear" w:color="auto" w:fill="auto"/>
          </w:tcPr>
          <w:p w14:paraId="27693A05" w14:textId="77777777" w:rsidR="004671A3" w:rsidRPr="001C5898" w:rsidRDefault="004671A3" w:rsidP="00EF19F6">
            <w:pPr>
              <w:jc w:val="center"/>
            </w:pPr>
            <w:r w:rsidRPr="00704735">
              <w:t>№</w:t>
            </w:r>
          </w:p>
        </w:tc>
        <w:tc>
          <w:tcPr>
            <w:tcW w:w="5309" w:type="dxa"/>
            <w:shd w:val="clear" w:color="auto" w:fill="auto"/>
          </w:tcPr>
          <w:p w14:paraId="0AE39854" w14:textId="77777777" w:rsidR="004671A3" w:rsidRPr="00866262" w:rsidRDefault="004671A3" w:rsidP="00EF19F6">
            <w:pPr>
              <w:jc w:val="center"/>
            </w:pPr>
            <w:r w:rsidRPr="009A1B3B">
              <w:t>Наименование статей затрат</w:t>
            </w:r>
          </w:p>
        </w:tc>
        <w:tc>
          <w:tcPr>
            <w:tcW w:w="2346" w:type="dxa"/>
          </w:tcPr>
          <w:p w14:paraId="58577F11" w14:textId="77777777" w:rsidR="004671A3" w:rsidRPr="00FD71ED" w:rsidRDefault="004671A3" w:rsidP="00EF19F6">
            <w:pPr>
              <w:jc w:val="center"/>
              <w:rPr>
                <w:lang w:val="en-US"/>
              </w:rPr>
            </w:pPr>
            <w:r w:rsidRPr="000134F6">
              <w:t xml:space="preserve">Сумма, </w:t>
            </w:r>
            <w:proofErr w:type="spellStart"/>
            <w:r w:rsidRPr="000134F6">
              <w:t>руб</w:t>
            </w:r>
            <w:proofErr w:type="spellEnd"/>
          </w:p>
        </w:tc>
      </w:tr>
      <w:tr w:rsidR="004671A3" w:rsidRPr="00CE61AD" w14:paraId="3AE883C0" w14:textId="77777777" w:rsidTr="00EF19F6">
        <w:trPr>
          <w:trHeight w:val="454"/>
        </w:trPr>
        <w:tc>
          <w:tcPr>
            <w:tcW w:w="1730" w:type="dxa"/>
            <w:shd w:val="clear" w:color="auto" w:fill="auto"/>
          </w:tcPr>
          <w:p w14:paraId="734A0191" w14:textId="77777777" w:rsidR="004671A3" w:rsidRPr="00704735" w:rsidRDefault="004671A3" w:rsidP="00EF19F6">
            <w:pPr>
              <w:jc w:val="center"/>
            </w:pPr>
            <w:r>
              <w:t>1</w:t>
            </w:r>
          </w:p>
        </w:tc>
        <w:tc>
          <w:tcPr>
            <w:tcW w:w="5309" w:type="dxa"/>
            <w:shd w:val="clear" w:color="auto" w:fill="auto"/>
          </w:tcPr>
          <w:p w14:paraId="792AFDA6" w14:textId="77777777" w:rsidR="004671A3" w:rsidRPr="007E2935" w:rsidRDefault="004671A3" w:rsidP="00EF19F6">
            <w:pPr>
              <w:jc w:val="center"/>
            </w:pPr>
            <w:r>
              <w:t>Материальные затраты</w:t>
            </w:r>
          </w:p>
        </w:tc>
        <w:tc>
          <w:tcPr>
            <w:tcW w:w="2346" w:type="dxa"/>
          </w:tcPr>
          <w:p w14:paraId="0151D1C1" w14:textId="77777777" w:rsidR="004671A3" w:rsidRPr="00CE61AD" w:rsidRDefault="004671A3" w:rsidP="00EF19F6">
            <w:pPr>
              <w:jc w:val="center"/>
              <w:rPr>
                <w:lang w:val="en-US"/>
              </w:rPr>
            </w:pPr>
            <w:r>
              <w:t>3508</w:t>
            </w:r>
          </w:p>
        </w:tc>
      </w:tr>
      <w:tr w:rsidR="004671A3" w:rsidRPr="00CE61AD" w14:paraId="2911DAB5" w14:textId="77777777" w:rsidTr="00EF19F6">
        <w:trPr>
          <w:trHeight w:val="454"/>
        </w:trPr>
        <w:tc>
          <w:tcPr>
            <w:tcW w:w="1730" w:type="dxa"/>
            <w:shd w:val="clear" w:color="auto" w:fill="auto"/>
          </w:tcPr>
          <w:p w14:paraId="05131DCB" w14:textId="77777777" w:rsidR="004671A3" w:rsidRDefault="004671A3" w:rsidP="00EF19F6">
            <w:pPr>
              <w:jc w:val="center"/>
            </w:pPr>
            <w:r>
              <w:t>2</w:t>
            </w:r>
          </w:p>
        </w:tc>
        <w:tc>
          <w:tcPr>
            <w:tcW w:w="5309" w:type="dxa"/>
            <w:shd w:val="clear" w:color="auto" w:fill="auto"/>
          </w:tcPr>
          <w:p w14:paraId="496AA6CC" w14:textId="77777777" w:rsidR="004671A3" w:rsidRDefault="004671A3" w:rsidP="00EF19F6">
            <w:pPr>
              <w:jc w:val="center"/>
            </w:pPr>
            <w:r>
              <w:t>Зарплаты сотрудников</w:t>
            </w:r>
          </w:p>
        </w:tc>
        <w:tc>
          <w:tcPr>
            <w:tcW w:w="2346" w:type="dxa"/>
          </w:tcPr>
          <w:p w14:paraId="1B8DC6D7" w14:textId="77777777" w:rsidR="004671A3" w:rsidRDefault="004671A3" w:rsidP="00EF19F6">
            <w:pPr>
              <w:jc w:val="center"/>
            </w:pPr>
            <w:r>
              <w:t>102800</w:t>
            </w:r>
          </w:p>
        </w:tc>
      </w:tr>
      <w:tr w:rsidR="004671A3" w:rsidRPr="00CE61AD" w14:paraId="2EFE82F4" w14:textId="77777777" w:rsidTr="00EF19F6">
        <w:trPr>
          <w:trHeight w:val="454"/>
        </w:trPr>
        <w:tc>
          <w:tcPr>
            <w:tcW w:w="1730" w:type="dxa"/>
            <w:shd w:val="clear" w:color="auto" w:fill="auto"/>
          </w:tcPr>
          <w:p w14:paraId="2D0018DD" w14:textId="77777777" w:rsidR="004671A3" w:rsidRDefault="004671A3" w:rsidP="00EF19F6">
            <w:pPr>
              <w:jc w:val="center"/>
            </w:pPr>
            <w:r>
              <w:t>3</w:t>
            </w:r>
          </w:p>
        </w:tc>
        <w:tc>
          <w:tcPr>
            <w:tcW w:w="5309" w:type="dxa"/>
            <w:shd w:val="clear" w:color="auto" w:fill="auto"/>
          </w:tcPr>
          <w:p w14:paraId="77C69838" w14:textId="77777777" w:rsidR="004671A3" w:rsidRDefault="004671A3" w:rsidP="00EF19F6">
            <w:pPr>
              <w:jc w:val="center"/>
            </w:pPr>
            <w:r>
              <w:t>Дополнительная зарплата</w:t>
            </w:r>
          </w:p>
        </w:tc>
        <w:tc>
          <w:tcPr>
            <w:tcW w:w="2346" w:type="dxa"/>
          </w:tcPr>
          <w:p w14:paraId="18CA968E" w14:textId="77777777" w:rsidR="004671A3" w:rsidRDefault="004671A3" w:rsidP="00EF19F6">
            <w:pPr>
              <w:jc w:val="center"/>
            </w:pPr>
            <m:oMathPara>
              <m:oMath>
                <m:r>
                  <w:rPr>
                    <w:rFonts w:ascii="Cambria Math"/>
                    <w:szCs w:val="28"/>
                    <w:lang w:val="en-US"/>
                  </w:rPr>
                  <m:t>20560</m:t>
                </m:r>
              </m:oMath>
            </m:oMathPara>
          </w:p>
        </w:tc>
      </w:tr>
      <w:tr w:rsidR="004671A3" w:rsidRPr="00CE61AD" w14:paraId="75BC8156" w14:textId="77777777" w:rsidTr="00EF19F6">
        <w:trPr>
          <w:trHeight w:val="454"/>
        </w:trPr>
        <w:tc>
          <w:tcPr>
            <w:tcW w:w="1730" w:type="dxa"/>
            <w:shd w:val="clear" w:color="auto" w:fill="auto"/>
          </w:tcPr>
          <w:p w14:paraId="74F29B69" w14:textId="77777777" w:rsidR="004671A3" w:rsidRDefault="004671A3" w:rsidP="00EF19F6">
            <w:pPr>
              <w:jc w:val="center"/>
            </w:pPr>
            <w:r>
              <w:t>4</w:t>
            </w:r>
          </w:p>
        </w:tc>
        <w:tc>
          <w:tcPr>
            <w:tcW w:w="5309" w:type="dxa"/>
            <w:shd w:val="clear" w:color="auto" w:fill="auto"/>
          </w:tcPr>
          <w:p w14:paraId="1A410402" w14:textId="77777777" w:rsidR="004671A3" w:rsidRDefault="004671A3" w:rsidP="00EF19F6">
            <w:pPr>
              <w:jc w:val="center"/>
            </w:pPr>
            <w:r>
              <w:t>Страховые взносы</w:t>
            </w:r>
          </w:p>
        </w:tc>
        <w:tc>
          <w:tcPr>
            <w:tcW w:w="2346" w:type="dxa"/>
          </w:tcPr>
          <w:p w14:paraId="4B4373C1" w14:textId="77777777" w:rsidR="004671A3" w:rsidRDefault="004671A3" w:rsidP="00EF19F6">
            <w:pPr>
              <w:jc w:val="center"/>
            </w:pPr>
            <m:oMathPara>
              <m:oMath>
                <m:r>
                  <w:rPr>
                    <w:rFonts w:ascii="Cambria Math"/>
                    <w:szCs w:val="28"/>
                  </w:rPr>
                  <m:t xml:space="preserve">37008 </m:t>
                </m:r>
              </m:oMath>
            </m:oMathPara>
          </w:p>
        </w:tc>
      </w:tr>
      <w:tr w:rsidR="004671A3" w:rsidRPr="00B31CB0" w14:paraId="7F5D9198" w14:textId="77777777" w:rsidTr="00EF19F6">
        <w:trPr>
          <w:trHeight w:val="454"/>
        </w:trPr>
        <w:tc>
          <w:tcPr>
            <w:tcW w:w="1730" w:type="dxa"/>
            <w:shd w:val="clear" w:color="auto" w:fill="auto"/>
          </w:tcPr>
          <w:p w14:paraId="5BBAB25B" w14:textId="77777777" w:rsidR="004671A3" w:rsidRPr="00A677A2" w:rsidRDefault="004671A3" w:rsidP="00EF19F6">
            <w:pPr>
              <w:jc w:val="center"/>
            </w:pPr>
            <w:r>
              <w:t>5</w:t>
            </w:r>
          </w:p>
        </w:tc>
        <w:tc>
          <w:tcPr>
            <w:tcW w:w="5309" w:type="dxa"/>
            <w:shd w:val="clear" w:color="auto" w:fill="auto"/>
          </w:tcPr>
          <w:p w14:paraId="24593F7A" w14:textId="77777777" w:rsidR="004671A3" w:rsidRPr="007E2935" w:rsidRDefault="004671A3" w:rsidP="00EF19F6">
            <w:pPr>
              <w:jc w:val="center"/>
            </w:pPr>
            <w:r>
              <w:t>Амортизационные отчисления</w:t>
            </w:r>
          </w:p>
        </w:tc>
        <w:tc>
          <w:tcPr>
            <w:tcW w:w="2346" w:type="dxa"/>
          </w:tcPr>
          <w:p w14:paraId="0EE4ECD0" w14:textId="77777777" w:rsidR="004671A3" w:rsidRPr="00B31CB0" w:rsidRDefault="004671A3" w:rsidP="00EF19F6">
            <w:pPr>
              <w:jc w:val="center"/>
              <w:rPr>
                <w:lang w:val="en-US"/>
              </w:rPr>
            </w:pPr>
            <w:r>
              <w:t>4607</w:t>
            </w:r>
          </w:p>
        </w:tc>
      </w:tr>
      <w:tr w:rsidR="004671A3" w14:paraId="15CF9940" w14:textId="77777777" w:rsidTr="00EF19F6">
        <w:trPr>
          <w:trHeight w:val="454"/>
        </w:trPr>
        <w:tc>
          <w:tcPr>
            <w:tcW w:w="7039" w:type="dxa"/>
            <w:gridSpan w:val="2"/>
            <w:shd w:val="clear" w:color="auto" w:fill="auto"/>
          </w:tcPr>
          <w:p w14:paraId="43A7709A" w14:textId="77777777" w:rsidR="004671A3" w:rsidRPr="00266876" w:rsidRDefault="004671A3" w:rsidP="00EF19F6">
            <w:pPr>
              <w:jc w:val="center"/>
              <w:rPr>
                <w:lang w:val="en-US"/>
              </w:rPr>
            </w:pPr>
            <w:r>
              <w:t>Итого</w:t>
            </w:r>
            <w:r>
              <w:rPr>
                <w:lang w:val="en-US"/>
              </w:rPr>
              <w:t xml:space="preserve"> (</w:t>
            </w:r>
            <m:oMath>
              <m:sSub>
                <m:sSubPr>
                  <m:ctrlPr>
                    <w:rPr>
                      <w:rFonts w:ascii="Cambria Math" w:hAnsi="Cambria Math"/>
                      <w:i/>
                      <w:lang w:val="en-US"/>
                    </w:rPr>
                  </m:ctrlPr>
                </m:sSubPr>
                <m:e>
                  <m:r>
                    <w:rPr>
                      <w:rFonts w:ascii="Cambria Math" w:hAnsi="Cambria Math"/>
                      <w:lang w:val="en-US"/>
                    </w:rPr>
                    <m:t>Е</m:t>
                  </m:r>
                </m:e>
                <m:sub>
                  <m:r>
                    <w:rPr>
                      <w:rFonts w:ascii="Cambria Math" w:hAnsi="Cambria Math"/>
                      <w:lang w:val="en-US"/>
                    </w:rPr>
                    <m:t>д.з.</m:t>
                  </m:r>
                </m:sub>
              </m:sSub>
            </m:oMath>
            <w:r>
              <w:rPr>
                <w:lang w:val="en-US"/>
              </w:rPr>
              <w:t>):</w:t>
            </w:r>
          </w:p>
        </w:tc>
        <w:tc>
          <w:tcPr>
            <w:tcW w:w="2346" w:type="dxa"/>
          </w:tcPr>
          <w:p w14:paraId="09978B81" w14:textId="77777777" w:rsidR="004671A3" w:rsidRPr="008B5265" w:rsidRDefault="004671A3" w:rsidP="00EF19F6">
            <w:pPr>
              <w:jc w:val="center"/>
            </w:pPr>
            <w:r>
              <w:t>168483</w:t>
            </w:r>
          </w:p>
        </w:tc>
      </w:tr>
    </w:tbl>
    <w:p w14:paraId="5836E75E" w14:textId="77777777" w:rsidR="004671A3" w:rsidRDefault="004671A3" w:rsidP="004671A3">
      <w:pPr>
        <w:pStyle w:val="afff4"/>
        <w:ind w:firstLine="0"/>
      </w:pPr>
    </w:p>
    <w:p w14:paraId="4D56E70D" w14:textId="121609B6" w:rsidR="004671A3" w:rsidRDefault="00BC4D9B" w:rsidP="004671A3">
      <w:pPr>
        <w:pStyle w:val="afffe"/>
      </w:pPr>
      <w:r>
        <w:t>6</w:t>
      </w:r>
      <w:r w:rsidR="004671A3">
        <w:t>.7 Определение экономической эффективности создания и внедрения программного продукта</w:t>
      </w:r>
    </w:p>
    <w:p w14:paraId="19EAB8C3" w14:textId="77777777" w:rsidR="004671A3" w:rsidRDefault="004671A3" w:rsidP="004671A3">
      <w:pPr>
        <w:pStyle w:val="afff4"/>
      </w:pPr>
      <w:r>
        <w:t xml:space="preserve">В результате внедрения ПП некоторые процессы и операции, которые выполнялись до этого вручную, могут быть автоматизированы, что позволит ускорить деятельность организации, например, за счет сокращения времени на получение и отправку информации. Это позволит сократить фонд оплаты труда соответствующего персонала. </w:t>
      </w:r>
      <w:r>
        <w:tab/>
      </w:r>
    </w:p>
    <w:p w14:paraId="5CBEDEEA" w14:textId="77777777" w:rsidR="004671A3" w:rsidRDefault="004671A3" w:rsidP="004671A3">
      <w:pPr>
        <w:pStyle w:val="afff4"/>
      </w:pPr>
      <w:r>
        <w:t>Расчет повышения производительности труда производится по формуле</w:t>
      </w:r>
      <w:r w:rsidRPr="00D766B0">
        <w:t>:</w:t>
      </w:r>
    </w:p>
    <w:p w14:paraId="217A9B30" w14:textId="2132AD8E" w:rsidR="004671A3" w:rsidRPr="002D0E2D" w:rsidRDefault="002D6827" w:rsidP="004671A3">
      <w:pPr>
        <w:pStyle w:val="afff4"/>
        <w:tabs>
          <w:tab w:val="left" w:pos="6096"/>
        </w:tabs>
        <w:spacing w:before="240" w:after="240"/>
        <w:jc w:val="right"/>
        <w:rPr>
          <w:iCs/>
        </w:rPr>
      </w:pP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*100</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den>
        </m:f>
      </m:oMath>
      <w:r w:rsidR="004671A3" w:rsidRPr="002D0E2D">
        <w:rPr>
          <w:i/>
        </w:rPr>
        <w:t xml:space="preserve"> </w:t>
      </w:r>
      <w:r w:rsidR="004671A3" w:rsidRPr="002D0E2D">
        <w:rPr>
          <w:iCs/>
        </w:rPr>
        <w:t>,</w:t>
      </w:r>
      <w:r w:rsidR="004671A3" w:rsidRPr="002D0E2D">
        <w:rPr>
          <w:iCs/>
        </w:rPr>
        <w:tab/>
        <w:t>(</w:t>
      </w:r>
      <w:r w:rsidR="00D1744F">
        <w:rPr>
          <w:iCs/>
        </w:rPr>
        <w:t>1</w:t>
      </w:r>
      <w:r w:rsidR="004671A3">
        <w:rPr>
          <w:iCs/>
        </w:rPr>
        <w:t>9</w:t>
      </w:r>
      <w:r w:rsidR="004671A3" w:rsidRPr="002D0E2D">
        <w:rPr>
          <w:iCs/>
        </w:rPr>
        <w:t>)</w:t>
      </w:r>
    </w:p>
    <w:p w14:paraId="77A054A7" w14:textId="2E867183" w:rsidR="004671A3" w:rsidRDefault="004671A3" w:rsidP="00A078EA">
      <w:pPr>
        <w:pStyle w:val="afff4"/>
        <w:tabs>
          <w:tab w:val="left" w:pos="567"/>
          <w:tab w:val="left" w:pos="1276"/>
        </w:tabs>
        <w:ind w:firstLine="0"/>
      </w:pPr>
      <w:r>
        <w:t>где</w:t>
      </w:r>
      <w:r w:rsidR="005D74C3">
        <w:tab/>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 время, которое планировалось пользователю для выполнения работы j-го вида до внедрения, разработанного ПП (часов)</w:t>
      </w:r>
      <w:r w:rsidRPr="00E13CB6">
        <w:t>;</w:t>
      </w:r>
    </w:p>
    <w:p w14:paraId="5CDC912A" w14:textId="77777777" w:rsidR="004671A3" w:rsidRPr="00A326D9" w:rsidRDefault="002D6827" w:rsidP="004671A3">
      <w:pPr>
        <w:pStyle w:val="afff4"/>
        <w:tabs>
          <w:tab w:val="left" w:pos="6096"/>
        </w:tabs>
      </w:pP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4671A3" w:rsidRPr="00E13CB6">
        <w:t xml:space="preserve"> – </w:t>
      </w:r>
      <w:r w:rsidR="004671A3">
        <w:t>время, которое удалось сэкономить за счет внедрения (часов).</w:t>
      </w:r>
    </w:p>
    <w:p w14:paraId="14B9D3E6" w14:textId="77777777" w:rsidR="004671A3" w:rsidRDefault="004671A3" w:rsidP="004671A3">
      <w:pPr>
        <w:pStyle w:val="afff4"/>
        <w:tabs>
          <w:tab w:val="left" w:pos="6096"/>
        </w:tabs>
      </w:pPr>
      <w:r>
        <w:t xml:space="preserve">Дополнительный эффект в виде условно-годовой экономии, связанной с повышением производительности труда ( </w:t>
      </w:r>
      <m:oMath>
        <m:sSub>
          <m:sSubPr>
            <m:ctrlPr>
              <w:rPr>
                <w:rFonts w:ascii="Cambria Math" w:hAnsi="Cambria Math"/>
                <w:i/>
              </w:rPr>
            </m:ctrlPr>
          </m:sSubPr>
          <m:e>
            <m:r>
              <w:rPr>
                <w:rFonts w:ascii="Cambria Math" w:hAnsi="Cambria Math"/>
              </w:rPr>
              <m:t>Э</m:t>
            </m:r>
          </m:e>
          <m:sub>
            <m:r>
              <w:rPr>
                <w:rFonts w:ascii="Cambria Math" w:hAnsi="Cambria Math"/>
              </w:rPr>
              <m:t>уг</m:t>
            </m:r>
          </m:sub>
        </m:sSub>
      </m:oMath>
      <w:r>
        <w:t xml:space="preserve"> ) пользователя определяется по формуле:</w:t>
      </w:r>
    </w:p>
    <w:p w14:paraId="3802D7A7" w14:textId="727F3526" w:rsidR="004671A3" w:rsidRPr="00147587" w:rsidRDefault="002D6827" w:rsidP="004671A3">
      <w:pPr>
        <w:pStyle w:val="afff4"/>
        <w:tabs>
          <w:tab w:val="left" w:pos="6379"/>
        </w:tabs>
        <w:spacing w:before="240" w:after="240"/>
        <w:jc w:val="right"/>
      </w:pPr>
      <m:oMath>
        <m:sSub>
          <m:sSubPr>
            <m:ctrlPr>
              <w:rPr>
                <w:rFonts w:ascii="Cambria Math" w:hAnsi="Cambria Math"/>
                <w:i/>
              </w:rPr>
            </m:ctrlPr>
          </m:sSubPr>
          <m:e>
            <m:r>
              <w:rPr>
                <w:rFonts w:ascii="Cambria Math" w:hAnsi="Cambria Math"/>
              </w:rPr>
              <m:t>Э</m:t>
            </m:r>
          </m:e>
          <m:sub>
            <m:r>
              <w:rPr>
                <w:rFonts w:ascii="Cambria Math" w:hAnsi="Cambria Math"/>
              </w:rPr>
              <m:t>уг</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п</m:t>
                </m:r>
              </m:sub>
            </m:sSub>
            <m:nary>
              <m:naryPr>
                <m:chr m:val="∑"/>
                <m:grow m:val="1"/>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p</m:t>
                    </m:r>
                  </m:e>
                  <m:sub>
                    <m:r>
                      <w:rPr>
                        <w:rFonts w:ascii="Cambria Math" w:hAnsi="Cambria Math"/>
                      </w:rPr>
                      <m:t>j</m:t>
                    </m:r>
                  </m:sub>
                </m:sSub>
              </m:e>
            </m:nary>
          </m:num>
          <m:den>
            <m:r>
              <w:rPr>
                <w:rFonts w:ascii="Cambria Math" w:hAnsi="Cambria Math"/>
              </w:rPr>
              <m:t>100</m:t>
            </m:r>
          </m:den>
        </m:f>
      </m:oMath>
      <w:r w:rsidR="004671A3" w:rsidRPr="00147587">
        <w:t xml:space="preserve"> ,</w:t>
      </w:r>
      <w:r w:rsidR="004671A3" w:rsidRPr="00147587">
        <w:tab/>
        <w:t>(</w:t>
      </w:r>
      <w:r w:rsidR="00D1744F">
        <w:t>20</w:t>
      </w:r>
      <w:r w:rsidR="004671A3" w:rsidRPr="00147587">
        <w:t>)</w:t>
      </w:r>
    </w:p>
    <w:p w14:paraId="6017E4E1" w14:textId="76BD74DF" w:rsidR="004671A3" w:rsidRDefault="002F6A9A" w:rsidP="00A078EA">
      <w:pPr>
        <w:pStyle w:val="afff4"/>
        <w:tabs>
          <w:tab w:val="left" w:pos="567"/>
        </w:tabs>
        <w:ind w:firstLine="0"/>
      </w:pPr>
      <w:r>
        <w:t xml:space="preserve">где    </w:t>
      </w:r>
      <m:oMath>
        <m:sSub>
          <m:sSubPr>
            <m:ctrlPr>
              <w:rPr>
                <w:rFonts w:ascii="Cambria Math" w:hAnsi="Cambria Math"/>
                <w:i/>
              </w:rPr>
            </m:ctrlPr>
          </m:sSubPr>
          <m:e>
            <m:r>
              <w:rPr>
                <w:rFonts w:ascii="Cambria Math" w:hAnsi="Cambria Math"/>
              </w:rPr>
              <m:t>Z</m:t>
            </m:r>
          </m:e>
          <m:sub>
            <m:r>
              <w:rPr>
                <w:rFonts w:ascii="Cambria Math" w:hAnsi="Cambria Math"/>
              </w:rPr>
              <m:t>п</m:t>
            </m:r>
          </m:sub>
        </m:sSub>
      </m:oMath>
      <w:r w:rsidR="004671A3">
        <w:t xml:space="preserve"> – </w:t>
      </w:r>
      <w:r w:rsidR="004671A3" w:rsidRPr="00B327AF">
        <w:t>среднегодовая заработная плата пользователя.</w:t>
      </w:r>
    </w:p>
    <w:p w14:paraId="0FB462F5" w14:textId="77777777" w:rsidR="004671A3" w:rsidRDefault="004671A3" w:rsidP="004671A3">
      <w:pPr>
        <w:pStyle w:val="afff4"/>
      </w:pPr>
      <w:r>
        <w:t>Работник маркетингового отдела в среднем тратит в год 255 часов на определение вовлеченности клиентов в рекламу и эмоций, вызываемые рекламой. При использовании разработанного ПП получится сократить время работы до 215 часов. В компании работает 3 маркетолога.</w:t>
      </w:r>
      <w:r w:rsidRPr="002C4051">
        <w:t xml:space="preserve"> </w:t>
      </w:r>
      <w:r>
        <w:t>Данные специалисты получает зарплату в размере 375 рублей в час. При работе в 255 часов один такой специалист должен был получить 255*375 = 95625 рублей.</w:t>
      </w:r>
    </w:p>
    <w:p w14:paraId="164514F7" w14:textId="77777777" w:rsidR="004671A3" w:rsidRDefault="004671A3" w:rsidP="004671A3">
      <w:pPr>
        <w:pStyle w:val="afff4"/>
      </w:pPr>
      <w:r>
        <w:t xml:space="preserve">Расчет </w:t>
      </w:r>
      <m:oMath>
        <m:sSub>
          <m:sSubPr>
            <m:ctrlPr>
              <w:rPr>
                <w:rFonts w:ascii="Cambria Math" w:hAnsi="Cambria Math"/>
                <w:i/>
              </w:rPr>
            </m:ctrlPr>
          </m:sSubPr>
          <m:e>
            <m:r>
              <w:rPr>
                <w:rFonts w:ascii="Cambria Math" w:hAnsi="Cambria Math"/>
              </w:rPr>
              <m:t>Э</m:t>
            </m:r>
          </m:e>
          <m:sub>
            <m:r>
              <w:rPr>
                <w:rFonts w:ascii="Cambria Math" w:hAnsi="Cambria Math"/>
              </w:rPr>
              <m:t>уг</m:t>
            </m:r>
          </m:sub>
        </m:sSub>
      </m:oMath>
      <w:r>
        <w:t xml:space="preserve"> для маркетингового отдела.</w:t>
      </w:r>
    </w:p>
    <w:bookmarkStart w:id="1012" w:name="_Hlk41262285"/>
    <w:p w14:paraId="734217E7" w14:textId="77777777" w:rsidR="004671A3" w:rsidRDefault="002D6827" w:rsidP="004671A3">
      <w:pPr>
        <w:pStyle w:val="afff4"/>
        <w:spacing w:before="240" w:after="24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f>
            <m:fPr>
              <m:ctrlPr>
                <w:rPr>
                  <w:rFonts w:ascii="Cambria Math" w:hAnsi="Cambria Math"/>
                  <w:i/>
                </w:rPr>
              </m:ctrlPr>
            </m:fPr>
            <m:num>
              <m:r>
                <w:rPr>
                  <w:rFonts w:ascii="Cambria Math" w:hAnsi="Cambria Math"/>
                </w:rPr>
                <m:t>40*100</m:t>
              </m:r>
            </m:num>
            <m:den>
              <m:r>
                <w:rPr>
                  <w:rFonts w:ascii="Cambria Math" w:hAnsi="Cambria Math"/>
                </w:rPr>
                <m:t>255-40</m:t>
              </m:r>
            </m:den>
          </m:f>
          <m:r>
            <w:rPr>
              <w:rFonts w:ascii="Cambria Math" w:hAnsi="Cambria Math"/>
            </w:rPr>
            <m:t>=19</m:t>
          </m:r>
        </m:oMath>
      </m:oMathPara>
      <w:bookmarkEnd w:id="1012"/>
    </w:p>
    <w:p w14:paraId="499BE065" w14:textId="2AA1BF7A" w:rsidR="004671A3" w:rsidRPr="00F06117" w:rsidRDefault="002D6827" w:rsidP="004671A3">
      <w:pPr>
        <w:pStyle w:val="afff4"/>
        <w:spacing w:before="240" w:after="240"/>
        <w:jc w:val="center"/>
      </w:pPr>
      <m:oMath>
        <m:sSub>
          <m:sSubPr>
            <m:ctrlPr>
              <w:rPr>
                <w:rFonts w:ascii="Cambria Math" w:hAnsi="Cambria Math"/>
                <w:i/>
              </w:rPr>
            </m:ctrlPr>
          </m:sSubPr>
          <m:e>
            <m:r>
              <w:rPr>
                <w:rFonts w:ascii="Cambria Math" w:hAnsi="Cambria Math"/>
              </w:rPr>
              <m:t>Э</m:t>
            </m:r>
          </m:e>
          <m:sub>
            <m:r>
              <w:rPr>
                <w:rFonts w:ascii="Cambria Math" w:hAnsi="Cambria Math"/>
              </w:rPr>
              <m:t>уг</m:t>
            </m:r>
          </m:sub>
        </m:sSub>
        <m:r>
          <w:rPr>
            <w:rFonts w:ascii="Cambria Math" w:hAnsi="Cambria Math"/>
          </w:rPr>
          <m:t>=</m:t>
        </m:r>
        <m:f>
          <m:fPr>
            <m:ctrlPr>
              <w:rPr>
                <w:rFonts w:ascii="Cambria Math" w:hAnsi="Cambria Math"/>
                <w:i/>
              </w:rPr>
            </m:ctrlPr>
          </m:fPr>
          <m:num>
            <m:r>
              <m:rPr>
                <m:sty m:val="p"/>
              </m:rPr>
              <w:rPr>
                <w:rFonts w:ascii="Cambria Math" w:hAnsi="Cambria Math"/>
              </w:rPr>
              <m:t>95625 *19*3</m:t>
            </m:r>
          </m:num>
          <m:den>
            <m:r>
              <w:rPr>
                <w:rFonts w:ascii="Cambria Math" w:hAnsi="Cambria Math"/>
              </w:rPr>
              <m:t>100</m:t>
            </m:r>
          </m:den>
        </m:f>
        <m:r>
          <w:rPr>
            <w:rFonts w:ascii="Cambria Math" w:hAnsi="Cambria Math"/>
          </w:rPr>
          <m:t>=54506</m:t>
        </m:r>
      </m:oMath>
      <w:r w:rsidR="004671A3">
        <w:t xml:space="preserve"> руб</w:t>
      </w:r>
      <w:r w:rsidR="000925B3">
        <w:t>.</w:t>
      </w:r>
    </w:p>
    <w:p w14:paraId="7BFC56AF" w14:textId="77777777" w:rsidR="004671A3" w:rsidRDefault="004671A3" w:rsidP="004671A3">
      <w:pPr>
        <w:pStyle w:val="afff4"/>
      </w:pPr>
      <w:r>
        <w:t>Работник отдела продаж в среднем тратит в год 150 часов на определение удовлетворенности клиентов во время покупок. При использовании разработанного ПП получится сократить время работы до 100 часов. В компании работает 4 специалиста. Данные специалисты получает зарплату в размере 250 рублей в час. При работе в 255 часов один такой специалист должен был получить 255*250 = 63750 рублей.</w:t>
      </w:r>
    </w:p>
    <w:p w14:paraId="1A96692B" w14:textId="77777777" w:rsidR="004671A3" w:rsidRDefault="004671A3" w:rsidP="004671A3">
      <w:pPr>
        <w:pStyle w:val="afff4"/>
      </w:pPr>
      <w:r>
        <w:t xml:space="preserve">Расчет </w:t>
      </w:r>
      <m:oMath>
        <m:sSub>
          <m:sSubPr>
            <m:ctrlPr>
              <w:rPr>
                <w:rFonts w:ascii="Cambria Math" w:hAnsi="Cambria Math"/>
                <w:i/>
              </w:rPr>
            </m:ctrlPr>
          </m:sSubPr>
          <m:e>
            <m:r>
              <w:rPr>
                <w:rFonts w:ascii="Cambria Math" w:hAnsi="Cambria Math"/>
              </w:rPr>
              <m:t>Э</m:t>
            </m:r>
          </m:e>
          <m:sub>
            <m:r>
              <w:rPr>
                <w:rFonts w:ascii="Cambria Math" w:hAnsi="Cambria Math"/>
              </w:rPr>
              <m:t>уг</m:t>
            </m:r>
          </m:sub>
        </m:sSub>
      </m:oMath>
      <w:r>
        <w:t xml:space="preserve"> для отдела продаж</w:t>
      </w:r>
    </w:p>
    <w:p w14:paraId="174D5830" w14:textId="77777777" w:rsidR="004671A3" w:rsidRPr="00F06117" w:rsidRDefault="002D6827" w:rsidP="004671A3">
      <w:pPr>
        <w:pStyle w:val="afff4"/>
        <w:spacing w:before="240" w:after="24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f>
            <m:fPr>
              <m:ctrlPr>
                <w:rPr>
                  <w:rFonts w:ascii="Cambria Math" w:hAnsi="Cambria Math"/>
                  <w:i/>
                </w:rPr>
              </m:ctrlPr>
            </m:fPr>
            <m:num>
              <m:r>
                <w:rPr>
                  <w:rFonts w:ascii="Cambria Math" w:hAnsi="Cambria Math"/>
                </w:rPr>
                <m:t>50*100</m:t>
              </m:r>
            </m:num>
            <m:den>
              <m:r>
                <w:rPr>
                  <w:rFonts w:ascii="Cambria Math" w:hAnsi="Cambria Math"/>
                </w:rPr>
                <m:t>150-50</m:t>
              </m:r>
            </m:den>
          </m:f>
          <m:r>
            <w:rPr>
              <w:rFonts w:ascii="Cambria Math" w:hAnsi="Cambria Math"/>
            </w:rPr>
            <m:t>=50</m:t>
          </m:r>
        </m:oMath>
      </m:oMathPara>
    </w:p>
    <w:p w14:paraId="0D3CDA72" w14:textId="7E376BB6" w:rsidR="004671A3" w:rsidRPr="009B479D" w:rsidRDefault="002D6827" w:rsidP="004671A3">
      <w:pPr>
        <w:pStyle w:val="afff4"/>
        <w:spacing w:before="240" w:after="240"/>
        <w:jc w:val="center"/>
      </w:pPr>
      <m:oMath>
        <m:sSub>
          <m:sSubPr>
            <m:ctrlPr>
              <w:rPr>
                <w:rFonts w:ascii="Cambria Math" w:hAnsi="Cambria Math"/>
                <w:i/>
              </w:rPr>
            </m:ctrlPr>
          </m:sSubPr>
          <m:e>
            <m:r>
              <w:rPr>
                <w:rFonts w:ascii="Cambria Math" w:hAnsi="Cambria Math"/>
              </w:rPr>
              <m:t>Э</m:t>
            </m:r>
          </m:e>
          <m:sub>
            <m:r>
              <w:rPr>
                <w:rFonts w:ascii="Cambria Math" w:hAnsi="Cambria Math"/>
              </w:rPr>
              <m:t>уг</m:t>
            </m:r>
          </m:sub>
        </m:sSub>
        <m:r>
          <w:rPr>
            <w:rFonts w:ascii="Cambria Math" w:hAnsi="Cambria Math"/>
          </w:rPr>
          <m:t>=</m:t>
        </m:r>
        <m:f>
          <m:fPr>
            <m:ctrlPr>
              <w:rPr>
                <w:rFonts w:ascii="Cambria Math" w:hAnsi="Cambria Math"/>
                <w:i/>
              </w:rPr>
            </m:ctrlPr>
          </m:fPr>
          <m:num>
            <m:r>
              <m:rPr>
                <m:sty m:val="p"/>
              </m:rPr>
              <w:rPr>
                <w:rFonts w:ascii="Cambria Math" w:hAnsi="Cambria Math"/>
              </w:rPr>
              <m:t>63750 *50*4</m:t>
            </m:r>
          </m:num>
          <m:den>
            <m:r>
              <w:rPr>
                <w:rFonts w:ascii="Cambria Math" w:hAnsi="Cambria Math"/>
              </w:rPr>
              <m:t>100</m:t>
            </m:r>
          </m:den>
        </m:f>
        <m:r>
          <w:rPr>
            <w:rFonts w:ascii="Cambria Math" w:hAnsi="Cambria Math"/>
          </w:rPr>
          <m:t>=127500</m:t>
        </m:r>
      </m:oMath>
      <w:r w:rsidR="004671A3">
        <w:t xml:space="preserve"> руб</w:t>
      </w:r>
      <w:r w:rsidR="006527BE">
        <w:t>.</w:t>
      </w:r>
    </w:p>
    <w:p w14:paraId="7294F2F2" w14:textId="77777777" w:rsidR="004671A3" w:rsidRDefault="004671A3" w:rsidP="004671A3">
      <w:pPr>
        <w:pStyle w:val="afff4"/>
      </w:pPr>
      <w:r>
        <w:t xml:space="preserve">Получим общее </w:t>
      </w:r>
      <m:oMath>
        <m:sSub>
          <m:sSubPr>
            <m:ctrlPr>
              <w:rPr>
                <w:rFonts w:ascii="Cambria Math" w:hAnsi="Cambria Math"/>
                <w:i/>
              </w:rPr>
            </m:ctrlPr>
          </m:sSubPr>
          <m:e>
            <m:r>
              <w:rPr>
                <w:rFonts w:ascii="Cambria Math" w:hAnsi="Cambria Math"/>
              </w:rPr>
              <m:t>Э</m:t>
            </m:r>
          </m:e>
          <m:sub>
            <m:r>
              <w:rPr>
                <w:rFonts w:ascii="Cambria Math" w:hAnsi="Cambria Math"/>
              </w:rPr>
              <m:t>уг</m:t>
            </m:r>
          </m:sub>
        </m:sSub>
      </m:oMath>
    </w:p>
    <w:p w14:paraId="57391C35" w14:textId="2F2C3069" w:rsidR="004671A3" w:rsidRPr="007E5754" w:rsidRDefault="002D6827" w:rsidP="004671A3">
      <w:pPr>
        <w:pStyle w:val="afff4"/>
        <w:spacing w:before="240" w:after="240"/>
        <w:jc w:val="center"/>
      </w:pPr>
      <m:oMath>
        <m:sSub>
          <m:sSubPr>
            <m:ctrlPr>
              <w:rPr>
                <w:rFonts w:ascii="Cambria Math" w:hAnsi="Cambria Math"/>
                <w:i/>
              </w:rPr>
            </m:ctrlPr>
          </m:sSubPr>
          <m:e>
            <m:r>
              <w:rPr>
                <w:rFonts w:ascii="Cambria Math" w:hAnsi="Cambria Math"/>
              </w:rPr>
              <m:t>Э</m:t>
            </m:r>
          </m:e>
          <m:sub>
            <m:r>
              <w:rPr>
                <w:rFonts w:ascii="Cambria Math" w:hAnsi="Cambria Math"/>
              </w:rPr>
              <m:t>уг</m:t>
            </m:r>
          </m:sub>
        </m:sSub>
        <m:r>
          <w:rPr>
            <w:rFonts w:ascii="Cambria Math" w:hAnsi="Cambria Math"/>
          </w:rPr>
          <m:t>=54506</m:t>
        </m:r>
        <m:r>
          <m:rPr>
            <m:sty m:val="p"/>
          </m:rPr>
          <w:rPr>
            <w:rFonts w:ascii="Cambria Math" w:hAnsi="Cambria Math"/>
          </w:rPr>
          <m:t xml:space="preserve"> </m:t>
        </m:r>
        <m:r>
          <w:rPr>
            <w:rFonts w:ascii="Cambria Math" w:hAnsi="Cambria Math"/>
          </w:rPr>
          <m:t>+127500</m:t>
        </m:r>
        <m:r>
          <m:rPr>
            <m:sty m:val="p"/>
          </m:rPr>
          <w:rPr>
            <w:rFonts w:ascii="Cambria Math" w:hAnsi="Cambria Math"/>
          </w:rPr>
          <m:t xml:space="preserve"> </m:t>
        </m:r>
        <m:r>
          <w:rPr>
            <w:rFonts w:ascii="Cambria Math" w:hAnsi="Cambria Math"/>
          </w:rPr>
          <m:t>=182006</m:t>
        </m:r>
      </m:oMath>
      <w:r w:rsidR="004671A3">
        <w:t xml:space="preserve"> руб</w:t>
      </w:r>
      <w:r w:rsidR="006527BE">
        <w:t>.</w:t>
      </w:r>
    </w:p>
    <w:p w14:paraId="44FC057B" w14:textId="77777777" w:rsidR="004671A3" w:rsidRDefault="004671A3" w:rsidP="004671A3">
      <w:pPr>
        <w:pStyle w:val="afff4"/>
      </w:pPr>
      <w:r>
        <w:lastRenderedPageBreak/>
        <w:t>Расчет годового экономического эффекта производится по формуле:</w:t>
      </w:r>
    </w:p>
    <w:p w14:paraId="136B0C90" w14:textId="1526EF30" w:rsidR="004671A3" w:rsidRDefault="002D6827" w:rsidP="004671A3">
      <w:pPr>
        <w:pStyle w:val="afff4"/>
        <w:tabs>
          <w:tab w:val="left" w:pos="6663"/>
        </w:tabs>
        <w:spacing w:before="240" w:after="240"/>
        <w:jc w:val="right"/>
      </w:pPr>
      <m:oMath>
        <m:sSub>
          <m:sSubPr>
            <m:ctrlPr>
              <w:rPr>
                <w:rFonts w:ascii="Cambria Math" w:hAnsi="Cambria Math"/>
                <w:i/>
              </w:rPr>
            </m:ctrlPr>
          </m:sSubPr>
          <m:e>
            <m:r>
              <w:rPr>
                <w:rFonts w:ascii="Cambria Math" w:hAnsi="Cambria Math"/>
              </w:rPr>
              <m:t>Э</m:t>
            </m:r>
          </m:e>
          <m:sub>
            <m:r>
              <w:rPr>
                <w:rFonts w:ascii="Cambria Math" w:hAnsi="Cambria Math"/>
              </w:rPr>
              <m:t>год</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уг</m:t>
            </m:r>
          </m:sub>
        </m:sSub>
        <m:r>
          <w:rPr>
            <w:rFonts w:ascii="Cambria Math" w:hAnsi="Cambria Math"/>
          </w:rPr>
          <m:t>-</m:t>
        </m:r>
        <m:sSub>
          <m:sSubPr>
            <m:ctrlPr>
              <w:rPr>
                <w:rFonts w:ascii="Cambria Math" w:hAnsi="Cambria Math"/>
                <w:i/>
              </w:rPr>
            </m:ctrlPr>
          </m:sSubPr>
          <m:e>
            <m:r>
              <w:rPr>
                <w:rFonts w:ascii="Cambria Math" w:hAnsi="Cambria Math"/>
              </w:rPr>
              <m:t>Е</m:t>
            </m:r>
          </m:e>
          <m:sub>
            <m:r>
              <w:rPr>
                <w:rFonts w:ascii="Cambria Math" w:hAnsi="Cambria Math"/>
              </w:rPr>
              <m:t>н</m:t>
            </m:r>
          </m:sub>
        </m:sSub>
        <m:sSub>
          <m:sSubPr>
            <m:ctrlPr>
              <w:rPr>
                <w:rFonts w:ascii="Cambria Math" w:hAnsi="Cambria Math"/>
                <w:i/>
              </w:rPr>
            </m:ctrlPr>
          </m:sSubPr>
          <m:e>
            <m:r>
              <w:rPr>
                <w:rFonts w:ascii="Cambria Math" w:hAnsi="Cambria Math"/>
              </w:rPr>
              <m:t>Е</m:t>
            </m:r>
          </m:e>
          <m:sub>
            <m:r>
              <w:rPr>
                <w:rFonts w:ascii="Cambria Math" w:hAnsi="Cambria Math"/>
              </w:rPr>
              <m:t>д.з.</m:t>
            </m:r>
          </m:sub>
        </m:sSub>
      </m:oMath>
      <w:r w:rsidR="004671A3">
        <w:t xml:space="preserve"> ,</w:t>
      </w:r>
      <w:r w:rsidR="004671A3">
        <w:tab/>
        <w:t>(</w:t>
      </w:r>
      <w:r w:rsidR="00D1744F">
        <w:t>21</w:t>
      </w:r>
      <w:r w:rsidR="004671A3">
        <w:t>)</w:t>
      </w:r>
    </w:p>
    <w:p w14:paraId="0CCDB1BA" w14:textId="5D397763" w:rsidR="004671A3" w:rsidRDefault="004671A3" w:rsidP="00A078EA">
      <w:pPr>
        <w:pStyle w:val="afff4"/>
        <w:tabs>
          <w:tab w:val="left" w:pos="567"/>
        </w:tabs>
        <w:ind w:firstLine="0"/>
      </w:pPr>
      <w:r>
        <w:t>где</w:t>
      </w:r>
      <w:r w:rsidR="00932F02" w:rsidRPr="00A078EA">
        <w:t xml:space="preserve">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t xml:space="preserve"> – нормативный коэффициент экономической эффективности (ЕН=0,25), предполагается существование ПП в течение четырех лет, после чего будет осуществлена новая разработка;</w:t>
      </w:r>
    </w:p>
    <w:p w14:paraId="4A27F600" w14:textId="77777777" w:rsidR="004671A3" w:rsidRDefault="002D6827">
      <w:pPr>
        <w:pStyle w:val="afff4"/>
      </w:pPr>
      <m:oMath>
        <m:sSub>
          <m:sSubPr>
            <m:ctrlPr>
              <w:rPr>
                <w:rFonts w:ascii="Cambria Math" w:hAnsi="Cambria Math"/>
                <w:i/>
              </w:rPr>
            </m:ctrlPr>
          </m:sSubPr>
          <m:e>
            <m:r>
              <w:rPr>
                <w:rFonts w:ascii="Cambria Math" w:hAnsi="Cambria Math"/>
              </w:rPr>
              <m:t>Е</m:t>
            </m:r>
          </m:e>
          <m:sub>
            <m:r>
              <w:rPr>
                <w:rFonts w:ascii="Cambria Math" w:hAnsi="Cambria Math"/>
              </w:rPr>
              <m:t>д.з.</m:t>
            </m:r>
          </m:sub>
        </m:sSub>
      </m:oMath>
      <w:r w:rsidR="004671A3">
        <w:t xml:space="preserve"> – единовременные затраты, связанные с разработкой и внедрением ПП, руб.</w:t>
      </w:r>
    </w:p>
    <w:p w14:paraId="7A153823" w14:textId="77777777" w:rsidR="004671A3" w:rsidRDefault="002D6827" w:rsidP="004671A3">
      <w:pPr>
        <w:pStyle w:val="afff4"/>
        <w:spacing w:before="240" w:after="240"/>
        <w:jc w:val="center"/>
      </w:pPr>
      <m:oMath>
        <m:sSub>
          <m:sSubPr>
            <m:ctrlPr>
              <w:rPr>
                <w:rFonts w:ascii="Cambria Math" w:hAnsi="Cambria Math"/>
                <w:i/>
              </w:rPr>
            </m:ctrlPr>
          </m:sSubPr>
          <m:e>
            <m:r>
              <w:rPr>
                <w:rFonts w:ascii="Cambria Math" w:hAnsi="Cambria Math"/>
              </w:rPr>
              <m:t>Э</m:t>
            </m:r>
          </m:e>
          <m:sub>
            <m:r>
              <w:rPr>
                <w:rFonts w:ascii="Cambria Math" w:hAnsi="Cambria Math"/>
              </w:rPr>
              <m:t>год</m:t>
            </m:r>
          </m:sub>
        </m:sSub>
        <m:r>
          <w:rPr>
            <w:rFonts w:ascii="Cambria Math" w:hAnsi="Cambria Math"/>
          </w:rPr>
          <m:t>=182006</m:t>
        </m:r>
        <m:r>
          <m:rPr>
            <m:sty m:val="p"/>
          </m:rPr>
          <w:rPr>
            <w:rFonts w:ascii="Cambria Math" w:hAnsi="Cambria Math"/>
          </w:rPr>
          <m:t xml:space="preserve"> </m:t>
        </m:r>
        <m:r>
          <w:rPr>
            <w:rFonts w:ascii="Cambria Math" w:hAnsi="Cambria Math"/>
          </w:rPr>
          <m:t xml:space="preserve">- </m:t>
        </m:r>
      </m:oMath>
      <w:r w:rsidR="004671A3">
        <w:t>168483* 0,25 = 139885 руб.</w:t>
      </w:r>
    </w:p>
    <w:p w14:paraId="1B178443" w14:textId="77777777" w:rsidR="004671A3" w:rsidRDefault="004671A3" w:rsidP="004671A3">
      <w:pPr>
        <w:pStyle w:val="afff4"/>
      </w:pPr>
      <w:r>
        <w:t>Коэффициент сравнительной эффективности (Е) рассчитывается следующим образом:</w:t>
      </w:r>
    </w:p>
    <w:p w14:paraId="7039C764" w14:textId="11B2CBFF" w:rsidR="004671A3" w:rsidRPr="0079011D" w:rsidRDefault="004671A3" w:rsidP="004671A3">
      <w:pPr>
        <w:pStyle w:val="afff4"/>
        <w:tabs>
          <w:tab w:val="left" w:pos="6096"/>
        </w:tabs>
        <w:spacing w:before="240" w:after="240"/>
        <w:jc w:val="right"/>
      </w:pPr>
      <m:oMath>
        <m:r>
          <m:rPr>
            <m:sty m:val="p"/>
          </m:rPr>
          <w:rPr>
            <w:rFonts w:ascii="Cambria Math" w:hAnsi="Cambria Math"/>
          </w:rPr>
          <m:t>E</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Э</m:t>
                </m:r>
              </m:e>
              <m:sub>
                <m:r>
                  <w:rPr>
                    <w:rFonts w:ascii="Cambria Math" w:hAnsi="Cambria Math"/>
                  </w:rPr>
                  <m:t>уг</m:t>
                </m:r>
              </m:sub>
            </m:sSub>
          </m:num>
          <m:den>
            <m:sSub>
              <m:sSubPr>
                <m:ctrlPr>
                  <w:rPr>
                    <w:rFonts w:ascii="Cambria Math" w:hAnsi="Cambria Math"/>
                    <w:i/>
                  </w:rPr>
                </m:ctrlPr>
              </m:sSubPr>
              <m:e>
                <m:r>
                  <w:rPr>
                    <w:rFonts w:ascii="Cambria Math" w:hAnsi="Cambria Math"/>
                  </w:rPr>
                  <m:t>Е</m:t>
                </m:r>
              </m:e>
              <m:sub>
                <m:r>
                  <w:rPr>
                    <w:rFonts w:ascii="Cambria Math" w:hAnsi="Cambria Math"/>
                  </w:rPr>
                  <m:t>д.з.</m:t>
                </m:r>
              </m:sub>
            </m:sSub>
          </m:den>
        </m:f>
      </m:oMath>
      <w:r>
        <w:t xml:space="preserve"> ,</w:t>
      </w:r>
      <w:r>
        <w:tab/>
        <w:t>(</w:t>
      </w:r>
      <w:r w:rsidR="00D1744F">
        <w:t>22</w:t>
      </w:r>
      <w:r>
        <w:t>)</w:t>
      </w:r>
    </w:p>
    <w:p w14:paraId="73A34B59" w14:textId="77777777" w:rsidR="004671A3" w:rsidRPr="001905BF" w:rsidRDefault="004671A3" w:rsidP="004671A3">
      <w:pPr>
        <w:pStyle w:val="afff4"/>
        <w:spacing w:before="240" w:after="240"/>
      </w:pPr>
      <m:oMathPara>
        <m:oMath>
          <m:r>
            <m:rPr>
              <m:sty m:val="p"/>
            </m:rPr>
            <w:rPr>
              <w:rFonts w:ascii="Cambria Math" w:hAnsi="Cambria Math"/>
            </w:rPr>
            <m:t>E</m:t>
          </m:r>
          <m:r>
            <w:rPr>
              <w:rFonts w:ascii="Cambria Math" w:hAnsi="Cambria Math"/>
            </w:rPr>
            <m:t xml:space="preserve">= </m:t>
          </m:r>
          <m:f>
            <m:fPr>
              <m:ctrlPr>
                <w:rPr>
                  <w:rFonts w:ascii="Cambria Math" w:hAnsi="Cambria Math"/>
                  <w:i/>
                </w:rPr>
              </m:ctrlPr>
            </m:fPr>
            <m:num>
              <m:r>
                <w:rPr>
                  <w:rFonts w:ascii="Cambria Math" w:hAnsi="Cambria Math"/>
                </w:rPr>
                <m:t>182006</m:t>
              </m:r>
              <m:r>
                <m:rPr>
                  <m:sty m:val="p"/>
                </m:rPr>
                <w:rPr>
                  <w:rFonts w:ascii="Cambria Math" w:hAnsi="Cambria Math"/>
                </w:rPr>
                <m:t xml:space="preserve"> </m:t>
              </m:r>
            </m:num>
            <m:den>
              <m:r>
                <m:rPr>
                  <m:sty m:val="p"/>
                </m:rPr>
                <w:rPr>
                  <w:rFonts w:ascii="Cambria Math" w:hAnsi="Cambria Math"/>
                </w:rPr>
                <m:t>168483</m:t>
              </m:r>
            </m:den>
          </m:f>
          <m:r>
            <w:rPr>
              <w:rFonts w:ascii="Cambria Math" w:hAnsi="Cambria Math"/>
            </w:rPr>
            <m:t>=1,1</m:t>
          </m:r>
        </m:oMath>
      </m:oMathPara>
    </w:p>
    <w:p w14:paraId="5A8E97A2" w14:textId="77777777" w:rsidR="004671A3" w:rsidRDefault="004671A3" w:rsidP="004671A3">
      <w:pPr>
        <w:pStyle w:val="afff4"/>
      </w:pPr>
      <w:r w:rsidRPr="001D1FE0">
        <w:t>Срок окупаемости проекта (Т) определяется по формуле:</w:t>
      </w:r>
    </w:p>
    <w:p w14:paraId="2B5BF6E6" w14:textId="1348BB06" w:rsidR="004671A3" w:rsidRDefault="004671A3" w:rsidP="004671A3">
      <w:pPr>
        <w:pStyle w:val="afff4"/>
        <w:tabs>
          <w:tab w:val="left" w:pos="6096"/>
        </w:tabs>
        <w:spacing w:before="240" w:after="240"/>
        <w:jc w:val="right"/>
      </w:pPr>
      <m:oMath>
        <m:r>
          <w:rPr>
            <w:rFonts w:ascii="Cambria Math" w:hAnsi="Cambria Math"/>
          </w:rPr>
          <m:t xml:space="preserve">Т=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д.з.</m:t>
                </m:r>
              </m:sub>
            </m:sSub>
          </m:num>
          <m:den>
            <m:sSub>
              <m:sSubPr>
                <m:ctrlPr>
                  <w:rPr>
                    <w:rFonts w:ascii="Cambria Math" w:hAnsi="Cambria Math"/>
                    <w:i/>
                  </w:rPr>
                </m:ctrlPr>
              </m:sSubPr>
              <m:e>
                <m:r>
                  <w:rPr>
                    <w:rFonts w:ascii="Cambria Math" w:hAnsi="Cambria Math"/>
                  </w:rPr>
                  <m:t>Э</m:t>
                </m:r>
              </m:e>
              <m:sub>
                <m:r>
                  <w:rPr>
                    <w:rFonts w:ascii="Cambria Math" w:hAnsi="Cambria Math"/>
                  </w:rPr>
                  <m:t>уг</m:t>
                </m:r>
              </m:sub>
            </m:sSub>
          </m:den>
        </m:f>
      </m:oMath>
      <w:r>
        <w:t xml:space="preserve"> ,</w:t>
      </w:r>
      <w:r>
        <w:tab/>
        <w:t>(</w:t>
      </w:r>
      <w:r w:rsidR="00D1744F">
        <w:t>23</w:t>
      </w:r>
      <w:r>
        <w:t>)</w:t>
      </w:r>
    </w:p>
    <w:p w14:paraId="021B8F41" w14:textId="77777777" w:rsidR="004671A3" w:rsidRPr="00270B2E" w:rsidRDefault="004671A3" w:rsidP="004671A3">
      <w:pPr>
        <w:pStyle w:val="afff4"/>
        <w:spacing w:before="240" w:after="240"/>
        <w:jc w:val="center"/>
      </w:pPr>
      <m:oMath>
        <m:r>
          <w:rPr>
            <w:rFonts w:ascii="Cambria Math" w:hAnsi="Cambria Math"/>
          </w:rPr>
          <m:t xml:space="preserve">Т= </m:t>
        </m:r>
        <m:f>
          <m:fPr>
            <m:ctrlPr>
              <w:rPr>
                <w:rFonts w:ascii="Cambria Math" w:hAnsi="Cambria Math"/>
                <w:i/>
              </w:rPr>
            </m:ctrlPr>
          </m:fPr>
          <m:num>
            <m:r>
              <m:rPr>
                <m:sty m:val="p"/>
              </m:rPr>
              <w:rPr>
                <w:rFonts w:ascii="Cambria Math" w:hAnsi="Cambria Math"/>
              </w:rPr>
              <m:t>168483</m:t>
            </m:r>
          </m:num>
          <m:den>
            <m:r>
              <w:rPr>
                <w:rFonts w:ascii="Cambria Math" w:hAnsi="Cambria Math"/>
              </w:rPr>
              <m:t>182006</m:t>
            </m:r>
            <m:r>
              <m:rPr>
                <m:sty m:val="p"/>
              </m:rPr>
              <w:rPr>
                <w:rFonts w:ascii="Cambria Math" w:hAnsi="Cambria Math"/>
              </w:rPr>
              <m:t xml:space="preserve"> </m:t>
            </m:r>
          </m:den>
        </m:f>
        <m:r>
          <w:rPr>
            <w:rFonts w:ascii="Cambria Math" w:hAnsi="Cambria Math"/>
          </w:rPr>
          <m:t>=0,93</m:t>
        </m:r>
      </m:oMath>
      <w:r>
        <w:t xml:space="preserve"> года</w:t>
      </w:r>
    </w:p>
    <w:p w14:paraId="76535ED7" w14:textId="77777777" w:rsidR="004671A3" w:rsidRDefault="004671A3" w:rsidP="004671A3">
      <w:pPr>
        <w:pStyle w:val="afff4"/>
      </w:pPr>
      <w:r>
        <w:t>Анализируя полученный результат, можно определить, что затраты, связанные с разработкой и внедрением ПП, являются очень эффективными.</w:t>
      </w:r>
    </w:p>
    <w:p w14:paraId="776A6114" w14:textId="683B904C" w:rsidR="004671A3" w:rsidRDefault="00BC4D9B" w:rsidP="004671A3">
      <w:pPr>
        <w:pStyle w:val="afffe"/>
      </w:pPr>
      <w:r>
        <w:t>6</w:t>
      </w:r>
      <w:r w:rsidR="004671A3">
        <w:t>.8 Вывод по главе</w:t>
      </w:r>
    </w:p>
    <w:p w14:paraId="471B40AA" w14:textId="77777777" w:rsidR="004671A3" w:rsidRPr="001D1FE0" w:rsidRDefault="004671A3" w:rsidP="004671A3">
      <w:pPr>
        <w:pStyle w:val="afff4"/>
      </w:pPr>
      <w:r>
        <w:t xml:space="preserve">После проведенной работы удалось определить, что затраты, связанные с разработкой и внедрением ПП, являются очень эффективными. Поэтому основываясь на полученных цифрах можно сделать вывод, что данный программный продукт рекомендован к разработке. </w:t>
      </w:r>
    </w:p>
    <w:p w14:paraId="7BD2374A" w14:textId="1B8B9FC4" w:rsidR="00D712E3" w:rsidDel="00AF23AA" w:rsidRDefault="00D712E3" w:rsidP="00EE5ABE">
      <w:pPr>
        <w:pStyle w:val="afff2"/>
        <w:rPr>
          <w:del w:id="1013" w:author="Александр Перепечаев" w:date="2020-06-09T22:38:00Z"/>
          <w:rFonts w:eastAsia="Calibri"/>
          <w:noProof/>
          <w:lang w:eastAsia="en-US"/>
        </w:rPr>
      </w:pPr>
    </w:p>
    <w:p w14:paraId="2B4A4E96" w14:textId="1320D0B8" w:rsidR="00B955D5" w:rsidRPr="00B955D5" w:rsidDel="00AB44D1" w:rsidRDefault="00B955D5" w:rsidP="00AB44D1">
      <w:pPr>
        <w:pStyle w:val="afff2"/>
        <w:spacing w:before="0"/>
        <w:jc w:val="left"/>
        <w:rPr>
          <w:del w:id="1014" w:author="Александр Перепечаев" w:date="2021-05-26T13:25:00Z"/>
          <w:b/>
        </w:rPr>
        <w:pPrChange w:id="1015" w:author="Александр Перепечаев" w:date="2021-05-26T13:25:00Z">
          <w:pPr>
            <w:pStyle w:val="afff2"/>
          </w:pPr>
        </w:pPrChange>
      </w:pPr>
      <w:del w:id="1016" w:author="Александр Перепечаев" w:date="2021-05-26T13:25:00Z">
        <w:r w:rsidRPr="00B955D5" w:rsidDel="00AB44D1">
          <w:rPr>
            <w:b/>
          </w:rPr>
          <w:br w:type="page"/>
        </w:r>
        <w:r w:rsidRPr="00EE5ABE" w:rsidDel="00AB44D1">
          <w:rPr>
            <w:b/>
            <w:sz w:val="28"/>
            <w:szCs w:val="32"/>
          </w:rPr>
          <w:delText>ЗАКЛЮЧЕНИЕ</w:delText>
        </w:r>
      </w:del>
    </w:p>
    <w:p w14:paraId="5F1B1ED8" w14:textId="58EBF587" w:rsidR="00F214C1" w:rsidRPr="0084082D" w:rsidDel="00AB44D1" w:rsidRDefault="00B955D5" w:rsidP="00AB44D1">
      <w:pPr>
        <w:pStyle w:val="afff2"/>
        <w:spacing w:before="0"/>
        <w:jc w:val="left"/>
        <w:rPr>
          <w:del w:id="1017" w:author="Александр Перепечаев" w:date="2021-05-26T13:25:00Z"/>
          <w:sz w:val="28"/>
        </w:rPr>
        <w:pPrChange w:id="1018" w:author="Александр Перепечаев" w:date="2021-05-26T13:25:00Z">
          <w:pPr>
            <w:spacing w:line="360" w:lineRule="auto"/>
            <w:ind w:left="567" w:firstLine="709"/>
            <w:jc w:val="both"/>
          </w:pPr>
        </w:pPrChange>
      </w:pPr>
      <w:del w:id="1019" w:author="Александр Перепечаев" w:date="2021-05-26T13:25:00Z">
        <w:r w:rsidRPr="00B955D5" w:rsidDel="00AB44D1">
          <w:rPr>
            <w:sz w:val="28"/>
          </w:rPr>
          <w:delText xml:space="preserve">Результатом </w:delText>
        </w:r>
        <w:r w:rsidR="00F214C1" w:rsidDel="00AB44D1">
          <w:rPr>
            <w:sz w:val="28"/>
          </w:rPr>
          <w:delText>данной</w:delText>
        </w:r>
        <w:r w:rsidRPr="00B955D5" w:rsidDel="00AB44D1">
          <w:rPr>
            <w:sz w:val="28"/>
          </w:rPr>
          <w:delText xml:space="preserve"> работы </w:delText>
        </w:r>
        <w:r w:rsidR="001F6815" w:rsidRPr="00B955D5" w:rsidDel="00AB44D1">
          <w:rPr>
            <w:sz w:val="28"/>
          </w:rPr>
          <w:delText>стал</w:delText>
        </w:r>
        <w:r w:rsidR="001F6815" w:rsidDel="00AB44D1">
          <w:rPr>
            <w:sz w:val="28"/>
          </w:rPr>
          <w:delText>а</w:delText>
        </w:r>
        <w:r w:rsidR="001F6815" w:rsidRPr="00B955D5" w:rsidDel="00AB44D1">
          <w:rPr>
            <w:sz w:val="28"/>
          </w:rPr>
          <w:delText xml:space="preserve"> </w:delText>
        </w:r>
        <w:r w:rsidRPr="00B955D5" w:rsidDel="00AB44D1">
          <w:rPr>
            <w:sz w:val="28"/>
          </w:rPr>
          <w:delText>готов</w:delText>
        </w:r>
        <w:r w:rsidR="00F214C1" w:rsidDel="00AB44D1">
          <w:rPr>
            <w:sz w:val="28"/>
          </w:rPr>
          <w:delText>ая</w:delText>
        </w:r>
        <w:r w:rsidRPr="00B955D5" w:rsidDel="00AB44D1">
          <w:rPr>
            <w:sz w:val="28"/>
          </w:rPr>
          <w:delText xml:space="preserve"> </w:delText>
        </w:r>
        <w:r w:rsidR="00F214C1" w:rsidDel="00AB44D1">
          <w:rPr>
            <w:sz w:val="28"/>
          </w:rPr>
          <w:delText>и</w:delText>
        </w:r>
        <w:r w:rsidR="00F214C1" w:rsidRPr="00F214C1" w:rsidDel="00AB44D1">
          <w:rPr>
            <w:sz w:val="28"/>
          </w:rPr>
          <w:delText>нформационно-аналитическая система определения базовых эмоций человека</w:delText>
        </w:r>
        <w:r w:rsidR="00AF1B17" w:rsidRPr="00B441FE" w:rsidDel="00AB44D1">
          <w:rPr>
            <w:sz w:val="28"/>
          </w:rPr>
          <w:delText>.</w:delText>
        </w:r>
        <w:r w:rsidR="00F214C1" w:rsidDel="00AB44D1">
          <w:rPr>
            <w:sz w:val="28"/>
          </w:rPr>
          <w:delText xml:space="preserve"> </w:delText>
        </w:r>
        <w:r w:rsidR="00AF1B17" w:rsidDel="00AB44D1">
          <w:rPr>
            <w:sz w:val="28"/>
          </w:rPr>
          <w:delText xml:space="preserve">Были </w:delText>
        </w:r>
        <w:r w:rsidR="00F214C1" w:rsidDel="00AB44D1">
          <w:rPr>
            <w:sz w:val="28"/>
          </w:rPr>
          <w:delText>разработаны</w:delText>
        </w:r>
        <w:r w:rsidR="00F214C1" w:rsidRPr="00F214C1" w:rsidDel="00AB44D1">
          <w:rPr>
            <w:sz w:val="28"/>
          </w:rPr>
          <w:delText xml:space="preserve">: </w:delText>
        </w:r>
        <w:r w:rsidR="00F214C1" w:rsidDel="00AB44D1">
          <w:rPr>
            <w:sz w:val="28"/>
          </w:rPr>
          <w:delText xml:space="preserve">клиентская часть на </w:delText>
        </w:r>
        <w:r w:rsidR="00F214C1" w:rsidDel="00AB44D1">
          <w:rPr>
            <w:sz w:val="28"/>
            <w:lang w:val="en-US"/>
          </w:rPr>
          <w:delText>Android</w:delText>
        </w:r>
        <w:r w:rsidR="001F6815" w:rsidDel="00AB44D1">
          <w:rPr>
            <w:sz w:val="28"/>
          </w:rPr>
          <w:delText xml:space="preserve"> и </w:delText>
        </w:r>
        <w:r w:rsidR="001F6815" w:rsidDel="00AB44D1">
          <w:rPr>
            <w:sz w:val="28"/>
            <w:lang w:val="en-US"/>
          </w:rPr>
          <w:delText>Web</w:delText>
        </w:r>
        <w:r w:rsidR="001F6815" w:rsidRPr="009F2419" w:rsidDel="00AB44D1">
          <w:rPr>
            <w:sz w:val="28"/>
          </w:rPr>
          <w:delText>-</w:delText>
        </w:r>
        <w:r w:rsidR="001F6815" w:rsidDel="00AB44D1">
          <w:rPr>
            <w:sz w:val="28"/>
          </w:rPr>
          <w:delText xml:space="preserve">панель, </w:delText>
        </w:r>
        <w:r w:rsidR="00F214C1" w:rsidDel="00AB44D1">
          <w:rPr>
            <w:sz w:val="28"/>
          </w:rPr>
          <w:delText xml:space="preserve">серверная часть на </w:delText>
        </w:r>
        <w:r w:rsidR="00F214C1" w:rsidDel="00AB44D1">
          <w:rPr>
            <w:sz w:val="28"/>
            <w:lang w:val="en-US"/>
          </w:rPr>
          <w:delText>Node</w:delText>
        </w:r>
        <w:r w:rsidR="00F214C1" w:rsidRPr="00F214C1" w:rsidDel="00AB44D1">
          <w:rPr>
            <w:sz w:val="28"/>
          </w:rPr>
          <w:delText>.</w:delText>
        </w:r>
        <w:r w:rsidR="00F214C1" w:rsidDel="00AB44D1">
          <w:rPr>
            <w:sz w:val="28"/>
            <w:lang w:val="en-US"/>
          </w:rPr>
          <w:delText>js</w:delText>
        </w:r>
        <w:r w:rsidR="00F214C1" w:rsidRPr="00F214C1" w:rsidDel="00AB44D1">
          <w:rPr>
            <w:sz w:val="28"/>
          </w:rPr>
          <w:delText xml:space="preserve"> </w:delText>
        </w:r>
        <w:r w:rsidR="00F214C1" w:rsidDel="00AB44D1">
          <w:rPr>
            <w:sz w:val="28"/>
          </w:rPr>
          <w:delText>и нейронная сеть</w:delText>
        </w:r>
        <w:r w:rsidR="00AF1B17" w:rsidDel="00AB44D1">
          <w:rPr>
            <w:sz w:val="28"/>
          </w:rPr>
          <w:delText xml:space="preserve"> на </w:delText>
        </w:r>
        <w:r w:rsidR="00AF1B17" w:rsidDel="00AB44D1">
          <w:rPr>
            <w:sz w:val="28"/>
            <w:lang w:val="en-US"/>
          </w:rPr>
          <w:delText>Python</w:delText>
        </w:r>
        <w:r w:rsidR="00F214C1" w:rsidDel="00AB44D1">
          <w:rPr>
            <w:sz w:val="28"/>
          </w:rPr>
          <w:delText xml:space="preserve">. </w:delText>
        </w:r>
      </w:del>
    </w:p>
    <w:p w14:paraId="5CB58FE1" w14:textId="0BA416FD" w:rsidR="00B955D5" w:rsidRPr="00B955D5" w:rsidDel="00AB44D1" w:rsidRDefault="00B955D5" w:rsidP="00AB44D1">
      <w:pPr>
        <w:pStyle w:val="afff2"/>
        <w:spacing w:before="0"/>
        <w:jc w:val="left"/>
        <w:rPr>
          <w:del w:id="1020" w:author="Александр Перепечаев" w:date="2021-05-26T13:25:00Z"/>
          <w:sz w:val="28"/>
        </w:rPr>
        <w:pPrChange w:id="1021" w:author="Александр Перепечаев" w:date="2021-05-26T13:25:00Z">
          <w:pPr>
            <w:spacing w:line="360" w:lineRule="auto"/>
            <w:ind w:left="567" w:firstLine="709"/>
            <w:jc w:val="both"/>
          </w:pPr>
        </w:pPrChange>
      </w:pPr>
      <w:del w:id="1022" w:author="Александр Перепечаев" w:date="2021-05-26T13:25:00Z">
        <w:r w:rsidRPr="00B955D5" w:rsidDel="00AB44D1">
          <w:rPr>
            <w:sz w:val="28"/>
          </w:rPr>
          <w:delText xml:space="preserve">В ходе проведения работы выделены основные задачи </w:delText>
        </w:r>
        <w:r w:rsidR="00430ADB" w:rsidDel="00AB44D1">
          <w:rPr>
            <w:sz w:val="28"/>
          </w:rPr>
          <w:delText>информационно-аналитической системы</w:delText>
        </w:r>
        <w:r w:rsidRPr="00B955D5" w:rsidDel="00AB44D1">
          <w:rPr>
            <w:sz w:val="28"/>
          </w:rPr>
          <w:delText>, проанализированы различные пути решения и выбрано наиболее подходящие в данной ситуации.</w:delText>
        </w:r>
      </w:del>
    </w:p>
    <w:p w14:paraId="3C5D9E34" w14:textId="5ABBDA91" w:rsidR="00B955D5" w:rsidDel="00AB44D1" w:rsidRDefault="00B955D5" w:rsidP="00AB44D1">
      <w:pPr>
        <w:pStyle w:val="afff2"/>
        <w:spacing w:before="0"/>
        <w:jc w:val="left"/>
        <w:rPr>
          <w:del w:id="1023" w:author="Александр Перепечаев" w:date="2021-05-26T13:25:00Z"/>
          <w:sz w:val="28"/>
        </w:rPr>
        <w:pPrChange w:id="1024" w:author="Александр Перепечаев" w:date="2021-05-26T13:25:00Z">
          <w:pPr>
            <w:spacing w:line="360" w:lineRule="auto"/>
            <w:ind w:left="567" w:firstLine="709"/>
            <w:jc w:val="both"/>
          </w:pPr>
        </w:pPrChange>
      </w:pPr>
      <w:del w:id="1025" w:author="Александр Перепечаев" w:date="2021-05-26T13:25:00Z">
        <w:r w:rsidRPr="00B955D5" w:rsidDel="00AB44D1">
          <w:rPr>
            <w:sz w:val="28"/>
          </w:rPr>
          <w:delText xml:space="preserve">Получены и закреплены навыки разработки и создания </w:delText>
        </w:r>
        <w:r w:rsidRPr="00B955D5" w:rsidDel="00AB44D1">
          <w:rPr>
            <w:sz w:val="28"/>
            <w:lang w:val="en-US"/>
          </w:rPr>
          <w:delText>Android</w:delText>
        </w:r>
        <w:r w:rsidRPr="00B955D5" w:rsidDel="00AB44D1">
          <w:rPr>
            <w:sz w:val="28"/>
          </w:rPr>
          <w:delText xml:space="preserve"> приложения на </w:delText>
        </w:r>
        <w:r w:rsidRPr="00B955D5" w:rsidDel="00AB44D1">
          <w:rPr>
            <w:sz w:val="28"/>
            <w:lang w:val="en-US"/>
          </w:rPr>
          <w:delText>Kotlin</w:delText>
        </w:r>
        <w:r w:rsidR="00430ADB" w:rsidDel="00AB44D1">
          <w:rPr>
            <w:sz w:val="28"/>
          </w:rPr>
          <w:delText xml:space="preserve">, </w:delText>
        </w:r>
        <w:r w:rsidR="001F6815" w:rsidDel="00AB44D1">
          <w:rPr>
            <w:sz w:val="28"/>
          </w:rPr>
          <w:delText xml:space="preserve">веб-сайтов на </w:delText>
        </w:r>
        <w:r w:rsidR="001F6815" w:rsidDel="00AB44D1">
          <w:rPr>
            <w:sz w:val="28"/>
            <w:lang w:val="en-US"/>
          </w:rPr>
          <w:delText>HTML</w:delText>
        </w:r>
        <w:r w:rsidR="001F6815" w:rsidRPr="009F2419" w:rsidDel="00AB44D1">
          <w:rPr>
            <w:sz w:val="28"/>
          </w:rPr>
          <w:delText xml:space="preserve">, </w:delText>
        </w:r>
        <w:r w:rsidR="001F6815" w:rsidDel="00AB44D1">
          <w:rPr>
            <w:sz w:val="28"/>
            <w:lang w:val="en-US"/>
          </w:rPr>
          <w:delText>CSS</w:delText>
        </w:r>
        <w:r w:rsidR="001F6815" w:rsidRPr="009F2419" w:rsidDel="00AB44D1">
          <w:rPr>
            <w:sz w:val="28"/>
          </w:rPr>
          <w:delText xml:space="preserve">, </w:delText>
        </w:r>
        <w:r w:rsidR="001F6815" w:rsidDel="00AB44D1">
          <w:rPr>
            <w:sz w:val="28"/>
            <w:lang w:val="en-US"/>
          </w:rPr>
          <w:delText>JavaScript</w:delText>
        </w:r>
        <w:r w:rsidR="001F6815" w:rsidRPr="009F2419" w:rsidDel="00AB44D1">
          <w:rPr>
            <w:sz w:val="28"/>
          </w:rPr>
          <w:delText xml:space="preserve">, </w:delText>
        </w:r>
        <w:r w:rsidR="00430ADB" w:rsidDel="00AB44D1">
          <w:rPr>
            <w:sz w:val="28"/>
          </w:rPr>
          <w:delText xml:space="preserve">серверной части на </w:delText>
        </w:r>
        <w:r w:rsidR="00430ADB" w:rsidDel="00AB44D1">
          <w:rPr>
            <w:sz w:val="28"/>
            <w:lang w:val="en-US"/>
          </w:rPr>
          <w:delText>JavaScript</w:delText>
        </w:r>
        <w:r w:rsidR="00430ADB" w:rsidRPr="00430ADB" w:rsidDel="00AB44D1">
          <w:rPr>
            <w:sz w:val="28"/>
          </w:rPr>
          <w:delText xml:space="preserve"> </w:delText>
        </w:r>
        <w:r w:rsidR="00430ADB" w:rsidDel="00AB44D1">
          <w:rPr>
            <w:sz w:val="28"/>
          </w:rPr>
          <w:delText xml:space="preserve">и </w:delText>
        </w:r>
        <w:r w:rsidR="00430ADB" w:rsidDel="00AB44D1">
          <w:rPr>
            <w:sz w:val="28"/>
            <w:lang w:val="en-US"/>
          </w:rPr>
          <w:delText>Node</w:delText>
        </w:r>
        <w:r w:rsidR="00430ADB" w:rsidRPr="00430ADB" w:rsidDel="00AB44D1">
          <w:rPr>
            <w:sz w:val="28"/>
          </w:rPr>
          <w:delText>.</w:delText>
        </w:r>
        <w:r w:rsidR="00430ADB" w:rsidDel="00AB44D1">
          <w:rPr>
            <w:sz w:val="28"/>
            <w:lang w:val="en-US"/>
          </w:rPr>
          <w:delText>js</w:delText>
        </w:r>
        <w:r w:rsidR="00430ADB" w:rsidRPr="00430ADB" w:rsidDel="00AB44D1">
          <w:rPr>
            <w:sz w:val="28"/>
          </w:rPr>
          <w:delText xml:space="preserve">, </w:delText>
        </w:r>
        <w:r w:rsidR="00430ADB" w:rsidDel="00AB44D1">
          <w:rPr>
            <w:sz w:val="28"/>
          </w:rPr>
          <w:delText xml:space="preserve">нейронной сети на </w:delText>
        </w:r>
        <w:r w:rsidR="00430ADB" w:rsidDel="00AB44D1">
          <w:rPr>
            <w:sz w:val="28"/>
            <w:lang w:val="en-US"/>
          </w:rPr>
          <w:delText>Python</w:delText>
        </w:r>
        <w:r w:rsidRPr="00B955D5" w:rsidDel="00AB44D1">
          <w:rPr>
            <w:sz w:val="28"/>
          </w:rPr>
          <w:delText>. Изучена специальная литература, включающая в себя статьи и учебники по информационным технологиям, описаны теоретические аспекты и раскрыты ключевые понятия работы.</w:delText>
        </w:r>
      </w:del>
    </w:p>
    <w:p w14:paraId="6E84A93F" w14:textId="2240F78C" w:rsidR="00E65F6B" w:rsidRPr="00B955D5" w:rsidDel="00AB44D1" w:rsidRDefault="00E65F6B" w:rsidP="00AB44D1">
      <w:pPr>
        <w:pStyle w:val="afff2"/>
        <w:spacing w:before="0"/>
        <w:jc w:val="left"/>
        <w:rPr>
          <w:del w:id="1026" w:author="Александр Перепечаев" w:date="2021-05-26T13:25:00Z"/>
          <w:sz w:val="28"/>
        </w:rPr>
        <w:pPrChange w:id="1027" w:author="Александр Перепечаев" w:date="2021-05-26T13:25:00Z">
          <w:pPr>
            <w:spacing w:line="360" w:lineRule="auto"/>
            <w:ind w:left="567" w:firstLine="709"/>
            <w:jc w:val="both"/>
          </w:pPr>
        </w:pPrChange>
      </w:pPr>
      <w:del w:id="1028" w:author="Александр Перепечаев" w:date="2021-05-26T13:25:00Z">
        <w:r w:rsidDel="00AB44D1">
          <w:rPr>
            <w:sz w:val="28"/>
          </w:rPr>
          <w:delText>Также было подготовлено экономическое обоснование разработанной системы и описана б</w:delText>
        </w:r>
        <w:r w:rsidRPr="00E65F6B" w:rsidDel="00AB44D1">
          <w:rPr>
            <w:sz w:val="28"/>
          </w:rPr>
          <w:delText>езопасность и экологичность выпускной квалификационной работы</w:delText>
        </w:r>
        <w:r w:rsidR="007E79FD" w:rsidDel="00AB44D1">
          <w:rPr>
            <w:sz w:val="28"/>
          </w:rPr>
          <w:delText>.</w:delText>
        </w:r>
      </w:del>
    </w:p>
    <w:p w14:paraId="6E8B0735" w14:textId="1C24C74B" w:rsidR="00B955D5" w:rsidRPr="00B955D5" w:rsidDel="00AB44D1" w:rsidRDefault="00B955D5" w:rsidP="00AB44D1">
      <w:pPr>
        <w:pStyle w:val="afff2"/>
        <w:spacing w:before="0"/>
        <w:jc w:val="left"/>
        <w:rPr>
          <w:del w:id="1029" w:author="Александр Перепечаев" w:date="2021-05-26T13:25:00Z"/>
          <w:b/>
          <w:sz w:val="28"/>
        </w:rPr>
        <w:pPrChange w:id="1030" w:author="Александр Перепечаев" w:date="2021-05-26T13:25:00Z">
          <w:pPr>
            <w:spacing w:after="240" w:line="360" w:lineRule="auto"/>
            <w:ind w:left="567"/>
            <w:jc w:val="center"/>
          </w:pPr>
        </w:pPrChange>
      </w:pPr>
      <w:del w:id="1031" w:author="Александр Перепечаев" w:date="2021-05-26T13:25:00Z">
        <w:r w:rsidRPr="00B955D5" w:rsidDel="00AB44D1">
          <w:rPr>
            <w:b/>
            <w:sz w:val="28"/>
          </w:rPr>
          <w:br w:type="page"/>
          <w:delText>СПИСОК ИСПОЛЬЗУЕМОЙ ЛИТЕРАТУРЫ</w:delText>
        </w:r>
      </w:del>
    </w:p>
    <w:p w14:paraId="5B067F3C" w14:textId="11CCCC78" w:rsidR="00F0107D" w:rsidDel="00AB44D1" w:rsidRDefault="00F0107D" w:rsidP="00AB44D1">
      <w:pPr>
        <w:pStyle w:val="afff2"/>
        <w:spacing w:before="0"/>
        <w:jc w:val="left"/>
        <w:rPr>
          <w:del w:id="1032" w:author="Александр Перепечаев" w:date="2021-05-26T13:25:00Z"/>
          <w:color w:val="000000"/>
          <w:sz w:val="28"/>
          <w:szCs w:val="20"/>
          <w:lang w:eastAsia="x-none"/>
        </w:rPr>
        <w:pPrChange w:id="1033" w:author="Александр Перепечаев" w:date="2021-05-26T13:25:00Z">
          <w:pPr>
            <w:keepNext/>
            <w:numPr>
              <w:numId w:val="1"/>
            </w:numPr>
            <w:shd w:val="clear" w:color="auto" w:fill="FFFFFF"/>
            <w:spacing w:line="360" w:lineRule="auto"/>
            <w:ind w:left="567" w:firstLine="709"/>
            <w:jc w:val="both"/>
            <w:outlineLvl w:val="0"/>
          </w:pPr>
        </w:pPrChange>
      </w:pPr>
      <w:del w:id="1034" w:author="Александр Перепечаев" w:date="2021-05-26T13:25:00Z">
        <w:r w:rsidDel="00AB44D1">
          <w:rPr>
            <w:color w:val="000000"/>
            <w:sz w:val="28"/>
            <w:szCs w:val="20"/>
            <w:lang w:eastAsia="x-none"/>
          </w:rPr>
          <w:delText xml:space="preserve">Официальный сайт Пола Экмана – </w:delText>
        </w:r>
        <w:r w:rsidDel="00AB44D1">
          <w:rPr>
            <w:color w:val="000000"/>
            <w:sz w:val="28"/>
            <w:szCs w:val="20"/>
            <w:lang w:val="en-US" w:eastAsia="x-none"/>
          </w:rPr>
          <w:delText>URL</w:delText>
        </w:r>
        <w:r w:rsidRPr="00976142" w:rsidDel="00AB44D1">
          <w:rPr>
            <w:color w:val="000000"/>
            <w:sz w:val="28"/>
            <w:szCs w:val="20"/>
            <w:lang w:eastAsia="x-none"/>
          </w:rPr>
          <w:delText xml:space="preserve">: </w:delText>
        </w:r>
        <w:r w:rsidRPr="002332D3" w:rsidDel="00AB44D1">
          <w:rPr>
            <w:color w:val="000000"/>
            <w:sz w:val="28"/>
            <w:szCs w:val="20"/>
            <w:lang w:eastAsia="x-none"/>
          </w:rPr>
          <w:delText>https://www.paulekman.com/facial-action-coding-system/</w:delText>
        </w:r>
        <w:r w:rsidRPr="00976142" w:rsidDel="00AB44D1">
          <w:rPr>
            <w:color w:val="000000"/>
            <w:sz w:val="28"/>
            <w:szCs w:val="20"/>
            <w:lang w:eastAsia="x-none"/>
          </w:rPr>
          <w:delText xml:space="preserve"> (</w:delText>
        </w:r>
        <w:r w:rsidDel="00AB44D1">
          <w:rPr>
            <w:color w:val="000000"/>
            <w:sz w:val="28"/>
            <w:szCs w:val="20"/>
            <w:lang w:eastAsia="x-none"/>
          </w:rPr>
          <w:delText>дата обращения</w:delText>
        </w:r>
        <w:r w:rsidRPr="00976142" w:rsidDel="00AB44D1">
          <w:rPr>
            <w:color w:val="000000"/>
            <w:sz w:val="28"/>
            <w:szCs w:val="20"/>
            <w:lang w:eastAsia="x-none"/>
          </w:rPr>
          <w:delText xml:space="preserve">: </w:delText>
        </w:r>
        <w:r w:rsidDel="00AB44D1">
          <w:rPr>
            <w:color w:val="000000"/>
            <w:sz w:val="28"/>
            <w:szCs w:val="20"/>
            <w:lang w:eastAsia="x-none"/>
          </w:rPr>
          <w:delText>30.04.2020)</w:delText>
        </w:r>
      </w:del>
    </w:p>
    <w:p w14:paraId="234BFAF0" w14:textId="0F514B79" w:rsidR="00F0107D" w:rsidDel="00AB44D1" w:rsidRDefault="00F0107D" w:rsidP="00AB44D1">
      <w:pPr>
        <w:pStyle w:val="afff2"/>
        <w:spacing w:before="0"/>
        <w:jc w:val="left"/>
        <w:rPr>
          <w:del w:id="1035" w:author="Александр Перепечаев" w:date="2021-05-26T13:25:00Z"/>
          <w:color w:val="000000"/>
          <w:sz w:val="28"/>
          <w:szCs w:val="20"/>
          <w:lang w:eastAsia="x-none"/>
        </w:rPr>
        <w:pPrChange w:id="1036" w:author="Александр Перепечаев" w:date="2021-05-26T13:25:00Z">
          <w:pPr>
            <w:keepNext/>
            <w:numPr>
              <w:numId w:val="1"/>
            </w:numPr>
            <w:shd w:val="clear" w:color="auto" w:fill="FFFFFF"/>
            <w:spacing w:line="360" w:lineRule="auto"/>
            <w:ind w:left="567" w:firstLine="709"/>
            <w:jc w:val="both"/>
            <w:outlineLvl w:val="0"/>
          </w:pPr>
        </w:pPrChange>
      </w:pPr>
      <w:del w:id="1037" w:author="Александр Перепечаев" w:date="2021-05-26T13:25:00Z">
        <w:r w:rsidRPr="00054055" w:rsidDel="00AB44D1">
          <w:rPr>
            <w:color w:val="000000"/>
            <w:sz w:val="28"/>
            <w:szCs w:val="20"/>
            <w:lang w:eastAsia="x-none"/>
          </w:rPr>
          <w:delText>Как технологии распознают наши эмоции и почему это так перспективно</w:delText>
        </w:r>
        <w:r w:rsidRPr="00976142" w:rsidDel="00AB44D1">
          <w:rPr>
            <w:color w:val="000000"/>
            <w:sz w:val="28"/>
            <w:szCs w:val="20"/>
            <w:lang w:eastAsia="x-none"/>
          </w:rPr>
          <w:delText xml:space="preserve"> </w:delText>
        </w:r>
        <w:r w:rsidDel="00AB44D1">
          <w:rPr>
            <w:color w:val="000000"/>
            <w:sz w:val="28"/>
            <w:szCs w:val="20"/>
            <w:lang w:eastAsia="x-none"/>
          </w:rPr>
          <w:delText>–</w:delText>
        </w:r>
        <w:r w:rsidRPr="00976142" w:rsidDel="00AB44D1">
          <w:rPr>
            <w:color w:val="000000"/>
            <w:sz w:val="28"/>
            <w:szCs w:val="20"/>
            <w:lang w:eastAsia="x-none"/>
          </w:rPr>
          <w:delText xml:space="preserve"> </w:delText>
        </w:r>
        <w:r w:rsidDel="00AB44D1">
          <w:rPr>
            <w:color w:val="000000"/>
            <w:sz w:val="28"/>
            <w:szCs w:val="20"/>
            <w:lang w:val="en-US" w:eastAsia="x-none"/>
          </w:rPr>
          <w:delText>URL</w:delText>
        </w:r>
        <w:r w:rsidR="002341C8" w:rsidRPr="009F2419" w:rsidDel="00AB44D1">
          <w:rPr>
            <w:color w:val="000000"/>
            <w:sz w:val="28"/>
            <w:szCs w:val="20"/>
            <w:lang w:eastAsia="x-none"/>
          </w:rPr>
          <w:delText xml:space="preserve">: </w:delText>
        </w:r>
        <w:r w:rsidR="00DA6D75" w:rsidRPr="00DA6D75" w:rsidDel="00AB44D1">
          <w:rPr>
            <w:color w:val="000000"/>
            <w:sz w:val="28"/>
            <w:szCs w:val="20"/>
            <w:lang w:eastAsia="x-none"/>
          </w:rPr>
          <w:delText>https://rb.ru/opinion/tehnologii-i-emptsii/</w:delText>
        </w:r>
        <w:r w:rsidR="00DA6D75" w:rsidRPr="00837717" w:rsidDel="00AB44D1">
          <w:rPr>
            <w:color w:val="000000"/>
            <w:sz w:val="28"/>
            <w:szCs w:val="20"/>
            <w:lang w:eastAsia="x-none"/>
          </w:rPr>
          <w:delText xml:space="preserve"> </w:delText>
        </w:r>
        <w:r w:rsidR="003B067B" w:rsidRPr="009F2419" w:rsidDel="00AB44D1">
          <w:rPr>
            <w:color w:val="000000"/>
            <w:sz w:val="28"/>
            <w:szCs w:val="20"/>
            <w:lang w:eastAsia="x-none"/>
          </w:rPr>
          <w:delText>(</w:delText>
        </w:r>
        <w:r w:rsidR="003B067B" w:rsidDel="00AB44D1">
          <w:rPr>
            <w:color w:val="000000"/>
            <w:sz w:val="28"/>
            <w:szCs w:val="20"/>
            <w:lang w:eastAsia="x-none"/>
          </w:rPr>
          <w:delText>дата обращения</w:delText>
        </w:r>
        <w:r w:rsidR="003B067B" w:rsidRPr="009F2419" w:rsidDel="00AB44D1">
          <w:rPr>
            <w:color w:val="000000"/>
            <w:sz w:val="28"/>
            <w:szCs w:val="20"/>
            <w:lang w:eastAsia="x-none"/>
          </w:rPr>
          <w:delText xml:space="preserve">: </w:delText>
        </w:r>
        <w:r w:rsidR="003B067B" w:rsidDel="00AB44D1">
          <w:rPr>
            <w:color w:val="000000"/>
            <w:sz w:val="28"/>
            <w:szCs w:val="20"/>
            <w:lang w:eastAsia="x-none"/>
          </w:rPr>
          <w:delText>30.04.2020)</w:delText>
        </w:r>
      </w:del>
    </w:p>
    <w:p w14:paraId="2F3CBD2E" w14:textId="6E51B7A1" w:rsidR="00CE63F2" w:rsidRPr="00B955D5" w:rsidDel="00AB44D1" w:rsidRDefault="00CE63F2" w:rsidP="00AB44D1">
      <w:pPr>
        <w:pStyle w:val="afff2"/>
        <w:spacing w:before="0"/>
        <w:jc w:val="left"/>
        <w:rPr>
          <w:del w:id="1038" w:author="Александр Перепечаев" w:date="2021-05-26T13:25:00Z"/>
          <w:color w:val="000000"/>
          <w:sz w:val="28"/>
          <w:szCs w:val="20"/>
          <w:lang w:eastAsia="x-none"/>
        </w:rPr>
        <w:pPrChange w:id="1039" w:author="Александр Перепечаев" w:date="2021-05-26T13:25:00Z">
          <w:pPr>
            <w:keepNext/>
            <w:numPr>
              <w:numId w:val="1"/>
            </w:numPr>
            <w:shd w:val="clear" w:color="auto" w:fill="FFFFFF"/>
            <w:spacing w:line="360" w:lineRule="auto"/>
            <w:ind w:left="567" w:firstLine="709"/>
            <w:jc w:val="both"/>
            <w:outlineLvl w:val="0"/>
          </w:pPr>
        </w:pPrChange>
      </w:pPr>
      <w:del w:id="1040" w:author="Александр Перепечаев" w:date="2021-05-26T13:25:00Z">
        <w:r w:rsidDel="00AB44D1">
          <w:rPr>
            <w:color w:val="000000"/>
            <w:sz w:val="28"/>
            <w:szCs w:val="20"/>
            <w:lang w:eastAsia="x-none"/>
          </w:rPr>
          <w:delText xml:space="preserve">Официальный сайт компании </w:delText>
        </w:r>
        <w:r w:rsidDel="00AB44D1">
          <w:rPr>
            <w:color w:val="000000"/>
            <w:sz w:val="28"/>
            <w:szCs w:val="20"/>
            <w:lang w:val="en-US" w:eastAsia="x-none"/>
          </w:rPr>
          <w:delText>N</w:delText>
        </w:r>
        <w:r w:rsidRPr="00F909A9" w:rsidDel="00AB44D1">
          <w:rPr>
            <w:color w:val="000000"/>
            <w:sz w:val="28"/>
            <w:szCs w:val="20"/>
            <w:lang w:eastAsia="x-none"/>
          </w:rPr>
          <w:delText xml:space="preserve">eurodatalab </w:delText>
        </w:r>
        <w:r w:rsidDel="00AB44D1">
          <w:rPr>
            <w:color w:val="000000"/>
            <w:sz w:val="28"/>
            <w:szCs w:val="20"/>
            <w:lang w:eastAsia="x-none"/>
          </w:rPr>
          <w:delText>–</w:delText>
        </w:r>
        <w:r w:rsidRPr="00F909A9" w:rsidDel="00AB44D1">
          <w:rPr>
            <w:color w:val="000000"/>
            <w:sz w:val="28"/>
            <w:szCs w:val="20"/>
            <w:lang w:eastAsia="x-none"/>
          </w:rPr>
          <w:delText xml:space="preserve"> </w:delText>
        </w:r>
        <w:r w:rsidDel="00AB44D1">
          <w:rPr>
            <w:color w:val="000000"/>
            <w:sz w:val="28"/>
            <w:szCs w:val="20"/>
            <w:lang w:val="en-US" w:eastAsia="x-none"/>
          </w:rPr>
          <w:delText>URL</w:delText>
        </w:r>
        <w:r w:rsidRPr="00F909A9" w:rsidDel="00AB44D1">
          <w:rPr>
            <w:color w:val="000000"/>
            <w:sz w:val="28"/>
            <w:szCs w:val="20"/>
            <w:lang w:eastAsia="x-none"/>
          </w:rPr>
          <w:delText xml:space="preserve">: </w:delText>
        </w:r>
        <w:r w:rsidRPr="00F909A9" w:rsidDel="00AB44D1">
          <w:rPr>
            <w:color w:val="000000"/>
            <w:sz w:val="28"/>
            <w:szCs w:val="20"/>
            <w:lang w:val="en-US" w:eastAsia="x-none"/>
          </w:rPr>
          <w:delText>https</w:delText>
        </w:r>
        <w:r w:rsidRPr="00F909A9" w:rsidDel="00AB44D1">
          <w:rPr>
            <w:color w:val="000000"/>
            <w:sz w:val="28"/>
            <w:szCs w:val="20"/>
            <w:lang w:eastAsia="x-none"/>
          </w:rPr>
          <w:delText>://</w:delText>
        </w:r>
        <w:r w:rsidRPr="00F909A9" w:rsidDel="00AB44D1">
          <w:rPr>
            <w:color w:val="000000"/>
            <w:sz w:val="28"/>
            <w:szCs w:val="20"/>
            <w:lang w:val="en-US" w:eastAsia="x-none"/>
          </w:rPr>
          <w:delText>neurodatalab</w:delText>
        </w:r>
        <w:r w:rsidRPr="00F909A9" w:rsidDel="00AB44D1">
          <w:rPr>
            <w:color w:val="000000"/>
            <w:sz w:val="28"/>
            <w:szCs w:val="20"/>
            <w:lang w:eastAsia="x-none"/>
          </w:rPr>
          <w:delText>.</w:delText>
        </w:r>
        <w:r w:rsidRPr="00F909A9" w:rsidDel="00AB44D1">
          <w:rPr>
            <w:color w:val="000000"/>
            <w:sz w:val="28"/>
            <w:szCs w:val="20"/>
            <w:lang w:val="en-US" w:eastAsia="x-none"/>
          </w:rPr>
          <w:delText>com</w:delText>
        </w:r>
        <w:r w:rsidRPr="00F909A9" w:rsidDel="00AB44D1">
          <w:rPr>
            <w:color w:val="000000"/>
            <w:sz w:val="28"/>
            <w:szCs w:val="20"/>
            <w:lang w:eastAsia="x-none"/>
          </w:rPr>
          <w:delText xml:space="preserve">/ </w:delText>
        </w:r>
        <w:r w:rsidRPr="00B955D5" w:rsidDel="00AB44D1">
          <w:rPr>
            <w:sz w:val="28"/>
            <w:szCs w:val="20"/>
            <w:lang w:val="x-none" w:eastAsia="x-none"/>
          </w:rPr>
          <w:delText xml:space="preserve">(дата обращения: </w:delText>
        </w:r>
        <w:r w:rsidRPr="00B955D5" w:rsidDel="00AB44D1">
          <w:rPr>
            <w:color w:val="000000"/>
            <w:sz w:val="28"/>
            <w:szCs w:val="20"/>
            <w:lang w:eastAsia="x-none"/>
          </w:rPr>
          <w:delText>30</w:delText>
        </w:r>
        <w:r w:rsidRPr="00B955D5" w:rsidDel="00AB44D1">
          <w:rPr>
            <w:color w:val="000000"/>
            <w:sz w:val="28"/>
            <w:szCs w:val="20"/>
            <w:lang w:val="x-none" w:eastAsia="x-none"/>
          </w:rPr>
          <w:delText>.0</w:delText>
        </w:r>
        <w:r w:rsidRPr="001A5674" w:rsidDel="00AB44D1">
          <w:rPr>
            <w:color w:val="000000"/>
            <w:sz w:val="28"/>
            <w:szCs w:val="20"/>
            <w:lang w:eastAsia="x-none"/>
          </w:rPr>
          <w:delText>4</w:delText>
        </w:r>
        <w:r w:rsidRPr="00B955D5" w:rsidDel="00AB44D1">
          <w:rPr>
            <w:color w:val="000000"/>
            <w:sz w:val="28"/>
            <w:szCs w:val="20"/>
            <w:lang w:val="x-none" w:eastAsia="x-none"/>
          </w:rPr>
          <w:delText>.2020</w:delText>
        </w:r>
        <w:r w:rsidRPr="00B955D5" w:rsidDel="00AB44D1">
          <w:rPr>
            <w:sz w:val="28"/>
            <w:szCs w:val="20"/>
            <w:lang w:val="x-none" w:eastAsia="x-none"/>
          </w:rPr>
          <w:delText>).</w:delText>
        </w:r>
      </w:del>
    </w:p>
    <w:p w14:paraId="42B4DADA" w14:textId="7AF2719A" w:rsidR="00CE63F2" w:rsidRPr="00CE63F2" w:rsidDel="00AB44D1" w:rsidRDefault="00CE63F2" w:rsidP="00AB44D1">
      <w:pPr>
        <w:pStyle w:val="afff2"/>
        <w:spacing w:before="0"/>
        <w:jc w:val="left"/>
        <w:rPr>
          <w:del w:id="1041" w:author="Александр Перепечаев" w:date="2021-05-26T13:25:00Z"/>
          <w:color w:val="000000"/>
          <w:sz w:val="28"/>
          <w:szCs w:val="20"/>
          <w:lang w:eastAsia="x-none"/>
        </w:rPr>
        <w:pPrChange w:id="1042" w:author="Александр Перепечаев" w:date="2021-05-26T13:25:00Z">
          <w:pPr>
            <w:keepNext/>
            <w:numPr>
              <w:numId w:val="1"/>
            </w:numPr>
            <w:shd w:val="clear" w:color="auto" w:fill="FFFFFF"/>
            <w:spacing w:line="360" w:lineRule="auto"/>
            <w:ind w:left="567" w:firstLine="709"/>
            <w:jc w:val="both"/>
            <w:outlineLvl w:val="0"/>
          </w:pPr>
        </w:pPrChange>
      </w:pPr>
      <w:del w:id="1043" w:author="Александр Перепечаев" w:date="2021-05-26T13:25:00Z">
        <w:r w:rsidDel="00AB44D1">
          <w:rPr>
            <w:color w:val="000000"/>
            <w:sz w:val="28"/>
            <w:szCs w:val="20"/>
            <w:lang w:eastAsia="x-none"/>
          </w:rPr>
          <w:delText xml:space="preserve">Официальный сайт компании </w:delText>
        </w:r>
        <w:r w:rsidRPr="00A82351" w:rsidDel="00AB44D1">
          <w:rPr>
            <w:color w:val="000000"/>
            <w:sz w:val="28"/>
            <w:szCs w:val="20"/>
            <w:lang w:val="en-US" w:eastAsia="x-none"/>
          </w:rPr>
          <w:delText>EMODETECT</w:delText>
        </w:r>
        <w:r w:rsidDel="00AB44D1">
          <w:rPr>
            <w:color w:val="000000"/>
            <w:sz w:val="28"/>
            <w:szCs w:val="20"/>
            <w:lang w:eastAsia="x-none"/>
          </w:rPr>
          <w:delText>–</w:delText>
        </w:r>
        <w:r w:rsidRPr="00F909A9" w:rsidDel="00AB44D1">
          <w:rPr>
            <w:color w:val="000000"/>
            <w:sz w:val="28"/>
            <w:szCs w:val="20"/>
            <w:lang w:eastAsia="x-none"/>
          </w:rPr>
          <w:delText xml:space="preserve"> </w:delText>
        </w:r>
        <w:r w:rsidDel="00AB44D1">
          <w:rPr>
            <w:color w:val="000000"/>
            <w:sz w:val="28"/>
            <w:szCs w:val="20"/>
            <w:lang w:val="en-US" w:eastAsia="x-none"/>
          </w:rPr>
          <w:delText>URL</w:delText>
        </w:r>
        <w:r w:rsidRPr="00F909A9" w:rsidDel="00AB44D1">
          <w:rPr>
            <w:color w:val="000000"/>
            <w:sz w:val="28"/>
            <w:szCs w:val="20"/>
            <w:lang w:eastAsia="x-none"/>
          </w:rPr>
          <w:delText xml:space="preserve">: </w:delText>
        </w:r>
        <w:r w:rsidRPr="004628C5" w:rsidDel="00AB44D1">
          <w:rPr>
            <w:color w:val="000000"/>
            <w:sz w:val="28"/>
            <w:szCs w:val="20"/>
            <w:lang w:val="en-US" w:eastAsia="x-none"/>
          </w:rPr>
          <w:delText>http</w:delText>
        </w:r>
        <w:r w:rsidRPr="001A5674" w:rsidDel="00AB44D1">
          <w:rPr>
            <w:color w:val="000000"/>
            <w:sz w:val="28"/>
            <w:szCs w:val="20"/>
            <w:lang w:eastAsia="x-none"/>
          </w:rPr>
          <w:delText>://</w:delText>
        </w:r>
        <w:r w:rsidRPr="004628C5" w:rsidDel="00AB44D1">
          <w:rPr>
            <w:color w:val="000000"/>
            <w:sz w:val="28"/>
            <w:szCs w:val="20"/>
            <w:lang w:val="en-US" w:eastAsia="x-none"/>
          </w:rPr>
          <w:delText>emodetect</w:delText>
        </w:r>
        <w:r w:rsidRPr="001A5674" w:rsidDel="00AB44D1">
          <w:rPr>
            <w:color w:val="000000"/>
            <w:sz w:val="28"/>
            <w:szCs w:val="20"/>
            <w:lang w:eastAsia="x-none"/>
          </w:rPr>
          <w:delText>.</w:delText>
        </w:r>
        <w:r w:rsidRPr="004628C5" w:rsidDel="00AB44D1">
          <w:rPr>
            <w:color w:val="000000"/>
            <w:sz w:val="28"/>
            <w:szCs w:val="20"/>
            <w:lang w:val="en-US" w:eastAsia="x-none"/>
          </w:rPr>
          <w:delText>ru</w:delText>
        </w:r>
        <w:r w:rsidRPr="001A5674" w:rsidDel="00AB44D1">
          <w:rPr>
            <w:color w:val="000000"/>
            <w:sz w:val="28"/>
            <w:szCs w:val="20"/>
            <w:lang w:eastAsia="x-none"/>
          </w:rPr>
          <w:delText xml:space="preserve">/ </w:delText>
        </w:r>
        <w:r w:rsidRPr="00B955D5" w:rsidDel="00AB44D1">
          <w:rPr>
            <w:sz w:val="28"/>
            <w:szCs w:val="20"/>
            <w:lang w:val="x-none" w:eastAsia="x-none"/>
          </w:rPr>
          <w:delText xml:space="preserve">(дата обращения: </w:delText>
        </w:r>
        <w:r w:rsidRPr="00B955D5" w:rsidDel="00AB44D1">
          <w:rPr>
            <w:color w:val="000000"/>
            <w:sz w:val="28"/>
            <w:szCs w:val="20"/>
            <w:lang w:eastAsia="x-none"/>
          </w:rPr>
          <w:delText>30</w:delText>
        </w:r>
        <w:r w:rsidRPr="00B955D5" w:rsidDel="00AB44D1">
          <w:rPr>
            <w:color w:val="000000"/>
            <w:sz w:val="28"/>
            <w:szCs w:val="20"/>
            <w:lang w:val="x-none" w:eastAsia="x-none"/>
          </w:rPr>
          <w:delText>.0</w:delText>
        </w:r>
        <w:r w:rsidRPr="001A5674" w:rsidDel="00AB44D1">
          <w:rPr>
            <w:color w:val="000000"/>
            <w:sz w:val="28"/>
            <w:szCs w:val="20"/>
            <w:lang w:eastAsia="x-none"/>
          </w:rPr>
          <w:delText>4</w:delText>
        </w:r>
        <w:r w:rsidRPr="00B955D5" w:rsidDel="00AB44D1">
          <w:rPr>
            <w:color w:val="000000"/>
            <w:sz w:val="28"/>
            <w:szCs w:val="20"/>
            <w:lang w:val="x-none" w:eastAsia="x-none"/>
          </w:rPr>
          <w:delText>.2020</w:delText>
        </w:r>
        <w:r w:rsidRPr="00B955D5" w:rsidDel="00AB44D1">
          <w:rPr>
            <w:sz w:val="28"/>
            <w:szCs w:val="20"/>
            <w:lang w:val="x-none" w:eastAsia="x-none"/>
          </w:rPr>
          <w:delText>).</w:delText>
        </w:r>
      </w:del>
    </w:p>
    <w:p w14:paraId="53D669B8" w14:textId="782E7A85" w:rsidR="00CE63F2" w:rsidRPr="00CE63F2" w:rsidDel="00AB44D1" w:rsidRDefault="00CE63F2" w:rsidP="00AB44D1">
      <w:pPr>
        <w:pStyle w:val="afff2"/>
        <w:spacing w:before="0"/>
        <w:jc w:val="left"/>
        <w:rPr>
          <w:del w:id="1044" w:author="Александр Перепечаев" w:date="2021-05-26T13:25:00Z"/>
          <w:color w:val="000000"/>
          <w:sz w:val="28"/>
          <w:szCs w:val="20"/>
          <w:lang w:eastAsia="x-none"/>
        </w:rPr>
        <w:pPrChange w:id="1045" w:author="Александр Перепечаев" w:date="2021-05-26T13:25:00Z">
          <w:pPr>
            <w:keepNext/>
            <w:numPr>
              <w:numId w:val="1"/>
            </w:numPr>
            <w:shd w:val="clear" w:color="auto" w:fill="FFFFFF"/>
            <w:spacing w:line="360" w:lineRule="auto"/>
            <w:ind w:left="567" w:firstLine="709"/>
            <w:jc w:val="both"/>
            <w:outlineLvl w:val="0"/>
          </w:pPr>
        </w:pPrChange>
      </w:pPr>
      <w:del w:id="1046" w:author="Александр Перепечаев" w:date="2021-05-26T13:25:00Z">
        <w:r w:rsidDel="00AB44D1">
          <w:rPr>
            <w:color w:val="000000"/>
            <w:sz w:val="28"/>
            <w:szCs w:val="20"/>
            <w:lang w:eastAsia="x-none"/>
          </w:rPr>
          <w:delText xml:space="preserve">Базовые эмоции – </w:delText>
        </w:r>
        <w:r w:rsidDel="00AB44D1">
          <w:rPr>
            <w:color w:val="000000"/>
            <w:sz w:val="28"/>
            <w:szCs w:val="20"/>
            <w:lang w:val="en-US" w:eastAsia="x-none"/>
          </w:rPr>
          <w:delText>URL</w:delText>
        </w:r>
        <w:r w:rsidRPr="00576A6C" w:rsidDel="00AB44D1">
          <w:rPr>
            <w:color w:val="000000"/>
            <w:sz w:val="28"/>
            <w:szCs w:val="20"/>
            <w:lang w:eastAsia="x-none"/>
          </w:rPr>
          <w:delText xml:space="preserve">: </w:delText>
        </w:r>
        <w:r w:rsidRPr="00FA420A" w:rsidDel="00AB44D1">
          <w:rPr>
            <w:color w:val="000000"/>
            <w:sz w:val="28"/>
            <w:szCs w:val="20"/>
            <w:lang w:eastAsia="x-none"/>
          </w:rPr>
          <w:delText xml:space="preserve">https://www.psychologos.ru/articles/view/bazovye-emocii </w:delText>
        </w:r>
        <w:r w:rsidRPr="004F1A95" w:rsidDel="00AB44D1">
          <w:rPr>
            <w:color w:val="000000"/>
            <w:sz w:val="28"/>
            <w:szCs w:val="20"/>
            <w:lang w:eastAsia="x-none"/>
          </w:rPr>
          <w:delText>(</w:delText>
        </w:r>
        <w:r w:rsidDel="00AB44D1">
          <w:rPr>
            <w:color w:val="000000"/>
            <w:sz w:val="28"/>
            <w:szCs w:val="20"/>
            <w:lang w:eastAsia="x-none"/>
          </w:rPr>
          <w:delText>дата обращения</w:delText>
        </w:r>
        <w:r w:rsidRPr="004F1A95" w:rsidDel="00AB44D1">
          <w:rPr>
            <w:color w:val="000000"/>
            <w:sz w:val="28"/>
            <w:szCs w:val="20"/>
            <w:lang w:eastAsia="x-none"/>
          </w:rPr>
          <w:delText xml:space="preserve">: </w:delText>
        </w:r>
        <w:r w:rsidDel="00AB44D1">
          <w:rPr>
            <w:color w:val="000000"/>
            <w:sz w:val="28"/>
            <w:szCs w:val="20"/>
            <w:lang w:eastAsia="x-none"/>
          </w:rPr>
          <w:delText>30.04.2020)</w:delText>
        </w:r>
      </w:del>
    </w:p>
    <w:p w14:paraId="5C65F24C" w14:textId="5A702ECA" w:rsidR="000645BD" w:rsidRPr="009F2419" w:rsidDel="00AB44D1" w:rsidRDefault="000645BD" w:rsidP="00AB44D1">
      <w:pPr>
        <w:pStyle w:val="afff2"/>
        <w:spacing w:before="0"/>
        <w:jc w:val="left"/>
        <w:rPr>
          <w:del w:id="1047" w:author="Александр Перепечаев" w:date="2021-05-26T13:25:00Z"/>
          <w:color w:val="000000"/>
          <w:sz w:val="28"/>
          <w:szCs w:val="20"/>
          <w:lang w:eastAsia="x-none"/>
        </w:rPr>
        <w:pPrChange w:id="1048" w:author="Александр Перепечаев" w:date="2021-05-26T13:25:00Z">
          <w:pPr>
            <w:keepNext/>
            <w:numPr>
              <w:numId w:val="1"/>
            </w:numPr>
            <w:shd w:val="clear" w:color="auto" w:fill="FFFFFF"/>
            <w:spacing w:line="360" w:lineRule="auto"/>
            <w:ind w:left="567" w:firstLine="709"/>
            <w:jc w:val="both"/>
            <w:outlineLvl w:val="0"/>
          </w:pPr>
        </w:pPrChange>
      </w:pPr>
      <w:del w:id="1049" w:author="Александр Перепечаев" w:date="2021-05-26T13:25:00Z">
        <w:r w:rsidDel="00AB44D1">
          <w:rPr>
            <w:color w:val="000000"/>
            <w:sz w:val="28"/>
            <w:szCs w:val="20"/>
            <w:lang w:eastAsia="x-none"/>
          </w:rPr>
          <w:delText xml:space="preserve">Сайт </w:delText>
        </w:r>
        <w:r w:rsidR="00230845" w:rsidDel="00AB44D1">
          <w:rPr>
            <w:color w:val="000000"/>
            <w:sz w:val="28"/>
            <w:szCs w:val="20"/>
            <w:lang w:eastAsia="x-none"/>
          </w:rPr>
          <w:delText xml:space="preserve">набора данных </w:delText>
        </w:r>
        <w:r w:rsidDel="00AB44D1">
          <w:rPr>
            <w:color w:val="000000"/>
            <w:sz w:val="28"/>
            <w:szCs w:val="20"/>
            <w:lang w:val="en-US" w:eastAsia="x-none"/>
          </w:rPr>
          <w:delText>C</w:delText>
        </w:r>
        <w:r w:rsidRPr="000645BD" w:rsidDel="00AB44D1">
          <w:rPr>
            <w:color w:val="000000"/>
            <w:sz w:val="28"/>
            <w:szCs w:val="20"/>
            <w:lang w:eastAsia="x-none"/>
          </w:rPr>
          <w:delText>ohn-</w:delText>
        </w:r>
        <w:r w:rsidDel="00AB44D1">
          <w:rPr>
            <w:color w:val="000000"/>
            <w:sz w:val="28"/>
            <w:szCs w:val="20"/>
            <w:lang w:val="en-US" w:eastAsia="x-none"/>
          </w:rPr>
          <w:delText>K</w:delText>
        </w:r>
        <w:r w:rsidRPr="000645BD" w:rsidDel="00AB44D1">
          <w:rPr>
            <w:color w:val="000000"/>
            <w:sz w:val="28"/>
            <w:szCs w:val="20"/>
            <w:lang w:eastAsia="x-none"/>
          </w:rPr>
          <w:delText>anade</w:delText>
        </w:r>
        <w:r w:rsidDel="00AB44D1">
          <w:rPr>
            <w:color w:val="000000"/>
            <w:sz w:val="28"/>
            <w:szCs w:val="20"/>
            <w:lang w:eastAsia="x-none"/>
          </w:rPr>
          <w:delText xml:space="preserve"> </w:delText>
        </w:r>
        <w:r w:rsidRPr="009F2419" w:rsidDel="00AB44D1">
          <w:rPr>
            <w:color w:val="000000"/>
            <w:sz w:val="28"/>
            <w:szCs w:val="20"/>
            <w:lang w:eastAsia="x-none"/>
          </w:rPr>
          <w:delText xml:space="preserve">– </w:delText>
        </w:r>
        <w:r w:rsidDel="00AB44D1">
          <w:rPr>
            <w:color w:val="000000"/>
            <w:sz w:val="28"/>
            <w:szCs w:val="20"/>
            <w:lang w:val="en-US" w:eastAsia="x-none"/>
          </w:rPr>
          <w:delText>URL</w:delText>
        </w:r>
        <w:r w:rsidRPr="009F2419" w:rsidDel="00AB44D1">
          <w:rPr>
            <w:color w:val="000000"/>
            <w:sz w:val="28"/>
            <w:szCs w:val="20"/>
            <w:lang w:eastAsia="x-none"/>
          </w:rPr>
          <w:delText xml:space="preserve">: </w:delText>
        </w:r>
        <w:r w:rsidRPr="000645BD" w:rsidDel="00AB44D1">
          <w:rPr>
            <w:color w:val="000000"/>
            <w:sz w:val="28"/>
            <w:szCs w:val="20"/>
            <w:lang w:eastAsia="x-none"/>
          </w:rPr>
          <w:delText xml:space="preserve">http://www.consortium.ri.cmu.edu/ </w:delText>
        </w:r>
        <w:r w:rsidRPr="00B955D5" w:rsidDel="00AB44D1">
          <w:rPr>
            <w:sz w:val="28"/>
            <w:szCs w:val="20"/>
            <w:lang w:val="x-none" w:eastAsia="x-none"/>
          </w:rPr>
          <w:delText xml:space="preserve">(дата обращения: </w:delText>
        </w:r>
        <w:r w:rsidRPr="00B955D5" w:rsidDel="00AB44D1">
          <w:rPr>
            <w:color w:val="000000"/>
            <w:sz w:val="28"/>
            <w:szCs w:val="20"/>
            <w:lang w:eastAsia="x-none"/>
          </w:rPr>
          <w:delText>30</w:delText>
        </w:r>
        <w:r w:rsidRPr="00B955D5" w:rsidDel="00AB44D1">
          <w:rPr>
            <w:color w:val="000000"/>
            <w:sz w:val="28"/>
            <w:szCs w:val="20"/>
            <w:lang w:val="x-none" w:eastAsia="x-none"/>
          </w:rPr>
          <w:delText>.0</w:delText>
        </w:r>
        <w:r w:rsidRPr="001A5674" w:rsidDel="00AB44D1">
          <w:rPr>
            <w:color w:val="000000"/>
            <w:sz w:val="28"/>
            <w:szCs w:val="20"/>
            <w:lang w:eastAsia="x-none"/>
          </w:rPr>
          <w:delText>4</w:delText>
        </w:r>
        <w:r w:rsidRPr="00B955D5" w:rsidDel="00AB44D1">
          <w:rPr>
            <w:color w:val="000000"/>
            <w:sz w:val="28"/>
            <w:szCs w:val="20"/>
            <w:lang w:val="x-none" w:eastAsia="x-none"/>
          </w:rPr>
          <w:delText>.2020</w:delText>
        </w:r>
        <w:r w:rsidRPr="00B955D5" w:rsidDel="00AB44D1">
          <w:rPr>
            <w:sz w:val="28"/>
            <w:szCs w:val="20"/>
            <w:lang w:val="x-none" w:eastAsia="x-none"/>
          </w:rPr>
          <w:delText>).</w:delText>
        </w:r>
      </w:del>
    </w:p>
    <w:p w14:paraId="790E2000" w14:textId="1262CC53" w:rsidR="00B73BDB" w:rsidRPr="009F2419" w:rsidDel="00AB44D1" w:rsidRDefault="00B73BDB" w:rsidP="00AB44D1">
      <w:pPr>
        <w:pStyle w:val="afff2"/>
        <w:spacing w:before="0"/>
        <w:jc w:val="left"/>
        <w:rPr>
          <w:del w:id="1050" w:author="Александр Перепечаев" w:date="2021-05-26T13:25:00Z"/>
          <w:color w:val="000000"/>
          <w:sz w:val="28"/>
          <w:szCs w:val="20"/>
          <w:lang w:eastAsia="x-none"/>
        </w:rPr>
        <w:pPrChange w:id="1051" w:author="Александр Перепечаев" w:date="2021-05-26T13:25:00Z">
          <w:pPr>
            <w:keepNext/>
            <w:numPr>
              <w:numId w:val="1"/>
            </w:numPr>
            <w:shd w:val="clear" w:color="auto" w:fill="FFFFFF"/>
            <w:spacing w:line="360" w:lineRule="auto"/>
            <w:ind w:left="567" w:firstLine="709"/>
            <w:jc w:val="both"/>
            <w:outlineLvl w:val="0"/>
          </w:pPr>
        </w:pPrChange>
      </w:pPr>
      <w:del w:id="1052" w:author="Александр Перепечаев" w:date="2021-05-26T13:25:00Z">
        <w:r w:rsidDel="00AB44D1">
          <w:rPr>
            <w:sz w:val="28"/>
            <w:szCs w:val="20"/>
            <w:lang w:eastAsia="x-none"/>
          </w:rPr>
          <w:delText xml:space="preserve">Сайт </w:delText>
        </w:r>
        <w:r w:rsidR="00230845" w:rsidDel="00AB44D1">
          <w:rPr>
            <w:sz w:val="28"/>
            <w:szCs w:val="20"/>
            <w:lang w:eastAsia="x-none"/>
          </w:rPr>
          <w:delText xml:space="preserve">набора данных </w:delText>
        </w:r>
        <w:r w:rsidRPr="00B73BDB" w:rsidDel="00AB44D1">
          <w:rPr>
            <w:sz w:val="28"/>
            <w:szCs w:val="20"/>
            <w:lang w:eastAsia="x-none"/>
          </w:rPr>
          <w:delText>JAFFE</w:delText>
        </w:r>
        <w:r w:rsidDel="00AB44D1">
          <w:rPr>
            <w:sz w:val="28"/>
            <w:szCs w:val="20"/>
            <w:lang w:eastAsia="x-none"/>
          </w:rPr>
          <w:delText xml:space="preserve"> – </w:delText>
        </w:r>
        <w:r w:rsidDel="00AB44D1">
          <w:rPr>
            <w:sz w:val="28"/>
            <w:szCs w:val="20"/>
            <w:lang w:val="en-US" w:eastAsia="x-none"/>
          </w:rPr>
          <w:delText>URL</w:delText>
        </w:r>
        <w:r w:rsidRPr="009F2419" w:rsidDel="00AB44D1">
          <w:rPr>
            <w:sz w:val="28"/>
            <w:szCs w:val="20"/>
            <w:lang w:eastAsia="x-none"/>
          </w:rPr>
          <w:delText xml:space="preserve">: </w:delText>
        </w:r>
        <w:r w:rsidRPr="00B73BDB" w:rsidDel="00AB44D1">
          <w:rPr>
            <w:sz w:val="28"/>
            <w:szCs w:val="20"/>
            <w:lang w:eastAsia="x-none"/>
          </w:rPr>
          <w:delText xml:space="preserve">https://zenodo.org/record/3451524#.XsFWH2gzZPY </w:delText>
        </w:r>
        <w:r w:rsidRPr="00B955D5" w:rsidDel="00AB44D1">
          <w:rPr>
            <w:sz w:val="28"/>
            <w:szCs w:val="20"/>
            <w:lang w:val="x-none" w:eastAsia="x-none"/>
          </w:rPr>
          <w:delText xml:space="preserve">(дата обращения: </w:delText>
        </w:r>
        <w:r w:rsidRPr="00B955D5" w:rsidDel="00AB44D1">
          <w:rPr>
            <w:color w:val="000000"/>
            <w:sz w:val="28"/>
            <w:szCs w:val="20"/>
            <w:lang w:eastAsia="x-none"/>
          </w:rPr>
          <w:delText>30</w:delText>
        </w:r>
        <w:r w:rsidRPr="00B955D5" w:rsidDel="00AB44D1">
          <w:rPr>
            <w:color w:val="000000"/>
            <w:sz w:val="28"/>
            <w:szCs w:val="20"/>
            <w:lang w:val="x-none" w:eastAsia="x-none"/>
          </w:rPr>
          <w:delText>.0</w:delText>
        </w:r>
        <w:r w:rsidRPr="001A5674" w:rsidDel="00AB44D1">
          <w:rPr>
            <w:color w:val="000000"/>
            <w:sz w:val="28"/>
            <w:szCs w:val="20"/>
            <w:lang w:eastAsia="x-none"/>
          </w:rPr>
          <w:delText>4</w:delText>
        </w:r>
        <w:r w:rsidRPr="00B955D5" w:rsidDel="00AB44D1">
          <w:rPr>
            <w:color w:val="000000"/>
            <w:sz w:val="28"/>
            <w:szCs w:val="20"/>
            <w:lang w:val="x-none" w:eastAsia="x-none"/>
          </w:rPr>
          <w:delText>.2020</w:delText>
        </w:r>
      </w:del>
    </w:p>
    <w:p w14:paraId="5945B1B4" w14:textId="0DCCF516" w:rsidR="00A23C61" w:rsidDel="00AB44D1" w:rsidRDefault="00A23C61" w:rsidP="00AB44D1">
      <w:pPr>
        <w:pStyle w:val="afff2"/>
        <w:spacing w:before="0"/>
        <w:jc w:val="left"/>
        <w:rPr>
          <w:del w:id="1053" w:author="Александр Перепечаев" w:date="2021-05-26T13:25:00Z"/>
          <w:color w:val="000000"/>
          <w:sz w:val="28"/>
          <w:szCs w:val="20"/>
          <w:lang w:eastAsia="x-none"/>
        </w:rPr>
        <w:pPrChange w:id="1054" w:author="Александр Перепечаев" w:date="2021-05-26T13:25:00Z">
          <w:pPr>
            <w:keepNext/>
            <w:numPr>
              <w:numId w:val="1"/>
            </w:numPr>
            <w:shd w:val="clear" w:color="auto" w:fill="FFFFFF"/>
            <w:spacing w:line="360" w:lineRule="auto"/>
            <w:ind w:left="567" w:firstLine="709"/>
            <w:jc w:val="both"/>
            <w:outlineLvl w:val="0"/>
          </w:pPr>
        </w:pPrChange>
      </w:pPr>
      <w:del w:id="1055" w:author="Александр Перепечаев" w:date="2021-05-26T13:25:00Z">
        <w:r w:rsidDel="00AB44D1">
          <w:rPr>
            <w:color w:val="000000"/>
            <w:sz w:val="28"/>
            <w:szCs w:val="20"/>
            <w:lang w:eastAsia="x-none"/>
          </w:rPr>
          <w:delText xml:space="preserve">Зинин А.М. </w:delText>
        </w:r>
        <w:r w:rsidRPr="00A23C61" w:rsidDel="00AB44D1">
          <w:rPr>
            <w:color w:val="000000"/>
            <w:sz w:val="28"/>
            <w:szCs w:val="20"/>
            <w:lang w:eastAsia="x-none"/>
          </w:rPr>
          <w:delText xml:space="preserve"> </w:delText>
        </w:r>
        <w:r w:rsidDel="00AB44D1">
          <w:rPr>
            <w:color w:val="000000"/>
            <w:sz w:val="28"/>
            <w:szCs w:val="20"/>
            <w:lang w:eastAsia="x-none"/>
          </w:rPr>
          <w:delText xml:space="preserve">Криминалистическая идентификация человека по признакам внешности </w:delText>
        </w:r>
        <w:r w:rsidRPr="00A23C61" w:rsidDel="00AB44D1">
          <w:rPr>
            <w:color w:val="000000"/>
            <w:sz w:val="28"/>
            <w:szCs w:val="20"/>
            <w:lang w:eastAsia="x-none"/>
          </w:rPr>
          <w:delText xml:space="preserve">/ </w:delText>
        </w:r>
        <w:r w:rsidDel="00AB44D1">
          <w:rPr>
            <w:color w:val="000000"/>
            <w:sz w:val="28"/>
            <w:szCs w:val="20"/>
            <w:lang w:eastAsia="x-none"/>
          </w:rPr>
          <w:delText>А</w:delText>
        </w:r>
        <w:r w:rsidRPr="00A23C61" w:rsidDel="00AB44D1">
          <w:rPr>
            <w:color w:val="000000"/>
            <w:sz w:val="28"/>
            <w:szCs w:val="20"/>
            <w:lang w:eastAsia="x-none"/>
          </w:rPr>
          <w:delText xml:space="preserve">. </w:delText>
        </w:r>
        <w:r w:rsidDel="00AB44D1">
          <w:rPr>
            <w:color w:val="000000"/>
            <w:sz w:val="28"/>
            <w:szCs w:val="20"/>
            <w:lang w:eastAsia="x-none"/>
          </w:rPr>
          <w:delText>М</w:delText>
        </w:r>
        <w:r w:rsidRPr="00A23C61" w:rsidDel="00AB44D1">
          <w:rPr>
            <w:color w:val="000000"/>
            <w:sz w:val="28"/>
            <w:szCs w:val="20"/>
            <w:lang w:eastAsia="x-none"/>
          </w:rPr>
          <w:delText xml:space="preserve">. </w:delText>
        </w:r>
        <w:r w:rsidDel="00AB44D1">
          <w:rPr>
            <w:color w:val="000000"/>
            <w:sz w:val="28"/>
            <w:szCs w:val="20"/>
            <w:lang w:eastAsia="x-none"/>
          </w:rPr>
          <w:delText>Зинин</w:delText>
        </w:r>
        <w:r w:rsidRPr="00A23C61" w:rsidDel="00AB44D1">
          <w:rPr>
            <w:color w:val="000000"/>
            <w:sz w:val="28"/>
            <w:szCs w:val="20"/>
            <w:lang w:eastAsia="x-none"/>
          </w:rPr>
          <w:delText xml:space="preserve">. – </w:delText>
        </w:r>
        <w:r w:rsidDel="00AB44D1">
          <w:rPr>
            <w:color w:val="000000"/>
            <w:sz w:val="28"/>
            <w:szCs w:val="20"/>
            <w:lang w:eastAsia="x-none"/>
          </w:rPr>
          <w:delText>Москва</w:delText>
        </w:r>
        <w:r w:rsidRPr="00A23C61" w:rsidDel="00AB44D1">
          <w:rPr>
            <w:color w:val="000000"/>
            <w:sz w:val="28"/>
            <w:szCs w:val="20"/>
            <w:lang w:eastAsia="x-none"/>
          </w:rPr>
          <w:delText xml:space="preserve"> : </w:delText>
        </w:r>
        <w:r w:rsidR="00DF60FF" w:rsidDel="00AB44D1">
          <w:rPr>
            <w:color w:val="000000"/>
            <w:sz w:val="28"/>
            <w:szCs w:val="20"/>
            <w:lang w:eastAsia="x-none"/>
          </w:rPr>
          <w:delText>Юрайт</w:delText>
        </w:r>
        <w:r w:rsidRPr="00A23C61" w:rsidDel="00AB44D1">
          <w:rPr>
            <w:color w:val="000000"/>
            <w:sz w:val="28"/>
            <w:szCs w:val="20"/>
            <w:lang w:eastAsia="x-none"/>
          </w:rPr>
          <w:delText>, 201</w:delText>
        </w:r>
        <w:r w:rsidR="00DF60FF" w:rsidDel="00AB44D1">
          <w:rPr>
            <w:color w:val="000000"/>
            <w:sz w:val="28"/>
            <w:szCs w:val="20"/>
            <w:lang w:eastAsia="x-none"/>
          </w:rPr>
          <w:delText>8</w:delText>
        </w:r>
        <w:r w:rsidRPr="00A23C61" w:rsidDel="00AB44D1">
          <w:rPr>
            <w:color w:val="000000"/>
            <w:sz w:val="28"/>
            <w:szCs w:val="20"/>
            <w:lang w:eastAsia="x-none"/>
          </w:rPr>
          <w:delText>. – 2</w:delText>
        </w:r>
        <w:r w:rsidR="0001219B" w:rsidDel="00AB44D1">
          <w:rPr>
            <w:color w:val="000000"/>
            <w:sz w:val="28"/>
            <w:szCs w:val="20"/>
            <w:lang w:eastAsia="x-none"/>
          </w:rPr>
          <w:delText>61</w:delText>
        </w:r>
        <w:r w:rsidRPr="00A23C61" w:rsidDel="00AB44D1">
          <w:rPr>
            <w:color w:val="000000"/>
            <w:sz w:val="28"/>
            <w:szCs w:val="20"/>
            <w:lang w:eastAsia="x-none"/>
          </w:rPr>
          <w:delText xml:space="preserve"> с.</w:delText>
        </w:r>
      </w:del>
    </w:p>
    <w:p w14:paraId="79237995" w14:textId="19A1F1B7" w:rsidR="005C3E42" w:rsidRPr="009F2419" w:rsidDel="00AB44D1" w:rsidRDefault="005C3E42" w:rsidP="00AB44D1">
      <w:pPr>
        <w:pStyle w:val="afff2"/>
        <w:spacing w:before="0"/>
        <w:jc w:val="left"/>
        <w:rPr>
          <w:del w:id="1056" w:author="Александр Перепечаев" w:date="2021-05-26T13:25:00Z"/>
          <w:color w:val="000000"/>
          <w:sz w:val="28"/>
          <w:szCs w:val="20"/>
          <w:lang w:eastAsia="x-none"/>
        </w:rPr>
        <w:pPrChange w:id="1057" w:author="Александр Перепечаев" w:date="2021-05-26T13:25:00Z">
          <w:pPr>
            <w:keepNext/>
            <w:numPr>
              <w:numId w:val="1"/>
            </w:numPr>
            <w:shd w:val="clear" w:color="auto" w:fill="FFFFFF"/>
            <w:spacing w:line="360" w:lineRule="auto"/>
            <w:ind w:left="567" w:firstLine="709"/>
            <w:jc w:val="both"/>
            <w:outlineLvl w:val="0"/>
          </w:pPr>
        </w:pPrChange>
      </w:pPr>
      <w:del w:id="1058" w:author="Александр Перепечаев" w:date="2021-05-26T13:25:00Z">
        <w:r w:rsidRPr="005C3E42" w:rsidDel="00AB44D1">
          <w:rPr>
            <w:color w:val="000000"/>
            <w:sz w:val="28"/>
            <w:szCs w:val="20"/>
            <w:lang w:eastAsia="x-none"/>
          </w:rPr>
          <w:delText>Почему нужно стать Android-разработчиком</w:delText>
        </w:r>
        <w:r w:rsidRPr="009F2419" w:rsidDel="00AB44D1">
          <w:rPr>
            <w:color w:val="000000"/>
            <w:sz w:val="28"/>
            <w:szCs w:val="20"/>
            <w:lang w:eastAsia="x-none"/>
          </w:rPr>
          <w:delText xml:space="preserve"> </w:delText>
        </w:r>
        <w:r w:rsidDel="00AB44D1">
          <w:rPr>
            <w:color w:val="000000"/>
            <w:sz w:val="28"/>
            <w:szCs w:val="20"/>
            <w:lang w:eastAsia="x-none"/>
          </w:rPr>
          <w:delText>–</w:delText>
        </w:r>
        <w:r w:rsidRPr="009F2419" w:rsidDel="00AB44D1">
          <w:rPr>
            <w:color w:val="000000"/>
            <w:sz w:val="28"/>
            <w:szCs w:val="20"/>
            <w:lang w:eastAsia="x-none"/>
          </w:rPr>
          <w:delText xml:space="preserve"> </w:delText>
        </w:r>
        <w:r w:rsidDel="00AB44D1">
          <w:rPr>
            <w:color w:val="000000"/>
            <w:sz w:val="28"/>
            <w:szCs w:val="20"/>
            <w:lang w:val="en-US" w:eastAsia="x-none"/>
          </w:rPr>
          <w:delText>URL</w:delText>
        </w:r>
        <w:r w:rsidRPr="009F2419" w:rsidDel="00AB44D1">
          <w:rPr>
            <w:color w:val="000000"/>
            <w:sz w:val="28"/>
            <w:szCs w:val="20"/>
            <w:lang w:eastAsia="x-none"/>
          </w:rPr>
          <w:delText xml:space="preserve">: </w:delText>
        </w:r>
        <w:r w:rsidRPr="005C3E42" w:rsidDel="00AB44D1">
          <w:rPr>
            <w:color w:val="000000"/>
            <w:sz w:val="28"/>
            <w:szCs w:val="20"/>
            <w:lang w:eastAsia="x-none"/>
          </w:rPr>
          <w:delText>https://devcolibri.com/why-is-android-promising/</w:delText>
        </w:r>
        <w:r w:rsidRPr="009F2419" w:rsidDel="00AB44D1">
          <w:rPr>
            <w:color w:val="000000"/>
            <w:sz w:val="28"/>
            <w:szCs w:val="20"/>
            <w:lang w:eastAsia="x-none"/>
          </w:rPr>
          <w:delText xml:space="preserve"> </w:delText>
        </w:r>
        <w:r w:rsidRPr="00B955D5" w:rsidDel="00AB44D1">
          <w:rPr>
            <w:color w:val="000000"/>
            <w:sz w:val="28"/>
            <w:szCs w:val="20"/>
            <w:lang w:eastAsia="x-none"/>
          </w:rPr>
          <w:delText>(дата обращения: 30.0</w:delText>
        </w:r>
        <w:r w:rsidRPr="001A5674" w:rsidDel="00AB44D1">
          <w:rPr>
            <w:color w:val="000000"/>
            <w:sz w:val="28"/>
            <w:szCs w:val="20"/>
            <w:lang w:eastAsia="x-none"/>
          </w:rPr>
          <w:delText>4</w:delText>
        </w:r>
        <w:r w:rsidRPr="00B955D5" w:rsidDel="00AB44D1">
          <w:rPr>
            <w:color w:val="000000"/>
            <w:sz w:val="28"/>
            <w:szCs w:val="20"/>
            <w:lang w:eastAsia="x-none"/>
          </w:rPr>
          <w:delText>.2020).</w:delText>
        </w:r>
      </w:del>
    </w:p>
    <w:p w14:paraId="48A44C5C" w14:textId="30718A27" w:rsidR="00A23C61" w:rsidRPr="009F2419" w:rsidDel="00AB44D1" w:rsidRDefault="00B955D5" w:rsidP="00AB44D1">
      <w:pPr>
        <w:pStyle w:val="afff2"/>
        <w:spacing w:before="0"/>
        <w:jc w:val="left"/>
        <w:rPr>
          <w:del w:id="1059" w:author="Александр Перепечаев" w:date="2021-05-26T13:25:00Z"/>
          <w:color w:val="000000"/>
          <w:sz w:val="28"/>
          <w:szCs w:val="20"/>
          <w:lang w:eastAsia="x-none"/>
        </w:rPr>
        <w:pPrChange w:id="1060" w:author="Александр Перепечаев" w:date="2021-05-26T13:25:00Z">
          <w:pPr>
            <w:keepNext/>
            <w:numPr>
              <w:numId w:val="1"/>
            </w:numPr>
            <w:shd w:val="clear" w:color="auto" w:fill="FFFFFF"/>
            <w:spacing w:line="360" w:lineRule="auto"/>
            <w:ind w:left="567" w:firstLine="709"/>
            <w:jc w:val="both"/>
            <w:outlineLvl w:val="0"/>
          </w:pPr>
        </w:pPrChange>
      </w:pPr>
      <w:del w:id="1061" w:author="Александр Перепечаев" w:date="2021-05-26T13:25:00Z">
        <w:r w:rsidRPr="00B955D5" w:rsidDel="00AB44D1">
          <w:rPr>
            <w:color w:val="000000"/>
            <w:sz w:val="28"/>
            <w:szCs w:val="20"/>
            <w:lang w:val="x-none" w:eastAsia="x-none"/>
          </w:rPr>
          <w:delText>Руководство по языку</w:delText>
        </w:r>
        <w:r w:rsidRPr="00B955D5" w:rsidDel="00AB44D1">
          <w:rPr>
            <w:color w:val="000000"/>
            <w:sz w:val="28"/>
            <w:szCs w:val="20"/>
            <w:lang w:eastAsia="x-none"/>
          </w:rPr>
          <w:delText xml:space="preserve"> </w:delText>
        </w:r>
        <w:r w:rsidRPr="00B955D5" w:rsidDel="00AB44D1">
          <w:rPr>
            <w:color w:val="000000"/>
            <w:sz w:val="28"/>
            <w:szCs w:val="20"/>
            <w:lang w:val="en-US" w:eastAsia="x-none"/>
          </w:rPr>
          <w:delText>Kotlin</w:delText>
        </w:r>
        <w:r w:rsidRPr="00B955D5" w:rsidDel="00AB44D1">
          <w:rPr>
            <w:color w:val="000000"/>
            <w:sz w:val="28"/>
            <w:szCs w:val="20"/>
            <w:lang w:eastAsia="x-none"/>
          </w:rPr>
          <w:delText xml:space="preserve"> – </w:delText>
        </w:r>
        <w:r w:rsidRPr="00B955D5" w:rsidDel="00AB44D1">
          <w:rPr>
            <w:color w:val="000000"/>
            <w:sz w:val="28"/>
            <w:szCs w:val="20"/>
            <w:lang w:val="en-US" w:eastAsia="x-none"/>
          </w:rPr>
          <w:delText>URL</w:delText>
        </w:r>
        <w:r w:rsidRPr="00B955D5" w:rsidDel="00AB44D1">
          <w:rPr>
            <w:color w:val="000000"/>
            <w:sz w:val="28"/>
            <w:szCs w:val="20"/>
            <w:lang w:eastAsia="x-none"/>
          </w:rPr>
          <w:delText xml:space="preserve">: </w:delText>
        </w:r>
        <w:r w:rsidRPr="00B955D5" w:rsidDel="00AB44D1">
          <w:rPr>
            <w:color w:val="000000"/>
            <w:sz w:val="28"/>
            <w:szCs w:val="20"/>
            <w:lang w:val="en-US" w:eastAsia="x-none"/>
          </w:rPr>
          <w:delText>https</w:delText>
        </w:r>
        <w:r w:rsidRPr="00B955D5" w:rsidDel="00AB44D1">
          <w:rPr>
            <w:color w:val="000000"/>
            <w:sz w:val="28"/>
            <w:szCs w:val="20"/>
            <w:lang w:eastAsia="x-none"/>
          </w:rPr>
          <w:delText>://</w:delText>
        </w:r>
        <w:r w:rsidRPr="00B955D5" w:rsidDel="00AB44D1">
          <w:rPr>
            <w:color w:val="000000"/>
            <w:sz w:val="28"/>
            <w:szCs w:val="20"/>
            <w:lang w:val="en-US" w:eastAsia="x-none"/>
          </w:rPr>
          <w:delText>kotlinlang</w:delText>
        </w:r>
        <w:r w:rsidRPr="00B955D5" w:rsidDel="00AB44D1">
          <w:rPr>
            <w:color w:val="000000"/>
            <w:sz w:val="28"/>
            <w:szCs w:val="20"/>
            <w:lang w:eastAsia="x-none"/>
          </w:rPr>
          <w:delText>.</w:delText>
        </w:r>
        <w:r w:rsidRPr="00B955D5" w:rsidDel="00AB44D1">
          <w:rPr>
            <w:color w:val="000000"/>
            <w:sz w:val="28"/>
            <w:szCs w:val="20"/>
            <w:lang w:val="en-US" w:eastAsia="x-none"/>
          </w:rPr>
          <w:delText>ru</w:delText>
        </w:r>
        <w:r w:rsidRPr="00B955D5" w:rsidDel="00AB44D1">
          <w:rPr>
            <w:color w:val="000000"/>
            <w:sz w:val="28"/>
            <w:szCs w:val="20"/>
            <w:lang w:eastAsia="x-none"/>
          </w:rPr>
          <w:delText>/ (дата обращения: 30.0</w:delText>
        </w:r>
        <w:r w:rsidR="001A5674" w:rsidRPr="001A5674" w:rsidDel="00AB44D1">
          <w:rPr>
            <w:color w:val="000000"/>
            <w:sz w:val="28"/>
            <w:szCs w:val="20"/>
            <w:lang w:eastAsia="x-none"/>
          </w:rPr>
          <w:delText>4</w:delText>
        </w:r>
        <w:r w:rsidRPr="00B955D5" w:rsidDel="00AB44D1">
          <w:rPr>
            <w:color w:val="000000"/>
            <w:sz w:val="28"/>
            <w:szCs w:val="20"/>
            <w:lang w:eastAsia="x-none"/>
          </w:rPr>
          <w:delText>.2020).</w:delText>
        </w:r>
      </w:del>
    </w:p>
    <w:p w14:paraId="2067AF98" w14:textId="609EDF46" w:rsidR="00B955D5" w:rsidRPr="00B955D5" w:rsidDel="00AB44D1" w:rsidRDefault="00B955D5" w:rsidP="00AB44D1">
      <w:pPr>
        <w:pStyle w:val="afff2"/>
        <w:spacing w:before="0"/>
        <w:jc w:val="left"/>
        <w:rPr>
          <w:del w:id="1062" w:author="Александр Перепечаев" w:date="2021-05-26T13:25:00Z"/>
          <w:color w:val="000000"/>
          <w:sz w:val="28"/>
          <w:szCs w:val="20"/>
          <w:lang w:eastAsia="x-none"/>
        </w:rPr>
        <w:pPrChange w:id="1063" w:author="Александр Перепечаев" w:date="2021-05-26T13:25:00Z">
          <w:pPr>
            <w:keepNext/>
            <w:numPr>
              <w:numId w:val="1"/>
            </w:numPr>
            <w:shd w:val="clear" w:color="auto" w:fill="FFFFFF"/>
            <w:spacing w:line="360" w:lineRule="auto"/>
            <w:ind w:left="567" w:firstLine="709"/>
            <w:jc w:val="both"/>
            <w:outlineLvl w:val="0"/>
          </w:pPr>
        </w:pPrChange>
      </w:pPr>
      <w:del w:id="1064" w:author="Александр Перепечаев" w:date="2021-05-26T13:25:00Z">
        <w:r w:rsidRPr="00B955D5" w:rsidDel="00AB44D1">
          <w:rPr>
            <w:color w:val="000000"/>
            <w:sz w:val="28"/>
            <w:szCs w:val="20"/>
            <w:lang w:val="x-none" w:eastAsia="x-none"/>
          </w:rPr>
          <w:delText xml:space="preserve">Руководство по </w:delText>
        </w:r>
        <w:r w:rsidRPr="00B955D5" w:rsidDel="00AB44D1">
          <w:rPr>
            <w:color w:val="000000"/>
            <w:sz w:val="28"/>
            <w:szCs w:val="20"/>
            <w:lang w:eastAsia="x-none"/>
          </w:rPr>
          <w:delText xml:space="preserve">использованию </w:delText>
        </w:r>
        <w:r w:rsidRPr="00B955D5" w:rsidDel="00AB44D1">
          <w:rPr>
            <w:color w:val="000000"/>
            <w:sz w:val="28"/>
            <w:szCs w:val="20"/>
            <w:lang w:val="en-US" w:eastAsia="x-none"/>
          </w:rPr>
          <w:delText>HTTP</w:delText>
        </w:r>
        <w:r w:rsidRPr="00B955D5" w:rsidDel="00AB44D1">
          <w:rPr>
            <w:color w:val="000000"/>
            <w:sz w:val="28"/>
            <w:szCs w:val="20"/>
            <w:lang w:eastAsia="x-none"/>
          </w:rPr>
          <w:delText xml:space="preserve"> </w:delText>
        </w:r>
        <w:r w:rsidRPr="00B955D5" w:rsidDel="00AB44D1">
          <w:rPr>
            <w:color w:val="000000"/>
            <w:sz w:val="28"/>
            <w:szCs w:val="20"/>
            <w:lang w:val="en-US" w:eastAsia="x-none"/>
          </w:rPr>
          <w:delText>Client</w:delText>
        </w:r>
        <w:r w:rsidRPr="00B955D5" w:rsidDel="00AB44D1">
          <w:rPr>
            <w:color w:val="000000"/>
            <w:sz w:val="28"/>
            <w:szCs w:val="20"/>
            <w:lang w:eastAsia="x-none"/>
          </w:rPr>
          <w:delText xml:space="preserve"> </w:delText>
        </w:r>
        <w:r w:rsidRPr="00B955D5" w:rsidDel="00AB44D1">
          <w:rPr>
            <w:color w:val="000000"/>
            <w:sz w:val="28"/>
            <w:szCs w:val="20"/>
            <w:lang w:val="en-US" w:eastAsia="x-none"/>
          </w:rPr>
          <w:delText>Retrofit</w:delText>
        </w:r>
        <w:r w:rsidRPr="00B955D5" w:rsidDel="00AB44D1">
          <w:rPr>
            <w:color w:val="000000"/>
            <w:sz w:val="28"/>
            <w:szCs w:val="20"/>
            <w:lang w:eastAsia="x-none"/>
          </w:rPr>
          <w:delText xml:space="preserve"> – </w:delText>
        </w:r>
        <w:r w:rsidRPr="00B955D5" w:rsidDel="00AB44D1">
          <w:rPr>
            <w:color w:val="000000"/>
            <w:sz w:val="28"/>
            <w:szCs w:val="20"/>
            <w:lang w:val="en-US" w:eastAsia="x-none"/>
          </w:rPr>
          <w:delText>URL</w:delText>
        </w:r>
        <w:r w:rsidRPr="00B955D5" w:rsidDel="00AB44D1">
          <w:rPr>
            <w:color w:val="000000"/>
            <w:sz w:val="28"/>
            <w:szCs w:val="20"/>
            <w:lang w:eastAsia="x-none"/>
          </w:rPr>
          <w:delText xml:space="preserve">: https://square.github.io/retrofit/ </w:delText>
        </w:r>
        <w:r w:rsidRPr="00B955D5" w:rsidDel="00AB44D1">
          <w:rPr>
            <w:sz w:val="28"/>
            <w:szCs w:val="20"/>
            <w:lang w:val="x-none" w:eastAsia="x-none"/>
          </w:rPr>
          <w:delText>(дата обращения:</w:delText>
        </w:r>
        <w:r w:rsidR="001A5674" w:rsidRPr="001A5674" w:rsidDel="00AB44D1">
          <w:rPr>
            <w:color w:val="000000"/>
            <w:sz w:val="28"/>
            <w:szCs w:val="20"/>
            <w:lang w:eastAsia="x-none"/>
          </w:rPr>
          <w:delText>02</w:delText>
        </w:r>
        <w:r w:rsidRPr="00B955D5" w:rsidDel="00AB44D1">
          <w:rPr>
            <w:color w:val="000000"/>
            <w:sz w:val="28"/>
            <w:szCs w:val="20"/>
            <w:lang w:val="x-none" w:eastAsia="x-none"/>
          </w:rPr>
          <w:delText>.0</w:delText>
        </w:r>
        <w:r w:rsidR="001A5674" w:rsidRPr="001A5674" w:rsidDel="00AB44D1">
          <w:rPr>
            <w:color w:val="000000"/>
            <w:sz w:val="28"/>
            <w:szCs w:val="20"/>
            <w:lang w:eastAsia="x-none"/>
          </w:rPr>
          <w:delText>5</w:delText>
        </w:r>
        <w:r w:rsidRPr="00B955D5" w:rsidDel="00AB44D1">
          <w:rPr>
            <w:color w:val="000000"/>
            <w:sz w:val="28"/>
            <w:szCs w:val="20"/>
            <w:lang w:val="x-none" w:eastAsia="x-none"/>
          </w:rPr>
          <w:delText>.2020</w:delText>
        </w:r>
        <w:r w:rsidRPr="00B955D5" w:rsidDel="00AB44D1">
          <w:rPr>
            <w:sz w:val="28"/>
            <w:szCs w:val="20"/>
            <w:lang w:val="x-none" w:eastAsia="x-none"/>
          </w:rPr>
          <w:delText>).</w:delText>
        </w:r>
      </w:del>
    </w:p>
    <w:p w14:paraId="6F1FF785" w14:textId="4CE67E9C" w:rsidR="000A1F7A" w:rsidDel="00AB44D1" w:rsidRDefault="000A1F7A" w:rsidP="00AB44D1">
      <w:pPr>
        <w:pStyle w:val="afff2"/>
        <w:spacing w:before="0"/>
        <w:jc w:val="left"/>
        <w:rPr>
          <w:del w:id="1065" w:author="Александр Перепечаев" w:date="2021-05-26T13:25:00Z"/>
          <w:sz w:val="28"/>
          <w:lang w:eastAsia="en-US"/>
        </w:rPr>
        <w:pPrChange w:id="1066" w:author="Александр Перепечаев" w:date="2021-05-26T13:25:00Z">
          <w:pPr>
            <w:numPr>
              <w:numId w:val="1"/>
            </w:numPr>
            <w:spacing w:line="360" w:lineRule="auto"/>
            <w:ind w:left="567" w:firstLine="709"/>
            <w:jc w:val="both"/>
          </w:pPr>
        </w:pPrChange>
      </w:pPr>
      <w:del w:id="1067" w:author="Александр Перепечаев" w:date="2021-05-26T13:25:00Z">
        <w:r w:rsidDel="00AB44D1">
          <w:rPr>
            <w:sz w:val="28"/>
            <w:lang w:eastAsia="en-US"/>
          </w:rPr>
          <w:delText xml:space="preserve">Официальный сайт </w:delText>
        </w:r>
        <w:r w:rsidDel="00AB44D1">
          <w:rPr>
            <w:sz w:val="28"/>
            <w:lang w:val="en-US" w:eastAsia="en-US"/>
          </w:rPr>
          <w:delText>Bootstrap</w:delText>
        </w:r>
        <w:r w:rsidRPr="00576A6C" w:rsidDel="00AB44D1">
          <w:rPr>
            <w:sz w:val="28"/>
            <w:lang w:eastAsia="en-US"/>
          </w:rPr>
          <w:delText xml:space="preserve"> – </w:delText>
        </w:r>
        <w:r w:rsidDel="00AB44D1">
          <w:rPr>
            <w:sz w:val="28"/>
            <w:lang w:val="en-US" w:eastAsia="en-US"/>
          </w:rPr>
          <w:delText>URL</w:delText>
        </w:r>
        <w:r w:rsidRPr="00576A6C" w:rsidDel="00AB44D1">
          <w:rPr>
            <w:sz w:val="28"/>
            <w:lang w:eastAsia="en-US"/>
          </w:rPr>
          <w:delText xml:space="preserve">: </w:delText>
        </w:r>
        <w:r w:rsidRPr="00B21D63" w:rsidDel="00AB44D1">
          <w:rPr>
            <w:sz w:val="28"/>
            <w:lang w:eastAsia="en-US"/>
          </w:rPr>
          <w:delText>https://getbootstrap.com/</w:delText>
        </w:r>
        <w:r w:rsidRPr="00837717" w:rsidDel="00AB44D1">
          <w:rPr>
            <w:sz w:val="28"/>
            <w:lang w:eastAsia="en-US"/>
          </w:rPr>
          <w:delText xml:space="preserve"> </w:delText>
        </w:r>
        <w:r w:rsidRPr="00576A6C" w:rsidDel="00AB44D1">
          <w:rPr>
            <w:sz w:val="28"/>
            <w:lang w:eastAsia="en-US"/>
          </w:rPr>
          <w:delText>(</w:delText>
        </w:r>
        <w:r w:rsidDel="00AB44D1">
          <w:rPr>
            <w:sz w:val="28"/>
            <w:lang w:eastAsia="en-US"/>
          </w:rPr>
          <w:delText>дата 02.05.2020)</w:delText>
        </w:r>
      </w:del>
    </w:p>
    <w:p w14:paraId="4FD6B3F3" w14:textId="31EAD2CA" w:rsidR="00326521" w:rsidRPr="00154FED" w:rsidDel="00AB44D1" w:rsidRDefault="00326521" w:rsidP="00AB44D1">
      <w:pPr>
        <w:pStyle w:val="afff2"/>
        <w:spacing w:before="0"/>
        <w:jc w:val="left"/>
        <w:rPr>
          <w:del w:id="1068" w:author="Александр Перепечаев" w:date="2021-05-26T13:25:00Z"/>
          <w:b/>
          <w:bCs/>
          <w:sz w:val="28"/>
          <w:lang w:eastAsia="en-US"/>
        </w:rPr>
        <w:pPrChange w:id="1069" w:author="Александр Перепечаев" w:date="2021-05-26T13:25:00Z">
          <w:pPr>
            <w:numPr>
              <w:numId w:val="1"/>
            </w:numPr>
            <w:spacing w:line="360" w:lineRule="auto"/>
            <w:ind w:left="567" w:firstLine="709"/>
            <w:jc w:val="both"/>
          </w:pPr>
        </w:pPrChange>
      </w:pPr>
      <w:del w:id="1070" w:author="Александр Перепечаев" w:date="2021-05-26T13:25:00Z">
        <w:r w:rsidDel="00AB44D1">
          <w:rPr>
            <w:sz w:val="28"/>
            <w:lang w:eastAsia="x-none"/>
          </w:rPr>
          <w:delText xml:space="preserve">Официальный сайт </w:delText>
        </w:r>
        <w:r w:rsidDel="00AB44D1">
          <w:rPr>
            <w:sz w:val="28"/>
            <w:lang w:val="en-US" w:eastAsia="x-none"/>
          </w:rPr>
          <w:delText>PyTorch</w:delText>
        </w:r>
        <w:r w:rsidRPr="00B955D5" w:rsidDel="00AB44D1">
          <w:rPr>
            <w:sz w:val="28"/>
            <w:lang w:eastAsia="x-none"/>
          </w:rPr>
          <w:delText xml:space="preserve"> – </w:delText>
        </w:r>
        <w:r w:rsidRPr="00B955D5" w:rsidDel="00AB44D1">
          <w:rPr>
            <w:sz w:val="28"/>
            <w:lang w:val="en-US" w:eastAsia="x-none"/>
          </w:rPr>
          <w:delText>URL</w:delText>
        </w:r>
        <w:r w:rsidRPr="00B955D5" w:rsidDel="00AB44D1">
          <w:rPr>
            <w:sz w:val="28"/>
            <w:lang w:eastAsia="x-none"/>
          </w:rPr>
          <w:delText xml:space="preserve">: </w:delText>
        </w:r>
        <w:r w:rsidRPr="00326521" w:rsidDel="00AB44D1">
          <w:rPr>
            <w:sz w:val="28"/>
            <w:lang w:eastAsia="x-none"/>
          </w:rPr>
          <w:delText xml:space="preserve">https://pytorch.org/ </w:delText>
        </w:r>
        <w:r w:rsidRPr="00B955D5" w:rsidDel="00AB44D1">
          <w:rPr>
            <w:sz w:val="28"/>
            <w:lang w:eastAsia="x-none"/>
          </w:rPr>
          <w:delText xml:space="preserve">(дата обращения: </w:delText>
        </w:r>
        <w:r w:rsidRPr="001A5674" w:rsidDel="00AB44D1">
          <w:rPr>
            <w:color w:val="000000"/>
            <w:sz w:val="28"/>
            <w:szCs w:val="20"/>
          </w:rPr>
          <w:delText>02</w:delText>
        </w:r>
        <w:r w:rsidRPr="00B955D5" w:rsidDel="00AB44D1">
          <w:rPr>
            <w:color w:val="000000"/>
            <w:sz w:val="28"/>
          </w:rPr>
          <w:delText>.0</w:delText>
        </w:r>
        <w:r w:rsidRPr="001A5674" w:rsidDel="00AB44D1">
          <w:rPr>
            <w:color w:val="000000"/>
            <w:sz w:val="28"/>
          </w:rPr>
          <w:delText>5</w:delText>
        </w:r>
        <w:r w:rsidRPr="00B955D5" w:rsidDel="00AB44D1">
          <w:rPr>
            <w:color w:val="000000"/>
            <w:sz w:val="28"/>
          </w:rPr>
          <w:delText>.2020</w:delText>
        </w:r>
        <w:r w:rsidRPr="00B955D5" w:rsidDel="00AB44D1">
          <w:rPr>
            <w:sz w:val="28"/>
            <w:lang w:eastAsia="x-none"/>
          </w:rPr>
          <w:delText>).</w:delText>
        </w:r>
      </w:del>
    </w:p>
    <w:p w14:paraId="1654916C" w14:textId="04517207" w:rsidR="00326521" w:rsidRPr="00516107" w:rsidDel="00AB44D1" w:rsidRDefault="00E500FA" w:rsidP="00AB44D1">
      <w:pPr>
        <w:pStyle w:val="afff2"/>
        <w:spacing w:before="0"/>
        <w:jc w:val="left"/>
        <w:rPr>
          <w:del w:id="1071" w:author="Александр Перепечаев" w:date="2021-05-26T13:25:00Z"/>
          <w:b/>
          <w:bCs/>
          <w:sz w:val="28"/>
          <w:lang w:eastAsia="en-US"/>
        </w:rPr>
        <w:pPrChange w:id="1072" w:author="Александр Перепечаев" w:date="2021-05-26T13:25:00Z">
          <w:pPr>
            <w:numPr>
              <w:numId w:val="1"/>
            </w:numPr>
            <w:spacing w:line="360" w:lineRule="auto"/>
            <w:ind w:left="567" w:firstLine="709"/>
            <w:jc w:val="both"/>
          </w:pPr>
        </w:pPrChange>
      </w:pPr>
      <w:del w:id="1073" w:author="Александр Перепечаев" w:date="2021-05-26T13:25:00Z">
        <w:r w:rsidDel="00AB44D1">
          <w:rPr>
            <w:sz w:val="28"/>
            <w:lang w:val="en-US" w:eastAsia="x-none"/>
          </w:rPr>
          <w:delText>GitHub</w:delText>
        </w:r>
        <w:r w:rsidRPr="00516107" w:rsidDel="00AB44D1">
          <w:rPr>
            <w:sz w:val="28"/>
            <w:lang w:eastAsia="x-none"/>
          </w:rPr>
          <w:delText xml:space="preserve"> </w:delText>
        </w:r>
        <w:r w:rsidDel="00AB44D1">
          <w:rPr>
            <w:sz w:val="28"/>
            <w:lang w:eastAsia="x-none"/>
          </w:rPr>
          <w:delText xml:space="preserve">платформы </w:delText>
        </w:r>
        <w:r w:rsidDel="00AB44D1">
          <w:rPr>
            <w:sz w:val="28"/>
            <w:lang w:val="en-US" w:eastAsia="x-none"/>
          </w:rPr>
          <w:delText>Catalyst</w:delText>
        </w:r>
        <w:r w:rsidRPr="00B955D5" w:rsidDel="00AB44D1">
          <w:rPr>
            <w:sz w:val="28"/>
            <w:lang w:eastAsia="x-none"/>
          </w:rPr>
          <w:delText xml:space="preserve">– </w:delText>
        </w:r>
        <w:r w:rsidRPr="00B955D5" w:rsidDel="00AB44D1">
          <w:rPr>
            <w:sz w:val="28"/>
            <w:lang w:val="en-US" w:eastAsia="x-none"/>
          </w:rPr>
          <w:delText>URL</w:delText>
        </w:r>
        <w:r w:rsidRPr="00B955D5" w:rsidDel="00AB44D1">
          <w:rPr>
            <w:sz w:val="28"/>
            <w:lang w:eastAsia="x-none"/>
          </w:rPr>
          <w:delText xml:space="preserve">: </w:delText>
        </w:r>
        <w:r w:rsidRPr="00E500FA" w:rsidDel="00AB44D1">
          <w:rPr>
            <w:sz w:val="28"/>
            <w:lang w:eastAsia="x-none"/>
          </w:rPr>
          <w:delText>https://github.com/catalyst-team/catalyst</w:delText>
        </w:r>
        <w:r w:rsidRPr="00B955D5" w:rsidDel="00AB44D1">
          <w:rPr>
            <w:sz w:val="28"/>
            <w:lang w:eastAsia="x-none"/>
          </w:rPr>
          <w:delText xml:space="preserve"> (дата обращения: </w:delText>
        </w:r>
        <w:r w:rsidRPr="001A5674" w:rsidDel="00AB44D1">
          <w:rPr>
            <w:color w:val="000000"/>
            <w:sz w:val="28"/>
            <w:szCs w:val="20"/>
          </w:rPr>
          <w:delText>02</w:delText>
        </w:r>
        <w:r w:rsidRPr="00B955D5" w:rsidDel="00AB44D1">
          <w:rPr>
            <w:color w:val="000000"/>
            <w:sz w:val="28"/>
          </w:rPr>
          <w:delText>.0</w:delText>
        </w:r>
        <w:r w:rsidRPr="001A5674" w:rsidDel="00AB44D1">
          <w:rPr>
            <w:color w:val="000000"/>
            <w:sz w:val="28"/>
          </w:rPr>
          <w:delText>5</w:delText>
        </w:r>
        <w:r w:rsidRPr="00B955D5" w:rsidDel="00AB44D1">
          <w:rPr>
            <w:color w:val="000000"/>
            <w:sz w:val="28"/>
          </w:rPr>
          <w:delText>.2020</w:delText>
        </w:r>
        <w:r w:rsidRPr="00B955D5" w:rsidDel="00AB44D1">
          <w:rPr>
            <w:sz w:val="28"/>
            <w:lang w:eastAsia="x-none"/>
          </w:rPr>
          <w:delText>).</w:delText>
        </w:r>
      </w:del>
    </w:p>
    <w:p w14:paraId="5F7C9FA1" w14:textId="21D4D68D" w:rsidR="007A7498" w:rsidRPr="000164AE" w:rsidDel="00AB44D1" w:rsidRDefault="00CA17F7" w:rsidP="00AB44D1">
      <w:pPr>
        <w:pStyle w:val="afff2"/>
        <w:spacing w:before="0"/>
        <w:jc w:val="left"/>
        <w:rPr>
          <w:del w:id="1074" w:author="Александр Перепечаев" w:date="2021-05-26T13:25:00Z"/>
          <w:b/>
          <w:bCs/>
          <w:sz w:val="28"/>
          <w:lang w:eastAsia="en-US"/>
        </w:rPr>
        <w:pPrChange w:id="1075" w:author="Александр Перепечаев" w:date="2021-05-26T13:25:00Z">
          <w:pPr>
            <w:numPr>
              <w:numId w:val="1"/>
            </w:numPr>
            <w:spacing w:line="360" w:lineRule="auto"/>
            <w:ind w:left="567" w:firstLine="709"/>
            <w:jc w:val="both"/>
          </w:pPr>
        </w:pPrChange>
      </w:pPr>
      <w:del w:id="1076" w:author="Александр Перепечаев" w:date="2021-05-26T13:25:00Z">
        <w:r w:rsidDel="00AB44D1">
          <w:rPr>
            <w:sz w:val="28"/>
            <w:lang w:val="en-US" w:eastAsia="x-none"/>
          </w:rPr>
          <w:delText>NPM</w:delText>
        </w:r>
        <w:r w:rsidDel="00AB44D1">
          <w:rPr>
            <w:sz w:val="28"/>
            <w:lang w:eastAsia="x-none"/>
          </w:rPr>
          <w:delText xml:space="preserve"> модуль </w:delText>
        </w:r>
        <w:r w:rsidRPr="00CA17F7" w:rsidDel="00AB44D1">
          <w:rPr>
            <w:sz w:val="28"/>
            <w:lang w:eastAsia="x-none"/>
          </w:rPr>
          <w:delText>Child Process</w:delText>
        </w:r>
        <w:r w:rsidDel="00AB44D1">
          <w:rPr>
            <w:sz w:val="28"/>
            <w:lang w:eastAsia="x-none"/>
          </w:rPr>
          <w:delText xml:space="preserve"> </w:delText>
        </w:r>
        <w:r w:rsidR="007A7498" w:rsidRPr="00B955D5" w:rsidDel="00AB44D1">
          <w:rPr>
            <w:sz w:val="28"/>
            <w:lang w:eastAsia="x-none"/>
          </w:rPr>
          <w:delText xml:space="preserve">– </w:delText>
        </w:r>
        <w:r w:rsidR="007A7498" w:rsidRPr="00B955D5" w:rsidDel="00AB44D1">
          <w:rPr>
            <w:sz w:val="28"/>
            <w:lang w:val="en-US" w:eastAsia="x-none"/>
          </w:rPr>
          <w:delText>URL</w:delText>
        </w:r>
        <w:r w:rsidR="007A7498" w:rsidRPr="00B955D5" w:rsidDel="00AB44D1">
          <w:rPr>
            <w:sz w:val="28"/>
            <w:lang w:eastAsia="x-none"/>
          </w:rPr>
          <w:delText xml:space="preserve">: </w:delText>
        </w:r>
        <w:r w:rsidR="007A7498" w:rsidRPr="007A7498" w:rsidDel="00AB44D1">
          <w:rPr>
            <w:sz w:val="28"/>
            <w:lang w:eastAsia="x-none"/>
          </w:rPr>
          <w:delText xml:space="preserve">https://nodejs.org/api/child_process.html#child_process_child_process </w:delText>
        </w:r>
        <w:r w:rsidR="007A7498" w:rsidRPr="00B955D5" w:rsidDel="00AB44D1">
          <w:rPr>
            <w:sz w:val="28"/>
            <w:lang w:eastAsia="x-none"/>
          </w:rPr>
          <w:delText xml:space="preserve">(дата обращения: </w:delText>
        </w:r>
        <w:r w:rsidR="007A7498" w:rsidRPr="001A5674" w:rsidDel="00AB44D1">
          <w:rPr>
            <w:color w:val="000000"/>
            <w:sz w:val="28"/>
            <w:szCs w:val="20"/>
          </w:rPr>
          <w:delText>02</w:delText>
        </w:r>
        <w:r w:rsidR="007A7498" w:rsidRPr="00B955D5" w:rsidDel="00AB44D1">
          <w:rPr>
            <w:color w:val="000000"/>
            <w:sz w:val="28"/>
          </w:rPr>
          <w:delText>.0</w:delText>
        </w:r>
        <w:r w:rsidR="007A7498" w:rsidRPr="001A5674" w:rsidDel="00AB44D1">
          <w:rPr>
            <w:color w:val="000000"/>
            <w:sz w:val="28"/>
          </w:rPr>
          <w:delText>5</w:delText>
        </w:r>
        <w:r w:rsidR="007A7498" w:rsidRPr="00B955D5" w:rsidDel="00AB44D1">
          <w:rPr>
            <w:color w:val="000000"/>
            <w:sz w:val="28"/>
          </w:rPr>
          <w:delText>.2020</w:delText>
        </w:r>
        <w:r w:rsidR="007A7498" w:rsidRPr="00B955D5" w:rsidDel="00AB44D1">
          <w:rPr>
            <w:sz w:val="28"/>
            <w:lang w:eastAsia="x-none"/>
          </w:rPr>
          <w:delText>).</w:delText>
        </w:r>
      </w:del>
    </w:p>
    <w:p w14:paraId="062F284C" w14:textId="0A06AFDA" w:rsidR="000F5BB9" w:rsidRPr="000164AE" w:rsidDel="00AB44D1" w:rsidRDefault="004D667A" w:rsidP="00AB44D1">
      <w:pPr>
        <w:pStyle w:val="afff2"/>
        <w:spacing w:before="0"/>
        <w:jc w:val="left"/>
        <w:rPr>
          <w:del w:id="1077" w:author="Александр Перепечаев" w:date="2021-05-26T13:25:00Z"/>
          <w:b/>
          <w:bCs/>
          <w:sz w:val="28"/>
          <w:lang w:val="en-US" w:eastAsia="en-US"/>
        </w:rPr>
        <w:pPrChange w:id="1078" w:author="Александр Перепечаев" w:date="2021-05-26T13:25:00Z">
          <w:pPr>
            <w:numPr>
              <w:numId w:val="1"/>
            </w:numPr>
            <w:spacing w:line="360" w:lineRule="auto"/>
            <w:ind w:left="567" w:firstLine="709"/>
            <w:jc w:val="both"/>
          </w:pPr>
        </w:pPrChange>
      </w:pPr>
      <w:del w:id="1079" w:author="Александр Перепечаев" w:date="2021-05-26T13:25:00Z">
        <w:r w:rsidDel="00AB44D1">
          <w:rPr>
            <w:sz w:val="28"/>
            <w:lang w:val="en-US" w:eastAsia="x-none"/>
          </w:rPr>
          <w:delText>GitHub</w:delText>
        </w:r>
        <w:r w:rsidRPr="004D667A" w:rsidDel="00AB44D1">
          <w:rPr>
            <w:sz w:val="28"/>
            <w:lang w:val="en-US" w:eastAsia="x-none"/>
          </w:rPr>
          <w:delText xml:space="preserve"> </w:delText>
        </w:r>
        <w:r w:rsidDel="00AB44D1">
          <w:rPr>
            <w:sz w:val="28"/>
            <w:lang w:eastAsia="x-none"/>
          </w:rPr>
          <w:delText>модель</w:delText>
        </w:r>
        <w:r w:rsidRPr="000164AE" w:rsidDel="00AB44D1">
          <w:rPr>
            <w:sz w:val="28"/>
            <w:lang w:val="en-US" w:eastAsia="x-none"/>
          </w:rPr>
          <w:delText xml:space="preserve"> shape_predictor_68_face_landmarks.dat</w:delText>
        </w:r>
        <w:r w:rsidR="000F5BB9" w:rsidRPr="000164AE" w:rsidDel="00AB44D1">
          <w:rPr>
            <w:sz w:val="28"/>
            <w:lang w:val="en-US" w:eastAsia="x-none"/>
          </w:rPr>
          <w:delText xml:space="preserve"> – </w:delText>
        </w:r>
        <w:r w:rsidR="000F5BB9" w:rsidRPr="00B955D5" w:rsidDel="00AB44D1">
          <w:rPr>
            <w:sz w:val="28"/>
            <w:lang w:val="en-US" w:eastAsia="x-none"/>
          </w:rPr>
          <w:delText>URL</w:delText>
        </w:r>
        <w:r w:rsidR="000F5BB9" w:rsidRPr="000164AE" w:rsidDel="00AB44D1">
          <w:rPr>
            <w:sz w:val="28"/>
            <w:lang w:val="en-US" w:eastAsia="x-none"/>
          </w:rPr>
          <w:delText>: https://github.com/davisking/dlib-models#shape_predictor_68_face_landmarksdatbz2 (</w:delText>
        </w:r>
        <w:r w:rsidR="000F5BB9" w:rsidRPr="00B955D5" w:rsidDel="00AB44D1">
          <w:rPr>
            <w:sz w:val="28"/>
            <w:lang w:eastAsia="x-none"/>
          </w:rPr>
          <w:delText>дата</w:delText>
        </w:r>
        <w:r w:rsidR="000F5BB9" w:rsidRPr="000164AE" w:rsidDel="00AB44D1">
          <w:rPr>
            <w:sz w:val="28"/>
            <w:lang w:val="en-US" w:eastAsia="x-none"/>
          </w:rPr>
          <w:delText xml:space="preserve"> </w:delText>
        </w:r>
        <w:r w:rsidR="000F5BB9" w:rsidRPr="00B955D5" w:rsidDel="00AB44D1">
          <w:rPr>
            <w:sz w:val="28"/>
            <w:lang w:eastAsia="x-none"/>
          </w:rPr>
          <w:delText>обращения</w:delText>
        </w:r>
        <w:r w:rsidR="000F5BB9" w:rsidRPr="000164AE" w:rsidDel="00AB44D1">
          <w:rPr>
            <w:sz w:val="28"/>
            <w:lang w:val="en-US" w:eastAsia="x-none"/>
          </w:rPr>
          <w:delText xml:space="preserve">: </w:delText>
        </w:r>
        <w:r w:rsidR="000F5BB9" w:rsidRPr="000164AE" w:rsidDel="00AB44D1">
          <w:rPr>
            <w:color w:val="000000"/>
            <w:sz w:val="28"/>
            <w:szCs w:val="20"/>
            <w:lang w:val="en-US"/>
          </w:rPr>
          <w:delText>02</w:delText>
        </w:r>
        <w:r w:rsidR="000F5BB9" w:rsidRPr="000164AE" w:rsidDel="00AB44D1">
          <w:rPr>
            <w:color w:val="000000"/>
            <w:sz w:val="28"/>
            <w:lang w:val="en-US"/>
          </w:rPr>
          <w:delText>.04.2020</w:delText>
        </w:r>
        <w:r w:rsidR="000F5BB9" w:rsidRPr="000164AE" w:rsidDel="00AB44D1">
          <w:rPr>
            <w:sz w:val="28"/>
            <w:lang w:val="en-US" w:eastAsia="x-none"/>
          </w:rPr>
          <w:delText>).</w:delText>
        </w:r>
      </w:del>
    </w:p>
    <w:p w14:paraId="44C82DEA" w14:textId="48B603D4" w:rsidR="00B955D5" w:rsidRPr="00516107" w:rsidDel="00AB44D1" w:rsidRDefault="00B955D5" w:rsidP="00AB44D1">
      <w:pPr>
        <w:pStyle w:val="afff2"/>
        <w:spacing w:before="0"/>
        <w:jc w:val="left"/>
        <w:rPr>
          <w:del w:id="1080" w:author="Александр Перепечаев" w:date="2021-05-26T13:25:00Z"/>
          <w:b/>
          <w:bCs/>
          <w:sz w:val="28"/>
          <w:lang w:eastAsia="en-US"/>
        </w:rPr>
        <w:pPrChange w:id="1081" w:author="Александр Перепечаев" w:date="2021-05-26T13:25:00Z">
          <w:pPr>
            <w:numPr>
              <w:numId w:val="1"/>
            </w:numPr>
            <w:spacing w:line="360" w:lineRule="auto"/>
            <w:ind w:left="567" w:firstLine="709"/>
            <w:jc w:val="both"/>
          </w:pPr>
        </w:pPrChange>
      </w:pPr>
      <w:del w:id="1082" w:author="Александр Перепечаев" w:date="2021-05-26T13:25:00Z">
        <w:r w:rsidRPr="00B955D5" w:rsidDel="00AB44D1">
          <w:rPr>
            <w:sz w:val="28"/>
            <w:lang w:eastAsia="x-none"/>
          </w:rPr>
          <w:delText xml:space="preserve">Фрагменты </w:delText>
        </w:r>
        <w:r w:rsidRPr="00B955D5" w:rsidDel="00AB44D1">
          <w:rPr>
            <w:sz w:val="28"/>
            <w:lang w:val="en-US" w:eastAsia="x-none"/>
          </w:rPr>
          <w:delText>Android</w:delText>
        </w:r>
        <w:r w:rsidRPr="00B955D5" w:rsidDel="00AB44D1">
          <w:rPr>
            <w:sz w:val="28"/>
            <w:lang w:eastAsia="x-none"/>
          </w:rPr>
          <w:delText xml:space="preserve"> – </w:delText>
        </w:r>
        <w:r w:rsidRPr="00B955D5" w:rsidDel="00AB44D1">
          <w:rPr>
            <w:sz w:val="28"/>
            <w:lang w:val="en-US" w:eastAsia="x-none"/>
          </w:rPr>
          <w:delText>URL</w:delText>
        </w:r>
        <w:r w:rsidRPr="00B955D5" w:rsidDel="00AB44D1">
          <w:rPr>
            <w:sz w:val="28"/>
            <w:lang w:eastAsia="x-none"/>
          </w:rPr>
          <w:delText xml:space="preserve">: https://developer.android.com/guide/components/fragments?hl=ru (дата обращения: </w:delText>
        </w:r>
        <w:r w:rsidR="001A5674" w:rsidRPr="001A5674" w:rsidDel="00AB44D1">
          <w:rPr>
            <w:color w:val="000000"/>
            <w:sz w:val="28"/>
            <w:szCs w:val="20"/>
          </w:rPr>
          <w:delText>02</w:delText>
        </w:r>
        <w:r w:rsidRPr="00B955D5" w:rsidDel="00AB44D1">
          <w:rPr>
            <w:color w:val="000000"/>
            <w:sz w:val="28"/>
          </w:rPr>
          <w:delText>.0</w:delText>
        </w:r>
        <w:r w:rsidR="001A5674" w:rsidRPr="001A5674" w:rsidDel="00AB44D1">
          <w:rPr>
            <w:color w:val="000000"/>
            <w:sz w:val="28"/>
          </w:rPr>
          <w:delText>5</w:delText>
        </w:r>
        <w:r w:rsidRPr="00B955D5" w:rsidDel="00AB44D1">
          <w:rPr>
            <w:color w:val="000000"/>
            <w:sz w:val="28"/>
          </w:rPr>
          <w:delText>.2020</w:delText>
        </w:r>
        <w:r w:rsidRPr="00B955D5" w:rsidDel="00AB44D1">
          <w:rPr>
            <w:sz w:val="28"/>
            <w:lang w:eastAsia="x-none"/>
          </w:rPr>
          <w:delText>).</w:delText>
        </w:r>
      </w:del>
    </w:p>
    <w:p w14:paraId="55C6C21C" w14:textId="4AFC79D0" w:rsidR="006553BE" w:rsidRPr="00154FED" w:rsidRDefault="006553BE" w:rsidP="00AB44D1">
      <w:pPr>
        <w:pStyle w:val="afff2"/>
        <w:spacing w:before="0"/>
        <w:jc w:val="left"/>
        <w:rPr>
          <w:b/>
          <w:bCs/>
          <w:sz w:val="28"/>
          <w:lang w:eastAsia="en-US"/>
        </w:rPr>
        <w:pPrChange w:id="1083" w:author="Александр Перепечаев" w:date="2021-05-26T13:25:00Z">
          <w:pPr>
            <w:numPr>
              <w:numId w:val="1"/>
            </w:numPr>
            <w:spacing w:line="360" w:lineRule="auto"/>
            <w:ind w:left="567" w:firstLine="709"/>
            <w:jc w:val="both"/>
          </w:pPr>
        </w:pPrChange>
      </w:pPr>
      <w:del w:id="1084" w:author="Александр Перепечаев" w:date="2021-05-26T13:25:00Z">
        <w:r w:rsidRPr="006553BE" w:rsidDel="00AB44D1">
          <w:rPr>
            <w:sz w:val="28"/>
            <w:lang w:eastAsia="x-none"/>
          </w:rPr>
          <w:delText>Метрики в задачах машинного обучения</w:delText>
        </w:r>
        <w:r w:rsidRPr="00B955D5" w:rsidDel="00AB44D1">
          <w:rPr>
            <w:sz w:val="28"/>
            <w:lang w:eastAsia="x-none"/>
          </w:rPr>
          <w:delText xml:space="preserve"> – </w:delText>
        </w:r>
        <w:r w:rsidRPr="00B955D5" w:rsidDel="00AB44D1">
          <w:rPr>
            <w:sz w:val="28"/>
            <w:lang w:val="en-US" w:eastAsia="x-none"/>
          </w:rPr>
          <w:delText>URL</w:delText>
        </w:r>
        <w:r w:rsidRPr="00B955D5" w:rsidDel="00AB44D1">
          <w:rPr>
            <w:sz w:val="28"/>
            <w:lang w:eastAsia="x-none"/>
          </w:rPr>
          <w:delText xml:space="preserve">: </w:delText>
        </w:r>
        <w:r w:rsidRPr="006553BE" w:rsidDel="00AB44D1">
          <w:rPr>
            <w:sz w:val="28"/>
            <w:lang w:eastAsia="x-none"/>
          </w:rPr>
          <w:delText>https://habr.com/ru/company/ods/blog/328372/</w:delText>
        </w:r>
        <w:r w:rsidRPr="00B955D5" w:rsidDel="00AB44D1">
          <w:rPr>
            <w:sz w:val="28"/>
            <w:lang w:eastAsia="x-none"/>
          </w:rPr>
          <w:delText xml:space="preserve"> (дата обращения: </w:delText>
        </w:r>
        <w:r w:rsidRPr="00516107" w:rsidDel="00AB44D1">
          <w:rPr>
            <w:color w:val="000000"/>
            <w:sz w:val="28"/>
            <w:szCs w:val="20"/>
          </w:rPr>
          <w:delText>26</w:delText>
        </w:r>
        <w:r w:rsidRPr="00B955D5" w:rsidDel="00AB44D1">
          <w:rPr>
            <w:color w:val="000000"/>
            <w:sz w:val="28"/>
          </w:rPr>
          <w:delText>.0</w:delText>
        </w:r>
        <w:r w:rsidRPr="001A5674" w:rsidDel="00AB44D1">
          <w:rPr>
            <w:color w:val="000000"/>
            <w:sz w:val="28"/>
          </w:rPr>
          <w:delText>5</w:delText>
        </w:r>
        <w:r w:rsidRPr="00B955D5" w:rsidDel="00AB44D1">
          <w:rPr>
            <w:color w:val="000000"/>
            <w:sz w:val="28"/>
          </w:rPr>
          <w:delText>.2020</w:delText>
        </w:r>
        <w:r w:rsidRPr="00B955D5" w:rsidDel="00AB44D1">
          <w:rPr>
            <w:sz w:val="28"/>
            <w:lang w:eastAsia="x-none"/>
          </w:rPr>
          <w:delText>).</w:delText>
        </w:r>
      </w:del>
    </w:p>
    <w:p w14:paraId="301CA127" w14:textId="77777777" w:rsidR="006553BE" w:rsidRPr="009F2419" w:rsidRDefault="006553BE">
      <w:pPr>
        <w:tabs>
          <w:tab w:val="left" w:pos="1701"/>
        </w:tabs>
        <w:spacing w:line="360" w:lineRule="auto"/>
        <w:jc w:val="both"/>
        <w:rPr>
          <w:b/>
          <w:bCs/>
          <w:sz w:val="28"/>
          <w:szCs w:val="28"/>
          <w:lang w:eastAsia="en-US"/>
        </w:rPr>
        <w:pPrChange w:id="1085" w:author="Александр Перепечаев" w:date="2020-06-09T22:38:00Z">
          <w:pPr>
            <w:spacing w:line="360" w:lineRule="auto"/>
            <w:jc w:val="both"/>
          </w:pPr>
        </w:pPrChange>
      </w:pPr>
    </w:p>
    <w:p w14:paraId="4E963FBA" w14:textId="3F47F264" w:rsidR="00B955D5" w:rsidRPr="00B955D5" w:rsidDel="00AB44D1" w:rsidRDefault="00B955D5" w:rsidP="00AB44D1">
      <w:pPr>
        <w:spacing w:after="240" w:line="360" w:lineRule="auto"/>
        <w:ind w:left="567"/>
        <w:jc w:val="center"/>
        <w:rPr>
          <w:del w:id="1086" w:author="Александр Перепечаев" w:date="2021-05-26T13:23:00Z"/>
          <w:b/>
          <w:bCs/>
          <w:sz w:val="28"/>
          <w:szCs w:val="28"/>
          <w:lang w:eastAsia="en-US"/>
        </w:rPr>
        <w:pPrChange w:id="1087" w:author="Александр Перепечаев" w:date="2021-05-26T13:23:00Z">
          <w:pPr>
            <w:spacing w:after="240" w:line="360" w:lineRule="auto"/>
            <w:ind w:left="567"/>
            <w:jc w:val="center"/>
          </w:pPr>
        </w:pPrChange>
      </w:pPr>
      <w:del w:id="1088" w:author="Александр Перепечаев" w:date="2021-05-26T13:24:00Z">
        <w:r w:rsidRPr="00B955D5" w:rsidDel="00AB44D1">
          <w:rPr>
            <w:sz w:val="20"/>
            <w:szCs w:val="20"/>
          </w:rPr>
          <w:br w:type="page"/>
        </w:r>
      </w:del>
      <w:bookmarkStart w:id="1089" w:name="_Toc454490180"/>
      <w:bookmarkStart w:id="1090" w:name="_Toc483568546"/>
      <w:bookmarkStart w:id="1091" w:name="_Toc512469160"/>
      <w:bookmarkStart w:id="1092" w:name="_Toc512500021"/>
      <w:bookmarkStart w:id="1093" w:name="_Toc514499607"/>
      <w:bookmarkStart w:id="1094" w:name="_Toc515881739"/>
      <w:bookmarkStart w:id="1095" w:name="_Toc516655948"/>
      <w:bookmarkStart w:id="1096" w:name="_Toc9088194"/>
      <w:bookmarkStart w:id="1097" w:name="_Toc414135408"/>
      <w:bookmarkStart w:id="1098" w:name="_Toc422006318"/>
      <w:del w:id="1099" w:author="Александр Перепечаев" w:date="2021-05-26T13:23:00Z">
        <w:r w:rsidRPr="00B955D5" w:rsidDel="00AB44D1">
          <w:rPr>
            <w:b/>
            <w:bCs/>
            <w:sz w:val="28"/>
            <w:szCs w:val="28"/>
            <w:lang w:eastAsia="en-US"/>
          </w:rPr>
          <w:delText>ПРИЛОЖЕНИЕ А</w:delText>
        </w:r>
        <w:bookmarkStart w:id="1100" w:name="_Toc483568547"/>
        <w:bookmarkStart w:id="1101" w:name="_Toc512469161"/>
        <w:bookmarkStart w:id="1102" w:name="_Toc512500022"/>
        <w:bookmarkStart w:id="1103" w:name="_Toc514322253"/>
        <w:bookmarkStart w:id="1104" w:name="_Toc514499608"/>
        <w:bookmarkStart w:id="1105" w:name="_Toc515827401"/>
        <w:bookmarkStart w:id="1106" w:name="_Toc515827993"/>
        <w:bookmarkStart w:id="1107" w:name="_Toc515881740"/>
        <w:bookmarkStart w:id="1108" w:name="_Toc516095676"/>
        <w:bookmarkStart w:id="1109" w:name="_Toc516655949"/>
        <w:bookmarkStart w:id="1110" w:name="_Toc9088195"/>
        <w:bookmarkEnd w:id="1089"/>
        <w:bookmarkEnd w:id="1090"/>
        <w:bookmarkEnd w:id="1091"/>
        <w:bookmarkEnd w:id="1092"/>
        <w:bookmarkEnd w:id="1093"/>
        <w:bookmarkEnd w:id="1094"/>
        <w:bookmarkEnd w:id="1095"/>
        <w:bookmarkEnd w:id="1096"/>
      </w:del>
    </w:p>
    <w:p w14:paraId="7517949D" w14:textId="650DE724" w:rsidR="00B955D5" w:rsidRPr="00B955D5" w:rsidDel="00AB44D1" w:rsidRDefault="00B955D5" w:rsidP="00AB44D1">
      <w:pPr>
        <w:spacing w:after="240" w:line="360" w:lineRule="auto"/>
        <w:ind w:left="567"/>
        <w:jc w:val="center"/>
        <w:rPr>
          <w:del w:id="1111" w:author="Александр Перепечаев" w:date="2021-05-26T13:23:00Z"/>
          <w:b/>
          <w:bCs/>
          <w:sz w:val="28"/>
          <w:szCs w:val="28"/>
          <w:lang w:eastAsia="en-US"/>
        </w:rPr>
        <w:pPrChange w:id="1112" w:author="Александр Перепечаев" w:date="2021-05-26T13:23:00Z">
          <w:pPr>
            <w:spacing w:before="240" w:after="240" w:line="360" w:lineRule="auto"/>
            <w:ind w:left="567"/>
            <w:jc w:val="center"/>
          </w:pPr>
        </w:pPrChange>
      </w:pPr>
      <w:del w:id="1113" w:author="Александр Перепечаев" w:date="2021-05-26T13:23:00Z">
        <w:r w:rsidRPr="00B955D5" w:rsidDel="00AB44D1">
          <w:rPr>
            <w:b/>
            <w:bCs/>
            <w:sz w:val="28"/>
            <w:szCs w:val="28"/>
            <w:lang w:eastAsia="en-US"/>
          </w:rPr>
          <w:delText>Техническое задание на программное средство</w:delText>
        </w:r>
        <w:bookmarkEnd w:id="1100"/>
        <w:bookmarkEnd w:id="1101"/>
        <w:bookmarkEnd w:id="1102"/>
        <w:bookmarkEnd w:id="1103"/>
        <w:bookmarkEnd w:id="1104"/>
        <w:bookmarkEnd w:id="1105"/>
        <w:bookmarkEnd w:id="1106"/>
        <w:bookmarkEnd w:id="1107"/>
        <w:bookmarkEnd w:id="1108"/>
        <w:bookmarkEnd w:id="1109"/>
        <w:bookmarkEnd w:id="1110"/>
        <w:r w:rsidRPr="00B955D5" w:rsidDel="00AB44D1">
          <w:rPr>
            <w:b/>
            <w:sz w:val="20"/>
            <w:szCs w:val="28"/>
          </w:rPr>
          <w:delText xml:space="preserve"> </w:delText>
        </w:r>
        <w:bookmarkEnd w:id="1097"/>
        <w:bookmarkEnd w:id="1098"/>
      </w:del>
    </w:p>
    <w:p w14:paraId="24AD4745" w14:textId="2C993677" w:rsidR="00B955D5" w:rsidRPr="00B955D5" w:rsidDel="00AB44D1" w:rsidRDefault="00B955D5" w:rsidP="00AB44D1">
      <w:pPr>
        <w:spacing w:after="240" w:line="360" w:lineRule="auto"/>
        <w:ind w:left="567"/>
        <w:jc w:val="center"/>
        <w:rPr>
          <w:del w:id="1114" w:author="Александр Перепечаев" w:date="2021-05-26T13:23:00Z"/>
          <w:color w:val="000000"/>
          <w:sz w:val="28"/>
          <w:szCs w:val="28"/>
        </w:rPr>
        <w:pPrChange w:id="1115" w:author="Александр Перепечаев" w:date="2021-05-26T13:23:00Z">
          <w:pPr>
            <w:autoSpaceDE w:val="0"/>
            <w:autoSpaceDN w:val="0"/>
            <w:adjustRightInd w:val="0"/>
            <w:spacing w:line="360" w:lineRule="auto"/>
            <w:ind w:left="567"/>
            <w:jc w:val="right"/>
          </w:pPr>
        </w:pPrChange>
      </w:pPr>
      <w:del w:id="1116" w:author="Александр Перепечаев" w:date="2021-05-26T13:23:00Z">
        <w:r w:rsidRPr="00B955D5" w:rsidDel="00AB44D1">
          <w:rPr>
            <w:color w:val="000000"/>
            <w:sz w:val="28"/>
            <w:szCs w:val="28"/>
          </w:rPr>
          <w:tab/>
        </w:r>
        <w:r w:rsidRPr="00B955D5" w:rsidDel="00AB44D1">
          <w:rPr>
            <w:color w:val="000000"/>
            <w:sz w:val="28"/>
            <w:szCs w:val="28"/>
          </w:rPr>
          <w:tab/>
        </w:r>
        <w:r w:rsidRPr="00B955D5" w:rsidDel="00AB44D1">
          <w:rPr>
            <w:color w:val="000000"/>
            <w:sz w:val="28"/>
            <w:szCs w:val="28"/>
          </w:rPr>
          <w:tab/>
        </w:r>
        <w:r w:rsidRPr="00B955D5" w:rsidDel="00AB44D1">
          <w:rPr>
            <w:color w:val="000000"/>
            <w:sz w:val="28"/>
            <w:szCs w:val="28"/>
          </w:rPr>
          <w:tab/>
        </w:r>
        <w:r w:rsidRPr="00B955D5" w:rsidDel="00AB44D1">
          <w:rPr>
            <w:color w:val="000000"/>
            <w:sz w:val="28"/>
            <w:szCs w:val="28"/>
          </w:rPr>
          <w:tab/>
        </w:r>
        <w:r w:rsidR="00DB4FDE" w:rsidDel="00AB44D1">
          <w:rPr>
            <w:color w:val="000000"/>
            <w:sz w:val="28"/>
            <w:szCs w:val="28"/>
          </w:rPr>
          <w:delText>СОГЛАСОВАНО</w:delText>
        </w:r>
      </w:del>
    </w:p>
    <w:p w14:paraId="2693DBD7" w14:textId="556EF93E" w:rsidR="00B955D5" w:rsidRPr="00B955D5" w:rsidDel="00AB44D1" w:rsidRDefault="009D68E2" w:rsidP="00AB44D1">
      <w:pPr>
        <w:spacing w:after="240" w:line="360" w:lineRule="auto"/>
        <w:ind w:left="567"/>
        <w:jc w:val="center"/>
        <w:rPr>
          <w:del w:id="1117" w:author="Александр Перепечаев" w:date="2021-05-26T13:23:00Z"/>
          <w:color w:val="000000"/>
          <w:sz w:val="28"/>
          <w:szCs w:val="28"/>
        </w:rPr>
        <w:pPrChange w:id="1118" w:author="Александр Перепечаев" w:date="2021-05-26T13:23:00Z">
          <w:pPr>
            <w:tabs>
              <w:tab w:val="right" w:pos="9214"/>
            </w:tabs>
            <w:autoSpaceDE w:val="0"/>
            <w:autoSpaceDN w:val="0"/>
            <w:adjustRightInd w:val="0"/>
            <w:spacing w:line="360" w:lineRule="auto"/>
            <w:ind w:left="567"/>
            <w:jc w:val="right"/>
          </w:pPr>
        </w:pPrChange>
      </w:pPr>
      <w:del w:id="1119" w:author="Александр Перепечаев" w:date="2021-05-26T13:23:00Z">
        <w:r w:rsidDel="00AB44D1">
          <w:rPr>
            <w:color w:val="000000"/>
            <w:sz w:val="28"/>
            <w:szCs w:val="28"/>
          </w:rPr>
          <w:tab/>
        </w:r>
        <w:r w:rsidR="00B955D5" w:rsidRPr="00B955D5" w:rsidDel="00AB44D1">
          <w:rPr>
            <w:color w:val="000000"/>
            <w:sz w:val="28"/>
            <w:szCs w:val="28"/>
          </w:rPr>
          <w:delText xml:space="preserve">Зав. кафедрой </w:delText>
        </w:r>
        <w:r w:rsidR="00CA5A9B" w:rsidRPr="00B955D5" w:rsidDel="00AB44D1">
          <w:rPr>
            <w:color w:val="000000"/>
            <w:sz w:val="28"/>
            <w:szCs w:val="28"/>
          </w:rPr>
          <w:delText>«</w:delText>
        </w:r>
        <w:r w:rsidR="00B955D5" w:rsidRPr="00B955D5" w:rsidDel="00AB44D1">
          <w:rPr>
            <w:color w:val="000000"/>
            <w:sz w:val="28"/>
            <w:szCs w:val="28"/>
          </w:rPr>
          <w:delText>ПОВТиАС</w:delText>
        </w:r>
        <w:r w:rsidR="00CA5A9B" w:rsidRPr="00B955D5" w:rsidDel="00AB44D1">
          <w:rPr>
            <w:color w:val="000000"/>
            <w:sz w:val="28"/>
            <w:szCs w:val="28"/>
          </w:rPr>
          <w:delText>»</w:delText>
        </w:r>
      </w:del>
    </w:p>
    <w:p w14:paraId="7D5E94D3" w14:textId="7105EB9E" w:rsidR="00B955D5" w:rsidRPr="00B955D5" w:rsidDel="00AB44D1" w:rsidRDefault="009D68E2" w:rsidP="00AB44D1">
      <w:pPr>
        <w:spacing w:after="240" w:line="360" w:lineRule="auto"/>
        <w:ind w:left="567"/>
        <w:jc w:val="center"/>
        <w:rPr>
          <w:del w:id="1120" w:author="Александр Перепечаев" w:date="2021-05-26T13:23:00Z"/>
          <w:color w:val="000000"/>
          <w:sz w:val="28"/>
          <w:szCs w:val="28"/>
        </w:rPr>
        <w:pPrChange w:id="1121" w:author="Александр Перепечаев" w:date="2021-05-26T13:23:00Z">
          <w:pPr>
            <w:tabs>
              <w:tab w:val="right" w:pos="9214"/>
            </w:tabs>
            <w:autoSpaceDE w:val="0"/>
            <w:autoSpaceDN w:val="0"/>
            <w:adjustRightInd w:val="0"/>
            <w:spacing w:line="360" w:lineRule="auto"/>
            <w:ind w:left="567"/>
            <w:jc w:val="right"/>
          </w:pPr>
        </w:pPrChange>
      </w:pPr>
      <w:del w:id="1122" w:author="Александр Перепечаев" w:date="2021-05-26T13:23:00Z">
        <w:r w:rsidDel="00AB44D1">
          <w:rPr>
            <w:color w:val="000000"/>
            <w:sz w:val="28"/>
            <w:szCs w:val="28"/>
          </w:rPr>
          <w:tab/>
        </w:r>
        <w:r w:rsidR="00B955D5" w:rsidRPr="00B955D5" w:rsidDel="00AB44D1">
          <w:rPr>
            <w:color w:val="000000"/>
            <w:sz w:val="28"/>
            <w:szCs w:val="28"/>
          </w:rPr>
          <w:delText>______/</w:delText>
        </w:r>
        <w:r w:rsidR="004C6633" w:rsidDel="00AB44D1">
          <w:rPr>
            <w:color w:val="000000"/>
            <w:sz w:val="28"/>
            <w:szCs w:val="28"/>
          </w:rPr>
          <w:delText xml:space="preserve">В.В. </w:delText>
        </w:r>
        <w:r w:rsidR="00B955D5" w:rsidRPr="00B955D5" w:rsidDel="00AB44D1">
          <w:rPr>
            <w:color w:val="000000"/>
            <w:sz w:val="28"/>
            <w:szCs w:val="28"/>
          </w:rPr>
          <w:delText>Долгов /</w:delText>
        </w:r>
      </w:del>
    </w:p>
    <w:p w14:paraId="30805059" w14:textId="6266FB7E" w:rsidR="00B955D5" w:rsidRPr="00B955D5" w:rsidDel="00AB44D1" w:rsidRDefault="009D68E2" w:rsidP="00AB44D1">
      <w:pPr>
        <w:spacing w:after="240" w:line="360" w:lineRule="auto"/>
        <w:ind w:left="567"/>
        <w:jc w:val="center"/>
        <w:rPr>
          <w:del w:id="1123" w:author="Александр Перепечаев" w:date="2021-05-26T13:23:00Z"/>
          <w:color w:val="000000"/>
          <w:sz w:val="28"/>
          <w:szCs w:val="28"/>
        </w:rPr>
        <w:pPrChange w:id="1124" w:author="Александр Перепечаев" w:date="2021-05-26T13:23:00Z">
          <w:pPr>
            <w:tabs>
              <w:tab w:val="right" w:pos="9214"/>
            </w:tabs>
            <w:autoSpaceDE w:val="0"/>
            <w:autoSpaceDN w:val="0"/>
            <w:adjustRightInd w:val="0"/>
            <w:spacing w:after="240" w:line="360" w:lineRule="auto"/>
            <w:ind w:left="567"/>
            <w:jc w:val="right"/>
          </w:pPr>
        </w:pPrChange>
      </w:pPr>
      <w:del w:id="1125" w:author="Александр Перепечаев" w:date="2021-05-26T13:23:00Z">
        <w:r w:rsidDel="00AB44D1">
          <w:rPr>
            <w:color w:val="000000"/>
            <w:sz w:val="28"/>
            <w:szCs w:val="28"/>
          </w:rPr>
          <w:tab/>
        </w:r>
        <w:r w:rsidR="00B955D5" w:rsidRPr="00B955D5" w:rsidDel="00AB44D1">
          <w:rPr>
            <w:color w:val="000000"/>
            <w:sz w:val="28"/>
            <w:szCs w:val="28"/>
          </w:rPr>
          <w:delText>«__»____________2020 г.</w:delText>
        </w:r>
      </w:del>
    </w:p>
    <w:p w14:paraId="45973D2D" w14:textId="3B55122C" w:rsidR="00B955D5" w:rsidRPr="00A23157" w:rsidDel="00AB44D1" w:rsidRDefault="00B955D5" w:rsidP="00AB44D1">
      <w:pPr>
        <w:spacing w:after="240" w:line="360" w:lineRule="auto"/>
        <w:ind w:left="567"/>
        <w:jc w:val="center"/>
        <w:rPr>
          <w:del w:id="1126" w:author="Александр Перепечаев" w:date="2021-05-26T13:23:00Z"/>
        </w:rPr>
        <w:pPrChange w:id="1127" w:author="Александр Перепечаев" w:date="2021-05-26T13:23:00Z">
          <w:pPr>
            <w:pStyle w:val="afffe"/>
          </w:pPr>
        </w:pPrChange>
      </w:pPr>
      <w:del w:id="1128" w:author="Александр Перепечаев" w:date="2021-05-26T13:23:00Z">
        <w:r w:rsidRPr="00B955D5" w:rsidDel="00AB44D1">
          <w:delText>A.1 Введение</w:delText>
        </w:r>
      </w:del>
    </w:p>
    <w:p w14:paraId="5612AED4" w14:textId="2582260D" w:rsidR="00B955D5" w:rsidRPr="00B955D5" w:rsidDel="00AB44D1" w:rsidRDefault="00B955D5" w:rsidP="00AB44D1">
      <w:pPr>
        <w:spacing w:after="240" w:line="360" w:lineRule="auto"/>
        <w:ind w:left="567"/>
        <w:jc w:val="center"/>
        <w:rPr>
          <w:del w:id="1129" w:author="Александр Перепечаев" w:date="2021-05-26T13:23:00Z"/>
        </w:rPr>
        <w:pPrChange w:id="1130" w:author="Александр Перепечаев" w:date="2021-05-26T13:23:00Z">
          <w:pPr>
            <w:pStyle w:val="afffe"/>
          </w:pPr>
        </w:pPrChange>
      </w:pPr>
      <w:del w:id="1131" w:author="Александр Перепечаев" w:date="2021-05-26T13:23:00Z">
        <w:r w:rsidRPr="00B955D5" w:rsidDel="00AB44D1">
          <w:delText>А.1.1 Наименование программы</w:delText>
        </w:r>
      </w:del>
    </w:p>
    <w:p w14:paraId="25C9DFCC" w14:textId="02251ED4" w:rsidR="00B955D5" w:rsidRPr="00B955D5" w:rsidDel="00AB44D1" w:rsidRDefault="00B955D5" w:rsidP="00AB44D1">
      <w:pPr>
        <w:spacing w:after="240" w:line="360" w:lineRule="auto"/>
        <w:ind w:left="567"/>
        <w:jc w:val="center"/>
        <w:rPr>
          <w:del w:id="1132" w:author="Александр Перепечаев" w:date="2021-05-26T13:23:00Z"/>
          <w:sz w:val="28"/>
          <w:szCs w:val="28"/>
        </w:rPr>
        <w:pPrChange w:id="1133" w:author="Александр Перепечаев" w:date="2021-05-26T13:23:00Z">
          <w:pPr>
            <w:tabs>
              <w:tab w:val="left" w:pos="1134"/>
            </w:tabs>
            <w:spacing w:line="360" w:lineRule="auto"/>
            <w:ind w:left="567" w:firstLine="709"/>
            <w:jc w:val="both"/>
          </w:pPr>
        </w:pPrChange>
      </w:pPr>
      <w:del w:id="1134" w:author="Александр Перепечаев" w:date="2021-05-26T13:23:00Z">
        <w:r w:rsidRPr="00B955D5" w:rsidDel="00AB44D1">
          <w:rPr>
            <w:sz w:val="28"/>
            <w:szCs w:val="28"/>
          </w:rPr>
          <w:delText>Наименование программы – «</w:delText>
        </w:r>
        <w:r w:rsidR="001322E8" w:rsidRPr="001322E8" w:rsidDel="00AB44D1">
          <w:rPr>
            <w:sz w:val="28"/>
            <w:szCs w:val="28"/>
          </w:rPr>
          <w:delText>Информационно-аналитическая система определения базовых эмоций человека</w:delText>
        </w:r>
        <w:r w:rsidRPr="00B955D5" w:rsidDel="00AB44D1">
          <w:rPr>
            <w:sz w:val="28"/>
            <w:szCs w:val="28"/>
          </w:rPr>
          <w:delText>».</w:delText>
        </w:r>
      </w:del>
    </w:p>
    <w:p w14:paraId="4C9B5459" w14:textId="215C4F3C" w:rsidR="00B955D5" w:rsidRPr="00B955D5" w:rsidDel="00AB44D1" w:rsidRDefault="00B955D5" w:rsidP="00AB44D1">
      <w:pPr>
        <w:spacing w:after="240" w:line="360" w:lineRule="auto"/>
        <w:ind w:left="567"/>
        <w:jc w:val="center"/>
        <w:rPr>
          <w:del w:id="1135" w:author="Александр Перепечаев" w:date="2021-05-26T13:23:00Z"/>
        </w:rPr>
        <w:pPrChange w:id="1136" w:author="Александр Перепечаев" w:date="2021-05-26T13:23:00Z">
          <w:pPr>
            <w:pStyle w:val="afffe"/>
          </w:pPr>
        </w:pPrChange>
      </w:pPr>
      <w:del w:id="1137" w:author="Александр Перепечаев" w:date="2021-05-26T13:23:00Z">
        <w:r w:rsidRPr="00B955D5" w:rsidDel="00AB44D1">
          <w:rPr>
            <w:lang w:val="en-US"/>
          </w:rPr>
          <w:delText>A</w:delText>
        </w:r>
        <w:r w:rsidRPr="00B955D5" w:rsidDel="00AB44D1">
          <w:delText>.1.2 Задание к программе</w:delText>
        </w:r>
      </w:del>
    </w:p>
    <w:p w14:paraId="7DFFBFDB" w14:textId="71C2823C" w:rsidR="00B955D5" w:rsidRPr="00640209" w:rsidDel="00AB44D1" w:rsidRDefault="00640209" w:rsidP="00AB44D1">
      <w:pPr>
        <w:spacing w:after="240" w:line="360" w:lineRule="auto"/>
        <w:ind w:left="567"/>
        <w:jc w:val="center"/>
        <w:rPr>
          <w:del w:id="1138" w:author="Александр Перепечаев" w:date="2021-05-26T13:23:00Z"/>
          <w:sz w:val="28"/>
          <w:szCs w:val="28"/>
        </w:rPr>
        <w:pPrChange w:id="1139" w:author="Александр Перепечаев" w:date="2021-05-26T13:23:00Z">
          <w:pPr>
            <w:tabs>
              <w:tab w:val="left" w:pos="1134"/>
            </w:tabs>
            <w:spacing w:line="360" w:lineRule="auto"/>
            <w:ind w:left="567" w:firstLine="709"/>
            <w:jc w:val="both"/>
          </w:pPr>
        </w:pPrChange>
      </w:pPr>
      <w:del w:id="1140" w:author="Александр Перепечаев" w:date="2021-05-26T13:23:00Z">
        <w:r w:rsidDel="00AB44D1">
          <w:rPr>
            <w:sz w:val="28"/>
            <w:szCs w:val="28"/>
          </w:rPr>
          <w:delText>Реализация и</w:delText>
        </w:r>
        <w:r w:rsidRPr="00640209" w:rsidDel="00AB44D1">
          <w:rPr>
            <w:sz w:val="28"/>
            <w:szCs w:val="28"/>
          </w:rPr>
          <w:delText>нформационно-аналитическ</w:delText>
        </w:r>
        <w:r w:rsidDel="00AB44D1">
          <w:rPr>
            <w:sz w:val="28"/>
            <w:szCs w:val="28"/>
          </w:rPr>
          <w:delText>ой</w:delText>
        </w:r>
        <w:r w:rsidRPr="00640209" w:rsidDel="00AB44D1">
          <w:rPr>
            <w:sz w:val="28"/>
            <w:szCs w:val="28"/>
          </w:rPr>
          <w:delText xml:space="preserve"> систем</w:delText>
        </w:r>
        <w:r w:rsidDel="00AB44D1">
          <w:rPr>
            <w:sz w:val="28"/>
            <w:szCs w:val="28"/>
          </w:rPr>
          <w:delText>ы</w:delText>
        </w:r>
        <w:r w:rsidRPr="00640209" w:rsidDel="00AB44D1">
          <w:rPr>
            <w:sz w:val="28"/>
            <w:szCs w:val="28"/>
          </w:rPr>
          <w:delText xml:space="preserve"> определения базовых эмоций человека</w:delText>
        </w:r>
        <w:r w:rsidR="00A473CD" w:rsidDel="00AB44D1">
          <w:rPr>
            <w:sz w:val="28"/>
            <w:szCs w:val="28"/>
          </w:rPr>
          <w:delText>.</w:delText>
        </w:r>
      </w:del>
    </w:p>
    <w:p w14:paraId="5770397B" w14:textId="1E2E383C" w:rsidR="00B955D5" w:rsidRPr="00B955D5" w:rsidDel="00AB44D1" w:rsidRDefault="00B955D5" w:rsidP="00AB44D1">
      <w:pPr>
        <w:spacing w:after="240" w:line="360" w:lineRule="auto"/>
        <w:ind w:left="567"/>
        <w:jc w:val="center"/>
        <w:rPr>
          <w:del w:id="1141" w:author="Александр Перепечаев" w:date="2021-05-26T13:23:00Z"/>
        </w:rPr>
        <w:pPrChange w:id="1142" w:author="Александр Перепечаев" w:date="2021-05-26T13:23:00Z">
          <w:pPr>
            <w:pStyle w:val="afffe"/>
          </w:pPr>
        </w:pPrChange>
      </w:pPr>
      <w:del w:id="1143" w:author="Александр Перепечаев" w:date="2021-05-26T13:23:00Z">
        <w:r w:rsidRPr="00B955D5" w:rsidDel="00AB44D1">
          <w:delText>A.1.3 Область применения</w:delText>
        </w:r>
      </w:del>
    </w:p>
    <w:p w14:paraId="67D73BFE" w14:textId="4508A6C8" w:rsidR="00834775" w:rsidRPr="00B955D5" w:rsidDel="00AB44D1" w:rsidRDefault="00B955D5" w:rsidP="00AB44D1">
      <w:pPr>
        <w:spacing w:after="240" w:line="360" w:lineRule="auto"/>
        <w:ind w:left="567"/>
        <w:jc w:val="center"/>
        <w:rPr>
          <w:del w:id="1144" w:author="Александр Перепечаев" w:date="2021-05-26T13:23:00Z"/>
          <w:sz w:val="28"/>
          <w:szCs w:val="28"/>
        </w:rPr>
        <w:pPrChange w:id="1145" w:author="Александр Перепечаев" w:date="2021-05-26T13:23:00Z">
          <w:pPr>
            <w:tabs>
              <w:tab w:val="left" w:pos="1134"/>
            </w:tabs>
            <w:spacing w:line="360" w:lineRule="auto"/>
            <w:ind w:left="567" w:firstLine="709"/>
            <w:jc w:val="both"/>
          </w:pPr>
        </w:pPrChange>
      </w:pPr>
      <w:del w:id="1146" w:author="Александр Перепечаев" w:date="2021-05-26T13:23:00Z">
        <w:r w:rsidRPr="00B955D5" w:rsidDel="00AB44D1">
          <w:rPr>
            <w:sz w:val="28"/>
            <w:szCs w:val="28"/>
          </w:rPr>
          <w:delText xml:space="preserve">Областью применения данного программного продукта является частная сфера. Программа предназначена для домашнего использования конечным пользователем и не предусматривает коммерческого распространения. </w:delText>
        </w:r>
      </w:del>
    </w:p>
    <w:p w14:paraId="23B8BFD6" w14:textId="44C53EB9" w:rsidR="00B955D5" w:rsidRPr="00B955D5" w:rsidDel="00AB44D1" w:rsidRDefault="00B955D5" w:rsidP="00AB44D1">
      <w:pPr>
        <w:spacing w:after="240" w:line="360" w:lineRule="auto"/>
        <w:ind w:left="567"/>
        <w:jc w:val="center"/>
        <w:rPr>
          <w:del w:id="1147" w:author="Александр Перепечаев" w:date="2021-05-26T13:23:00Z"/>
        </w:rPr>
        <w:pPrChange w:id="1148" w:author="Александр Перепечаев" w:date="2021-05-26T13:23:00Z">
          <w:pPr>
            <w:pStyle w:val="afffe"/>
          </w:pPr>
        </w:pPrChange>
      </w:pPr>
      <w:del w:id="1149" w:author="Александр Перепечаев" w:date="2021-05-26T13:23:00Z">
        <w:r w:rsidRPr="00B955D5" w:rsidDel="00AB44D1">
          <w:delText>А.1.4 Объект внедрения</w:delText>
        </w:r>
      </w:del>
    </w:p>
    <w:p w14:paraId="01A42BF8" w14:textId="1B64F75D" w:rsidR="00B955D5" w:rsidRPr="00B955D5" w:rsidDel="00AB44D1" w:rsidRDefault="00B955D5" w:rsidP="00AB44D1">
      <w:pPr>
        <w:spacing w:after="240" w:line="360" w:lineRule="auto"/>
        <w:ind w:left="567"/>
        <w:jc w:val="center"/>
        <w:rPr>
          <w:del w:id="1150" w:author="Александр Перепечаев" w:date="2021-05-26T13:23:00Z"/>
          <w:sz w:val="28"/>
          <w:szCs w:val="28"/>
        </w:rPr>
        <w:pPrChange w:id="1151" w:author="Александр Перепечаев" w:date="2021-05-26T13:23:00Z">
          <w:pPr>
            <w:tabs>
              <w:tab w:val="left" w:pos="1134"/>
            </w:tabs>
            <w:spacing w:line="360" w:lineRule="auto"/>
            <w:ind w:left="567" w:firstLine="709"/>
            <w:jc w:val="both"/>
          </w:pPr>
        </w:pPrChange>
      </w:pPr>
      <w:del w:id="1152" w:author="Александр Перепечаев" w:date="2021-05-26T13:23:00Z">
        <w:r w:rsidRPr="00B955D5" w:rsidDel="00AB44D1">
          <w:rPr>
            <w:sz w:val="28"/>
            <w:szCs w:val="28"/>
          </w:rPr>
          <w:delText>Объект внедрения: конечный программный продукт предназначен для свободного распространения.</w:delText>
        </w:r>
      </w:del>
    </w:p>
    <w:p w14:paraId="32F3480E" w14:textId="0B726023" w:rsidR="007D593D" w:rsidDel="00AB44D1" w:rsidRDefault="007D593D" w:rsidP="00AB44D1">
      <w:pPr>
        <w:spacing w:after="240" w:line="360" w:lineRule="auto"/>
        <w:ind w:left="567"/>
        <w:jc w:val="center"/>
        <w:rPr>
          <w:del w:id="1153" w:author="Александр Перепечаев" w:date="2021-05-26T13:23:00Z"/>
        </w:rPr>
        <w:pPrChange w:id="1154" w:author="Александр Перепечаев" w:date="2021-05-26T13:23:00Z">
          <w:pPr>
            <w:pStyle w:val="afffe"/>
          </w:pPr>
        </w:pPrChange>
      </w:pPr>
    </w:p>
    <w:p w14:paraId="65A40F8F" w14:textId="3DDEDEC7" w:rsidR="00FB568A" w:rsidDel="00AB44D1" w:rsidRDefault="00FB568A" w:rsidP="00AB44D1">
      <w:pPr>
        <w:spacing w:after="240" w:line="360" w:lineRule="auto"/>
        <w:ind w:left="567"/>
        <w:jc w:val="center"/>
        <w:rPr>
          <w:del w:id="1155" w:author="Александр Перепечаев" w:date="2021-05-26T13:23:00Z"/>
        </w:rPr>
        <w:pPrChange w:id="1156" w:author="Александр Перепечаев" w:date="2021-05-26T13:23:00Z">
          <w:pPr>
            <w:pStyle w:val="afffe"/>
          </w:pPr>
        </w:pPrChange>
      </w:pPr>
    </w:p>
    <w:p w14:paraId="1237778D" w14:textId="10BA3FFB" w:rsidR="00B955D5" w:rsidRPr="00B955D5" w:rsidDel="00AB44D1" w:rsidRDefault="00B955D5" w:rsidP="00AB44D1">
      <w:pPr>
        <w:spacing w:after="240" w:line="360" w:lineRule="auto"/>
        <w:ind w:left="567"/>
        <w:jc w:val="center"/>
        <w:rPr>
          <w:del w:id="1157" w:author="Александр Перепечаев" w:date="2021-05-26T13:23:00Z"/>
        </w:rPr>
        <w:pPrChange w:id="1158" w:author="Александр Перепечаев" w:date="2021-05-26T13:23:00Z">
          <w:pPr>
            <w:pStyle w:val="afffe"/>
          </w:pPr>
        </w:pPrChange>
      </w:pPr>
      <w:del w:id="1159" w:author="Александр Перепечаев" w:date="2021-05-26T13:23:00Z">
        <w:r w:rsidRPr="00B955D5" w:rsidDel="00AB44D1">
          <w:delText>А.2 Основания для разработки</w:delText>
        </w:r>
      </w:del>
    </w:p>
    <w:p w14:paraId="74F22760" w14:textId="186A70A7" w:rsidR="00B955D5" w:rsidRPr="00B955D5" w:rsidDel="00AB44D1" w:rsidRDefault="00B955D5" w:rsidP="00AB44D1">
      <w:pPr>
        <w:spacing w:after="240" w:line="360" w:lineRule="auto"/>
        <w:ind w:left="567"/>
        <w:jc w:val="center"/>
        <w:rPr>
          <w:del w:id="1160" w:author="Александр Перепечаев" w:date="2021-05-26T13:23:00Z"/>
          <w:color w:val="000000"/>
          <w:sz w:val="28"/>
          <w:szCs w:val="28"/>
        </w:rPr>
        <w:pPrChange w:id="1161" w:author="Александр Перепечаев" w:date="2021-05-26T13:23:00Z">
          <w:pPr>
            <w:tabs>
              <w:tab w:val="left" w:pos="1134"/>
            </w:tabs>
            <w:autoSpaceDE w:val="0"/>
            <w:autoSpaceDN w:val="0"/>
            <w:adjustRightInd w:val="0"/>
            <w:spacing w:line="360" w:lineRule="auto"/>
            <w:ind w:left="567" w:firstLine="709"/>
            <w:jc w:val="both"/>
          </w:pPr>
        </w:pPrChange>
      </w:pPr>
      <w:del w:id="1162" w:author="Александр Перепечаев" w:date="2021-05-26T13:23:00Z">
        <w:r w:rsidRPr="00B955D5" w:rsidDel="00AB44D1">
          <w:rPr>
            <w:color w:val="000000"/>
            <w:sz w:val="28"/>
            <w:szCs w:val="28"/>
          </w:rPr>
          <w:delText xml:space="preserve">Разработка ведется на основании документа «Учебный план для студентов ВУЗа», факультета «Информатики и вычислительной техники» (ИиВТ) специальности 09.03.04 – «Программная инженерия» Донского Государственного Технического Университета (ДГТУ). </w:delText>
        </w:r>
      </w:del>
    </w:p>
    <w:p w14:paraId="08DD7A56" w14:textId="63DE0581" w:rsidR="00B955D5" w:rsidRPr="00B955D5" w:rsidDel="00AB44D1" w:rsidRDefault="00B955D5" w:rsidP="00AB44D1">
      <w:pPr>
        <w:spacing w:after="240" w:line="360" w:lineRule="auto"/>
        <w:ind w:left="567"/>
        <w:jc w:val="center"/>
        <w:rPr>
          <w:del w:id="1163" w:author="Александр Перепечаев" w:date="2021-05-26T13:23:00Z"/>
        </w:rPr>
        <w:pPrChange w:id="1164" w:author="Александр Перепечаев" w:date="2021-05-26T13:23:00Z">
          <w:pPr>
            <w:pStyle w:val="afffe"/>
          </w:pPr>
        </w:pPrChange>
      </w:pPr>
      <w:del w:id="1165" w:author="Александр Перепечаев" w:date="2021-05-26T13:23:00Z">
        <w:r w:rsidRPr="00B955D5" w:rsidDel="00AB44D1">
          <w:delText xml:space="preserve">A.3 Назначение разработки </w:delText>
        </w:r>
      </w:del>
    </w:p>
    <w:p w14:paraId="33AAF90E" w14:textId="4ED13E78" w:rsidR="00B955D5" w:rsidRPr="00B955D5" w:rsidDel="00AB44D1" w:rsidRDefault="00B955D5" w:rsidP="00AB44D1">
      <w:pPr>
        <w:spacing w:after="240" w:line="360" w:lineRule="auto"/>
        <w:ind w:left="567"/>
        <w:jc w:val="center"/>
        <w:rPr>
          <w:del w:id="1166" w:author="Александр Перепечаев" w:date="2021-05-26T13:23:00Z"/>
        </w:rPr>
        <w:pPrChange w:id="1167" w:author="Александр Перепечаев" w:date="2021-05-26T13:23:00Z">
          <w:pPr>
            <w:pStyle w:val="afffe"/>
          </w:pPr>
        </w:pPrChange>
      </w:pPr>
      <w:del w:id="1168" w:author="Александр Перепечаев" w:date="2021-05-26T13:23:00Z">
        <w:r w:rsidRPr="00B955D5" w:rsidDel="00AB44D1">
          <w:delText>A.3.1 Функциональное назначение</w:delText>
        </w:r>
      </w:del>
    </w:p>
    <w:p w14:paraId="41215053" w14:textId="60402C7F" w:rsidR="00B955D5" w:rsidRPr="00B955D5" w:rsidDel="00AB44D1" w:rsidRDefault="00B955D5" w:rsidP="00AB44D1">
      <w:pPr>
        <w:spacing w:after="240" w:line="360" w:lineRule="auto"/>
        <w:ind w:left="567"/>
        <w:jc w:val="center"/>
        <w:rPr>
          <w:del w:id="1169" w:author="Александр Перепечаев" w:date="2021-05-26T13:23:00Z"/>
          <w:sz w:val="28"/>
          <w:szCs w:val="28"/>
        </w:rPr>
        <w:pPrChange w:id="1170" w:author="Александр Перепечаев" w:date="2021-05-26T13:23:00Z">
          <w:pPr>
            <w:tabs>
              <w:tab w:val="left" w:pos="1134"/>
            </w:tabs>
            <w:spacing w:line="360" w:lineRule="auto"/>
            <w:ind w:left="567" w:firstLine="709"/>
            <w:jc w:val="both"/>
          </w:pPr>
        </w:pPrChange>
      </w:pPr>
      <w:del w:id="1171" w:author="Александр Перепечаев" w:date="2021-05-26T13:23:00Z">
        <w:r w:rsidRPr="00B955D5" w:rsidDel="00AB44D1">
          <w:rPr>
            <w:sz w:val="28"/>
            <w:szCs w:val="28"/>
          </w:rPr>
          <w:delText xml:space="preserve">Функциональное назначение программного средства заключается в том, чтобы пользователи </w:delText>
        </w:r>
        <w:r w:rsidR="00AD4A57" w:rsidDel="00AB44D1">
          <w:rPr>
            <w:sz w:val="28"/>
            <w:szCs w:val="28"/>
          </w:rPr>
          <w:delText>могли определить эмоцию на лице человека</w:delText>
        </w:r>
        <w:r w:rsidR="000A4005" w:rsidRPr="000164AE" w:rsidDel="00AB44D1">
          <w:rPr>
            <w:sz w:val="28"/>
            <w:szCs w:val="28"/>
          </w:rPr>
          <w:delText xml:space="preserve"> </w:delText>
        </w:r>
        <w:r w:rsidR="000A4005" w:rsidDel="00AB44D1">
          <w:rPr>
            <w:sz w:val="28"/>
            <w:szCs w:val="28"/>
            <w:lang w:val="en-US"/>
          </w:rPr>
          <w:delText>c</w:delText>
        </w:r>
        <w:r w:rsidR="000A4005" w:rsidRPr="000164AE" w:rsidDel="00AB44D1">
          <w:rPr>
            <w:sz w:val="28"/>
            <w:szCs w:val="28"/>
          </w:rPr>
          <w:delText xml:space="preserve"> </w:delText>
        </w:r>
        <w:r w:rsidR="000A4005" w:rsidDel="00AB44D1">
          <w:rPr>
            <w:sz w:val="28"/>
            <w:szCs w:val="28"/>
          </w:rPr>
          <w:delText>помощью клиентских приложений</w:delText>
        </w:r>
        <w:r w:rsidR="000A4005" w:rsidRPr="000164AE" w:rsidDel="00AB44D1">
          <w:rPr>
            <w:sz w:val="28"/>
            <w:szCs w:val="28"/>
          </w:rPr>
          <w:delText xml:space="preserve">: </w:delText>
        </w:r>
        <w:r w:rsidR="000A4005" w:rsidDel="00AB44D1">
          <w:rPr>
            <w:sz w:val="28"/>
            <w:szCs w:val="28"/>
            <w:lang w:val="en-US"/>
          </w:rPr>
          <w:delText>Web</w:delText>
        </w:r>
        <w:r w:rsidR="000A4005" w:rsidRPr="000164AE" w:rsidDel="00AB44D1">
          <w:rPr>
            <w:sz w:val="28"/>
            <w:szCs w:val="28"/>
          </w:rPr>
          <w:delText>-</w:delText>
        </w:r>
        <w:r w:rsidR="000A4005" w:rsidDel="00AB44D1">
          <w:rPr>
            <w:sz w:val="28"/>
            <w:szCs w:val="28"/>
          </w:rPr>
          <w:delText xml:space="preserve">панель и мобильное приложение на </w:delText>
        </w:r>
        <w:r w:rsidR="000A4005" w:rsidDel="00AB44D1">
          <w:rPr>
            <w:sz w:val="28"/>
            <w:szCs w:val="28"/>
            <w:lang w:val="en-US"/>
          </w:rPr>
          <w:delText>Android</w:delText>
        </w:r>
        <w:r w:rsidR="00AD4A57" w:rsidDel="00AB44D1">
          <w:rPr>
            <w:sz w:val="28"/>
            <w:szCs w:val="28"/>
          </w:rPr>
          <w:delText xml:space="preserve">, а также без проблем </w:delText>
        </w:r>
        <w:r w:rsidR="00231677" w:rsidDel="00AB44D1">
          <w:rPr>
            <w:sz w:val="28"/>
            <w:szCs w:val="28"/>
          </w:rPr>
          <w:delText>под</w:delText>
        </w:r>
        <w:r w:rsidR="008F5274" w:rsidDel="00AB44D1">
          <w:rPr>
            <w:sz w:val="28"/>
            <w:szCs w:val="28"/>
          </w:rPr>
          <w:delText>к</w:delText>
        </w:r>
        <w:r w:rsidR="00231677" w:rsidDel="00AB44D1">
          <w:rPr>
            <w:sz w:val="28"/>
            <w:szCs w:val="28"/>
          </w:rPr>
          <w:delText>лючиться</w:delText>
        </w:r>
        <w:r w:rsidR="00AD4A57" w:rsidDel="00AB44D1">
          <w:rPr>
            <w:sz w:val="28"/>
            <w:szCs w:val="28"/>
          </w:rPr>
          <w:delText xml:space="preserve"> к </w:delText>
        </w:r>
        <w:r w:rsidR="008F790E" w:rsidDel="00AB44D1">
          <w:rPr>
            <w:sz w:val="28"/>
            <w:szCs w:val="28"/>
          </w:rPr>
          <w:delText xml:space="preserve">разработанной </w:delText>
        </w:r>
        <w:r w:rsidR="00AD4A57" w:rsidDel="00AB44D1">
          <w:rPr>
            <w:sz w:val="28"/>
            <w:szCs w:val="28"/>
          </w:rPr>
          <w:delText>системе</w:delText>
        </w:r>
        <w:r w:rsidR="008F790E" w:rsidDel="00AB44D1">
          <w:rPr>
            <w:sz w:val="28"/>
            <w:szCs w:val="28"/>
          </w:rPr>
          <w:delText xml:space="preserve"> </w:delText>
        </w:r>
        <w:r w:rsidR="00924C0B" w:rsidDel="00AB44D1">
          <w:rPr>
            <w:sz w:val="28"/>
            <w:szCs w:val="28"/>
          </w:rPr>
          <w:delText>через API</w:delText>
        </w:r>
        <w:r w:rsidR="008F790E" w:rsidRPr="009F2419" w:rsidDel="00AB44D1">
          <w:rPr>
            <w:sz w:val="28"/>
            <w:szCs w:val="28"/>
          </w:rPr>
          <w:delText xml:space="preserve"> </w:delText>
        </w:r>
        <w:r w:rsidR="008F790E" w:rsidDel="00AB44D1">
          <w:rPr>
            <w:sz w:val="28"/>
            <w:szCs w:val="28"/>
          </w:rPr>
          <w:delText>интерфейс</w:delText>
        </w:r>
        <w:r w:rsidR="00AD4A57" w:rsidDel="00AB44D1">
          <w:rPr>
            <w:sz w:val="28"/>
            <w:szCs w:val="28"/>
          </w:rPr>
          <w:delText xml:space="preserve">. </w:delText>
        </w:r>
      </w:del>
    </w:p>
    <w:p w14:paraId="36134982" w14:textId="793F23A7" w:rsidR="00B955D5" w:rsidRPr="00B955D5" w:rsidDel="00AB44D1" w:rsidRDefault="00B955D5" w:rsidP="00AB44D1">
      <w:pPr>
        <w:spacing w:after="240" w:line="360" w:lineRule="auto"/>
        <w:ind w:left="567"/>
        <w:jc w:val="center"/>
        <w:rPr>
          <w:del w:id="1172" w:author="Александр Перепечаев" w:date="2021-05-26T13:23:00Z"/>
        </w:rPr>
        <w:pPrChange w:id="1173" w:author="Александр Перепечаев" w:date="2021-05-26T13:23:00Z">
          <w:pPr>
            <w:pStyle w:val="afffe"/>
          </w:pPr>
        </w:pPrChange>
      </w:pPr>
      <w:del w:id="1174" w:author="Александр Перепечаев" w:date="2021-05-26T13:23:00Z">
        <w:r w:rsidRPr="00B955D5" w:rsidDel="00AB44D1">
          <w:delText>A.3.2 Эксплуатационное назначение</w:delText>
        </w:r>
      </w:del>
    </w:p>
    <w:p w14:paraId="5B84D6EB" w14:textId="2E7A2249" w:rsidR="00CD29F6" w:rsidDel="00AB44D1" w:rsidRDefault="00B955D5" w:rsidP="00AB44D1">
      <w:pPr>
        <w:spacing w:after="240" w:line="360" w:lineRule="auto"/>
        <w:ind w:left="567"/>
        <w:jc w:val="center"/>
        <w:rPr>
          <w:del w:id="1175" w:author="Александр Перепечаев" w:date="2021-05-26T13:23:00Z"/>
          <w:b/>
          <w:sz w:val="28"/>
          <w:szCs w:val="28"/>
        </w:rPr>
        <w:pPrChange w:id="1176" w:author="Александр Перепечаев" w:date="2021-05-26T13:23:00Z">
          <w:pPr>
            <w:tabs>
              <w:tab w:val="left" w:pos="1134"/>
            </w:tabs>
            <w:spacing w:line="360" w:lineRule="auto"/>
            <w:ind w:left="567" w:firstLine="709"/>
            <w:jc w:val="both"/>
          </w:pPr>
        </w:pPrChange>
      </w:pPr>
      <w:del w:id="1177" w:author="Александр Перепечаев" w:date="2021-05-26T13:23:00Z">
        <w:r w:rsidRPr="00B955D5" w:rsidDel="00AB44D1">
          <w:rPr>
            <w:sz w:val="28"/>
            <w:szCs w:val="28"/>
          </w:rPr>
          <w:delText xml:space="preserve">Эксплуатационное назначение программного средства: </w:delText>
        </w:r>
        <w:r w:rsidR="00D445CA" w:rsidDel="00AB44D1">
          <w:rPr>
            <w:sz w:val="28"/>
            <w:szCs w:val="28"/>
          </w:rPr>
          <w:delText>получение информации о наблюдаемой эмоции на лице человека.</w:delText>
        </w:r>
      </w:del>
    </w:p>
    <w:p w14:paraId="6A75BB5B" w14:textId="7CF1262F" w:rsidR="00B955D5" w:rsidRPr="00B955D5" w:rsidDel="00AB44D1" w:rsidRDefault="00B955D5" w:rsidP="00AB44D1">
      <w:pPr>
        <w:spacing w:after="240" w:line="360" w:lineRule="auto"/>
        <w:ind w:left="567"/>
        <w:jc w:val="center"/>
        <w:rPr>
          <w:del w:id="1178" w:author="Александр Перепечаев" w:date="2021-05-26T13:23:00Z"/>
        </w:rPr>
        <w:pPrChange w:id="1179" w:author="Александр Перепечаев" w:date="2021-05-26T13:23:00Z">
          <w:pPr>
            <w:pStyle w:val="afffe"/>
          </w:pPr>
        </w:pPrChange>
      </w:pPr>
      <w:del w:id="1180" w:author="Александр Перепечаев" w:date="2021-05-26T13:23:00Z">
        <w:r w:rsidRPr="00B955D5" w:rsidDel="00AB44D1">
          <w:delText>A.4 Требования к программе или программному изделию</w:delText>
        </w:r>
      </w:del>
    </w:p>
    <w:p w14:paraId="41A180F4" w14:textId="65F65B17" w:rsidR="00B955D5" w:rsidRPr="00B955D5" w:rsidDel="00AB44D1" w:rsidRDefault="00B955D5" w:rsidP="00AB44D1">
      <w:pPr>
        <w:spacing w:after="240" w:line="360" w:lineRule="auto"/>
        <w:ind w:left="567"/>
        <w:jc w:val="center"/>
        <w:rPr>
          <w:del w:id="1181" w:author="Александр Перепечаев" w:date="2021-05-26T13:23:00Z"/>
        </w:rPr>
        <w:pPrChange w:id="1182" w:author="Александр Перепечаев" w:date="2021-05-26T13:23:00Z">
          <w:pPr>
            <w:pStyle w:val="afffe"/>
          </w:pPr>
        </w:pPrChange>
      </w:pPr>
      <w:del w:id="1183" w:author="Александр Перепечаев" w:date="2021-05-26T13:23:00Z">
        <w:r w:rsidRPr="00B955D5" w:rsidDel="00AB44D1">
          <w:delText>А.4.1 Требования к функциональным характеристикам</w:delText>
        </w:r>
      </w:del>
    </w:p>
    <w:p w14:paraId="6BDCE3E2" w14:textId="4AA3E3A2" w:rsidR="00B955D5" w:rsidRPr="00B955D5" w:rsidDel="00AB44D1" w:rsidRDefault="00903D14" w:rsidP="00AB44D1">
      <w:pPr>
        <w:spacing w:after="240" w:line="360" w:lineRule="auto"/>
        <w:ind w:left="567"/>
        <w:jc w:val="center"/>
        <w:rPr>
          <w:del w:id="1184" w:author="Александр Перепечаев" w:date="2021-05-26T13:23:00Z"/>
          <w:sz w:val="28"/>
          <w:szCs w:val="28"/>
        </w:rPr>
        <w:pPrChange w:id="1185" w:author="Александр Перепечаев" w:date="2021-05-26T13:23:00Z">
          <w:pPr>
            <w:tabs>
              <w:tab w:val="left" w:pos="1134"/>
            </w:tabs>
            <w:spacing w:line="360" w:lineRule="auto"/>
            <w:ind w:left="567" w:firstLine="709"/>
            <w:jc w:val="both"/>
          </w:pPr>
        </w:pPrChange>
      </w:pPr>
      <w:del w:id="1186" w:author="Александр Перепечаев" w:date="2021-05-26T13:23:00Z">
        <w:r w:rsidDel="00AB44D1">
          <w:rPr>
            <w:sz w:val="28"/>
            <w:szCs w:val="28"/>
          </w:rPr>
          <w:delText>Мобильное приложение</w:delText>
        </w:r>
        <w:r w:rsidR="00B955D5" w:rsidRPr="00B955D5" w:rsidDel="00AB44D1">
          <w:rPr>
            <w:sz w:val="28"/>
            <w:szCs w:val="28"/>
          </w:rPr>
          <w:delText xml:space="preserve"> должно осуществлять следующие функции:</w:delText>
        </w:r>
      </w:del>
    </w:p>
    <w:p w14:paraId="141F4DBD" w14:textId="52C518F4" w:rsidR="00B955D5" w:rsidRPr="00B955D5" w:rsidDel="00AB44D1" w:rsidRDefault="005425C7" w:rsidP="00AB44D1">
      <w:pPr>
        <w:spacing w:after="240" w:line="360" w:lineRule="auto"/>
        <w:ind w:left="567"/>
        <w:jc w:val="center"/>
        <w:rPr>
          <w:del w:id="1187" w:author="Александр Перепечаев" w:date="2021-05-26T13:23:00Z"/>
          <w:sz w:val="28"/>
          <w:szCs w:val="28"/>
        </w:rPr>
        <w:pPrChange w:id="1188" w:author="Александр Перепечаев" w:date="2021-05-26T13:23:00Z">
          <w:pPr>
            <w:numPr>
              <w:numId w:val="7"/>
            </w:numPr>
            <w:tabs>
              <w:tab w:val="left" w:pos="1134"/>
              <w:tab w:val="left" w:pos="1701"/>
            </w:tabs>
            <w:spacing w:line="360" w:lineRule="auto"/>
            <w:ind w:left="567" w:firstLine="709"/>
            <w:contextualSpacing/>
            <w:jc w:val="both"/>
          </w:pPr>
        </w:pPrChange>
      </w:pPr>
      <w:del w:id="1189" w:author="Александр Перепечаев" w:date="2021-05-26T13:23:00Z">
        <w:r w:rsidDel="00AB44D1">
          <w:rPr>
            <w:sz w:val="28"/>
            <w:szCs w:val="28"/>
          </w:rPr>
          <w:delText>в</w:delText>
        </w:r>
        <w:r w:rsidR="00BF30C9" w:rsidDel="00AB44D1">
          <w:rPr>
            <w:sz w:val="28"/>
            <w:szCs w:val="28"/>
          </w:rPr>
          <w:delText>ход в систему</w:delText>
        </w:r>
        <w:r w:rsidR="00B955D5" w:rsidRPr="00B955D5" w:rsidDel="00AB44D1">
          <w:rPr>
            <w:sz w:val="28"/>
            <w:szCs w:val="28"/>
          </w:rPr>
          <w:delText xml:space="preserve">; </w:delText>
        </w:r>
      </w:del>
    </w:p>
    <w:p w14:paraId="0FF61039" w14:textId="3D5B7A1A" w:rsidR="00B955D5" w:rsidRPr="00B955D5" w:rsidDel="00AB44D1" w:rsidRDefault="004D77AA" w:rsidP="00AB44D1">
      <w:pPr>
        <w:spacing w:after="240" w:line="360" w:lineRule="auto"/>
        <w:ind w:left="567"/>
        <w:jc w:val="center"/>
        <w:rPr>
          <w:del w:id="1190" w:author="Александр Перепечаев" w:date="2021-05-26T13:23:00Z"/>
          <w:sz w:val="28"/>
          <w:szCs w:val="28"/>
        </w:rPr>
        <w:pPrChange w:id="1191" w:author="Александр Перепечаев" w:date="2021-05-26T13:23:00Z">
          <w:pPr>
            <w:numPr>
              <w:numId w:val="7"/>
            </w:numPr>
            <w:tabs>
              <w:tab w:val="left" w:pos="1134"/>
              <w:tab w:val="left" w:pos="1701"/>
            </w:tabs>
            <w:spacing w:line="360" w:lineRule="auto"/>
            <w:ind w:left="567" w:firstLine="709"/>
            <w:contextualSpacing/>
            <w:jc w:val="both"/>
          </w:pPr>
        </w:pPrChange>
      </w:pPr>
      <w:del w:id="1192" w:author="Александр Перепечаев" w:date="2021-05-26T13:23:00Z">
        <w:r w:rsidDel="00AB44D1">
          <w:rPr>
            <w:sz w:val="28"/>
            <w:szCs w:val="28"/>
          </w:rPr>
          <w:delText>регистрация в системе</w:delText>
        </w:r>
        <w:r w:rsidR="00B955D5" w:rsidRPr="00B955D5" w:rsidDel="00AB44D1">
          <w:rPr>
            <w:sz w:val="28"/>
            <w:szCs w:val="28"/>
          </w:rPr>
          <w:delText>;</w:delText>
        </w:r>
      </w:del>
    </w:p>
    <w:p w14:paraId="6DD915E6" w14:textId="53B0E980" w:rsidR="00B955D5" w:rsidDel="00AB44D1" w:rsidRDefault="004D77AA" w:rsidP="00AB44D1">
      <w:pPr>
        <w:spacing w:after="240" w:line="360" w:lineRule="auto"/>
        <w:ind w:left="567"/>
        <w:jc w:val="center"/>
        <w:rPr>
          <w:del w:id="1193" w:author="Александр Перепечаев" w:date="2021-05-26T13:23:00Z"/>
          <w:sz w:val="28"/>
          <w:szCs w:val="28"/>
        </w:rPr>
        <w:pPrChange w:id="1194" w:author="Александр Перепечаев" w:date="2021-05-26T13:23:00Z">
          <w:pPr>
            <w:numPr>
              <w:numId w:val="7"/>
            </w:numPr>
            <w:tabs>
              <w:tab w:val="left" w:pos="1134"/>
              <w:tab w:val="left" w:pos="1701"/>
            </w:tabs>
            <w:spacing w:line="360" w:lineRule="auto"/>
            <w:ind w:left="567" w:firstLine="709"/>
            <w:contextualSpacing/>
            <w:jc w:val="both"/>
          </w:pPr>
        </w:pPrChange>
      </w:pPr>
      <w:del w:id="1195" w:author="Александр Перепечаев" w:date="2021-05-26T13:23:00Z">
        <w:r w:rsidDel="00AB44D1">
          <w:rPr>
            <w:sz w:val="28"/>
            <w:szCs w:val="28"/>
          </w:rPr>
          <w:delText>отправка фотографии и получение информации об эмоции на фото</w:delText>
        </w:r>
        <w:r w:rsidR="00B955D5" w:rsidRPr="00B955D5" w:rsidDel="00AB44D1">
          <w:rPr>
            <w:sz w:val="28"/>
            <w:szCs w:val="28"/>
          </w:rPr>
          <w:delText>;</w:delText>
        </w:r>
      </w:del>
    </w:p>
    <w:p w14:paraId="4C1E0142" w14:textId="18231CD7" w:rsidR="00903D14" w:rsidRPr="009F2419" w:rsidDel="00AB44D1" w:rsidRDefault="00903D14" w:rsidP="00AB44D1">
      <w:pPr>
        <w:spacing w:after="240" w:line="360" w:lineRule="auto"/>
        <w:ind w:left="567"/>
        <w:jc w:val="center"/>
        <w:rPr>
          <w:del w:id="1196" w:author="Александр Перепечаев" w:date="2021-05-26T13:23:00Z"/>
          <w:sz w:val="28"/>
          <w:szCs w:val="28"/>
        </w:rPr>
        <w:pPrChange w:id="1197" w:author="Александр Перепечаев" w:date="2021-05-26T13:23:00Z">
          <w:pPr>
            <w:numPr>
              <w:numId w:val="7"/>
            </w:numPr>
            <w:tabs>
              <w:tab w:val="left" w:pos="1134"/>
              <w:tab w:val="left" w:pos="1701"/>
            </w:tabs>
            <w:spacing w:line="360" w:lineRule="auto"/>
            <w:ind w:left="567" w:firstLine="709"/>
            <w:contextualSpacing/>
            <w:jc w:val="both"/>
          </w:pPr>
        </w:pPrChange>
      </w:pPr>
      <w:del w:id="1198" w:author="Александр Перепечаев" w:date="2021-05-26T13:23:00Z">
        <w:r w:rsidDel="00AB44D1">
          <w:rPr>
            <w:sz w:val="28"/>
            <w:szCs w:val="28"/>
          </w:rPr>
          <w:delText>смена почт</w:delText>
        </w:r>
        <w:r w:rsidR="00274399" w:rsidDel="00AB44D1">
          <w:rPr>
            <w:sz w:val="28"/>
            <w:szCs w:val="28"/>
          </w:rPr>
          <w:delText>ы</w:delText>
        </w:r>
        <w:r w:rsidR="006913B2" w:rsidDel="00AB44D1">
          <w:rPr>
            <w:sz w:val="28"/>
            <w:szCs w:val="28"/>
          </w:rPr>
          <w:delText xml:space="preserve"> пользователя</w:delText>
        </w:r>
        <w:r w:rsidR="005D741E" w:rsidRPr="00AB44D1" w:rsidDel="00AB44D1">
          <w:rPr>
            <w:sz w:val="28"/>
            <w:szCs w:val="28"/>
            <w:rPrChange w:id="1199" w:author="Александр Перепечаев" w:date="2021-05-26T13:24:00Z">
              <w:rPr>
                <w:sz w:val="28"/>
                <w:szCs w:val="28"/>
                <w:lang w:val="en-US"/>
              </w:rPr>
            </w:rPrChange>
          </w:rPr>
          <w:delText>;</w:delText>
        </w:r>
      </w:del>
    </w:p>
    <w:p w14:paraId="42B05A3B" w14:textId="06A5523B" w:rsidR="005D741E" w:rsidDel="00AB44D1" w:rsidRDefault="005D741E" w:rsidP="00AB44D1">
      <w:pPr>
        <w:spacing w:after="240" w:line="360" w:lineRule="auto"/>
        <w:ind w:left="567"/>
        <w:jc w:val="center"/>
        <w:rPr>
          <w:del w:id="1200" w:author="Александр Перепечаев" w:date="2021-05-26T13:23:00Z"/>
          <w:sz w:val="28"/>
          <w:szCs w:val="28"/>
        </w:rPr>
        <w:pPrChange w:id="1201" w:author="Александр Перепечаев" w:date="2021-05-26T13:23:00Z">
          <w:pPr>
            <w:tabs>
              <w:tab w:val="left" w:pos="1134"/>
            </w:tabs>
            <w:spacing w:line="360" w:lineRule="auto"/>
            <w:ind w:left="1276"/>
            <w:contextualSpacing/>
            <w:jc w:val="both"/>
          </w:pPr>
        </w:pPrChange>
      </w:pPr>
      <w:del w:id="1202" w:author="Александр Перепечаев" w:date="2021-05-26T13:23:00Z">
        <w:r w:rsidDel="00AB44D1">
          <w:rPr>
            <w:sz w:val="28"/>
            <w:szCs w:val="28"/>
            <w:lang w:val="en-US"/>
          </w:rPr>
          <w:delText>Web</w:delText>
        </w:r>
        <w:r w:rsidRPr="009F2419" w:rsidDel="00AB44D1">
          <w:rPr>
            <w:sz w:val="28"/>
            <w:szCs w:val="28"/>
          </w:rPr>
          <w:delText>-</w:delText>
        </w:r>
        <w:r w:rsidDel="00AB44D1">
          <w:rPr>
            <w:sz w:val="28"/>
            <w:szCs w:val="28"/>
          </w:rPr>
          <w:delText>панель должна осуществлять следующие функции</w:delText>
        </w:r>
        <w:r w:rsidRPr="009F2419" w:rsidDel="00AB44D1">
          <w:rPr>
            <w:sz w:val="28"/>
            <w:szCs w:val="28"/>
          </w:rPr>
          <w:delText>:</w:delText>
        </w:r>
      </w:del>
    </w:p>
    <w:p w14:paraId="0FBEE94B" w14:textId="67826DC5" w:rsidR="005D741E" w:rsidDel="00AB44D1" w:rsidRDefault="005D741E" w:rsidP="00AB44D1">
      <w:pPr>
        <w:spacing w:after="240" w:line="360" w:lineRule="auto"/>
        <w:ind w:left="567"/>
        <w:jc w:val="center"/>
        <w:rPr>
          <w:del w:id="1203" w:author="Александр Перепечаев" w:date="2021-05-26T13:23:00Z"/>
          <w:sz w:val="28"/>
          <w:szCs w:val="28"/>
        </w:rPr>
        <w:pPrChange w:id="1204" w:author="Александр Перепечаев" w:date="2021-05-26T13:23:00Z">
          <w:pPr>
            <w:pStyle w:val="aff3"/>
            <w:numPr>
              <w:numId w:val="18"/>
            </w:numPr>
            <w:tabs>
              <w:tab w:val="left" w:pos="1701"/>
            </w:tabs>
            <w:spacing w:line="360" w:lineRule="auto"/>
            <w:ind w:left="567" w:firstLine="709"/>
            <w:jc w:val="both"/>
          </w:pPr>
        </w:pPrChange>
      </w:pPr>
      <w:del w:id="1205" w:author="Александр Перепечаев" w:date="2021-05-26T13:23:00Z">
        <w:r w:rsidDel="00AB44D1">
          <w:rPr>
            <w:sz w:val="28"/>
            <w:szCs w:val="28"/>
          </w:rPr>
          <w:delText>отправка видео на сервер для анализа и получение информации о доли каждой эмоции на видео</w:delText>
        </w:r>
        <w:r w:rsidRPr="009F2419" w:rsidDel="00AB44D1">
          <w:rPr>
            <w:sz w:val="28"/>
            <w:szCs w:val="28"/>
          </w:rPr>
          <w:delText>;</w:delText>
        </w:r>
      </w:del>
    </w:p>
    <w:p w14:paraId="7F42652B" w14:textId="115BA43D" w:rsidR="005D741E" w:rsidDel="00AB44D1" w:rsidRDefault="005D741E" w:rsidP="00AB44D1">
      <w:pPr>
        <w:spacing w:after="240" w:line="360" w:lineRule="auto"/>
        <w:ind w:left="567"/>
        <w:jc w:val="center"/>
        <w:rPr>
          <w:del w:id="1206" w:author="Александр Перепечаев" w:date="2021-05-26T13:23:00Z"/>
          <w:sz w:val="28"/>
          <w:szCs w:val="28"/>
        </w:rPr>
        <w:pPrChange w:id="1207" w:author="Александр Перепечаев" w:date="2021-05-26T13:23:00Z">
          <w:pPr>
            <w:pStyle w:val="aff3"/>
            <w:numPr>
              <w:numId w:val="18"/>
            </w:numPr>
            <w:tabs>
              <w:tab w:val="left" w:pos="1701"/>
            </w:tabs>
            <w:spacing w:line="360" w:lineRule="auto"/>
            <w:ind w:left="567" w:firstLine="709"/>
            <w:jc w:val="both"/>
          </w:pPr>
        </w:pPrChange>
      </w:pPr>
      <w:del w:id="1208" w:author="Александр Перепечаев" w:date="2021-05-26T13:23:00Z">
        <w:r w:rsidDel="00AB44D1">
          <w:rPr>
            <w:sz w:val="28"/>
            <w:szCs w:val="28"/>
          </w:rPr>
          <w:delText>рисование диаграммы эмоций на основе долей эмоций на видео</w:delText>
        </w:r>
        <w:r w:rsidRPr="009F2419" w:rsidDel="00AB44D1">
          <w:rPr>
            <w:sz w:val="28"/>
            <w:szCs w:val="28"/>
          </w:rPr>
          <w:delText>;</w:delText>
        </w:r>
      </w:del>
    </w:p>
    <w:p w14:paraId="06B87653" w14:textId="2F638640" w:rsidR="005D741E" w:rsidDel="00AB44D1" w:rsidRDefault="005D741E" w:rsidP="00AB44D1">
      <w:pPr>
        <w:spacing w:after="240" w:line="360" w:lineRule="auto"/>
        <w:ind w:left="567"/>
        <w:jc w:val="center"/>
        <w:rPr>
          <w:del w:id="1209" w:author="Александр Перепечаев" w:date="2021-05-26T13:23:00Z"/>
          <w:sz w:val="28"/>
          <w:szCs w:val="28"/>
        </w:rPr>
        <w:pPrChange w:id="1210" w:author="Александр Перепечаев" w:date="2021-05-26T13:23:00Z">
          <w:pPr>
            <w:pStyle w:val="aff3"/>
            <w:numPr>
              <w:numId w:val="18"/>
            </w:numPr>
            <w:tabs>
              <w:tab w:val="left" w:pos="1701"/>
            </w:tabs>
            <w:spacing w:line="360" w:lineRule="auto"/>
            <w:ind w:left="567" w:firstLine="709"/>
            <w:jc w:val="both"/>
          </w:pPr>
        </w:pPrChange>
      </w:pPr>
      <w:del w:id="1211" w:author="Александр Перепечаев" w:date="2021-05-26T13:23:00Z">
        <w:r w:rsidDel="00AB44D1">
          <w:rPr>
            <w:sz w:val="28"/>
            <w:szCs w:val="28"/>
          </w:rPr>
          <w:delText>отправка фотографии и получение информации об эмоции на фото</w:delText>
        </w:r>
        <w:r w:rsidRPr="009F2419" w:rsidDel="00AB44D1">
          <w:rPr>
            <w:sz w:val="28"/>
            <w:szCs w:val="28"/>
          </w:rPr>
          <w:delText>;</w:delText>
        </w:r>
      </w:del>
    </w:p>
    <w:p w14:paraId="396FAB7E" w14:textId="52D5CA38" w:rsidR="005D741E" w:rsidDel="00AB44D1" w:rsidRDefault="005D741E" w:rsidP="00AB44D1">
      <w:pPr>
        <w:spacing w:after="240" w:line="360" w:lineRule="auto"/>
        <w:ind w:left="567"/>
        <w:jc w:val="center"/>
        <w:rPr>
          <w:del w:id="1212" w:author="Александр Перепечаев" w:date="2021-05-26T13:23:00Z"/>
          <w:sz w:val="28"/>
          <w:szCs w:val="28"/>
        </w:rPr>
        <w:pPrChange w:id="1213" w:author="Александр Перепечаев" w:date="2021-05-26T13:23:00Z">
          <w:pPr>
            <w:pStyle w:val="aff3"/>
            <w:numPr>
              <w:numId w:val="18"/>
            </w:numPr>
            <w:tabs>
              <w:tab w:val="left" w:pos="1701"/>
            </w:tabs>
            <w:spacing w:line="360" w:lineRule="auto"/>
            <w:ind w:left="567" w:firstLine="709"/>
            <w:jc w:val="both"/>
          </w:pPr>
        </w:pPrChange>
      </w:pPr>
      <w:del w:id="1214" w:author="Александр Перепечаев" w:date="2021-05-26T13:23:00Z">
        <w:r w:rsidDel="00AB44D1">
          <w:rPr>
            <w:sz w:val="28"/>
            <w:szCs w:val="28"/>
          </w:rPr>
          <w:delText>отправка фотографии на разметку с указанием эмоции, если система выдала неверный результат</w:delText>
        </w:r>
        <w:r w:rsidRPr="009F2419" w:rsidDel="00AB44D1">
          <w:rPr>
            <w:sz w:val="28"/>
            <w:szCs w:val="28"/>
          </w:rPr>
          <w:delText>;</w:delText>
        </w:r>
      </w:del>
    </w:p>
    <w:p w14:paraId="65DB23B7" w14:textId="3DE975A9" w:rsidR="005D741E" w:rsidRPr="005D741E" w:rsidDel="00AB44D1" w:rsidRDefault="005D741E" w:rsidP="00AB44D1">
      <w:pPr>
        <w:spacing w:after="240" w:line="360" w:lineRule="auto"/>
        <w:ind w:left="567"/>
        <w:jc w:val="center"/>
        <w:rPr>
          <w:del w:id="1215" w:author="Александр Перепечаев" w:date="2021-05-26T13:23:00Z"/>
          <w:sz w:val="28"/>
          <w:szCs w:val="28"/>
        </w:rPr>
        <w:pPrChange w:id="1216" w:author="Александр Перепечаев" w:date="2021-05-26T13:23:00Z">
          <w:pPr>
            <w:pStyle w:val="aff3"/>
            <w:numPr>
              <w:numId w:val="18"/>
            </w:numPr>
            <w:tabs>
              <w:tab w:val="left" w:pos="1701"/>
            </w:tabs>
            <w:spacing w:line="360" w:lineRule="auto"/>
            <w:ind w:left="567" w:firstLine="709"/>
            <w:jc w:val="both"/>
          </w:pPr>
        </w:pPrChange>
      </w:pPr>
      <w:del w:id="1217" w:author="Александр Перепечаев" w:date="2021-05-26T13:23:00Z">
        <w:r w:rsidDel="00AB44D1">
          <w:rPr>
            <w:sz w:val="28"/>
            <w:szCs w:val="28"/>
          </w:rPr>
          <w:delText>разметка фотографий, которые уже добавлены в систему</w:delText>
        </w:r>
        <w:r w:rsidRPr="009F2419" w:rsidDel="00AB44D1">
          <w:rPr>
            <w:sz w:val="28"/>
            <w:szCs w:val="28"/>
          </w:rPr>
          <w:delText>;</w:delText>
        </w:r>
      </w:del>
    </w:p>
    <w:p w14:paraId="331EFD97" w14:textId="625C077B" w:rsidR="00B955D5" w:rsidRPr="00B955D5" w:rsidDel="00AB44D1" w:rsidRDefault="00B955D5" w:rsidP="00AB44D1">
      <w:pPr>
        <w:spacing w:after="240" w:line="360" w:lineRule="auto"/>
        <w:ind w:left="567"/>
        <w:jc w:val="center"/>
        <w:rPr>
          <w:del w:id="1218" w:author="Александр Перепечаев" w:date="2021-05-26T13:23:00Z"/>
        </w:rPr>
        <w:pPrChange w:id="1219" w:author="Александр Перепечаев" w:date="2021-05-26T13:23:00Z">
          <w:pPr>
            <w:pStyle w:val="afffe"/>
          </w:pPr>
        </w:pPrChange>
      </w:pPr>
      <w:del w:id="1220" w:author="Александр Перепечаев" w:date="2021-05-26T13:23:00Z">
        <w:r w:rsidRPr="00B955D5" w:rsidDel="00AB44D1">
          <w:delText xml:space="preserve">А.4.2 Требования к надежности </w:delText>
        </w:r>
      </w:del>
    </w:p>
    <w:p w14:paraId="46F35F46" w14:textId="7FFC1D71" w:rsidR="00B955D5" w:rsidRPr="00B955D5" w:rsidDel="00AB44D1" w:rsidRDefault="00B955D5" w:rsidP="00AB44D1">
      <w:pPr>
        <w:spacing w:after="240" w:line="360" w:lineRule="auto"/>
        <w:ind w:left="567"/>
        <w:jc w:val="center"/>
        <w:rPr>
          <w:del w:id="1221" w:author="Александр Перепечаев" w:date="2021-05-26T13:23:00Z"/>
          <w:color w:val="000000"/>
          <w:sz w:val="28"/>
          <w:szCs w:val="28"/>
          <w:lang w:eastAsia="ar-SA"/>
        </w:rPr>
        <w:pPrChange w:id="1222" w:author="Александр Перепечаев" w:date="2021-05-26T13:23:00Z">
          <w:pPr>
            <w:tabs>
              <w:tab w:val="left" w:pos="1134"/>
            </w:tabs>
            <w:suppressAutoHyphens/>
            <w:spacing w:line="360" w:lineRule="auto"/>
            <w:ind w:left="567" w:firstLine="709"/>
            <w:jc w:val="both"/>
          </w:pPr>
        </w:pPrChange>
      </w:pPr>
      <w:del w:id="1223" w:author="Александр Перепечаев" w:date="2021-05-26T13:23:00Z">
        <w:r w:rsidRPr="00B955D5" w:rsidDel="00AB44D1">
          <w:rPr>
            <w:color w:val="000000"/>
            <w:sz w:val="28"/>
            <w:szCs w:val="28"/>
            <w:lang w:eastAsia="ar-SA"/>
          </w:rPr>
          <w:delText>Надежное функционирование программы должно быть обеспечено выполнением совокупности нижеописанных мероприятий:</w:delText>
        </w:r>
      </w:del>
    </w:p>
    <w:p w14:paraId="019ADCF8" w14:textId="2684761B" w:rsidR="00B955D5" w:rsidRPr="00B955D5" w:rsidDel="00AB44D1" w:rsidRDefault="00B955D5" w:rsidP="00AB44D1">
      <w:pPr>
        <w:spacing w:after="240" w:line="360" w:lineRule="auto"/>
        <w:ind w:left="567"/>
        <w:jc w:val="center"/>
        <w:rPr>
          <w:del w:id="1224" w:author="Александр Перепечаев" w:date="2021-05-26T13:23:00Z"/>
          <w:rFonts w:eastAsia="SimSun"/>
          <w:sz w:val="28"/>
          <w:szCs w:val="28"/>
          <w:lang w:eastAsia="en-US"/>
        </w:rPr>
        <w:pPrChange w:id="1225" w:author="Александр Перепечаев" w:date="2021-05-26T13:23:00Z">
          <w:pPr>
            <w:numPr>
              <w:numId w:val="6"/>
            </w:numPr>
            <w:tabs>
              <w:tab w:val="left" w:pos="1701"/>
            </w:tabs>
            <w:spacing w:line="360" w:lineRule="auto"/>
            <w:ind w:left="567" w:firstLine="709"/>
            <w:jc w:val="both"/>
          </w:pPr>
        </w:pPrChange>
      </w:pPr>
      <w:del w:id="1226" w:author="Александр Перепечаев" w:date="2021-05-26T13:23:00Z">
        <w:r w:rsidRPr="00B955D5" w:rsidDel="00AB44D1">
          <w:rPr>
            <w:rFonts w:eastAsia="SimSun"/>
            <w:sz w:val="28"/>
            <w:szCs w:val="28"/>
            <w:lang w:eastAsia="en-US"/>
          </w:rPr>
          <w:delText xml:space="preserve">выполнение требований ГОСТ 51188-98; </w:delText>
        </w:r>
      </w:del>
    </w:p>
    <w:p w14:paraId="2D1BD616" w14:textId="020A0FA6" w:rsidR="00B955D5" w:rsidRPr="00B955D5" w:rsidDel="00AB44D1" w:rsidRDefault="00B955D5" w:rsidP="00AB44D1">
      <w:pPr>
        <w:spacing w:after="240" w:line="360" w:lineRule="auto"/>
        <w:ind w:left="567"/>
        <w:jc w:val="center"/>
        <w:rPr>
          <w:del w:id="1227" w:author="Александр Перепечаев" w:date="2021-05-26T13:23:00Z"/>
          <w:color w:val="000000"/>
          <w:sz w:val="28"/>
          <w:szCs w:val="28"/>
        </w:rPr>
        <w:pPrChange w:id="1228" w:author="Александр Перепечаев" w:date="2021-05-26T13:23:00Z">
          <w:pPr>
            <w:numPr>
              <w:numId w:val="6"/>
            </w:numPr>
            <w:shd w:val="clear" w:color="auto" w:fill="FFFFFF"/>
            <w:tabs>
              <w:tab w:val="left" w:pos="1701"/>
            </w:tabs>
            <w:spacing w:line="360" w:lineRule="auto"/>
            <w:ind w:left="567" w:firstLine="709"/>
            <w:jc w:val="both"/>
          </w:pPr>
        </w:pPrChange>
      </w:pPr>
      <w:del w:id="1229" w:author="Александр Перепечаев" w:date="2021-05-26T13:23:00Z">
        <w:r w:rsidRPr="00B955D5" w:rsidDel="00AB44D1">
          <w:rPr>
            <w:color w:val="000000"/>
            <w:sz w:val="28"/>
            <w:szCs w:val="28"/>
          </w:rPr>
          <w:delText>организация бесперебойного питания технических средств;</w:delText>
        </w:r>
      </w:del>
    </w:p>
    <w:p w14:paraId="1A2CD2BD" w14:textId="443A1138" w:rsidR="006618E2" w:rsidRPr="00DB6306" w:rsidDel="00AB44D1" w:rsidRDefault="00B955D5" w:rsidP="00AB44D1">
      <w:pPr>
        <w:spacing w:after="240" w:line="360" w:lineRule="auto"/>
        <w:ind w:left="567"/>
        <w:jc w:val="center"/>
        <w:rPr>
          <w:del w:id="1230" w:author="Александр Перепечаев" w:date="2021-05-26T13:23:00Z"/>
          <w:b/>
          <w:sz w:val="28"/>
          <w:szCs w:val="28"/>
        </w:rPr>
        <w:pPrChange w:id="1231" w:author="Александр Перепечаев" w:date="2021-05-26T13:23:00Z">
          <w:pPr>
            <w:numPr>
              <w:numId w:val="6"/>
            </w:numPr>
            <w:shd w:val="clear" w:color="auto" w:fill="FFFFFF"/>
            <w:tabs>
              <w:tab w:val="left" w:pos="1701"/>
            </w:tabs>
            <w:spacing w:line="360" w:lineRule="auto"/>
            <w:ind w:left="567" w:firstLine="709"/>
            <w:jc w:val="both"/>
          </w:pPr>
        </w:pPrChange>
      </w:pPr>
      <w:del w:id="1232" w:author="Александр Перепечаев" w:date="2021-05-26T13:23:00Z">
        <w:r w:rsidRPr="00B955D5" w:rsidDel="00AB44D1">
          <w:rPr>
            <w:color w:val="000000"/>
            <w:sz w:val="28"/>
            <w:szCs w:val="28"/>
          </w:rPr>
          <w:delText>использование лицензионного программного обеспечения.</w:delText>
        </w:r>
      </w:del>
    </w:p>
    <w:p w14:paraId="7253B9BF" w14:textId="364C50F5" w:rsidR="00B955D5" w:rsidRPr="00B955D5" w:rsidDel="00AB44D1" w:rsidRDefault="00B955D5" w:rsidP="00AB44D1">
      <w:pPr>
        <w:spacing w:after="240" w:line="360" w:lineRule="auto"/>
        <w:ind w:left="567"/>
        <w:jc w:val="center"/>
        <w:rPr>
          <w:del w:id="1233" w:author="Александр Перепечаев" w:date="2021-05-26T13:23:00Z"/>
        </w:rPr>
        <w:pPrChange w:id="1234" w:author="Александр Перепечаев" w:date="2021-05-26T13:23:00Z">
          <w:pPr>
            <w:pStyle w:val="afffe"/>
          </w:pPr>
        </w:pPrChange>
      </w:pPr>
      <w:del w:id="1235" w:author="Александр Перепечаев" w:date="2021-05-26T13:23:00Z">
        <w:r w:rsidRPr="00B955D5" w:rsidDel="00AB44D1">
          <w:delText>А.4.3 Условия эксплуатации</w:delText>
        </w:r>
      </w:del>
    </w:p>
    <w:p w14:paraId="1109C977" w14:textId="2EB738DA" w:rsidR="00B955D5" w:rsidRPr="00B955D5" w:rsidDel="00AB44D1" w:rsidRDefault="00B955D5" w:rsidP="00AB44D1">
      <w:pPr>
        <w:spacing w:after="240" w:line="360" w:lineRule="auto"/>
        <w:ind w:left="567"/>
        <w:jc w:val="center"/>
        <w:rPr>
          <w:del w:id="1236" w:author="Александр Перепечаев" w:date="2021-05-26T13:23:00Z"/>
          <w:sz w:val="28"/>
          <w:szCs w:val="28"/>
        </w:rPr>
        <w:pPrChange w:id="1237" w:author="Александр Перепечаев" w:date="2021-05-26T13:23:00Z">
          <w:pPr>
            <w:tabs>
              <w:tab w:val="left" w:pos="1134"/>
            </w:tabs>
            <w:spacing w:line="360" w:lineRule="auto"/>
            <w:ind w:left="567" w:firstLine="709"/>
            <w:jc w:val="both"/>
          </w:pPr>
        </w:pPrChange>
      </w:pPr>
      <w:del w:id="1238" w:author="Александр Перепечаев" w:date="2021-05-26T13:23:00Z">
        <w:r w:rsidRPr="00B955D5" w:rsidDel="00AB44D1">
          <w:rPr>
            <w:sz w:val="28"/>
            <w:szCs w:val="28"/>
          </w:rPr>
          <w:delText>Для функционирования программного продукта необходимо соблюдение всех требований и правил эксплуатации компьютерной техники.</w:delText>
        </w:r>
      </w:del>
    </w:p>
    <w:p w14:paraId="3F8299D8" w14:textId="7518847E" w:rsidR="00B955D5" w:rsidRPr="00B955D5" w:rsidDel="00AB44D1" w:rsidRDefault="00B955D5" w:rsidP="00AB44D1">
      <w:pPr>
        <w:spacing w:after="240" w:line="360" w:lineRule="auto"/>
        <w:ind w:left="567"/>
        <w:jc w:val="center"/>
        <w:rPr>
          <w:del w:id="1239" w:author="Александр Перепечаев" w:date="2021-05-26T13:23:00Z"/>
          <w:color w:val="000000"/>
          <w:sz w:val="28"/>
          <w:szCs w:val="28"/>
        </w:rPr>
        <w:pPrChange w:id="1240" w:author="Александр Перепечаев" w:date="2021-05-26T13:23:00Z">
          <w:pPr>
            <w:tabs>
              <w:tab w:val="left" w:pos="1134"/>
            </w:tabs>
            <w:spacing w:line="360" w:lineRule="auto"/>
            <w:ind w:left="567" w:firstLine="709"/>
            <w:jc w:val="both"/>
          </w:pPr>
        </w:pPrChange>
      </w:pPr>
      <w:del w:id="1241" w:author="Александр Перепечаев" w:date="2021-05-26T13:23:00Z">
        <w:r w:rsidRPr="00B955D5" w:rsidDel="00AB44D1">
          <w:rPr>
            <w:color w:val="000000"/>
            <w:sz w:val="28"/>
            <w:szCs w:val="28"/>
          </w:rPr>
          <w:delText>Высокая квалификация пользователя программного средства не требуется. Дополнительных требований и ограничений не вводится.</w:delText>
        </w:r>
      </w:del>
    </w:p>
    <w:p w14:paraId="1054D57A" w14:textId="355F7AE6" w:rsidR="00B955D5" w:rsidRPr="00B955D5" w:rsidDel="00AB44D1" w:rsidRDefault="00B955D5" w:rsidP="00AB44D1">
      <w:pPr>
        <w:spacing w:after="240" w:line="360" w:lineRule="auto"/>
        <w:ind w:left="567"/>
        <w:jc w:val="center"/>
        <w:rPr>
          <w:del w:id="1242" w:author="Александр Перепечаев" w:date="2021-05-26T13:23:00Z"/>
        </w:rPr>
        <w:pPrChange w:id="1243" w:author="Александр Перепечаев" w:date="2021-05-26T13:23:00Z">
          <w:pPr>
            <w:pStyle w:val="afffe"/>
          </w:pPr>
        </w:pPrChange>
      </w:pPr>
      <w:del w:id="1244" w:author="Александр Перепечаев" w:date="2021-05-26T13:23:00Z">
        <w:r w:rsidRPr="00B955D5" w:rsidDel="00AB44D1">
          <w:delText>А.4.4 Требования к составу и параметрам технических средств</w:delText>
        </w:r>
      </w:del>
    </w:p>
    <w:p w14:paraId="218E7347" w14:textId="22C61C50" w:rsidR="00B955D5" w:rsidRPr="00B955D5" w:rsidDel="00AB44D1" w:rsidRDefault="00B955D5" w:rsidP="00AB44D1">
      <w:pPr>
        <w:spacing w:after="240" w:line="360" w:lineRule="auto"/>
        <w:ind w:left="567"/>
        <w:jc w:val="center"/>
        <w:rPr>
          <w:del w:id="1245" w:author="Александр Перепечаев" w:date="2021-05-26T13:23:00Z"/>
          <w:sz w:val="28"/>
          <w:szCs w:val="28"/>
        </w:rPr>
        <w:pPrChange w:id="1246" w:author="Александр Перепечаев" w:date="2021-05-26T13:23:00Z">
          <w:pPr>
            <w:tabs>
              <w:tab w:val="left" w:pos="1134"/>
            </w:tabs>
            <w:spacing w:line="360" w:lineRule="auto"/>
            <w:ind w:left="567" w:firstLine="709"/>
            <w:jc w:val="both"/>
          </w:pPr>
        </w:pPrChange>
      </w:pPr>
      <w:del w:id="1247" w:author="Александр Перепечаев" w:date="2021-05-26T13:23:00Z">
        <w:r w:rsidRPr="00B955D5" w:rsidDel="00AB44D1">
          <w:rPr>
            <w:sz w:val="28"/>
            <w:szCs w:val="28"/>
          </w:rPr>
          <w:delText xml:space="preserve">Состав технических средств на стороне клиента: мобильное устройство с операционной системой </w:delText>
        </w:r>
        <w:r w:rsidRPr="00B955D5" w:rsidDel="00AB44D1">
          <w:rPr>
            <w:sz w:val="28"/>
            <w:szCs w:val="28"/>
            <w:lang w:val="en-US"/>
          </w:rPr>
          <w:delText>Android</w:delText>
        </w:r>
        <w:r w:rsidR="00B36B5A" w:rsidDel="00AB44D1">
          <w:rPr>
            <w:sz w:val="28"/>
            <w:szCs w:val="28"/>
          </w:rPr>
          <w:delText xml:space="preserve"> не ниже версии 7.0 или компьютер с установленным браузером </w:delText>
        </w:r>
        <w:r w:rsidR="00B36B5A" w:rsidDel="00AB44D1">
          <w:rPr>
            <w:sz w:val="28"/>
            <w:szCs w:val="28"/>
            <w:lang w:val="en-US"/>
          </w:rPr>
          <w:delText>Google</w:delText>
        </w:r>
        <w:r w:rsidR="00B36B5A" w:rsidRPr="009F2419" w:rsidDel="00AB44D1">
          <w:rPr>
            <w:sz w:val="28"/>
            <w:szCs w:val="28"/>
          </w:rPr>
          <w:delText xml:space="preserve"> </w:delText>
        </w:r>
        <w:r w:rsidR="00B36B5A" w:rsidDel="00AB44D1">
          <w:rPr>
            <w:sz w:val="28"/>
            <w:szCs w:val="28"/>
            <w:lang w:val="en-US"/>
          </w:rPr>
          <w:delText>Chrome</w:delText>
        </w:r>
        <w:r w:rsidR="00B36B5A" w:rsidRPr="009F2419" w:rsidDel="00AB44D1">
          <w:rPr>
            <w:sz w:val="28"/>
            <w:szCs w:val="28"/>
          </w:rPr>
          <w:delText xml:space="preserve"> </w:delText>
        </w:r>
        <w:r w:rsidR="00B36B5A" w:rsidDel="00AB44D1">
          <w:rPr>
            <w:sz w:val="28"/>
            <w:szCs w:val="28"/>
          </w:rPr>
          <w:delText xml:space="preserve">не ниже 80 версии или </w:delText>
        </w:r>
        <w:r w:rsidR="00B36B5A" w:rsidDel="00AB44D1">
          <w:rPr>
            <w:sz w:val="28"/>
            <w:szCs w:val="28"/>
            <w:lang w:val="en-US"/>
          </w:rPr>
          <w:delText>Opera</w:delText>
        </w:r>
        <w:r w:rsidR="00B36B5A" w:rsidRPr="009F2419" w:rsidDel="00AB44D1">
          <w:rPr>
            <w:sz w:val="28"/>
            <w:szCs w:val="28"/>
          </w:rPr>
          <w:delText xml:space="preserve"> </w:delText>
        </w:r>
        <w:r w:rsidR="00B36B5A" w:rsidDel="00AB44D1">
          <w:rPr>
            <w:sz w:val="28"/>
            <w:szCs w:val="28"/>
          </w:rPr>
          <w:delText xml:space="preserve">не ниже 64 версии или </w:delText>
        </w:r>
        <w:r w:rsidR="00B36B5A" w:rsidDel="00AB44D1">
          <w:rPr>
            <w:sz w:val="28"/>
            <w:szCs w:val="28"/>
            <w:lang w:val="en-US"/>
          </w:rPr>
          <w:delText>FireFox</w:delText>
        </w:r>
        <w:r w:rsidR="00B36B5A" w:rsidRPr="009F2419" w:rsidDel="00AB44D1">
          <w:rPr>
            <w:sz w:val="28"/>
            <w:szCs w:val="28"/>
          </w:rPr>
          <w:delText xml:space="preserve"> </w:delText>
        </w:r>
        <w:r w:rsidR="00B36B5A" w:rsidDel="00AB44D1">
          <w:rPr>
            <w:sz w:val="28"/>
            <w:szCs w:val="28"/>
          </w:rPr>
          <w:delText>не ниже 70 версии</w:delText>
        </w:r>
        <w:r w:rsidRPr="00B955D5" w:rsidDel="00AB44D1">
          <w:rPr>
            <w:sz w:val="28"/>
            <w:szCs w:val="28"/>
          </w:rPr>
          <w:delText>.</w:delText>
        </w:r>
      </w:del>
    </w:p>
    <w:p w14:paraId="70E928FB" w14:textId="11858AE7" w:rsidR="00B955D5" w:rsidRPr="00B955D5" w:rsidDel="00AB44D1" w:rsidRDefault="00B955D5" w:rsidP="00AB44D1">
      <w:pPr>
        <w:spacing w:after="240" w:line="360" w:lineRule="auto"/>
        <w:ind w:left="567"/>
        <w:jc w:val="center"/>
        <w:rPr>
          <w:del w:id="1248" w:author="Александр Перепечаев" w:date="2021-05-26T13:23:00Z"/>
        </w:rPr>
        <w:pPrChange w:id="1249" w:author="Александр Перепечаев" w:date="2021-05-26T13:23:00Z">
          <w:pPr>
            <w:pStyle w:val="afffe"/>
          </w:pPr>
        </w:pPrChange>
      </w:pPr>
      <w:del w:id="1250" w:author="Александр Перепечаев" w:date="2021-05-26T13:23:00Z">
        <w:r w:rsidRPr="00B955D5" w:rsidDel="00AB44D1">
          <w:delText xml:space="preserve">А.4.5 Требования к информационной и программной совместимости </w:delText>
        </w:r>
      </w:del>
    </w:p>
    <w:p w14:paraId="0CF74A22" w14:textId="4308360D" w:rsidR="00CC6862" w:rsidDel="00AB44D1" w:rsidRDefault="00B955D5" w:rsidP="00AB44D1">
      <w:pPr>
        <w:spacing w:after="240" w:line="360" w:lineRule="auto"/>
        <w:ind w:left="567"/>
        <w:jc w:val="center"/>
        <w:rPr>
          <w:del w:id="1251" w:author="Александр Перепечаев" w:date="2021-05-26T13:23:00Z"/>
          <w:b/>
          <w:sz w:val="28"/>
          <w:szCs w:val="28"/>
        </w:rPr>
        <w:pPrChange w:id="1252" w:author="Александр Перепечаев" w:date="2021-05-26T13:23:00Z">
          <w:pPr>
            <w:tabs>
              <w:tab w:val="left" w:pos="1134"/>
            </w:tabs>
            <w:spacing w:line="360" w:lineRule="auto"/>
            <w:ind w:left="567" w:firstLine="709"/>
            <w:jc w:val="both"/>
          </w:pPr>
        </w:pPrChange>
      </w:pPr>
      <w:del w:id="1253" w:author="Александр Перепечаев" w:date="2021-05-26T13:23:00Z">
        <w:r w:rsidRPr="00B955D5" w:rsidDel="00AB44D1">
          <w:rPr>
            <w:sz w:val="28"/>
            <w:szCs w:val="28"/>
          </w:rPr>
          <w:delText>Для функционирования программного средства</w:delText>
        </w:r>
        <w:r w:rsidR="00563F93" w:rsidDel="00AB44D1">
          <w:rPr>
            <w:sz w:val="28"/>
            <w:szCs w:val="28"/>
          </w:rPr>
          <w:delText xml:space="preserve"> </w:delText>
        </w:r>
        <w:r w:rsidRPr="00B955D5" w:rsidDel="00AB44D1">
          <w:rPr>
            <w:sz w:val="28"/>
            <w:szCs w:val="28"/>
          </w:rPr>
          <w:delText xml:space="preserve">необходимо следующее программное обеспечение: </w:delText>
        </w:r>
        <w:r w:rsidR="00563F93" w:rsidDel="00AB44D1">
          <w:rPr>
            <w:sz w:val="28"/>
            <w:szCs w:val="28"/>
            <w:lang w:val="en-US"/>
          </w:rPr>
          <w:delText>Node</w:delText>
        </w:r>
        <w:r w:rsidR="00563F93" w:rsidRPr="009F2419" w:rsidDel="00AB44D1">
          <w:rPr>
            <w:sz w:val="28"/>
            <w:szCs w:val="28"/>
          </w:rPr>
          <w:delText>.</w:delText>
        </w:r>
        <w:r w:rsidR="00563F93" w:rsidDel="00AB44D1">
          <w:rPr>
            <w:sz w:val="28"/>
            <w:szCs w:val="28"/>
            <w:lang w:val="en-US"/>
          </w:rPr>
          <w:delText>js</w:delText>
        </w:r>
        <w:r w:rsidR="00563F93" w:rsidRPr="009F2419" w:rsidDel="00AB44D1">
          <w:rPr>
            <w:sz w:val="28"/>
            <w:szCs w:val="28"/>
          </w:rPr>
          <w:delText xml:space="preserve"> </w:delText>
        </w:r>
        <w:r w:rsidR="00563F93" w:rsidDel="00AB44D1">
          <w:rPr>
            <w:sz w:val="28"/>
            <w:szCs w:val="28"/>
          </w:rPr>
          <w:delText xml:space="preserve">последней версии, </w:delText>
        </w:r>
        <w:r w:rsidR="00563F93" w:rsidDel="00AB44D1">
          <w:rPr>
            <w:sz w:val="28"/>
            <w:szCs w:val="28"/>
            <w:lang w:val="en-US"/>
          </w:rPr>
          <w:delText>Python</w:delText>
        </w:r>
        <w:r w:rsidR="00563F93" w:rsidRPr="009F2419" w:rsidDel="00AB44D1">
          <w:rPr>
            <w:sz w:val="28"/>
            <w:szCs w:val="28"/>
          </w:rPr>
          <w:delText xml:space="preserve"> </w:delText>
        </w:r>
        <w:r w:rsidR="00563F93" w:rsidDel="00AB44D1">
          <w:rPr>
            <w:sz w:val="28"/>
            <w:szCs w:val="28"/>
          </w:rPr>
          <w:delText xml:space="preserve">версии </w:delText>
        </w:r>
        <w:r w:rsidR="00563F93" w:rsidRPr="009F2419" w:rsidDel="00AB44D1">
          <w:rPr>
            <w:sz w:val="28"/>
            <w:szCs w:val="28"/>
          </w:rPr>
          <w:delText xml:space="preserve">3.7, </w:delText>
        </w:r>
        <w:r w:rsidR="00563F93" w:rsidDel="00AB44D1">
          <w:rPr>
            <w:sz w:val="28"/>
            <w:szCs w:val="28"/>
            <w:lang w:val="en-US"/>
          </w:rPr>
          <w:delText>U</w:delText>
        </w:r>
        <w:r w:rsidR="00563F93" w:rsidRPr="00563F93" w:rsidDel="00AB44D1">
          <w:rPr>
            <w:sz w:val="28"/>
            <w:szCs w:val="28"/>
            <w:lang w:val="en-US"/>
          </w:rPr>
          <w:delText>buntu</w:delText>
        </w:r>
        <w:r w:rsidR="00563F93" w:rsidRPr="009F2419" w:rsidDel="00AB44D1">
          <w:rPr>
            <w:sz w:val="28"/>
            <w:szCs w:val="28"/>
          </w:rPr>
          <w:delText xml:space="preserve"> 18.04</w:delText>
        </w:r>
        <w:r w:rsidRPr="00B955D5" w:rsidDel="00AB44D1">
          <w:rPr>
            <w:sz w:val="28"/>
            <w:szCs w:val="28"/>
          </w:rPr>
          <w:delText>.</w:delText>
        </w:r>
      </w:del>
    </w:p>
    <w:p w14:paraId="7BDE3177" w14:textId="2D0E5E33" w:rsidR="007D593D" w:rsidDel="00AB44D1" w:rsidRDefault="007D593D" w:rsidP="00AB44D1">
      <w:pPr>
        <w:spacing w:after="240" w:line="360" w:lineRule="auto"/>
        <w:ind w:left="567"/>
        <w:jc w:val="center"/>
        <w:rPr>
          <w:del w:id="1254" w:author="Александр Перепечаев" w:date="2021-05-26T13:23:00Z"/>
        </w:rPr>
        <w:pPrChange w:id="1255" w:author="Александр Перепечаев" w:date="2021-05-26T13:23:00Z">
          <w:pPr>
            <w:pStyle w:val="afffe"/>
          </w:pPr>
        </w:pPrChange>
      </w:pPr>
    </w:p>
    <w:p w14:paraId="2006687E" w14:textId="18E047FB" w:rsidR="00B955D5" w:rsidRPr="00B955D5" w:rsidDel="00AB44D1" w:rsidRDefault="00B955D5" w:rsidP="00AB44D1">
      <w:pPr>
        <w:spacing w:after="240" w:line="360" w:lineRule="auto"/>
        <w:ind w:left="567"/>
        <w:jc w:val="center"/>
        <w:rPr>
          <w:del w:id="1256" w:author="Александр Перепечаев" w:date="2021-05-26T13:23:00Z"/>
        </w:rPr>
        <w:pPrChange w:id="1257" w:author="Александр Перепечаев" w:date="2021-05-26T13:23:00Z">
          <w:pPr>
            <w:pStyle w:val="afffe"/>
          </w:pPr>
        </w:pPrChange>
      </w:pPr>
      <w:del w:id="1258" w:author="Александр Перепечаев" w:date="2021-05-26T13:23:00Z">
        <w:r w:rsidRPr="00B955D5" w:rsidDel="00AB44D1">
          <w:delText xml:space="preserve">А.5 Требования к программной документации </w:delText>
        </w:r>
      </w:del>
    </w:p>
    <w:p w14:paraId="30E367D1" w14:textId="7DED3CE7" w:rsidR="00B955D5" w:rsidRPr="00B955D5" w:rsidDel="00AB44D1" w:rsidRDefault="00B955D5" w:rsidP="00AB44D1">
      <w:pPr>
        <w:spacing w:after="240" w:line="360" w:lineRule="auto"/>
        <w:ind w:left="567"/>
        <w:jc w:val="center"/>
        <w:rPr>
          <w:del w:id="1259" w:author="Александр Перепечаев" w:date="2021-05-26T13:23:00Z"/>
          <w:sz w:val="28"/>
          <w:szCs w:val="28"/>
        </w:rPr>
        <w:pPrChange w:id="1260" w:author="Александр Перепечаев" w:date="2021-05-26T13:23:00Z">
          <w:pPr>
            <w:tabs>
              <w:tab w:val="left" w:pos="1134"/>
            </w:tabs>
            <w:spacing w:line="360" w:lineRule="auto"/>
            <w:ind w:left="567" w:firstLine="709"/>
            <w:jc w:val="both"/>
          </w:pPr>
        </w:pPrChange>
      </w:pPr>
      <w:del w:id="1261" w:author="Александр Перепечаев" w:date="2021-05-26T13:23:00Z">
        <w:r w:rsidRPr="00B955D5" w:rsidDel="00AB44D1">
          <w:rPr>
            <w:sz w:val="28"/>
            <w:szCs w:val="28"/>
          </w:rPr>
          <w:delText>Программная документация должна состоять из следующих листов:</w:delText>
        </w:r>
      </w:del>
    </w:p>
    <w:p w14:paraId="1F127FB0" w14:textId="5273BAD6" w:rsidR="00B955D5" w:rsidRPr="00B955D5" w:rsidDel="00AB44D1" w:rsidRDefault="00B955D5" w:rsidP="00AB44D1">
      <w:pPr>
        <w:spacing w:after="240" w:line="360" w:lineRule="auto"/>
        <w:ind w:left="567"/>
        <w:jc w:val="center"/>
        <w:rPr>
          <w:del w:id="1262" w:author="Александр Перепечаев" w:date="2021-05-26T13:23:00Z"/>
          <w:sz w:val="28"/>
          <w:szCs w:val="28"/>
        </w:rPr>
        <w:pPrChange w:id="1263" w:author="Александр Перепечаев" w:date="2021-05-26T13:23:00Z">
          <w:pPr>
            <w:numPr>
              <w:numId w:val="5"/>
            </w:numPr>
            <w:tabs>
              <w:tab w:val="left" w:pos="1134"/>
              <w:tab w:val="left" w:pos="1701"/>
            </w:tabs>
            <w:suppressAutoHyphens/>
            <w:spacing w:after="240" w:line="360" w:lineRule="auto"/>
            <w:ind w:left="567" w:firstLine="709"/>
            <w:contextualSpacing/>
            <w:jc w:val="both"/>
          </w:pPr>
        </w:pPrChange>
      </w:pPr>
      <w:del w:id="1264" w:author="Александр Перепечаев" w:date="2021-05-26T13:23:00Z">
        <w:r w:rsidRPr="00B955D5" w:rsidDel="00AB44D1">
          <w:rPr>
            <w:sz w:val="28"/>
            <w:szCs w:val="28"/>
          </w:rPr>
          <w:delText>титульный лист;</w:delText>
        </w:r>
      </w:del>
    </w:p>
    <w:p w14:paraId="23B956B6" w14:textId="1AC19511" w:rsidR="00B955D5" w:rsidRPr="00B955D5" w:rsidDel="00AB44D1" w:rsidRDefault="00B955D5" w:rsidP="00AB44D1">
      <w:pPr>
        <w:spacing w:after="240" w:line="360" w:lineRule="auto"/>
        <w:ind w:left="567"/>
        <w:jc w:val="center"/>
        <w:rPr>
          <w:del w:id="1265" w:author="Александр Перепечаев" w:date="2021-05-26T13:23:00Z"/>
          <w:sz w:val="28"/>
          <w:szCs w:val="28"/>
        </w:rPr>
        <w:pPrChange w:id="1266" w:author="Александр Перепечаев" w:date="2021-05-26T13:23:00Z">
          <w:pPr>
            <w:numPr>
              <w:numId w:val="5"/>
            </w:numPr>
            <w:tabs>
              <w:tab w:val="left" w:pos="1134"/>
              <w:tab w:val="left" w:pos="1701"/>
            </w:tabs>
            <w:suppressAutoHyphens/>
            <w:spacing w:line="360" w:lineRule="auto"/>
            <w:ind w:left="567" w:firstLine="709"/>
            <w:contextualSpacing/>
            <w:jc w:val="both"/>
          </w:pPr>
        </w:pPrChange>
      </w:pPr>
      <w:del w:id="1267" w:author="Александр Перепечаев" w:date="2021-05-26T13:23:00Z">
        <w:r w:rsidRPr="00B955D5" w:rsidDel="00AB44D1">
          <w:rPr>
            <w:sz w:val="28"/>
            <w:szCs w:val="28"/>
          </w:rPr>
          <w:delText>задание к практической работе;</w:delText>
        </w:r>
      </w:del>
    </w:p>
    <w:p w14:paraId="18403A71" w14:textId="4E8C6FDC" w:rsidR="00B955D5" w:rsidRPr="00B955D5" w:rsidDel="00AB44D1" w:rsidRDefault="00B955D5" w:rsidP="00AB44D1">
      <w:pPr>
        <w:spacing w:after="240" w:line="360" w:lineRule="auto"/>
        <w:ind w:left="567"/>
        <w:jc w:val="center"/>
        <w:rPr>
          <w:del w:id="1268" w:author="Александр Перепечаев" w:date="2021-05-26T13:23:00Z"/>
          <w:sz w:val="28"/>
          <w:szCs w:val="28"/>
        </w:rPr>
        <w:pPrChange w:id="1269" w:author="Александр Перепечаев" w:date="2021-05-26T13:23:00Z">
          <w:pPr>
            <w:numPr>
              <w:numId w:val="5"/>
            </w:numPr>
            <w:tabs>
              <w:tab w:val="left" w:pos="1134"/>
              <w:tab w:val="left" w:pos="1701"/>
            </w:tabs>
            <w:suppressAutoHyphens/>
            <w:spacing w:line="360" w:lineRule="auto"/>
            <w:ind w:left="567" w:firstLine="709"/>
            <w:contextualSpacing/>
            <w:jc w:val="both"/>
          </w:pPr>
        </w:pPrChange>
      </w:pPr>
      <w:del w:id="1270" w:author="Александр Перепечаев" w:date="2021-05-26T13:23:00Z">
        <w:r w:rsidRPr="00B955D5" w:rsidDel="00AB44D1">
          <w:rPr>
            <w:sz w:val="28"/>
            <w:szCs w:val="28"/>
          </w:rPr>
          <w:delText>пояснительная записка к практической работе;</w:delText>
        </w:r>
      </w:del>
    </w:p>
    <w:p w14:paraId="730ECEF9" w14:textId="7524A653" w:rsidR="00B955D5" w:rsidRPr="00B955D5" w:rsidDel="00AB44D1" w:rsidRDefault="00B955D5" w:rsidP="00AB44D1">
      <w:pPr>
        <w:spacing w:after="240" w:line="360" w:lineRule="auto"/>
        <w:ind w:left="567"/>
        <w:jc w:val="center"/>
        <w:rPr>
          <w:del w:id="1271" w:author="Александр Перепечаев" w:date="2021-05-26T13:23:00Z"/>
          <w:rFonts w:eastAsia="SimSun"/>
          <w:color w:val="000000"/>
          <w:sz w:val="28"/>
          <w:szCs w:val="28"/>
        </w:rPr>
        <w:pPrChange w:id="1272" w:author="Александр Перепечаев" w:date="2021-05-26T13:23:00Z">
          <w:pPr>
            <w:numPr>
              <w:numId w:val="5"/>
            </w:numPr>
            <w:shd w:val="clear" w:color="auto" w:fill="FFFFFF"/>
            <w:tabs>
              <w:tab w:val="left" w:pos="1134"/>
              <w:tab w:val="left" w:pos="1701"/>
            </w:tabs>
            <w:spacing w:line="360" w:lineRule="auto"/>
            <w:ind w:left="567" w:firstLine="709"/>
            <w:jc w:val="both"/>
          </w:pPr>
        </w:pPrChange>
      </w:pPr>
      <w:del w:id="1273" w:author="Александр Перепечаев" w:date="2021-05-26T13:23:00Z">
        <w:r w:rsidRPr="00B955D5" w:rsidDel="00AB44D1">
          <w:rPr>
            <w:rFonts w:eastAsia="SimSun"/>
            <w:color w:val="000000"/>
            <w:sz w:val="28"/>
            <w:szCs w:val="28"/>
            <w:lang w:eastAsia="en-US"/>
          </w:rPr>
          <w:delText>техническое задание по ГОСТ 19.201-78 ЕСПД;</w:delText>
        </w:r>
      </w:del>
    </w:p>
    <w:p w14:paraId="1A272311" w14:textId="334F62A9" w:rsidR="00B955D5" w:rsidRPr="00B955D5" w:rsidDel="00AB44D1" w:rsidRDefault="00B955D5" w:rsidP="00AB44D1">
      <w:pPr>
        <w:spacing w:after="240" w:line="360" w:lineRule="auto"/>
        <w:ind w:left="567"/>
        <w:jc w:val="center"/>
        <w:rPr>
          <w:del w:id="1274" w:author="Александр Перепечаев" w:date="2021-05-26T13:23:00Z"/>
          <w:sz w:val="28"/>
          <w:szCs w:val="28"/>
        </w:rPr>
        <w:pPrChange w:id="1275" w:author="Александр Перепечаев" w:date="2021-05-26T13:23:00Z">
          <w:pPr>
            <w:numPr>
              <w:numId w:val="5"/>
            </w:numPr>
            <w:tabs>
              <w:tab w:val="left" w:pos="1134"/>
              <w:tab w:val="left" w:pos="1701"/>
            </w:tabs>
            <w:suppressAutoHyphens/>
            <w:spacing w:line="360" w:lineRule="auto"/>
            <w:ind w:left="567" w:firstLine="709"/>
            <w:contextualSpacing/>
            <w:jc w:val="both"/>
          </w:pPr>
        </w:pPrChange>
      </w:pPr>
      <w:del w:id="1276" w:author="Александр Перепечаев" w:date="2021-05-26T13:23:00Z">
        <w:r w:rsidRPr="00B955D5" w:rsidDel="00AB44D1">
          <w:rPr>
            <w:sz w:val="28"/>
            <w:szCs w:val="28"/>
          </w:rPr>
          <w:delText>исходный код программного средства по ГОСТ 19.401-79 ЕСПД.</w:delText>
        </w:r>
      </w:del>
    </w:p>
    <w:p w14:paraId="6A78F959" w14:textId="7361C94B" w:rsidR="00B955D5" w:rsidRPr="00B955D5" w:rsidDel="00AB44D1" w:rsidRDefault="00B955D5" w:rsidP="00AB44D1">
      <w:pPr>
        <w:spacing w:after="240" w:line="360" w:lineRule="auto"/>
        <w:ind w:left="567"/>
        <w:jc w:val="center"/>
        <w:rPr>
          <w:del w:id="1277" w:author="Александр Перепечаев" w:date="2021-05-26T13:23:00Z"/>
          <w:color w:val="000000"/>
        </w:rPr>
        <w:pPrChange w:id="1278" w:author="Александр Перепечаев" w:date="2021-05-26T13:23:00Z">
          <w:pPr>
            <w:pStyle w:val="afffe"/>
          </w:pPr>
        </w:pPrChange>
      </w:pPr>
      <w:del w:id="1279" w:author="Александр Перепечаев" w:date="2021-05-26T13:23:00Z">
        <w:r w:rsidRPr="00B955D5" w:rsidDel="00AB44D1">
          <w:rPr>
            <w:color w:val="000000"/>
          </w:rPr>
          <w:delText>А.</w:delText>
        </w:r>
        <w:r w:rsidRPr="00B955D5" w:rsidDel="00AB44D1">
          <w:delText>6 Технико-экономические показатели</w:delText>
        </w:r>
      </w:del>
    </w:p>
    <w:p w14:paraId="3E02B1AF" w14:textId="4D53D9DF" w:rsidR="00B955D5" w:rsidRPr="00B955D5" w:rsidDel="00AB44D1" w:rsidRDefault="00B955D5" w:rsidP="00AB44D1">
      <w:pPr>
        <w:spacing w:after="240" w:line="360" w:lineRule="auto"/>
        <w:ind w:left="567"/>
        <w:jc w:val="center"/>
        <w:rPr>
          <w:del w:id="1280" w:author="Александр Перепечаев" w:date="2021-05-26T13:23:00Z"/>
          <w:color w:val="000000"/>
          <w:sz w:val="28"/>
          <w:szCs w:val="28"/>
        </w:rPr>
        <w:pPrChange w:id="1281" w:author="Александр Перепечаев" w:date="2021-05-26T13:23:00Z">
          <w:pPr>
            <w:tabs>
              <w:tab w:val="left" w:pos="1134"/>
            </w:tabs>
            <w:autoSpaceDE w:val="0"/>
            <w:autoSpaceDN w:val="0"/>
            <w:spacing w:line="360" w:lineRule="auto"/>
            <w:ind w:left="567" w:firstLine="709"/>
            <w:jc w:val="both"/>
          </w:pPr>
        </w:pPrChange>
      </w:pPr>
      <w:del w:id="1282" w:author="Александр Перепечаев" w:date="2021-05-26T13:23:00Z">
        <w:r w:rsidRPr="00B955D5" w:rsidDel="00AB44D1">
          <w:rPr>
            <w:color w:val="000000"/>
            <w:sz w:val="28"/>
            <w:szCs w:val="28"/>
          </w:rPr>
          <w:delText>Ориентировочная экономическая эффективность не рассчитывается.</w:delText>
        </w:r>
      </w:del>
    </w:p>
    <w:p w14:paraId="08676510" w14:textId="5C724523" w:rsidR="00B955D5" w:rsidRPr="00B955D5" w:rsidDel="00AB44D1" w:rsidRDefault="00B955D5" w:rsidP="00AB44D1">
      <w:pPr>
        <w:spacing w:after="240" w:line="360" w:lineRule="auto"/>
        <w:ind w:left="567"/>
        <w:jc w:val="center"/>
        <w:rPr>
          <w:del w:id="1283" w:author="Александр Перепечаев" w:date="2021-05-26T13:23:00Z"/>
        </w:rPr>
        <w:pPrChange w:id="1284" w:author="Александр Перепечаев" w:date="2021-05-26T13:23:00Z">
          <w:pPr>
            <w:pStyle w:val="afffe"/>
          </w:pPr>
        </w:pPrChange>
      </w:pPr>
      <w:del w:id="1285" w:author="Александр Перепечаев" w:date="2021-05-26T13:23:00Z">
        <w:r w:rsidRPr="00B955D5" w:rsidDel="00AB44D1">
          <w:delText>А.7 Стадии и этапы разработки</w:delText>
        </w:r>
      </w:del>
    </w:p>
    <w:p w14:paraId="019CCC2A" w14:textId="0DE55EA6" w:rsidR="00B955D5" w:rsidRPr="00B955D5" w:rsidDel="00AB44D1" w:rsidRDefault="00B955D5" w:rsidP="00AB44D1">
      <w:pPr>
        <w:spacing w:after="240" w:line="360" w:lineRule="auto"/>
        <w:ind w:left="567"/>
        <w:jc w:val="center"/>
        <w:rPr>
          <w:del w:id="1286" w:author="Александр Перепечаев" w:date="2021-05-26T13:23:00Z"/>
          <w:color w:val="000000"/>
          <w:sz w:val="28"/>
          <w:szCs w:val="28"/>
        </w:rPr>
        <w:pPrChange w:id="1287" w:author="Александр Перепечаев" w:date="2021-05-26T13:23:00Z">
          <w:pPr>
            <w:tabs>
              <w:tab w:val="left" w:pos="1134"/>
            </w:tabs>
            <w:autoSpaceDE w:val="0"/>
            <w:autoSpaceDN w:val="0"/>
            <w:adjustRightInd w:val="0"/>
            <w:spacing w:line="360" w:lineRule="auto"/>
            <w:ind w:left="567" w:firstLine="709"/>
            <w:jc w:val="both"/>
          </w:pPr>
        </w:pPrChange>
      </w:pPr>
      <w:del w:id="1288" w:author="Александр Перепечаев" w:date="2021-05-26T13:23:00Z">
        <w:r w:rsidRPr="00B955D5" w:rsidDel="00AB44D1">
          <w:rPr>
            <w:color w:val="000000"/>
            <w:sz w:val="28"/>
            <w:szCs w:val="28"/>
          </w:rPr>
          <w:delText xml:space="preserve">Процесс разработки включает в себя стадии: </w:delText>
        </w:r>
      </w:del>
    </w:p>
    <w:p w14:paraId="77512752" w14:textId="434D5E26" w:rsidR="00B955D5" w:rsidRPr="00B955D5" w:rsidDel="00AB44D1" w:rsidRDefault="00B955D5" w:rsidP="00AB44D1">
      <w:pPr>
        <w:spacing w:after="240" w:line="360" w:lineRule="auto"/>
        <w:ind w:left="567"/>
        <w:jc w:val="center"/>
        <w:rPr>
          <w:del w:id="1289" w:author="Александр Перепечаев" w:date="2021-05-26T13:23:00Z"/>
          <w:color w:val="000000"/>
          <w:sz w:val="28"/>
          <w:szCs w:val="28"/>
        </w:rPr>
        <w:pPrChange w:id="1290" w:author="Александр Перепечаев" w:date="2021-05-26T13:23:00Z">
          <w:pPr>
            <w:numPr>
              <w:numId w:val="8"/>
            </w:numPr>
            <w:tabs>
              <w:tab w:val="num" w:pos="720"/>
              <w:tab w:val="left" w:pos="1134"/>
              <w:tab w:val="left" w:pos="1701"/>
            </w:tabs>
            <w:autoSpaceDE w:val="0"/>
            <w:autoSpaceDN w:val="0"/>
            <w:adjustRightInd w:val="0"/>
            <w:spacing w:line="360" w:lineRule="auto"/>
            <w:ind w:left="567" w:firstLine="709"/>
            <w:jc w:val="both"/>
          </w:pPr>
        </w:pPrChange>
      </w:pPr>
      <w:del w:id="1291" w:author="Александр Перепечаев" w:date="2021-05-26T13:23:00Z">
        <w:r w:rsidRPr="00B955D5" w:rsidDel="00AB44D1">
          <w:rPr>
            <w:color w:val="000000"/>
            <w:sz w:val="28"/>
            <w:szCs w:val="28"/>
          </w:rPr>
          <w:delText xml:space="preserve">изучение предметной области (с </w:delText>
        </w:r>
        <w:r w:rsidR="005D0FBF" w:rsidDel="00AB44D1">
          <w:rPr>
            <w:color w:val="000000"/>
            <w:sz w:val="28"/>
            <w:szCs w:val="28"/>
          </w:rPr>
          <w:delText>13.</w:delText>
        </w:r>
        <w:r w:rsidRPr="00B955D5" w:rsidDel="00AB44D1">
          <w:rPr>
            <w:color w:val="000000"/>
            <w:sz w:val="28"/>
            <w:szCs w:val="28"/>
          </w:rPr>
          <w:delText>0</w:delText>
        </w:r>
        <w:r w:rsidR="005D0FBF" w:rsidDel="00AB44D1">
          <w:rPr>
            <w:color w:val="000000"/>
            <w:sz w:val="28"/>
            <w:szCs w:val="28"/>
          </w:rPr>
          <w:delText>4</w:delText>
        </w:r>
        <w:r w:rsidRPr="00B955D5" w:rsidDel="00AB44D1">
          <w:rPr>
            <w:color w:val="000000"/>
            <w:sz w:val="28"/>
            <w:szCs w:val="28"/>
          </w:rPr>
          <w:delText xml:space="preserve">.20 по </w:delText>
        </w:r>
        <w:r w:rsidR="005D0FBF" w:rsidDel="00AB44D1">
          <w:rPr>
            <w:color w:val="000000"/>
            <w:sz w:val="28"/>
            <w:szCs w:val="28"/>
          </w:rPr>
          <w:delText>2</w:delText>
        </w:r>
        <w:r w:rsidR="00E811CE" w:rsidDel="00AB44D1">
          <w:rPr>
            <w:color w:val="000000"/>
            <w:sz w:val="28"/>
            <w:szCs w:val="28"/>
          </w:rPr>
          <w:delText>6</w:delText>
        </w:r>
        <w:r w:rsidRPr="00B955D5" w:rsidDel="00AB44D1">
          <w:rPr>
            <w:color w:val="000000"/>
            <w:sz w:val="28"/>
            <w:szCs w:val="28"/>
          </w:rPr>
          <w:delText>.0</w:delText>
        </w:r>
        <w:r w:rsidR="005D0FBF" w:rsidDel="00AB44D1">
          <w:rPr>
            <w:color w:val="000000"/>
            <w:sz w:val="28"/>
            <w:szCs w:val="28"/>
          </w:rPr>
          <w:delText>4</w:delText>
        </w:r>
        <w:r w:rsidRPr="00B955D5" w:rsidDel="00AB44D1">
          <w:rPr>
            <w:color w:val="000000"/>
            <w:sz w:val="28"/>
            <w:szCs w:val="28"/>
          </w:rPr>
          <w:delText xml:space="preserve">.20); </w:delText>
        </w:r>
      </w:del>
    </w:p>
    <w:p w14:paraId="0C68EF80" w14:textId="71AB4547" w:rsidR="00B955D5" w:rsidRPr="00B955D5" w:rsidDel="00AB44D1" w:rsidRDefault="00B955D5" w:rsidP="00AB44D1">
      <w:pPr>
        <w:spacing w:after="240" w:line="360" w:lineRule="auto"/>
        <w:ind w:left="567"/>
        <w:jc w:val="center"/>
        <w:rPr>
          <w:del w:id="1292" w:author="Александр Перепечаев" w:date="2021-05-26T13:23:00Z"/>
          <w:color w:val="000000"/>
          <w:sz w:val="28"/>
          <w:szCs w:val="28"/>
        </w:rPr>
        <w:pPrChange w:id="1293" w:author="Александр Перепечаев" w:date="2021-05-26T13:23:00Z">
          <w:pPr>
            <w:numPr>
              <w:numId w:val="8"/>
            </w:numPr>
            <w:tabs>
              <w:tab w:val="num" w:pos="720"/>
              <w:tab w:val="left" w:pos="1134"/>
              <w:tab w:val="left" w:pos="1701"/>
            </w:tabs>
            <w:autoSpaceDE w:val="0"/>
            <w:autoSpaceDN w:val="0"/>
            <w:adjustRightInd w:val="0"/>
            <w:spacing w:line="360" w:lineRule="auto"/>
            <w:ind w:left="567" w:firstLine="709"/>
            <w:jc w:val="both"/>
          </w:pPr>
        </w:pPrChange>
      </w:pPr>
      <w:del w:id="1294" w:author="Александр Перепечаев" w:date="2021-05-26T13:23:00Z">
        <w:r w:rsidRPr="00B955D5" w:rsidDel="00AB44D1">
          <w:rPr>
            <w:color w:val="000000"/>
            <w:sz w:val="28"/>
            <w:szCs w:val="28"/>
          </w:rPr>
          <w:delText xml:space="preserve">алгоритмическое конструирование (с </w:delText>
        </w:r>
        <w:r w:rsidR="005D0FBF" w:rsidDel="00AB44D1">
          <w:rPr>
            <w:color w:val="000000"/>
            <w:sz w:val="28"/>
            <w:szCs w:val="28"/>
          </w:rPr>
          <w:delText>2</w:delText>
        </w:r>
        <w:r w:rsidR="00E201F4" w:rsidDel="00AB44D1">
          <w:rPr>
            <w:color w:val="000000"/>
            <w:sz w:val="28"/>
            <w:szCs w:val="28"/>
          </w:rPr>
          <w:delText>6</w:delText>
        </w:r>
        <w:r w:rsidRPr="00B955D5" w:rsidDel="00AB44D1">
          <w:rPr>
            <w:color w:val="000000"/>
            <w:sz w:val="28"/>
            <w:szCs w:val="28"/>
          </w:rPr>
          <w:delText>.0</w:delText>
        </w:r>
        <w:r w:rsidR="005D0FBF" w:rsidDel="00AB44D1">
          <w:rPr>
            <w:color w:val="000000"/>
            <w:sz w:val="28"/>
            <w:szCs w:val="28"/>
          </w:rPr>
          <w:delText>4</w:delText>
        </w:r>
        <w:r w:rsidRPr="00AB44D1" w:rsidDel="00AB44D1">
          <w:rPr>
            <w:color w:val="000000"/>
            <w:sz w:val="28"/>
            <w:szCs w:val="28"/>
            <w:rPrChange w:id="1295" w:author="Александр Перепечаев" w:date="2021-05-26T13:24:00Z">
              <w:rPr>
                <w:color w:val="000000"/>
                <w:sz w:val="28"/>
                <w:szCs w:val="28"/>
                <w:lang w:val="en-US"/>
              </w:rPr>
            </w:rPrChange>
          </w:rPr>
          <w:delText>.</w:delText>
        </w:r>
        <w:r w:rsidRPr="00B955D5" w:rsidDel="00AB44D1">
          <w:rPr>
            <w:color w:val="000000"/>
            <w:sz w:val="28"/>
            <w:szCs w:val="28"/>
          </w:rPr>
          <w:delText xml:space="preserve">20 по </w:delText>
        </w:r>
        <w:r w:rsidR="00E201F4" w:rsidDel="00AB44D1">
          <w:rPr>
            <w:color w:val="000000"/>
            <w:sz w:val="28"/>
            <w:szCs w:val="28"/>
          </w:rPr>
          <w:delText>01</w:delText>
        </w:r>
        <w:r w:rsidRPr="00B955D5" w:rsidDel="00AB44D1">
          <w:rPr>
            <w:color w:val="000000"/>
            <w:sz w:val="28"/>
            <w:szCs w:val="28"/>
          </w:rPr>
          <w:delText>.0</w:delText>
        </w:r>
        <w:r w:rsidR="00E201F4" w:rsidDel="00AB44D1">
          <w:rPr>
            <w:color w:val="000000"/>
            <w:sz w:val="28"/>
            <w:szCs w:val="28"/>
          </w:rPr>
          <w:delText>5</w:delText>
        </w:r>
        <w:r w:rsidRPr="00AB44D1" w:rsidDel="00AB44D1">
          <w:rPr>
            <w:color w:val="000000"/>
            <w:sz w:val="28"/>
            <w:szCs w:val="28"/>
            <w:rPrChange w:id="1296" w:author="Александр Перепечаев" w:date="2021-05-26T13:24:00Z">
              <w:rPr>
                <w:color w:val="000000"/>
                <w:sz w:val="28"/>
                <w:szCs w:val="28"/>
                <w:lang w:val="en-US"/>
              </w:rPr>
            </w:rPrChange>
          </w:rPr>
          <w:delText>.</w:delText>
        </w:r>
        <w:r w:rsidRPr="00B955D5" w:rsidDel="00AB44D1">
          <w:rPr>
            <w:color w:val="000000"/>
            <w:sz w:val="28"/>
            <w:szCs w:val="28"/>
          </w:rPr>
          <w:delText xml:space="preserve">20); </w:delText>
        </w:r>
      </w:del>
    </w:p>
    <w:p w14:paraId="30B8AF35" w14:textId="4AA9C7AC" w:rsidR="00B955D5" w:rsidRPr="00B955D5" w:rsidDel="00AB44D1" w:rsidRDefault="00B955D5" w:rsidP="00AB44D1">
      <w:pPr>
        <w:spacing w:after="240" w:line="360" w:lineRule="auto"/>
        <w:ind w:left="567"/>
        <w:jc w:val="center"/>
        <w:rPr>
          <w:del w:id="1297" w:author="Александр Перепечаев" w:date="2021-05-26T13:23:00Z"/>
          <w:color w:val="000000"/>
          <w:sz w:val="28"/>
          <w:szCs w:val="28"/>
        </w:rPr>
        <w:pPrChange w:id="1298" w:author="Александр Перепечаев" w:date="2021-05-26T13:23:00Z">
          <w:pPr>
            <w:numPr>
              <w:numId w:val="8"/>
            </w:numPr>
            <w:tabs>
              <w:tab w:val="num" w:pos="720"/>
              <w:tab w:val="left" w:pos="1134"/>
              <w:tab w:val="left" w:pos="1701"/>
            </w:tabs>
            <w:autoSpaceDE w:val="0"/>
            <w:autoSpaceDN w:val="0"/>
            <w:adjustRightInd w:val="0"/>
            <w:spacing w:line="360" w:lineRule="auto"/>
            <w:ind w:left="567" w:firstLine="709"/>
            <w:jc w:val="both"/>
          </w:pPr>
        </w:pPrChange>
      </w:pPr>
      <w:del w:id="1299" w:author="Александр Перепечаев" w:date="2021-05-26T13:23:00Z">
        <w:r w:rsidRPr="00B955D5" w:rsidDel="00AB44D1">
          <w:rPr>
            <w:color w:val="000000"/>
            <w:sz w:val="28"/>
            <w:szCs w:val="28"/>
          </w:rPr>
          <w:delText xml:space="preserve">написание </w:delText>
        </w:r>
        <w:r w:rsidR="00E201F4" w:rsidDel="00AB44D1">
          <w:rPr>
            <w:color w:val="000000"/>
            <w:sz w:val="28"/>
            <w:szCs w:val="28"/>
          </w:rPr>
          <w:delText>программы</w:delText>
        </w:r>
        <w:r w:rsidRPr="00B955D5" w:rsidDel="00AB44D1">
          <w:rPr>
            <w:color w:val="000000"/>
            <w:sz w:val="28"/>
            <w:szCs w:val="28"/>
          </w:rPr>
          <w:delText xml:space="preserve">(с </w:delText>
        </w:r>
        <w:r w:rsidR="007949B6" w:rsidDel="00AB44D1">
          <w:rPr>
            <w:color w:val="000000"/>
            <w:sz w:val="28"/>
            <w:szCs w:val="28"/>
          </w:rPr>
          <w:delText>01</w:delText>
        </w:r>
        <w:r w:rsidRPr="00B955D5" w:rsidDel="00AB44D1">
          <w:rPr>
            <w:color w:val="000000"/>
            <w:sz w:val="28"/>
            <w:szCs w:val="28"/>
          </w:rPr>
          <w:delText>.0</w:delText>
        </w:r>
        <w:r w:rsidR="007949B6" w:rsidDel="00AB44D1">
          <w:rPr>
            <w:color w:val="000000"/>
            <w:sz w:val="28"/>
            <w:szCs w:val="28"/>
          </w:rPr>
          <w:delText>5</w:delText>
        </w:r>
        <w:r w:rsidRPr="00B955D5" w:rsidDel="00AB44D1">
          <w:rPr>
            <w:color w:val="000000"/>
            <w:sz w:val="28"/>
            <w:szCs w:val="28"/>
          </w:rPr>
          <w:delText xml:space="preserve">.20 по </w:delText>
        </w:r>
        <w:r w:rsidR="00DA6328" w:rsidRPr="00AB44D1" w:rsidDel="00AB44D1">
          <w:rPr>
            <w:color w:val="000000"/>
            <w:sz w:val="28"/>
            <w:szCs w:val="28"/>
            <w:rPrChange w:id="1300" w:author="Александр Перепечаев" w:date="2021-05-26T13:24:00Z">
              <w:rPr>
                <w:color w:val="000000"/>
                <w:sz w:val="28"/>
                <w:szCs w:val="28"/>
                <w:lang w:val="en-US"/>
              </w:rPr>
            </w:rPrChange>
          </w:rPr>
          <w:delText>25</w:delText>
        </w:r>
        <w:r w:rsidRPr="00B955D5" w:rsidDel="00AB44D1">
          <w:rPr>
            <w:color w:val="000000"/>
            <w:sz w:val="28"/>
            <w:szCs w:val="28"/>
          </w:rPr>
          <w:delText>.0</w:delText>
        </w:r>
        <w:r w:rsidR="00E201F4" w:rsidDel="00AB44D1">
          <w:rPr>
            <w:color w:val="000000"/>
            <w:sz w:val="28"/>
            <w:szCs w:val="28"/>
          </w:rPr>
          <w:delText>5</w:delText>
        </w:r>
        <w:r w:rsidRPr="00B955D5" w:rsidDel="00AB44D1">
          <w:rPr>
            <w:color w:val="000000"/>
            <w:sz w:val="28"/>
            <w:szCs w:val="28"/>
          </w:rPr>
          <w:delText xml:space="preserve">.20); </w:delText>
        </w:r>
      </w:del>
    </w:p>
    <w:p w14:paraId="38265673" w14:textId="465B12B6" w:rsidR="00B955D5" w:rsidRPr="00B955D5" w:rsidDel="00AB44D1" w:rsidRDefault="00B955D5" w:rsidP="00AB44D1">
      <w:pPr>
        <w:spacing w:after="240" w:line="360" w:lineRule="auto"/>
        <w:ind w:left="567"/>
        <w:jc w:val="center"/>
        <w:rPr>
          <w:del w:id="1301" w:author="Александр Перепечаев" w:date="2021-05-26T13:23:00Z"/>
          <w:color w:val="000000"/>
          <w:sz w:val="28"/>
          <w:szCs w:val="28"/>
        </w:rPr>
        <w:pPrChange w:id="1302" w:author="Александр Перепечаев" w:date="2021-05-26T13:23:00Z">
          <w:pPr>
            <w:numPr>
              <w:numId w:val="8"/>
            </w:numPr>
            <w:tabs>
              <w:tab w:val="num" w:pos="720"/>
              <w:tab w:val="left" w:pos="1134"/>
              <w:tab w:val="left" w:pos="1701"/>
            </w:tabs>
            <w:autoSpaceDE w:val="0"/>
            <w:autoSpaceDN w:val="0"/>
            <w:adjustRightInd w:val="0"/>
            <w:spacing w:line="360" w:lineRule="auto"/>
            <w:ind w:left="567" w:firstLine="709"/>
            <w:jc w:val="both"/>
          </w:pPr>
        </w:pPrChange>
      </w:pPr>
      <w:del w:id="1303" w:author="Александр Перепечаев" w:date="2021-05-26T13:23:00Z">
        <w:r w:rsidRPr="00B955D5" w:rsidDel="00AB44D1">
          <w:rPr>
            <w:color w:val="000000"/>
            <w:sz w:val="28"/>
            <w:szCs w:val="28"/>
          </w:rPr>
          <w:delText xml:space="preserve">отладка программы (с </w:delText>
        </w:r>
        <w:r w:rsidR="00DA6328" w:rsidRPr="00AB44D1" w:rsidDel="00AB44D1">
          <w:rPr>
            <w:color w:val="000000"/>
            <w:sz w:val="28"/>
            <w:szCs w:val="28"/>
            <w:rPrChange w:id="1304" w:author="Александр Перепечаев" w:date="2021-05-26T13:24:00Z">
              <w:rPr>
                <w:color w:val="000000"/>
                <w:sz w:val="28"/>
                <w:szCs w:val="28"/>
                <w:lang w:val="en-US"/>
              </w:rPr>
            </w:rPrChange>
          </w:rPr>
          <w:delText>25</w:delText>
        </w:r>
        <w:r w:rsidRPr="00B955D5" w:rsidDel="00AB44D1">
          <w:rPr>
            <w:color w:val="000000"/>
            <w:sz w:val="28"/>
            <w:szCs w:val="28"/>
          </w:rPr>
          <w:delText>.</w:delText>
        </w:r>
        <w:r w:rsidRPr="00AB44D1" w:rsidDel="00AB44D1">
          <w:rPr>
            <w:color w:val="000000"/>
            <w:sz w:val="28"/>
            <w:szCs w:val="28"/>
            <w:rPrChange w:id="1305" w:author="Александр Перепечаев" w:date="2021-05-26T13:24:00Z">
              <w:rPr>
                <w:color w:val="000000"/>
                <w:sz w:val="28"/>
                <w:szCs w:val="28"/>
                <w:lang w:val="en-US"/>
              </w:rPr>
            </w:rPrChange>
          </w:rPr>
          <w:delText>0</w:delText>
        </w:r>
        <w:r w:rsidR="0065794A" w:rsidDel="00AB44D1">
          <w:rPr>
            <w:color w:val="000000"/>
            <w:sz w:val="28"/>
            <w:szCs w:val="28"/>
          </w:rPr>
          <w:delText>5</w:delText>
        </w:r>
        <w:r w:rsidRPr="00B955D5" w:rsidDel="00AB44D1">
          <w:rPr>
            <w:color w:val="000000"/>
            <w:sz w:val="28"/>
            <w:szCs w:val="28"/>
          </w:rPr>
          <w:delText xml:space="preserve">.20 по </w:delText>
        </w:r>
        <w:r w:rsidR="00DA6328" w:rsidRPr="00AB44D1" w:rsidDel="00AB44D1">
          <w:rPr>
            <w:color w:val="000000"/>
            <w:sz w:val="28"/>
            <w:szCs w:val="28"/>
            <w:rPrChange w:id="1306" w:author="Александр Перепечаев" w:date="2021-05-26T13:24:00Z">
              <w:rPr>
                <w:color w:val="000000"/>
                <w:sz w:val="28"/>
                <w:szCs w:val="28"/>
                <w:lang w:val="en-US"/>
              </w:rPr>
            </w:rPrChange>
          </w:rPr>
          <w:delText>04</w:delText>
        </w:r>
        <w:r w:rsidRPr="00B955D5" w:rsidDel="00AB44D1">
          <w:rPr>
            <w:color w:val="000000"/>
            <w:sz w:val="28"/>
            <w:szCs w:val="28"/>
          </w:rPr>
          <w:delText>.</w:delText>
        </w:r>
        <w:r w:rsidR="00DA6328" w:rsidRPr="00B955D5" w:rsidDel="00AB44D1">
          <w:rPr>
            <w:color w:val="000000"/>
            <w:sz w:val="28"/>
            <w:szCs w:val="28"/>
          </w:rPr>
          <w:delText>0</w:delText>
        </w:r>
        <w:r w:rsidR="00DA6328" w:rsidRPr="00AB44D1" w:rsidDel="00AB44D1">
          <w:rPr>
            <w:color w:val="000000"/>
            <w:sz w:val="28"/>
            <w:szCs w:val="28"/>
            <w:rPrChange w:id="1307" w:author="Александр Перепечаев" w:date="2021-05-26T13:24:00Z">
              <w:rPr>
                <w:color w:val="000000"/>
                <w:sz w:val="28"/>
                <w:szCs w:val="28"/>
                <w:lang w:val="en-US"/>
              </w:rPr>
            </w:rPrChange>
          </w:rPr>
          <w:delText>6</w:delText>
        </w:r>
        <w:r w:rsidRPr="00B955D5" w:rsidDel="00AB44D1">
          <w:rPr>
            <w:color w:val="000000"/>
            <w:sz w:val="28"/>
            <w:szCs w:val="28"/>
          </w:rPr>
          <w:delText xml:space="preserve">.20); </w:delText>
        </w:r>
      </w:del>
    </w:p>
    <w:p w14:paraId="31CF5D95" w14:textId="6412653B" w:rsidR="00B955D5" w:rsidRPr="00B955D5" w:rsidDel="00AB44D1" w:rsidRDefault="00B955D5" w:rsidP="00AB44D1">
      <w:pPr>
        <w:spacing w:after="240" w:line="360" w:lineRule="auto"/>
        <w:ind w:left="567"/>
        <w:jc w:val="center"/>
        <w:rPr>
          <w:del w:id="1308" w:author="Александр Перепечаев" w:date="2021-05-26T13:23:00Z"/>
          <w:color w:val="000000"/>
          <w:sz w:val="28"/>
          <w:szCs w:val="28"/>
        </w:rPr>
        <w:pPrChange w:id="1309" w:author="Александр Перепечаев" w:date="2021-05-26T13:23:00Z">
          <w:pPr>
            <w:numPr>
              <w:numId w:val="8"/>
            </w:numPr>
            <w:tabs>
              <w:tab w:val="num" w:pos="720"/>
              <w:tab w:val="left" w:pos="1134"/>
              <w:tab w:val="left" w:pos="1701"/>
            </w:tabs>
            <w:autoSpaceDE w:val="0"/>
            <w:autoSpaceDN w:val="0"/>
            <w:adjustRightInd w:val="0"/>
            <w:spacing w:line="360" w:lineRule="auto"/>
            <w:ind w:left="567" w:firstLine="709"/>
            <w:jc w:val="both"/>
          </w:pPr>
        </w:pPrChange>
      </w:pPr>
      <w:del w:id="1310" w:author="Александр Перепечаев" w:date="2021-05-26T13:23:00Z">
        <w:r w:rsidRPr="00B955D5" w:rsidDel="00AB44D1">
          <w:rPr>
            <w:color w:val="000000"/>
            <w:sz w:val="28"/>
            <w:szCs w:val="28"/>
          </w:rPr>
          <w:delText xml:space="preserve">испытание контрольных тестовых примеров (с </w:delText>
        </w:r>
        <w:r w:rsidR="00DA6328" w:rsidRPr="000164AE" w:rsidDel="00AB44D1">
          <w:rPr>
            <w:color w:val="000000"/>
            <w:sz w:val="28"/>
            <w:szCs w:val="28"/>
          </w:rPr>
          <w:delText>04</w:delText>
        </w:r>
        <w:r w:rsidRPr="00B955D5" w:rsidDel="00AB44D1">
          <w:rPr>
            <w:color w:val="000000"/>
            <w:sz w:val="28"/>
            <w:szCs w:val="28"/>
          </w:rPr>
          <w:delText>.</w:delText>
        </w:r>
        <w:r w:rsidR="00DA6328" w:rsidRPr="00B955D5" w:rsidDel="00AB44D1">
          <w:rPr>
            <w:color w:val="000000"/>
            <w:sz w:val="28"/>
            <w:szCs w:val="28"/>
          </w:rPr>
          <w:delText>0</w:delText>
        </w:r>
        <w:r w:rsidR="00DA6328" w:rsidRPr="00CD2482" w:rsidDel="00AB44D1">
          <w:rPr>
            <w:color w:val="000000"/>
            <w:sz w:val="28"/>
            <w:szCs w:val="28"/>
          </w:rPr>
          <w:delText>6</w:delText>
        </w:r>
        <w:r w:rsidRPr="00B955D5" w:rsidDel="00AB44D1">
          <w:rPr>
            <w:color w:val="000000"/>
            <w:sz w:val="28"/>
            <w:szCs w:val="28"/>
          </w:rPr>
          <w:delText xml:space="preserve">.20 по </w:delText>
        </w:r>
        <w:r w:rsidR="00DA6328" w:rsidRPr="00CD2482" w:rsidDel="00AB44D1">
          <w:rPr>
            <w:color w:val="000000"/>
            <w:sz w:val="28"/>
            <w:szCs w:val="28"/>
          </w:rPr>
          <w:delText>08</w:delText>
        </w:r>
        <w:r w:rsidRPr="00B955D5" w:rsidDel="00AB44D1">
          <w:rPr>
            <w:color w:val="000000"/>
            <w:sz w:val="28"/>
            <w:szCs w:val="28"/>
          </w:rPr>
          <w:delText>.</w:delText>
        </w:r>
        <w:r w:rsidR="00DA6328" w:rsidDel="00AB44D1">
          <w:rPr>
            <w:color w:val="000000"/>
            <w:sz w:val="28"/>
            <w:szCs w:val="28"/>
          </w:rPr>
          <w:delText>0</w:delText>
        </w:r>
        <w:r w:rsidR="00DA6328" w:rsidRPr="00CD2482" w:rsidDel="00AB44D1">
          <w:rPr>
            <w:color w:val="000000"/>
            <w:sz w:val="28"/>
            <w:szCs w:val="28"/>
          </w:rPr>
          <w:delText>6</w:delText>
        </w:r>
        <w:r w:rsidRPr="00B955D5" w:rsidDel="00AB44D1">
          <w:rPr>
            <w:color w:val="000000"/>
            <w:sz w:val="28"/>
            <w:szCs w:val="28"/>
          </w:rPr>
          <w:delText>.20).</w:delText>
        </w:r>
      </w:del>
    </w:p>
    <w:p w14:paraId="7B45F4DE" w14:textId="74321B9F" w:rsidR="00B955D5" w:rsidRPr="00B955D5" w:rsidDel="00AB44D1" w:rsidRDefault="00B955D5" w:rsidP="00AB44D1">
      <w:pPr>
        <w:spacing w:after="240" w:line="360" w:lineRule="auto"/>
        <w:ind w:left="567"/>
        <w:jc w:val="center"/>
        <w:rPr>
          <w:del w:id="1311" w:author="Александр Перепечаев" w:date="2021-05-26T13:23:00Z"/>
        </w:rPr>
        <w:pPrChange w:id="1312" w:author="Александр Перепечаев" w:date="2021-05-26T13:23:00Z">
          <w:pPr>
            <w:pStyle w:val="afffe"/>
            <w:spacing w:before="0"/>
          </w:pPr>
        </w:pPrChange>
      </w:pPr>
      <w:del w:id="1313" w:author="Александр Перепечаев" w:date="2021-05-26T13:23:00Z">
        <w:r w:rsidRPr="00B955D5" w:rsidDel="00AB44D1">
          <w:br w:type="page"/>
          <w:delText xml:space="preserve">А.8 Порядок контроля и приемки </w:delText>
        </w:r>
      </w:del>
    </w:p>
    <w:p w14:paraId="45CFDD63" w14:textId="4E69C132" w:rsidR="00B955D5" w:rsidRPr="00B955D5" w:rsidDel="00AB44D1" w:rsidRDefault="00B955D5" w:rsidP="00AB44D1">
      <w:pPr>
        <w:spacing w:after="240" w:line="360" w:lineRule="auto"/>
        <w:ind w:left="567"/>
        <w:jc w:val="center"/>
        <w:rPr>
          <w:del w:id="1314" w:author="Александр Перепечаев" w:date="2021-05-26T13:23:00Z"/>
          <w:sz w:val="28"/>
          <w:szCs w:val="28"/>
        </w:rPr>
        <w:pPrChange w:id="1315" w:author="Александр Перепечаев" w:date="2021-05-26T13:23:00Z">
          <w:pPr>
            <w:tabs>
              <w:tab w:val="left" w:pos="1134"/>
            </w:tabs>
            <w:spacing w:after="240" w:line="360" w:lineRule="auto"/>
            <w:ind w:left="567" w:firstLine="709"/>
            <w:jc w:val="both"/>
          </w:pPr>
        </w:pPrChange>
      </w:pPr>
      <w:del w:id="1316" w:author="Александр Перепечаев" w:date="2021-05-26T13:23:00Z">
        <w:r w:rsidRPr="00B955D5" w:rsidDel="00AB44D1">
          <w:rPr>
            <w:sz w:val="28"/>
            <w:szCs w:val="28"/>
          </w:rPr>
          <w:delText xml:space="preserve">Порядок и контроль приёмки определяются заведующим кафедрой «ПОВТ и АС» и основаны на демонстрации знаний технологии и умении создавать программные средства для различных предметных областей. </w:delText>
        </w:r>
      </w:del>
    </w:p>
    <w:p w14:paraId="526CF8CE" w14:textId="5B9ABDB6" w:rsidR="00B955D5" w:rsidRPr="00B955D5" w:rsidDel="00AB44D1" w:rsidRDefault="00B955D5" w:rsidP="00AB44D1">
      <w:pPr>
        <w:spacing w:after="240" w:line="360" w:lineRule="auto"/>
        <w:ind w:left="567"/>
        <w:jc w:val="center"/>
        <w:rPr>
          <w:del w:id="1317" w:author="Александр Перепечаев" w:date="2021-05-26T13:23:00Z"/>
          <w:sz w:val="28"/>
          <w:szCs w:val="28"/>
        </w:rPr>
        <w:pPrChange w:id="1318" w:author="Александр Перепечаев" w:date="2021-05-26T13:23:00Z">
          <w:pPr>
            <w:tabs>
              <w:tab w:val="left" w:pos="1134"/>
            </w:tabs>
            <w:spacing w:after="240" w:line="360" w:lineRule="auto"/>
            <w:ind w:left="567" w:firstLine="709"/>
            <w:jc w:val="both"/>
          </w:pPr>
        </w:pPrChange>
      </w:pPr>
      <w:del w:id="1319" w:author="Александр Перепечаев" w:date="2021-05-26T13:23:00Z">
        <w:r w:rsidRPr="00B955D5" w:rsidDel="00AB44D1">
          <w:rPr>
            <w:sz w:val="28"/>
            <w:szCs w:val="28"/>
          </w:rPr>
          <w:delText xml:space="preserve">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 </w:delText>
        </w:r>
      </w:del>
    </w:p>
    <w:p w14:paraId="3991C882" w14:textId="4E23C7C7" w:rsidR="00B955D5" w:rsidRPr="00B955D5" w:rsidDel="00AB44D1" w:rsidRDefault="00B955D5" w:rsidP="00AB44D1">
      <w:pPr>
        <w:spacing w:after="240" w:line="360" w:lineRule="auto"/>
        <w:ind w:left="567"/>
        <w:jc w:val="center"/>
        <w:rPr>
          <w:del w:id="1320" w:author="Александр Перепечаев" w:date="2021-05-26T13:23:00Z"/>
          <w:sz w:val="28"/>
          <w:szCs w:val="28"/>
        </w:rPr>
        <w:pPrChange w:id="1321" w:author="Александр Перепечаев" w:date="2021-05-26T13:23:00Z">
          <w:pPr>
            <w:spacing w:line="360" w:lineRule="auto"/>
            <w:ind w:left="567" w:firstLine="709"/>
            <w:jc w:val="both"/>
          </w:pPr>
        </w:pPrChange>
      </w:pPr>
      <w:del w:id="1322" w:author="Александр Перепечаев" w:date="2021-05-26T13:23:00Z">
        <w:r w:rsidRPr="00B955D5" w:rsidDel="00AB44D1">
          <w:rPr>
            <w:sz w:val="28"/>
            <w:szCs w:val="28"/>
          </w:rPr>
          <w:delText>Разработчик технического задания</w:delText>
        </w:r>
        <w:r w:rsidR="00570328" w:rsidDel="00AB44D1">
          <w:rPr>
            <w:sz w:val="28"/>
            <w:szCs w:val="28"/>
          </w:rPr>
          <w:delText xml:space="preserve"> </w:delText>
        </w:r>
        <w:r w:rsidRPr="00B955D5" w:rsidDel="00AB44D1">
          <w:rPr>
            <w:sz w:val="28"/>
            <w:szCs w:val="28"/>
          </w:rPr>
          <w:delText>/Перепечаев</w:delText>
        </w:r>
        <w:r w:rsidR="00570328" w:rsidDel="00AB44D1">
          <w:rPr>
            <w:sz w:val="28"/>
            <w:szCs w:val="28"/>
          </w:rPr>
          <w:delText xml:space="preserve"> </w:delText>
        </w:r>
        <w:r w:rsidRPr="00B955D5" w:rsidDel="00AB44D1">
          <w:rPr>
            <w:sz w:val="28"/>
            <w:szCs w:val="28"/>
          </w:rPr>
          <w:delText>Александр Викторович/</w:delText>
        </w:r>
      </w:del>
    </w:p>
    <w:p w14:paraId="28C5FC9E" w14:textId="0C955F98" w:rsidR="00B955D5" w:rsidRPr="00B955D5" w:rsidDel="00AB44D1" w:rsidRDefault="00B955D5" w:rsidP="00AB44D1">
      <w:pPr>
        <w:spacing w:after="240" w:line="360" w:lineRule="auto"/>
        <w:ind w:left="567"/>
        <w:jc w:val="center"/>
        <w:rPr>
          <w:del w:id="1323" w:author="Александр Перепечаев" w:date="2021-05-26T13:23:00Z"/>
          <w:color w:val="000000"/>
          <w:sz w:val="28"/>
          <w:szCs w:val="28"/>
        </w:rPr>
        <w:pPrChange w:id="1324" w:author="Александр Перепечаев" w:date="2021-05-26T13:23:00Z">
          <w:pPr>
            <w:autoSpaceDE w:val="0"/>
            <w:autoSpaceDN w:val="0"/>
            <w:adjustRightInd w:val="0"/>
            <w:spacing w:line="360" w:lineRule="auto"/>
            <w:ind w:left="567" w:firstLine="709"/>
            <w:jc w:val="both"/>
          </w:pPr>
        </w:pPrChange>
      </w:pPr>
      <w:del w:id="1325" w:author="Александр Перепечаев" w:date="2021-05-26T13:23:00Z">
        <w:r w:rsidRPr="00B955D5" w:rsidDel="00AB44D1">
          <w:rPr>
            <w:color w:val="000000"/>
            <w:sz w:val="28"/>
            <w:szCs w:val="28"/>
          </w:rPr>
          <w:delText>«___» ______________2020 г.</w:delText>
        </w:r>
        <w:r w:rsidRPr="00B955D5" w:rsidDel="00AB44D1">
          <w:rPr>
            <w:color w:val="000000"/>
            <w:sz w:val="28"/>
            <w:szCs w:val="28"/>
          </w:rPr>
          <w:tab/>
        </w:r>
        <w:r w:rsidRPr="00B955D5" w:rsidDel="00AB44D1">
          <w:rPr>
            <w:color w:val="000000"/>
            <w:sz w:val="28"/>
            <w:szCs w:val="28"/>
          </w:rPr>
          <w:tab/>
        </w:r>
        <w:r w:rsidRPr="00B955D5" w:rsidDel="00AB44D1">
          <w:rPr>
            <w:color w:val="000000"/>
            <w:sz w:val="28"/>
            <w:szCs w:val="28"/>
          </w:rPr>
          <w:tab/>
          <w:delText>_______________(подпись)</w:delText>
        </w:r>
      </w:del>
    </w:p>
    <w:p w14:paraId="4E79079F" w14:textId="59810FFA" w:rsidR="00B955D5" w:rsidRPr="00B955D5" w:rsidDel="00AB44D1" w:rsidRDefault="00B955D5" w:rsidP="00AB44D1">
      <w:pPr>
        <w:spacing w:after="240" w:line="360" w:lineRule="auto"/>
        <w:ind w:left="567"/>
        <w:jc w:val="center"/>
        <w:rPr>
          <w:del w:id="1326" w:author="Александр Перепечаев" w:date="2021-05-26T13:23:00Z"/>
          <w:b/>
          <w:sz w:val="2"/>
          <w:szCs w:val="26"/>
          <w:lang w:eastAsia="en-US"/>
        </w:rPr>
        <w:pPrChange w:id="1327" w:author="Александр Перепечаев" w:date="2021-05-26T13:23:00Z">
          <w:pPr>
            <w:keepNext/>
            <w:keepLines/>
            <w:spacing w:line="0" w:lineRule="atLeast"/>
            <w:ind w:left="567" w:firstLine="709"/>
            <w:jc w:val="center"/>
            <w:outlineLvl w:val="1"/>
          </w:pPr>
        </w:pPrChange>
      </w:pPr>
    </w:p>
    <w:p w14:paraId="142650E1" w14:textId="345314F4" w:rsidR="00B955D5" w:rsidRPr="00B955D5" w:rsidDel="00AB44D1" w:rsidRDefault="00B955D5" w:rsidP="00AB44D1">
      <w:pPr>
        <w:spacing w:after="240" w:line="360" w:lineRule="auto"/>
        <w:ind w:left="567"/>
        <w:jc w:val="center"/>
        <w:rPr>
          <w:del w:id="1328" w:author="Александр Перепечаев" w:date="2021-05-26T13:23:00Z"/>
          <w:b/>
          <w:sz w:val="28"/>
          <w:szCs w:val="26"/>
          <w:lang w:eastAsia="en-US"/>
        </w:rPr>
        <w:pPrChange w:id="1329" w:author="Александр Перепечаев" w:date="2021-05-26T13:23:00Z">
          <w:pPr>
            <w:keepNext/>
            <w:keepLines/>
            <w:spacing w:before="240" w:after="480" w:line="360" w:lineRule="auto"/>
            <w:ind w:left="567"/>
            <w:jc w:val="center"/>
            <w:outlineLvl w:val="1"/>
          </w:pPr>
        </w:pPrChange>
      </w:pPr>
      <w:del w:id="1330" w:author="Александр Перепечаев" w:date="2021-05-26T13:23:00Z">
        <w:r w:rsidRPr="00B955D5" w:rsidDel="00AB44D1">
          <w:rPr>
            <w:b/>
            <w:sz w:val="28"/>
            <w:szCs w:val="26"/>
            <w:lang w:eastAsia="en-US"/>
          </w:rPr>
          <w:delText>ПРИЛОЖЕНИЕ Б</w:delText>
        </w:r>
      </w:del>
    </w:p>
    <w:p w14:paraId="1CF993B8" w14:textId="2943510E" w:rsidR="00B955D5" w:rsidRPr="00B955D5" w:rsidDel="00AB44D1" w:rsidRDefault="00F07210" w:rsidP="00AB44D1">
      <w:pPr>
        <w:spacing w:after="240" w:line="360" w:lineRule="auto"/>
        <w:ind w:left="567"/>
        <w:jc w:val="center"/>
        <w:rPr>
          <w:del w:id="1331" w:author="Александр Перепечаев" w:date="2021-05-26T13:23:00Z"/>
          <w:b/>
          <w:color w:val="171717"/>
          <w:sz w:val="28"/>
          <w:szCs w:val="28"/>
          <w:lang w:eastAsia="en-US"/>
        </w:rPr>
        <w:pPrChange w:id="1332" w:author="Александр Перепечаев" w:date="2021-05-26T13:23:00Z">
          <w:pPr>
            <w:keepNext/>
            <w:keepLines/>
            <w:spacing w:before="240" w:after="240" w:line="360" w:lineRule="auto"/>
            <w:ind w:left="567"/>
            <w:jc w:val="center"/>
            <w:outlineLvl w:val="1"/>
          </w:pPr>
        </w:pPrChange>
      </w:pPr>
      <w:del w:id="1333" w:author="Александр Перепечаев" w:date="2021-05-26T13:23:00Z">
        <w:r w:rsidDel="00AB44D1">
          <w:rPr>
            <w:b/>
            <w:color w:val="171717"/>
            <w:sz w:val="28"/>
            <w:szCs w:val="28"/>
            <w:lang w:eastAsia="en-US"/>
          </w:rPr>
          <w:delText>Листинг программы</w:delText>
        </w:r>
      </w:del>
    </w:p>
    <w:p w14:paraId="2DA4B45D" w14:textId="3F63971E" w:rsidR="00B955D5" w:rsidRPr="00EE5ABE" w:rsidDel="00AB44D1" w:rsidRDefault="00067D1C" w:rsidP="00AB44D1">
      <w:pPr>
        <w:spacing w:after="240" w:line="360" w:lineRule="auto"/>
        <w:ind w:left="567"/>
        <w:jc w:val="center"/>
        <w:rPr>
          <w:del w:id="1334" w:author="Александр Перепечаев" w:date="2021-05-26T13:23:00Z"/>
          <w:bCs/>
          <w:color w:val="171717"/>
          <w:sz w:val="28"/>
          <w:szCs w:val="28"/>
          <w:lang w:eastAsia="en-US"/>
        </w:rPr>
        <w:pPrChange w:id="1335" w:author="Александр Перепечаев" w:date="2021-05-26T13:23:00Z">
          <w:pPr>
            <w:keepNext/>
            <w:keepLines/>
            <w:spacing w:before="240" w:after="240" w:line="360" w:lineRule="auto"/>
            <w:ind w:left="567"/>
            <w:outlineLvl w:val="1"/>
          </w:pPr>
        </w:pPrChange>
      </w:pPr>
      <w:del w:id="1336" w:author="Александр Перепечаев" w:date="2021-05-26T13:23:00Z">
        <w:r w:rsidRPr="00EE5ABE" w:rsidDel="00AB44D1">
          <w:rPr>
            <w:bCs/>
            <w:color w:val="171717"/>
            <w:sz w:val="28"/>
            <w:szCs w:val="28"/>
            <w:lang w:eastAsia="en-US"/>
          </w:rPr>
          <w:delText xml:space="preserve">Листинг </w:delText>
        </w:r>
        <w:r w:rsidR="00B955D5" w:rsidRPr="00EE5ABE" w:rsidDel="00AB44D1">
          <w:rPr>
            <w:bCs/>
            <w:color w:val="171717"/>
            <w:sz w:val="28"/>
            <w:szCs w:val="28"/>
            <w:lang w:eastAsia="en-US"/>
          </w:rPr>
          <w:delText>Б.1</w:delText>
        </w:r>
        <w:r w:rsidR="007A11D6" w:rsidDel="00AB44D1">
          <w:rPr>
            <w:bCs/>
            <w:color w:val="171717"/>
            <w:sz w:val="28"/>
            <w:szCs w:val="28"/>
            <w:lang w:eastAsia="en-US"/>
          </w:rPr>
          <w:delText xml:space="preserve"> – </w:delText>
        </w:r>
        <w:r w:rsidR="00B955D5" w:rsidRPr="00EE5ABE" w:rsidDel="00AB44D1">
          <w:rPr>
            <w:bCs/>
            <w:color w:val="171717"/>
            <w:sz w:val="28"/>
            <w:szCs w:val="28"/>
            <w:lang w:eastAsia="en-US"/>
          </w:rPr>
          <w:delText xml:space="preserve"> </w:delText>
        </w:r>
        <w:r w:rsidR="009C39AE" w:rsidDel="00AB44D1">
          <w:rPr>
            <w:bCs/>
            <w:color w:val="171717"/>
            <w:sz w:val="28"/>
            <w:szCs w:val="28"/>
            <w:lang w:eastAsia="en-US"/>
          </w:rPr>
          <w:delText>И</w:delText>
        </w:r>
        <w:r w:rsidR="007A11D6" w:rsidRPr="00EE5ABE" w:rsidDel="00AB44D1">
          <w:rPr>
            <w:bCs/>
            <w:color w:val="171717"/>
            <w:sz w:val="28"/>
            <w:szCs w:val="28"/>
            <w:lang w:eastAsia="en-US"/>
          </w:rPr>
          <w:delText xml:space="preserve">сходный </w:delText>
        </w:r>
        <w:r w:rsidR="00B955D5" w:rsidRPr="00EE5ABE" w:rsidDel="00AB44D1">
          <w:rPr>
            <w:bCs/>
            <w:color w:val="171717"/>
            <w:sz w:val="28"/>
            <w:szCs w:val="28"/>
            <w:lang w:eastAsia="en-US"/>
          </w:rPr>
          <w:delText xml:space="preserve">код класса </w:delText>
        </w:r>
        <w:r w:rsidR="00B955D5" w:rsidRPr="00EE5ABE" w:rsidDel="00AB44D1">
          <w:rPr>
            <w:bCs/>
            <w:color w:val="171717"/>
            <w:sz w:val="28"/>
            <w:szCs w:val="28"/>
            <w:lang w:val="en-US" w:eastAsia="en-US"/>
          </w:rPr>
          <w:delText>MainActivity</w:delText>
        </w:r>
      </w:del>
    </w:p>
    <w:p w14:paraId="22A8284E" w14:textId="777D937A" w:rsidR="00B955D5" w:rsidRPr="00AB44D1" w:rsidDel="00AB44D1" w:rsidRDefault="00B955D5" w:rsidP="00AB44D1">
      <w:pPr>
        <w:spacing w:after="240" w:line="360" w:lineRule="auto"/>
        <w:ind w:left="567"/>
        <w:jc w:val="center"/>
        <w:rPr>
          <w:del w:id="1337" w:author="Александр Перепечаев" w:date="2021-05-26T13:23:00Z"/>
          <w:rFonts w:ascii="Courier New" w:hAnsi="Courier New" w:cs="Courier New"/>
          <w:color w:val="000000"/>
          <w:rPrChange w:id="1338" w:author="Александр Перепечаев" w:date="2021-05-26T13:24:00Z">
            <w:rPr>
              <w:del w:id="1339" w:author="Александр Перепечаев" w:date="2021-05-26T13:23:00Z"/>
              <w:rFonts w:ascii="Courier New" w:hAnsi="Courier New" w:cs="Courier New"/>
              <w:color w:val="000000"/>
              <w:lang w:val="en-US"/>
            </w:rPr>
          </w:rPrChange>
        </w:rPr>
        <w:pPrChange w:id="1340" w:author="Александр Перепечаев" w:date="2021-05-26T13:23:00Z">
          <w:pPr>
            <w:keepNext/>
            <w:keepLines/>
            <w:ind w:left="567" w:firstLine="709"/>
            <w:outlineLvl w:val="0"/>
          </w:pPr>
        </w:pPrChange>
      </w:pPr>
      <w:del w:id="1341" w:author="Александр Перепечаев" w:date="2021-05-26T13:23:00Z">
        <w:r w:rsidRPr="00EE5ABE" w:rsidDel="00AB44D1">
          <w:rPr>
            <w:rFonts w:ascii="Courier New" w:hAnsi="Courier New" w:cs="Courier New"/>
            <w:color w:val="000000"/>
            <w:lang w:val="en-US"/>
          </w:rPr>
          <w:delText>package</w:delText>
        </w:r>
        <w:r w:rsidRPr="00AB44D1" w:rsidDel="00AB44D1">
          <w:rPr>
            <w:rFonts w:ascii="Courier New" w:hAnsi="Courier New" w:cs="Courier New"/>
            <w:color w:val="000000"/>
            <w:rPrChange w:id="1342"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com</w:delText>
        </w:r>
        <w:r w:rsidRPr="00AB44D1" w:rsidDel="00AB44D1">
          <w:rPr>
            <w:rFonts w:ascii="Courier New" w:hAnsi="Courier New" w:cs="Courier New"/>
            <w:color w:val="000000"/>
            <w:rPrChange w:id="1343"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example</w:delText>
        </w:r>
        <w:r w:rsidRPr="00AB44D1" w:rsidDel="00AB44D1">
          <w:rPr>
            <w:rFonts w:ascii="Courier New" w:hAnsi="Courier New" w:cs="Courier New"/>
            <w:color w:val="000000"/>
            <w:rPrChange w:id="1344"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myapplication</w:delText>
        </w:r>
      </w:del>
    </w:p>
    <w:p w14:paraId="281F0DFB" w14:textId="278FA629" w:rsidR="00B955D5" w:rsidRPr="00AB44D1" w:rsidDel="00AB44D1" w:rsidRDefault="00B955D5" w:rsidP="00AB44D1">
      <w:pPr>
        <w:spacing w:after="240" w:line="360" w:lineRule="auto"/>
        <w:ind w:left="567"/>
        <w:jc w:val="center"/>
        <w:rPr>
          <w:del w:id="1345" w:author="Александр Перепечаев" w:date="2021-05-26T13:23:00Z"/>
          <w:rFonts w:ascii="Courier New" w:hAnsi="Courier New" w:cs="Courier New"/>
          <w:color w:val="000000"/>
          <w:rPrChange w:id="1346" w:author="Александр Перепечаев" w:date="2021-05-26T13:24:00Z">
            <w:rPr>
              <w:del w:id="1347" w:author="Александр Перепечаев" w:date="2021-05-26T13:23:00Z"/>
              <w:rFonts w:ascii="Courier New" w:hAnsi="Courier New" w:cs="Courier New"/>
              <w:color w:val="000000"/>
              <w:lang w:val="en-US"/>
            </w:rPr>
          </w:rPrChange>
        </w:rPr>
        <w:pPrChange w:id="1348" w:author="Александр Перепечаев" w:date="2021-05-26T13:23:00Z">
          <w:pPr>
            <w:keepNext/>
            <w:keepLines/>
            <w:ind w:left="567" w:firstLine="709"/>
            <w:outlineLvl w:val="0"/>
          </w:pPr>
        </w:pPrChange>
      </w:pPr>
    </w:p>
    <w:p w14:paraId="4A682143" w14:textId="34D9567F" w:rsidR="00B955D5" w:rsidRPr="00AB44D1" w:rsidDel="00AB44D1" w:rsidRDefault="00B955D5" w:rsidP="00AB44D1">
      <w:pPr>
        <w:spacing w:after="240" w:line="360" w:lineRule="auto"/>
        <w:ind w:left="567"/>
        <w:jc w:val="center"/>
        <w:rPr>
          <w:del w:id="1349" w:author="Александр Перепечаев" w:date="2021-05-26T13:23:00Z"/>
          <w:rFonts w:ascii="Courier New" w:hAnsi="Courier New" w:cs="Courier New"/>
          <w:color w:val="000000"/>
          <w:rPrChange w:id="1350" w:author="Александр Перепечаев" w:date="2021-05-26T13:24:00Z">
            <w:rPr>
              <w:del w:id="1351" w:author="Александр Перепечаев" w:date="2021-05-26T13:23:00Z"/>
              <w:rFonts w:ascii="Courier New" w:hAnsi="Courier New" w:cs="Courier New"/>
              <w:color w:val="000000"/>
              <w:lang w:val="en-US"/>
            </w:rPr>
          </w:rPrChange>
        </w:rPr>
        <w:pPrChange w:id="1352" w:author="Александр Перепечаев" w:date="2021-05-26T13:23:00Z">
          <w:pPr>
            <w:keepNext/>
            <w:keepLines/>
            <w:ind w:left="567" w:firstLine="709"/>
            <w:outlineLvl w:val="0"/>
          </w:pPr>
        </w:pPrChange>
      </w:pPr>
      <w:del w:id="1353"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35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android</w:delText>
        </w:r>
        <w:r w:rsidRPr="00AB44D1" w:rsidDel="00AB44D1">
          <w:rPr>
            <w:rFonts w:ascii="Courier New" w:hAnsi="Courier New" w:cs="Courier New"/>
            <w:color w:val="000000"/>
            <w:rPrChange w:id="1355"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annotation</w:delText>
        </w:r>
        <w:r w:rsidRPr="00AB44D1" w:rsidDel="00AB44D1">
          <w:rPr>
            <w:rFonts w:ascii="Courier New" w:hAnsi="Courier New" w:cs="Courier New"/>
            <w:color w:val="000000"/>
            <w:rPrChange w:id="1356"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SuppressLint</w:delText>
        </w:r>
      </w:del>
    </w:p>
    <w:p w14:paraId="17D0E155" w14:textId="4A10FC61" w:rsidR="00B955D5" w:rsidRPr="00AB44D1" w:rsidDel="00AB44D1" w:rsidRDefault="00B955D5" w:rsidP="00AB44D1">
      <w:pPr>
        <w:spacing w:after="240" w:line="360" w:lineRule="auto"/>
        <w:ind w:left="567"/>
        <w:jc w:val="center"/>
        <w:rPr>
          <w:del w:id="1357" w:author="Александр Перепечаев" w:date="2021-05-26T13:23:00Z"/>
          <w:rFonts w:ascii="Courier New" w:hAnsi="Courier New" w:cs="Courier New"/>
          <w:color w:val="000000"/>
          <w:rPrChange w:id="1358" w:author="Александр Перепечаев" w:date="2021-05-26T13:24:00Z">
            <w:rPr>
              <w:del w:id="1359" w:author="Александр Перепечаев" w:date="2021-05-26T13:23:00Z"/>
              <w:rFonts w:ascii="Courier New" w:hAnsi="Courier New" w:cs="Courier New"/>
              <w:color w:val="000000"/>
              <w:lang w:val="en-US"/>
            </w:rPr>
          </w:rPrChange>
        </w:rPr>
        <w:pPrChange w:id="1360" w:author="Александр Перепечаев" w:date="2021-05-26T13:23:00Z">
          <w:pPr>
            <w:keepNext/>
            <w:keepLines/>
            <w:ind w:left="567" w:firstLine="709"/>
            <w:outlineLvl w:val="0"/>
          </w:pPr>
        </w:pPrChange>
      </w:pPr>
      <w:del w:id="1361"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362"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android</w:delText>
        </w:r>
        <w:r w:rsidRPr="00AB44D1" w:rsidDel="00AB44D1">
          <w:rPr>
            <w:rFonts w:ascii="Courier New" w:hAnsi="Courier New" w:cs="Courier New"/>
            <w:color w:val="000000"/>
            <w:rPrChange w:id="1363"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content</w:delText>
        </w:r>
        <w:r w:rsidRPr="00AB44D1" w:rsidDel="00AB44D1">
          <w:rPr>
            <w:rFonts w:ascii="Courier New" w:hAnsi="Courier New" w:cs="Courier New"/>
            <w:color w:val="000000"/>
            <w:rPrChange w:id="1364"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Intent</w:delText>
        </w:r>
      </w:del>
    </w:p>
    <w:p w14:paraId="43613320" w14:textId="37C0BED7" w:rsidR="00B955D5" w:rsidRPr="00AB44D1" w:rsidDel="00AB44D1" w:rsidRDefault="00B955D5" w:rsidP="00AB44D1">
      <w:pPr>
        <w:spacing w:after="240" w:line="360" w:lineRule="auto"/>
        <w:ind w:left="567"/>
        <w:jc w:val="center"/>
        <w:rPr>
          <w:del w:id="1365" w:author="Александр Перепечаев" w:date="2021-05-26T13:23:00Z"/>
          <w:rFonts w:ascii="Courier New" w:hAnsi="Courier New" w:cs="Courier New"/>
          <w:color w:val="000000"/>
          <w:rPrChange w:id="1366" w:author="Александр Перепечаев" w:date="2021-05-26T13:24:00Z">
            <w:rPr>
              <w:del w:id="1367" w:author="Александр Перепечаев" w:date="2021-05-26T13:23:00Z"/>
              <w:rFonts w:ascii="Courier New" w:hAnsi="Courier New" w:cs="Courier New"/>
              <w:color w:val="000000"/>
              <w:lang w:val="en-US"/>
            </w:rPr>
          </w:rPrChange>
        </w:rPr>
        <w:pPrChange w:id="1368" w:author="Александр Перепечаев" w:date="2021-05-26T13:23:00Z">
          <w:pPr>
            <w:keepNext/>
            <w:keepLines/>
            <w:ind w:left="567" w:firstLine="709"/>
            <w:outlineLvl w:val="0"/>
          </w:pPr>
        </w:pPrChange>
      </w:pPr>
      <w:del w:id="1369"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370"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android</w:delText>
        </w:r>
        <w:r w:rsidRPr="00AB44D1" w:rsidDel="00AB44D1">
          <w:rPr>
            <w:rFonts w:ascii="Courier New" w:hAnsi="Courier New" w:cs="Courier New"/>
            <w:color w:val="000000"/>
            <w:rPrChange w:id="1371"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os</w:delText>
        </w:r>
        <w:r w:rsidRPr="00AB44D1" w:rsidDel="00AB44D1">
          <w:rPr>
            <w:rFonts w:ascii="Courier New" w:hAnsi="Courier New" w:cs="Courier New"/>
            <w:color w:val="000000"/>
            <w:rPrChange w:id="1372"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Bundle</w:delText>
        </w:r>
      </w:del>
    </w:p>
    <w:p w14:paraId="02F323C7" w14:textId="7BDA5CD0" w:rsidR="00B955D5" w:rsidRPr="00AB44D1" w:rsidDel="00AB44D1" w:rsidRDefault="00B955D5" w:rsidP="00AB44D1">
      <w:pPr>
        <w:spacing w:after="240" w:line="360" w:lineRule="auto"/>
        <w:ind w:left="567"/>
        <w:jc w:val="center"/>
        <w:rPr>
          <w:del w:id="1373" w:author="Александр Перепечаев" w:date="2021-05-26T13:23:00Z"/>
          <w:rFonts w:ascii="Courier New" w:hAnsi="Courier New" w:cs="Courier New"/>
          <w:color w:val="000000"/>
          <w:rPrChange w:id="1374" w:author="Александр Перепечаев" w:date="2021-05-26T13:24:00Z">
            <w:rPr>
              <w:del w:id="1375" w:author="Александр Перепечаев" w:date="2021-05-26T13:23:00Z"/>
              <w:rFonts w:ascii="Courier New" w:hAnsi="Courier New" w:cs="Courier New"/>
              <w:color w:val="000000"/>
              <w:lang w:val="en-US"/>
            </w:rPr>
          </w:rPrChange>
        </w:rPr>
        <w:pPrChange w:id="1376" w:author="Александр Перепечаев" w:date="2021-05-26T13:23:00Z">
          <w:pPr>
            <w:keepNext/>
            <w:keepLines/>
            <w:ind w:left="567" w:firstLine="709"/>
            <w:outlineLvl w:val="0"/>
          </w:pPr>
        </w:pPrChange>
      </w:pPr>
      <w:del w:id="1377"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378"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android</w:delText>
        </w:r>
        <w:r w:rsidRPr="00AB44D1" w:rsidDel="00AB44D1">
          <w:rPr>
            <w:rFonts w:ascii="Courier New" w:hAnsi="Courier New" w:cs="Courier New"/>
            <w:color w:val="000000"/>
            <w:rPrChange w:id="1379"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util</w:delText>
        </w:r>
        <w:r w:rsidRPr="00AB44D1" w:rsidDel="00AB44D1">
          <w:rPr>
            <w:rFonts w:ascii="Courier New" w:hAnsi="Courier New" w:cs="Courier New"/>
            <w:color w:val="000000"/>
            <w:rPrChange w:id="138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Log</w:delText>
        </w:r>
      </w:del>
    </w:p>
    <w:p w14:paraId="44B031E7" w14:textId="4BB360F2" w:rsidR="00B955D5" w:rsidRPr="00AB44D1" w:rsidDel="00AB44D1" w:rsidRDefault="00B955D5" w:rsidP="00AB44D1">
      <w:pPr>
        <w:spacing w:after="240" w:line="360" w:lineRule="auto"/>
        <w:ind w:left="567"/>
        <w:jc w:val="center"/>
        <w:rPr>
          <w:del w:id="1381" w:author="Александр Перепечаев" w:date="2021-05-26T13:23:00Z"/>
          <w:rFonts w:ascii="Courier New" w:hAnsi="Courier New" w:cs="Courier New"/>
          <w:color w:val="000000"/>
          <w:rPrChange w:id="1382" w:author="Александр Перепечаев" w:date="2021-05-26T13:24:00Z">
            <w:rPr>
              <w:del w:id="1383" w:author="Александр Перепечаев" w:date="2021-05-26T13:23:00Z"/>
              <w:rFonts w:ascii="Courier New" w:hAnsi="Courier New" w:cs="Courier New"/>
              <w:color w:val="000000"/>
              <w:lang w:val="en-US"/>
            </w:rPr>
          </w:rPrChange>
        </w:rPr>
        <w:pPrChange w:id="1384" w:author="Александр Перепечаев" w:date="2021-05-26T13:23:00Z">
          <w:pPr>
            <w:keepNext/>
            <w:keepLines/>
            <w:ind w:left="567" w:firstLine="709"/>
            <w:outlineLvl w:val="0"/>
          </w:pPr>
        </w:pPrChange>
      </w:pPr>
      <w:del w:id="1385"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386"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android</w:delText>
        </w:r>
        <w:r w:rsidRPr="00AB44D1" w:rsidDel="00AB44D1">
          <w:rPr>
            <w:rFonts w:ascii="Courier New" w:hAnsi="Courier New" w:cs="Courier New"/>
            <w:color w:val="000000"/>
            <w:rPrChange w:id="1387"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view</w:delText>
        </w:r>
        <w:r w:rsidRPr="00AB44D1" w:rsidDel="00AB44D1">
          <w:rPr>
            <w:rFonts w:ascii="Courier New" w:hAnsi="Courier New" w:cs="Courier New"/>
            <w:color w:val="000000"/>
            <w:rPrChange w:id="1388"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View</w:delText>
        </w:r>
      </w:del>
    </w:p>
    <w:p w14:paraId="367755FE" w14:textId="4300128E" w:rsidR="00B955D5" w:rsidRPr="00AB44D1" w:rsidDel="00AB44D1" w:rsidRDefault="00B955D5" w:rsidP="00AB44D1">
      <w:pPr>
        <w:spacing w:after="240" w:line="360" w:lineRule="auto"/>
        <w:ind w:left="567"/>
        <w:jc w:val="center"/>
        <w:rPr>
          <w:del w:id="1389" w:author="Александр Перепечаев" w:date="2021-05-26T13:23:00Z"/>
          <w:rFonts w:ascii="Courier New" w:hAnsi="Courier New" w:cs="Courier New"/>
          <w:color w:val="000000"/>
          <w:rPrChange w:id="1390" w:author="Александр Перепечаев" w:date="2021-05-26T13:24:00Z">
            <w:rPr>
              <w:del w:id="1391" w:author="Александр Перепечаев" w:date="2021-05-26T13:23:00Z"/>
              <w:rFonts w:ascii="Courier New" w:hAnsi="Courier New" w:cs="Courier New"/>
              <w:color w:val="000000"/>
              <w:lang w:val="en-US"/>
            </w:rPr>
          </w:rPrChange>
        </w:rPr>
        <w:pPrChange w:id="1392" w:author="Александр Перепечаев" w:date="2021-05-26T13:23:00Z">
          <w:pPr>
            <w:keepNext/>
            <w:keepLines/>
            <w:ind w:left="567" w:firstLine="709"/>
            <w:outlineLvl w:val="0"/>
          </w:pPr>
        </w:pPrChange>
      </w:pPr>
      <w:del w:id="1393"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39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android</w:delText>
        </w:r>
        <w:r w:rsidRPr="00AB44D1" w:rsidDel="00AB44D1">
          <w:rPr>
            <w:rFonts w:ascii="Courier New" w:hAnsi="Courier New" w:cs="Courier New"/>
            <w:color w:val="000000"/>
            <w:rPrChange w:id="1395"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widget</w:delText>
        </w:r>
        <w:r w:rsidRPr="00AB44D1" w:rsidDel="00AB44D1">
          <w:rPr>
            <w:rFonts w:ascii="Courier New" w:hAnsi="Courier New" w:cs="Courier New"/>
            <w:color w:val="000000"/>
            <w:rPrChange w:id="1396"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EditText</w:delText>
        </w:r>
      </w:del>
    </w:p>
    <w:p w14:paraId="1B2AD169" w14:textId="1C6575EC" w:rsidR="00B955D5" w:rsidRPr="00AB44D1" w:rsidDel="00AB44D1" w:rsidRDefault="00B955D5" w:rsidP="00AB44D1">
      <w:pPr>
        <w:spacing w:after="240" w:line="360" w:lineRule="auto"/>
        <w:ind w:left="567"/>
        <w:jc w:val="center"/>
        <w:rPr>
          <w:del w:id="1397" w:author="Александр Перепечаев" w:date="2021-05-26T13:23:00Z"/>
          <w:rFonts w:ascii="Courier New" w:hAnsi="Courier New" w:cs="Courier New"/>
          <w:color w:val="000000"/>
          <w:rPrChange w:id="1398" w:author="Александр Перепечаев" w:date="2021-05-26T13:24:00Z">
            <w:rPr>
              <w:del w:id="1399" w:author="Александр Перепечаев" w:date="2021-05-26T13:23:00Z"/>
              <w:rFonts w:ascii="Courier New" w:hAnsi="Courier New" w:cs="Courier New"/>
              <w:color w:val="000000"/>
              <w:lang w:val="en-US"/>
            </w:rPr>
          </w:rPrChange>
        </w:rPr>
        <w:pPrChange w:id="1400" w:author="Александр Перепечаев" w:date="2021-05-26T13:23:00Z">
          <w:pPr>
            <w:keepNext/>
            <w:keepLines/>
            <w:ind w:left="567" w:firstLine="709"/>
            <w:outlineLvl w:val="0"/>
          </w:pPr>
        </w:pPrChange>
      </w:pPr>
      <w:del w:id="1401"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402"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android</w:delText>
        </w:r>
        <w:r w:rsidRPr="00AB44D1" w:rsidDel="00AB44D1">
          <w:rPr>
            <w:rFonts w:ascii="Courier New" w:hAnsi="Courier New" w:cs="Courier New"/>
            <w:color w:val="000000"/>
            <w:rPrChange w:id="1403"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widget</w:delText>
        </w:r>
        <w:r w:rsidRPr="00AB44D1" w:rsidDel="00AB44D1">
          <w:rPr>
            <w:rFonts w:ascii="Courier New" w:hAnsi="Courier New" w:cs="Courier New"/>
            <w:color w:val="000000"/>
            <w:rPrChange w:id="1404"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TextView</w:delText>
        </w:r>
      </w:del>
    </w:p>
    <w:p w14:paraId="54B05E58" w14:textId="1C09B411" w:rsidR="00B955D5" w:rsidRPr="00AB44D1" w:rsidDel="00AB44D1" w:rsidRDefault="00B955D5" w:rsidP="00AB44D1">
      <w:pPr>
        <w:spacing w:after="240" w:line="360" w:lineRule="auto"/>
        <w:ind w:left="567"/>
        <w:jc w:val="center"/>
        <w:rPr>
          <w:del w:id="1405" w:author="Александр Перепечаев" w:date="2021-05-26T13:23:00Z"/>
          <w:rFonts w:ascii="Courier New" w:hAnsi="Courier New" w:cs="Courier New"/>
          <w:color w:val="000000"/>
          <w:rPrChange w:id="1406" w:author="Александр Перепечаев" w:date="2021-05-26T13:24:00Z">
            <w:rPr>
              <w:del w:id="1407" w:author="Александр Перепечаев" w:date="2021-05-26T13:23:00Z"/>
              <w:rFonts w:ascii="Courier New" w:hAnsi="Courier New" w:cs="Courier New"/>
              <w:color w:val="000000"/>
              <w:lang w:val="en-US"/>
            </w:rPr>
          </w:rPrChange>
        </w:rPr>
        <w:pPrChange w:id="1408" w:author="Александр Перепечаев" w:date="2021-05-26T13:23:00Z">
          <w:pPr>
            <w:keepNext/>
            <w:keepLines/>
            <w:ind w:left="567" w:firstLine="709"/>
            <w:outlineLvl w:val="0"/>
          </w:pPr>
        </w:pPrChange>
      </w:pPr>
      <w:del w:id="1409"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410"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androidx</w:delText>
        </w:r>
        <w:r w:rsidRPr="00AB44D1" w:rsidDel="00AB44D1">
          <w:rPr>
            <w:rFonts w:ascii="Courier New" w:hAnsi="Courier New" w:cs="Courier New"/>
            <w:color w:val="000000"/>
            <w:rPrChange w:id="1411"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appcompat</w:delText>
        </w:r>
        <w:r w:rsidRPr="00AB44D1" w:rsidDel="00AB44D1">
          <w:rPr>
            <w:rFonts w:ascii="Courier New" w:hAnsi="Courier New" w:cs="Courier New"/>
            <w:color w:val="000000"/>
            <w:rPrChange w:id="1412"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app</w:delText>
        </w:r>
        <w:r w:rsidRPr="00AB44D1" w:rsidDel="00AB44D1">
          <w:rPr>
            <w:rFonts w:ascii="Courier New" w:hAnsi="Courier New" w:cs="Courier New"/>
            <w:color w:val="000000"/>
            <w:rPrChange w:id="1413"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AppCompatActivity</w:delText>
        </w:r>
      </w:del>
    </w:p>
    <w:p w14:paraId="0D202E76" w14:textId="302F6571" w:rsidR="00B955D5" w:rsidRPr="00AB44D1" w:rsidDel="00AB44D1" w:rsidRDefault="00B955D5" w:rsidP="00AB44D1">
      <w:pPr>
        <w:spacing w:after="240" w:line="360" w:lineRule="auto"/>
        <w:ind w:left="567"/>
        <w:jc w:val="center"/>
        <w:rPr>
          <w:del w:id="1414" w:author="Александр Перепечаев" w:date="2021-05-26T13:23:00Z"/>
          <w:rFonts w:ascii="Courier New" w:hAnsi="Courier New" w:cs="Courier New"/>
          <w:color w:val="000000"/>
          <w:rPrChange w:id="1415" w:author="Александр Перепечаев" w:date="2021-05-26T13:24:00Z">
            <w:rPr>
              <w:del w:id="1416" w:author="Александр Перепечаев" w:date="2021-05-26T13:23:00Z"/>
              <w:rFonts w:ascii="Courier New" w:hAnsi="Courier New" w:cs="Courier New"/>
              <w:color w:val="000000"/>
              <w:lang w:val="en-US"/>
            </w:rPr>
          </w:rPrChange>
        </w:rPr>
        <w:pPrChange w:id="1417" w:author="Александр Перепечаев" w:date="2021-05-26T13:23:00Z">
          <w:pPr>
            <w:keepNext/>
            <w:keepLines/>
            <w:ind w:left="567" w:firstLine="709"/>
            <w:outlineLvl w:val="0"/>
          </w:pPr>
        </w:pPrChange>
      </w:pPr>
      <w:del w:id="1418"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41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com</w:delText>
        </w:r>
        <w:r w:rsidRPr="00AB44D1" w:rsidDel="00AB44D1">
          <w:rPr>
            <w:rFonts w:ascii="Courier New" w:hAnsi="Courier New" w:cs="Courier New"/>
            <w:color w:val="000000"/>
            <w:rPrChange w:id="142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example</w:delText>
        </w:r>
        <w:r w:rsidRPr="00AB44D1" w:rsidDel="00AB44D1">
          <w:rPr>
            <w:rFonts w:ascii="Courier New" w:hAnsi="Courier New" w:cs="Courier New"/>
            <w:color w:val="000000"/>
            <w:rPrChange w:id="1421"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myapplication</w:delText>
        </w:r>
        <w:r w:rsidRPr="00AB44D1" w:rsidDel="00AB44D1">
          <w:rPr>
            <w:rFonts w:ascii="Courier New" w:hAnsi="Courier New" w:cs="Courier New"/>
            <w:color w:val="000000"/>
            <w:rPrChange w:id="1422"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Service</w:delText>
        </w:r>
        <w:r w:rsidRPr="00AB44D1" w:rsidDel="00AB44D1">
          <w:rPr>
            <w:rFonts w:ascii="Courier New" w:hAnsi="Courier New" w:cs="Courier New"/>
            <w:color w:val="000000"/>
            <w:rPrChange w:id="1423"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WikiApiService</w:delText>
        </w:r>
      </w:del>
    </w:p>
    <w:p w14:paraId="26A32C33" w14:textId="09C66790" w:rsidR="00B955D5" w:rsidRPr="00AB44D1" w:rsidDel="00AB44D1" w:rsidRDefault="00B955D5" w:rsidP="00AB44D1">
      <w:pPr>
        <w:spacing w:after="240" w:line="360" w:lineRule="auto"/>
        <w:ind w:left="567"/>
        <w:jc w:val="center"/>
        <w:rPr>
          <w:del w:id="1424" w:author="Александр Перепечаев" w:date="2021-05-26T13:23:00Z"/>
          <w:rFonts w:ascii="Courier New" w:hAnsi="Courier New" w:cs="Courier New"/>
          <w:color w:val="000000"/>
          <w:rPrChange w:id="1425" w:author="Александр Перепечаев" w:date="2021-05-26T13:24:00Z">
            <w:rPr>
              <w:del w:id="1426" w:author="Александр Перепечаев" w:date="2021-05-26T13:23:00Z"/>
              <w:rFonts w:ascii="Courier New" w:hAnsi="Courier New" w:cs="Courier New"/>
              <w:color w:val="000000"/>
              <w:lang w:val="en-US"/>
            </w:rPr>
          </w:rPrChange>
        </w:rPr>
        <w:pPrChange w:id="1427" w:author="Александр Перепечаев" w:date="2021-05-26T13:23:00Z">
          <w:pPr>
            <w:keepNext/>
            <w:keepLines/>
            <w:ind w:left="567" w:firstLine="709"/>
            <w:outlineLvl w:val="0"/>
          </w:pPr>
        </w:pPrChange>
      </w:pPr>
      <w:del w:id="1428"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42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com</w:delText>
        </w:r>
        <w:r w:rsidRPr="00AB44D1" w:rsidDel="00AB44D1">
          <w:rPr>
            <w:rFonts w:ascii="Courier New" w:hAnsi="Courier New" w:cs="Courier New"/>
            <w:color w:val="000000"/>
            <w:rPrChange w:id="143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example</w:delText>
        </w:r>
        <w:r w:rsidRPr="00AB44D1" w:rsidDel="00AB44D1">
          <w:rPr>
            <w:rFonts w:ascii="Courier New" w:hAnsi="Courier New" w:cs="Courier New"/>
            <w:color w:val="000000"/>
            <w:rPrChange w:id="1431"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myapplication</w:delText>
        </w:r>
        <w:r w:rsidRPr="00AB44D1" w:rsidDel="00AB44D1">
          <w:rPr>
            <w:rFonts w:ascii="Courier New" w:hAnsi="Courier New" w:cs="Courier New"/>
            <w:color w:val="000000"/>
            <w:rPrChange w:id="1432"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model</w:delText>
        </w:r>
        <w:r w:rsidRPr="00AB44D1" w:rsidDel="00AB44D1">
          <w:rPr>
            <w:rFonts w:ascii="Courier New" w:hAnsi="Courier New" w:cs="Courier New"/>
            <w:color w:val="000000"/>
            <w:rPrChange w:id="1433"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Client</w:delText>
        </w:r>
      </w:del>
    </w:p>
    <w:p w14:paraId="5CE3775E" w14:textId="6B65E599" w:rsidR="00B955D5" w:rsidRPr="00AB44D1" w:rsidDel="00AB44D1" w:rsidRDefault="00B955D5" w:rsidP="00AB44D1">
      <w:pPr>
        <w:spacing w:after="240" w:line="360" w:lineRule="auto"/>
        <w:ind w:left="567"/>
        <w:jc w:val="center"/>
        <w:rPr>
          <w:del w:id="1434" w:author="Александр Перепечаев" w:date="2021-05-26T13:23:00Z"/>
          <w:rFonts w:ascii="Courier New" w:hAnsi="Courier New" w:cs="Courier New"/>
          <w:color w:val="000000"/>
          <w:rPrChange w:id="1435" w:author="Александр Перепечаев" w:date="2021-05-26T13:24:00Z">
            <w:rPr>
              <w:del w:id="1436" w:author="Александр Перепечаев" w:date="2021-05-26T13:23:00Z"/>
              <w:rFonts w:ascii="Courier New" w:hAnsi="Courier New" w:cs="Courier New"/>
              <w:color w:val="000000"/>
              <w:lang w:val="en-US"/>
            </w:rPr>
          </w:rPrChange>
        </w:rPr>
        <w:pPrChange w:id="1437" w:author="Александр Перепечаев" w:date="2021-05-26T13:23:00Z">
          <w:pPr>
            <w:keepNext/>
            <w:keepLines/>
            <w:ind w:left="567" w:firstLine="709"/>
            <w:outlineLvl w:val="0"/>
          </w:pPr>
        </w:pPrChange>
      </w:pPr>
      <w:del w:id="1438"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43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com</w:delText>
        </w:r>
        <w:r w:rsidRPr="00AB44D1" w:rsidDel="00AB44D1">
          <w:rPr>
            <w:rFonts w:ascii="Courier New" w:hAnsi="Courier New" w:cs="Courier New"/>
            <w:color w:val="000000"/>
            <w:rPrChange w:id="144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example</w:delText>
        </w:r>
        <w:r w:rsidRPr="00AB44D1" w:rsidDel="00AB44D1">
          <w:rPr>
            <w:rFonts w:ascii="Courier New" w:hAnsi="Courier New" w:cs="Courier New"/>
            <w:color w:val="000000"/>
            <w:rPrChange w:id="1441"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myapplication</w:delText>
        </w:r>
        <w:r w:rsidRPr="00AB44D1" w:rsidDel="00AB44D1">
          <w:rPr>
            <w:rFonts w:ascii="Courier New" w:hAnsi="Courier New" w:cs="Courier New"/>
            <w:color w:val="000000"/>
            <w:rPrChange w:id="1442"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model</w:delText>
        </w:r>
        <w:r w:rsidRPr="00AB44D1" w:rsidDel="00AB44D1">
          <w:rPr>
            <w:rFonts w:ascii="Courier New" w:hAnsi="Courier New" w:cs="Courier New"/>
            <w:color w:val="000000"/>
            <w:rPrChange w:id="1443"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User</w:delText>
        </w:r>
      </w:del>
    </w:p>
    <w:p w14:paraId="1D673EFF" w14:textId="2F956EF3" w:rsidR="00B955D5" w:rsidRPr="00AB44D1" w:rsidDel="00AB44D1" w:rsidRDefault="00B955D5" w:rsidP="00AB44D1">
      <w:pPr>
        <w:spacing w:after="240" w:line="360" w:lineRule="auto"/>
        <w:ind w:left="567"/>
        <w:jc w:val="center"/>
        <w:rPr>
          <w:del w:id="1444" w:author="Александр Перепечаев" w:date="2021-05-26T13:23:00Z"/>
          <w:rFonts w:ascii="Courier New" w:hAnsi="Courier New" w:cs="Courier New"/>
          <w:color w:val="000000"/>
          <w:rPrChange w:id="1445" w:author="Александр Перепечаев" w:date="2021-05-26T13:24:00Z">
            <w:rPr>
              <w:del w:id="1446" w:author="Александр Перепечаев" w:date="2021-05-26T13:23:00Z"/>
              <w:rFonts w:ascii="Courier New" w:hAnsi="Courier New" w:cs="Courier New"/>
              <w:color w:val="000000"/>
              <w:lang w:val="en-US"/>
            </w:rPr>
          </w:rPrChange>
        </w:rPr>
        <w:pPrChange w:id="1447" w:author="Александр Перепечаев" w:date="2021-05-26T13:23:00Z">
          <w:pPr>
            <w:keepNext/>
            <w:keepLines/>
            <w:ind w:left="567" w:firstLine="709"/>
            <w:outlineLvl w:val="0"/>
          </w:pPr>
        </w:pPrChange>
      </w:pPr>
      <w:del w:id="1448"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44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retrofit</w:delText>
        </w:r>
        <w:r w:rsidRPr="00AB44D1" w:rsidDel="00AB44D1">
          <w:rPr>
            <w:rFonts w:ascii="Courier New" w:hAnsi="Courier New" w:cs="Courier New"/>
            <w:color w:val="000000"/>
            <w:rPrChange w:id="1450" w:author="Александр Перепечаев" w:date="2021-05-26T13:24:00Z">
              <w:rPr>
                <w:rFonts w:ascii="Courier New" w:hAnsi="Courier New" w:cs="Courier New"/>
                <w:color w:val="000000"/>
                <w:lang w:val="en-US"/>
              </w:rPr>
            </w:rPrChange>
          </w:rPr>
          <w:delText>2.</w:delText>
        </w:r>
        <w:r w:rsidRPr="00EE5ABE" w:rsidDel="00AB44D1">
          <w:rPr>
            <w:rFonts w:ascii="Courier New" w:hAnsi="Courier New" w:cs="Courier New"/>
            <w:color w:val="000000"/>
            <w:lang w:val="en-US"/>
          </w:rPr>
          <w:delText>Call</w:delText>
        </w:r>
      </w:del>
    </w:p>
    <w:p w14:paraId="1CE87B0E" w14:textId="0AF79553" w:rsidR="00B955D5" w:rsidRPr="00AB44D1" w:rsidDel="00AB44D1" w:rsidRDefault="00B955D5" w:rsidP="00AB44D1">
      <w:pPr>
        <w:spacing w:after="240" w:line="360" w:lineRule="auto"/>
        <w:ind w:left="567"/>
        <w:jc w:val="center"/>
        <w:rPr>
          <w:del w:id="1451" w:author="Александр Перепечаев" w:date="2021-05-26T13:23:00Z"/>
          <w:rFonts w:ascii="Courier New" w:hAnsi="Courier New" w:cs="Courier New"/>
          <w:color w:val="000000"/>
          <w:rPrChange w:id="1452" w:author="Александр Перепечаев" w:date="2021-05-26T13:24:00Z">
            <w:rPr>
              <w:del w:id="1453" w:author="Александр Перепечаев" w:date="2021-05-26T13:23:00Z"/>
              <w:rFonts w:ascii="Courier New" w:hAnsi="Courier New" w:cs="Courier New"/>
              <w:color w:val="000000"/>
              <w:lang w:val="en-US"/>
            </w:rPr>
          </w:rPrChange>
        </w:rPr>
        <w:pPrChange w:id="1454" w:author="Александр Перепечаев" w:date="2021-05-26T13:23:00Z">
          <w:pPr>
            <w:keepNext/>
            <w:keepLines/>
            <w:ind w:left="567" w:firstLine="709"/>
            <w:outlineLvl w:val="0"/>
          </w:pPr>
        </w:pPrChange>
      </w:pPr>
      <w:del w:id="1455"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456"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retrofit</w:delText>
        </w:r>
        <w:r w:rsidRPr="00AB44D1" w:rsidDel="00AB44D1">
          <w:rPr>
            <w:rFonts w:ascii="Courier New" w:hAnsi="Courier New" w:cs="Courier New"/>
            <w:color w:val="000000"/>
            <w:rPrChange w:id="1457" w:author="Александр Перепечаев" w:date="2021-05-26T13:24:00Z">
              <w:rPr>
                <w:rFonts w:ascii="Courier New" w:hAnsi="Courier New" w:cs="Courier New"/>
                <w:color w:val="000000"/>
                <w:lang w:val="en-US"/>
              </w:rPr>
            </w:rPrChange>
          </w:rPr>
          <w:delText>2.</w:delText>
        </w:r>
        <w:r w:rsidRPr="00EE5ABE" w:rsidDel="00AB44D1">
          <w:rPr>
            <w:rFonts w:ascii="Courier New" w:hAnsi="Courier New" w:cs="Courier New"/>
            <w:color w:val="000000"/>
            <w:lang w:val="en-US"/>
          </w:rPr>
          <w:delText>Callback</w:delText>
        </w:r>
      </w:del>
    </w:p>
    <w:p w14:paraId="1DC58754" w14:textId="421C60C9" w:rsidR="00B955D5" w:rsidRPr="00AB44D1" w:rsidDel="00AB44D1" w:rsidRDefault="00B955D5" w:rsidP="00AB44D1">
      <w:pPr>
        <w:spacing w:after="240" w:line="360" w:lineRule="auto"/>
        <w:ind w:left="567"/>
        <w:jc w:val="center"/>
        <w:rPr>
          <w:del w:id="1458" w:author="Александр Перепечаев" w:date="2021-05-26T13:23:00Z"/>
          <w:rFonts w:ascii="Courier New" w:hAnsi="Courier New" w:cs="Courier New"/>
          <w:color w:val="000000"/>
          <w:rPrChange w:id="1459" w:author="Александр Перепечаев" w:date="2021-05-26T13:24:00Z">
            <w:rPr>
              <w:del w:id="1460" w:author="Александр Перепечаев" w:date="2021-05-26T13:23:00Z"/>
              <w:rFonts w:ascii="Courier New" w:hAnsi="Courier New" w:cs="Courier New"/>
              <w:color w:val="000000"/>
              <w:lang w:val="en-US"/>
            </w:rPr>
          </w:rPrChange>
        </w:rPr>
        <w:pPrChange w:id="1461" w:author="Александр Перепечаев" w:date="2021-05-26T13:23:00Z">
          <w:pPr>
            <w:keepNext/>
            <w:keepLines/>
            <w:ind w:left="567" w:firstLine="709"/>
            <w:outlineLvl w:val="0"/>
          </w:pPr>
        </w:pPrChange>
      </w:pPr>
      <w:del w:id="1462" w:author="Александр Перепечаев" w:date="2021-05-26T13:23:00Z">
        <w:r w:rsidRPr="00EE5ABE" w:rsidDel="00AB44D1">
          <w:rPr>
            <w:rFonts w:ascii="Courier New" w:hAnsi="Courier New" w:cs="Courier New"/>
            <w:color w:val="000000"/>
            <w:lang w:val="en-US"/>
          </w:rPr>
          <w:delText>import</w:delText>
        </w:r>
        <w:r w:rsidRPr="00AB44D1" w:rsidDel="00AB44D1">
          <w:rPr>
            <w:rFonts w:ascii="Courier New" w:hAnsi="Courier New" w:cs="Courier New"/>
            <w:color w:val="000000"/>
            <w:rPrChange w:id="1463"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retrofit</w:delText>
        </w:r>
        <w:r w:rsidRPr="00AB44D1" w:rsidDel="00AB44D1">
          <w:rPr>
            <w:rFonts w:ascii="Courier New" w:hAnsi="Courier New" w:cs="Courier New"/>
            <w:color w:val="000000"/>
            <w:rPrChange w:id="1464" w:author="Александр Перепечаев" w:date="2021-05-26T13:24:00Z">
              <w:rPr>
                <w:rFonts w:ascii="Courier New" w:hAnsi="Courier New" w:cs="Courier New"/>
                <w:color w:val="000000"/>
                <w:lang w:val="en-US"/>
              </w:rPr>
            </w:rPrChange>
          </w:rPr>
          <w:delText>2.</w:delText>
        </w:r>
        <w:r w:rsidRPr="00EE5ABE" w:rsidDel="00AB44D1">
          <w:rPr>
            <w:rFonts w:ascii="Courier New" w:hAnsi="Courier New" w:cs="Courier New"/>
            <w:color w:val="000000"/>
            <w:lang w:val="en-US"/>
          </w:rPr>
          <w:delText>Response</w:delText>
        </w:r>
      </w:del>
    </w:p>
    <w:p w14:paraId="23BAD1C6" w14:textId="55B9D6AF" w:rsidR="00B955D5" w:rsidRPr="00AB44D1" w:rsidDel="00AB44D1" w:rsidRDefault="00B955D5" w:rsidP="00AB44D1">
      <w:pPr>
        <w:spacing w:after="240" w:line="360" w:lineRule="auto"/>
        <w:ind w:left="567"/>
        <w:jc w:val="center"/>
        <w:rPr>
          <w:del w:id="1465" w:author="Александр Перепечаев" w:date="2021-05-26T13:23:00Z"/>
          <w:rFonts w:ascii="Courier New" w:hAnsi="Courier New" w:cs="Courier New"/>
          <w:color w:val="000000"/>
          <w:rPrChange w:id="1466" w:author="Александр Перепечаев" w:date="2021-05-26T13:24:00Z">
            <w:rPr>
              <w:del w:id="1467" w:author="Александр Перепечаев" w:date="2021-05-26T13:23:00Z"/>
              <w:rFonts w:ascii="Courier New" w:hAnsi="Courier New" w:cs="Courier New"/>
              <w:color w:val="000000"/>
              <w:lang w:val="en-US"/>
            </w:rPr>
          </w:rPrChange>
        </w:rPr>
        <w:pPrChange w:id="1468" w:author="Александр Перепечаев" w:date="2021-05-26T13:23:00Z">
          <w:pPr>
            <w:keepNext/>
            <w:keepLines/>
            <w:outlineLvl w:val="0"/>
          </w:pPr>
        </w:pPrChange>
      </w:pPr>
    </w:p>
    <w:p w14:paraId="510E553F" w14:textId="74043EC7" w:rsidR="00B955D5" w:rsidRPr="00AB44D1" w:rsidDel="00AB44D1" w:rsidRDefault="00B955D5" w:rsidP="00AB44D1">
      <w:pPr>
        <w:spacing w:after="240" w:line="360" w:lineRule="auto"/>
        <w:ind w:left="567"/>
        <w:jc w:val="center"/>
        <w:rPr>
          <w:del w:id="1469" w:author="Александр Перепечаев" w:date="2021-05-26T13:23:00Z"/>
          <w:rFonts w:ascii="Courier New" w:hAnsi="Courier New" w:cs="Courier New"/>
          <w:color w:val="000000"/>
          <w:rPrChange w:id="1470" w:author="Александр Перепечаев" w:date="2021-05-26T13:24:00Z">
            <w:rPr>
              <w:del w:id="1471" w:author="Александр Перепечаев" w:date="2021-05-26T13:23:00Z"/>
              <w:rFonts w:ascii="Courier New" w:hAnsi="Courier New" w:cs="Courier New"/>
              <w:color w:val="000000"/>
              <w:lang w:val="en-US"/>
            </w:rPr>
          </w:rPrChange>
        </w:rPr>
        <w:pPrChange w:id="1472" w:author="Александр Перепечаев" w:date="2021-05-26T13:23:00Z">
          <w:pPr>
            <w:keepNext/>
            <w:keepLines/>
            <w:ind w:left="567" w:firstLine="709"/>
            <w:outlineLvl w:val="0"/>
          </w:pPr>
        </w:pPrChange>
      </w:pPr>
      <w:del w:id="1473" w:author="Александр Перепечаев" w:date="2021-05-26T13:23:00Z">
        <w:r w:rsidRPr="00EE5ABE" w:rsidDel="00AB44D1">
          <w:rPr>
            <w:rFonts w:ascii="Courier New" w:hAnsi="Courier New" w:cs="Courier New"/>
            <w:color w:val="000000"/>
            <w:lang w:val="en-US"/>
          </w:rPr>
          <w:delText>class</w:delText>
        </w:r>
        <w:r w:rsidRPr="00AB44D1" w:rsidDel="00AB44D1">
          <w:rPr>
            <w:rFonts w:ascii="Courier New" w:hAnsi="Courier New" w:cs="Courier New"/>
            <w:color w:val="000000"/>
            <w:rPrChange w:id="147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MainActivity</w:delText>
        </w:r>
        <w:r w:rsidRPr="00AB44D1" w:rsidDel="00AB44D1">
          <w:rPr>
            <w:rFonts w:ascii="Courier New" w:hAnsi="Courier New" w:cs="Courier New"/>
            <w:color w:val="000000"/>
            <w:rPrChange w:id="1475"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AppCompatActivity</w:delText>
        </w:r>
        <w:r w:rsidRPr="00AB44D1" w:rsidDel="00AB44D1">
          <w:rPr>
            <w:rFonts w:ascii="Courier New" w:hAnsi="Courier New" w:cs="Courier New"/>
            <w:color w:val="000000"/>
            <w:rPrChange w:id="1476" w:author="Александр Перепечаев" w:date="2021-05-26T13:24:00Z">
              <w:rPr>
                <w:rFonts w:ascii="Courier New" w:hAnsi="Courier New" w:cs="Courier New"/>
                <w:color w:val="000000"/>
                <w:lang w:val="en-US"/>
              </w:rPr>
            </w:rPrChange>
          </w:rPr>
          <w:delText>() {</w:delText>
        </w:r>
      </w:del>
    </w:p>
    <w:p w14:paraId="2DE93432" w14:textId="61E94204" w:rsidR="00B955D5" w:rsidRPr="00AB44D1" w:rsidDel="00AB44D1" w:rsidRDefault="00B955D5" w:rsidP="00AB44D1">
      <w:pPr>
        <w:spacing w:after="240" w:line="360" w:lineRule="auto"/>
        <w:ind w:left="567"/>
        <w:jc w:val="center"/>
        <w:rPr>
          <w:del w:id="1477" w:author="Александр Перепечаев" w:date="2021-05-26T13:23:00Z"/>
          <w:rFonts w:ascii="Courier New" w:hAnsi="Courier New" w:cs="Courier New"/>
          <w:color w:val="000000"/>
          <w:rPrChange w:id="1478" w:author="Александр Перепечаев" w:date="2021-05-26T13:24:00Z">
            <w:rPr>
              <w:del w:id="1479" w:author="Александр Перепечаев" w:date="2021-05-26T13:23:00Z"/>
              <w:rFonts w:ascii="Courier New" w:hAnsi="Courier New" w:cs="Courier New"/>
              <w:color w:val="000000"/>
              <w:lang w:val="en-US"/>
            </w:rPr>
          </w:rPrChange>
        </w:rPr>
        <w:pPrChange w:id="1480" w:author="Александр Перепечаев" w:date="2021-05-26T13:23:00Z">
          <w:pPr>
            <w:keepNext/>
            <w:keepLines/>
            <w:ind w:left="567" w:firstLine="709"/>
            <w:outlineLvl w:val="0"/>
          </w:pPr>
        </w:pPrChange>
      </w:pPr>
    </w:p>
    <w:p w14:paraId="668421A0" w14:textId="43A09443" w:rsidR="00B955D5" w:rsidRPr="00AB44D1" w:rsidDel="00AB44D1" w:rsidRDefault="00B955D5" w:rsidP="00AB44D1">
      <w:pPr>
        <w:spacing w:after="240" w:line="360" w:lineRule="auto"/>
        <w:ind w:left="567"/>
        <w:jc w:val="center"/>
        <w:rPr>
          <w:del w:id="1481" w:author="Александр Перепечаев" w:date="2021-05-26T13:23:00Z"/>
          <w:rFonts w:ascii="Courier New" w:hAnsi="Courier New" w:cs="Courier New"/>
          <w:color w:val="000000"/>
          <w:rPrChange w:id="1482" w:author="Александр Перепечаев" w:date="2021-05-26T13:24:00Z">
            <w:rPr>
              <w:del w:id="1483" w:author="Александр Перепечаев" w:date="2021-05-26T13:23:00Z"/>
              <w:rFonts w:ascii="Courier New" w:hAnsi="Courier New" w:cs="Courier New"/>
              <w:color w:val="000000"/>
              <w:lang w:val="en-US"/>
            </w:rPr>
          </w:rPrChange>
        </w:rPr>
        <w:pPrChange w:id="1484" w:author="Александр Перепечаев" w:date="2021-05-26T13:23:00Z">
          <w:pPr>
            <w:keepNext/>
            <w:keepLines/>
            <w:ind w:left="567" w:firstLine="709"/>
            <w:outlineLvl w:val="0"/>
          </w:pPr>
        </w:pPrChange>
      </w:pPr>
      <w:del w:id="1485" w:author="Александр Перепечаев" w:date="2021-05-26T13:23:00Z">
        <w:r w:rsidRPr="00AB44D1" w:rsidDel="00AB44D1">
          <w:rPr>
            <w:rFonts w:ascii="Courier New" w:hAnsi="Courier New" w:cs="Courier New"/>
            <w:color w:val="000000"/>
            <w:rPrChange w:id="1486"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private</w:delText>
        </w:r>
        <w:r w:rsidRPr="00AB44D1" w:rsidDel="00AB44D1">
          <w:rPr>
            <w:rFonts w:ascii="Courier New" w:hAnsi="Courier New" w:cs="Courier New"/>
            <w:color w:val="000000"/>
            <w:rPrChange w:id="1487"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lateinit</w:delText>
        </w:r>
        <w:r w:rsidRPr="00AB44D1" w:rsidDel="00AB44D1">
          <w:rPr>
            <w:rFonts w:ascii="Courier New" w:hAnsi="Courier New" w:cs="Courier New"/>
            <w:color w:val="000000"/>
            <w:rPrChange w:id="1488"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var</w:delText>
        </w:r>
        <w:r w:rsidRPr="00AB44D1" w:rsidDel="00AB44D1">
          <w:rPr>
            <w:rFonts w:ascii="Courier New" w:hAnsi="Courier New" w:cs="Courier New"/>
            <w:color w:val="000000"/>
            <w:rPrChange w:id="148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login</w:delText>
        </w:r>
        <w:r w:rsidRPr="00AB44D1" w:rsidDel="00AB44D1">
          <w:rPr>
            <w:rFonts w:ascii="Courier New" w:hAnsi="Courier New" w:cs="Courier New"/>
            <w:color w:val="000000"/>
            <w:rPrChange w:id="1490"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EditText</w:delText>
        </w:r>
        <w:r w:rsidRPr="00AB44D1" w:rsidDel="00AB44D1">
          <w:rPr>
            <w:rFonts w:ascii="Courier New" w:hAnsi="Courier New" w:cs="Courier New"/>
            <w:color w:val="000000"/>
            <w:rPrChange w:id="1491" w:author="Александр Перепечаев" w:date="2021-05-26T13:24:00Z">
              <w:rPr>
                <w:rFonts w:ascii="Courier New" w:hAnsi="Courier New" w:cs="Courier New"/>
                <w:color w:val="000000"/>
                <w:lang w:val="en-US"/>
              </w:rPr>
            </w:rPrChange>
          </w:rPr>
          <w:delText>;</w:delText>
        </w:r>
      </w:del>
    </w:p>
    <w:p w14:paraId="760AF18E" w14:textId="68A094E2" w:rsidR="00B955D5" w:rsidRPr="00AB44D1" w:rsidDel="00AB44D1" w:rsidRDefault="00B955D5" w:rsidP="00AB44D1">
      <w:pPr>
        <w:spacing w:after="240" w:line="360" w:lineRule="auto"/>
        <w:ind w:left="567"/>
        <w:jc w:val="center"/>
        <w:rPr>
          <w:del w:id="1492" w:author="Александр Перепечаев" w:date="2021-05-26T13:23:00Z"/>
          <w:rFonts w:ascii="Courier New" w:hAnsi="Courier New" w:cs="Courier New"/>
          <w:color w:val="000000"/>
          <w:rPrChange w:id="1493" w:author="Александр Перепечаев" w:date="2021-05-26T13:24:00Z">
            <w:rPr>
              <w:del w:id="1494" w:author="Александр Перепечаев" w:date="2021-05-26T13:23:00Z"/>
              <w:rFonts w:ascii="Courier New" w:hAnsi="Courier New" w:cs="Courier New"/>
              <w:color w:val="000000"/>
              <w:lang w:val="en-US"/>
            </w:rPr>
          </w:rPrChange>
        </w:rPr>
        <w:pPrChange w:id="1495" w:author="Александр Перепечаев" w:date="2021-05-26T13:23:00Z">
          <w:pPr>
            <w:keepNext/>
            <w:keepLines/>
            <w:ind w:left="567" w:firstLine="709"/>
            <w:outlineLvl w:val="0"/>
          </w:pPr>
        </w:pPrChange>
      </w:pPr>
      <w:del w:id="1496" w:author="Александр Перепечаев" w:date="2021-05-26T13:23:00Z">
        <w:r w:rsidRPr="00AB44D1" w:rsidDel="00AB44D1">
          <w:rPr>
            <w:rFonts w:ascii="Courier New" w:hAnsi="Courier New" w:cs="Courier New"/>
            <w:color w:val="000000"/>
            <w:rPrChange w:id="1497"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private</w:delText>
        </w:r>
        <w:r w:rsidRPr="00AB44D1" w:rsidDel="00AB44D1">
          <w:rPr>
            <w:rFonts w:ascii="Courier New" w:hAnsi="Courier New" w:cs="Courier New"/>
            <w:color w:val="000000"/>
            <w:rPrChange w:id="1498"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lateinit</w:delText>
        </w:r>
        <w:r w:rsidRPr="00AB44D1" w:rsidDel="00AB44D1">
          <w:rPr>
            <w:rFonts w:ascii="Courier New" w:hAnsi="Courier New" w:cs="Courier New"/>
            <w:color w:val="000000"/>
            <w:rPrChange w:id="149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var</w:delText>
        </w:r>
        <w:r w:rsidRPr="00AB44D1" w:rsidDel="00AB44D1">
          <w:rPr>
            <w:rFonts w:ascii="Courier New" w:hAnsi="Courier New" w:cs="Courier New"/>
            <w:color w:val="000000"/>
            <w:rPrChange w:id="1500"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password</w:delText>
        </w:r>
        <w:r w:rsidRPr="00AB44D1" w:rsidDel="00AB44D1">
          <w:rPr>
            <w:rFonts w:ascii="Courier New" w:hAnsi="Courier New" w:cs="Courier New"/>
            <w:color w:val="000000"/>
            <w:rPrChange w:id="1501"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EditText</w:delText>
        </w:r>
        <w:r w:rsidRPr="00AB44D1" w:rsidDel="00AB44D1">
          <w:rPr>
            <w:rFonts w:ascii="Courier New" w:hAnsi="Courier New" w:cs="Courier New"/>
            <w:color w:val="000000"/>
            <w:rPrChange w:id="1502" w:author="Александр Перепечаев" w:date="2021-05-26T13:24:00Z">
              <w:rPr>
                <w:rFonts w:ascii="Courier New" w:hAnsi="Courier New" w:cs="Courier New"/>
                <w:color w:val="000000"/>
                <w:lang w:val="en-US"/>
              </w:rPr>
            </w:rPrChange>
          </w:rPr>
          <w:delText>;</w:delText>
        </w:r>
      </w:del>
    </w:p>
    <w:p w14:paraId="1D87E853" w14:textId="030C346C" w:rsidR="00B955D5" w:rsidRPr="00AB44D1" w:rsidDel="00AB44D1" w:rsidRDefault="00B955D5" w:rsidP="00AB44D1">
      <w:pPr>
        <w:spacing w:after="240" w:line="360" w:lineRule="auto"/>
        <w:ind w:left="567"/>
        <w:jc w:val="center"/>
        <w:rPr>
          <w:del w:id="1503" w:author="Александр Перепечаев" w:date="2021-05-26T13:23:00Z"/>
          <w:rFonts w:ascii="Courier New" w:hAnsi="Courier New" w:cs="Courier New"/>
          <w:color w:val="000000"/>
          <w:rPrChange w:id="1504" w:author="Александр Перепечаев" w:date="2021-05-26T13:24:00Z">
            <w:rPr>
              <w:del w:id="1505" w:author="Александр Перепечаев" w:date="2021-05-26T13:23:00Z"/>
              <w:rFonts w:ascii="Courier New" w:hAnsi="Courier New" w:cs="Courier New"/>
              <w:color w:val="000000"/>
              <w:lang w:val="en-US"/>
            </w:rPr>
          </w:rPrChange>
        </w:rPr>
        <w:pPrChange w:id="1506" w:author="Александр Перепечаев" w:date="2021-05-26T13:23:00Z">
          <w:pPr>
            <w:keepNext/>
            <w:keepLines/>
            <w:ind w:left="567" w:firstLine="709"/>
            <w:outlineLvl w:val="0"/>
          </w:pPr>
        </w:pPrChange>
      </w:pPr>
      <w:del w:id="1507" w:author="Александр Перепечаев" w:date="2021-05-26T13:23:00Z">
        <w:r w:rsidRPr="00AB44D1" w:rsidDel="00AB44D1">
          <w:rPr>
            <w:rFonts w:ascii="Courier New" w:hAnsi="Courier New" w:cs="Courier New"/>
            <w:color w:val="000000"/>
            <w:rPrChange w:id="1508"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private</w:delText>
        </w:r>
        <w:r w:rsidRPr="00AB44D1" w:rsidDel="00AB44D1">
          <w:rPr>
            <w:rFonts w:ascii="Courier New" w:hAnsi="Courier New" w:cs="Courier New"/>
            <w:color w:val="000000"/>
            <w:rPrChange w:id="150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lateinit</w:delText>
        </w:r>
        <w:r w:rsidRPr="00AB44D1" w:rsidDel="00AB44D1">
          <w:rPr>
            <w:rFonts w:ascii="Courier New" w:hAnsi="Courier New" w:cs="Courier New"/>
            <w:color w:val="000000"/>
            <w:rPrChange w:id="1510"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var</w:delText>
        </w:r>
        <w:r w:rsidRPr="00AB44D1" w:rsidDel="00AB44D1">
          <w:rPr>
            <w:rFonts w:ascii="Courier New" w:hAnsi="Courier New" w:cs="Courier New"/>
            <w:color w:val="000000"/>
            <w:rPrChange w:id="1511"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textViewResult</w:delText>
        </w:r>
        <w:r w:rsidRPr="00AB44D1" w:rsidDel="00AB44D1">
          <w:rPr>
            <w:rFonts w:ascii="Courier New" w:hAnsi="Courier New" w:cs="Courier New"/>
            <w:color w:val="000000"/>
            <w:rPrChange w:id="1512"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TextView</w:delText>
        </w:r>
        <w:r w:rsidRPr="00AB44D1" w:rsidDel="00AB44D1">
          <w:rPr>
            <w:rFonts w:ascii="Courier New" w:hAnsi="Courier New" w:cs="Courier New"/>
            <w:color w:val="000000"/>
            <w:rPrChange w:id="1513" w:author="Александр Перепечаев" w:date="2021-05-26T13:24:00Z">
              <w:rPr>
                <w:rFonts w:ascii="Courier New" w:hAnsi="Courier New" w:cs="Courier New"/>
                <w:color w:val="000000"/>
                <w:lang w:val="en-US"/>
              </w:rPr>
            </w:rPrChange>
          </w:rPr>
          <w:delText>;</w:delText>
        </w:r>
      </w:del>
    </w:p>
    <w:p w14:paraId="01E87081" w14:textId="72E2D200" w:rsidR="00B955D5" w:rsidRPr="00AB44D1" w:rsidDel="00AB44D1" w:rsidRDefault="00B955D5" w:rsidP="00AB44D1">
      <w:pPr>
        <w:spacing w:after="240" w:line="360" w:lineRule="auto"/>
        <w:ind w:left="567"/>
        <w:jc w:val="center"/>
        <w:rPr>
          <w:del w:id="1514" w:author="Александр Перепечаев" w:date="2021-05-26T13:23:00Z"/>
          <w:rFonts w:ascii="Courier New" w:hAnsi="Courier New" w:cs="Courier New"/>
          <w:color w:val="000000"/>
          <w:rPrChange w:id="1515" w:author="Александр Перепечаев" w:date="2021-05-26T13:24:00Z">
            <w:rPr>
              <w:del w:id="1516" w:author="Александр Перепечаев" w:date="2021-05-26T13:23:00Z"/>
              <w:rFonts w:ascii="Courier New" w:hAnsi="Courier New" w:cs="Courier New"/>
              <w:color w:val="000000"/>
              <w:lang w:val="en-US"/>
            </w:rPr>
          </w:rPrChange>
        </w:rPr>
        <w:pPrChange w:id="1517" w:author="Александр Перепечаев" w:date="2021-05-26T13:23:00Z">
          <w:pPr>
            <w:keepNext/>
            <w:keepLines/>
            <w:ind w:left="567" w:firstLine="709"/>
            <w:outlineLvl w:val="0"/>
          </w:pPr>
        </w:pPrChange>
      </w:pPr>
      <w:del w:id="1518" w:author="Александр Перепечаев" w:date="2021-05-26T13:23:00Z">
        <w:r w:rsidRPr="00AB44D1" w:rsidDel="00AB44D1">
          <w:rPr>
            <w:rFonts w:ascii="Courier New" w:hAnsi="Courier New" w:cs="Courier New"/>
            <w:color w:val="000000"/>
            <w:rPrChange w:id="151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val</w:delText>
        </w:r>
        <w:r w:rsidRPr="00AB44D1" w:rsidDel="00AB44D1">
          <w:rPr>
            <w:rFonts w:ascii="Courier New" w:hAnsi="Courier New" w:cs="Courier New"/>
            <w:color w:val="000000"/>
            <w:rPrChange w:id="1520"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wikiApiServe</w:delText>
        </w:r>
        <w:r w:rsidRPr="00AB44D1" w:rsidDel="00AB44D1">
          <w:rPr>
            <w:rFonts w:ascii="Courier New" w:hAnsi="Courier New" w:cs="Courier New"/>
            <w:color w:val="000000"/>
            <w:rPrChange w:id="1521"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by</w:delText>
        </w:r>
        <w:r w:rsidRPr="00AB44D1" w:rsidDel="00AB44D1">
          <w:rPr>
            <w:rFonts w:ascii="Courier New" w:hAnsi="Courier New" w:cs="Courier New"/>
            <w:color w:val="000000"/>
            <w:rPrChange w:id="1522"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lazy</w:delText>
        </w:r>
        <w:r w:rsidRPr="00AB44D1" w:rsidDel="00AB44D1">
          <w:rPr>
            <w:rFonts w:ascii="Courier New" w:hAnsi="Courier New" w:cs="Courier New"/>
            <w:color w:val="000000"/>
            <w:rPrChange w:id="1523" w:author="Александр Перепечаев" w:date="2021-05-26T13:24:00Z">
              <w:rPr>
                <w:rFonts w:ascii="Courier New" w:hAnsi="Courier New" w:cs="Courier New"/>
                <w:color w:val="000000"/>
                <w:lang w:val="en-US"/>
              </w:rPr>
            </w:rPrChange>
          </w:rPr>
          <w:delText xml:space="preserve"> {</w:delText>
        </w:r>
      </w:del>
    </w:p>
    <w:p w14:paraId="4D30A8C1" w14:textId="34CE588A" w:rsidR="00B955D5" w:rsidRPr="00AB44D1" w:rsidDel="00AB44D1" w:rsidRDefault="00B955D5" w:rsidP="00AB44D1">
      <w:pPr>
        <w:spacing w:after="240" w:line="360" w:lineRule="auto"/>
        <w:ind w:left="567"/>
        <w:jc w:val="center"/>
        <w:rPr>
          <w:del w:id="1524" w:author="Александр Перепечаев" w:date="2021-05-26T13:23:00Z"/>
          <w:rFonts w:ascii="Courier New" w:hAnsi="Courier New" w:cs="Courier New"/>
          <w:color w:val="000000"/>
          <w:rPrChange w:id="1525" w:author="Александр Перепечаев" w:date="2021-05-26T13:24:00Z">
            <w:rPr>
              <w:del w:id="1526" w:author="Александр Перепечаев" w:date="2021-05-26T13:23:00Z"/>
              <w:rFonts w:ascii="Courier New" w:hAnsi="Courier New" w:cs="Courier New"/>
              <w:color w:val="000000"/>
              <w:lang w:val="en-US"/>
            </w:rPr>
          </w:rPrChange>
        </w:rPr>
        <w:pPrChange w:id="1527" w:author="Александр Перепечаев" w:date="2021-05-26T13:23:00Z">
          <w:pPr>
            <w:keepNext/>
            <w:keepLines/>
            <w:ind w:left="567" w:firstLine="709"/>
            <w:outlineLvl w:val="0"/>
          </w:pPr>
        </w:pPrChange>
      </w:pPr>
      <w:del w:id="1528" w:author="Александр Перепечаев" w:date="2021-05-26T13:23:00Z">
        <w:r w:rsidRPr="00AB44D1" w:rsidDel="00AB44D1">
          <w:rPr>
            <w:rFonts w:ascii="Courier New" w:hAnsi="Courier New" w:cs="Courier New"/>
            <w:color w:val="000000"/>
            <w:rPrChange w:id="152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WikiApiService</w:delText>
        </w:r>
        <w:r w:rsidRPr="00AB44D1" w:rsidDel="00AB44D1">
          <w:rPr>
            <w:rFonts w:ascii="Courier New" w:hAnsi="Courier New" w:cs="Courier New"/>
            <w:color w:val="000000"/>
            <w:rPrChange w:id="153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create</w:delText>
        </w:r>
        <w:r w:rsidRPr="00AB44D1" w:rsidDel="00AB44D1">
          <w:rPr>
            <w:rFonts w:ascii="Courier New" w:hAnsi="Courier New" w:cs="Courier New"/>
            <w:color w:val="000000"/>
            <w:rPrChange w:id="1531" w:author="Александр Перепечаев" w:date="2021-05-26T13:24:00Z">
              <w:rPr>
                <w:rFonts w:ascii="Courier New" w:hAnsi="Courier New" w:cs="Courier New"/>
                <w:color w:val="000000"/>
                <w:lang w:val="en-US"/>
              </w:rPr>
            </w:rPrChange>
          </w:rPr>
          <w:delText>()</w:delText>
        </w:r>
      </w:del>
    </w:p>
    <w:p w14:paraId="0BE091EE" w14:textId="63E14D97" w:rsidR="00B955D5" w:rsidRPr="00AB44D1" w:rsidDel="00AB44D1" w:rsidRDefault="00B955D5" w:rsidP="00AB44D1">
      <w:pPr>
        <w:spacing w:after="240" w:line="360" w:lineRule="auto"/>
        <w:ind w:left="567"/>
        <w:jc w:val="center"/>
        <w:rPr>
          <w:del w:id="1532" w:author="Александр Перепечаев" w:date="2021-05-26T13:23:00Z"/>
          <w:rFonts w:ascii="Courier New" w:hAnsi="Courier New" w:cs="Courier New"/>
          <w:color w:val="000000"/>
          <w:rPrChange w:id="1533" w:author="Александр Перепечаев" w:date="2021-05-26T13:24:00Z">
            <w:rPr>
              <w:del w:id="1534" w:author="Александр Перепечаев" w:date="2021-05-26T13:23:00Z"/>
              <w:rFonts w:ascii="Courier New" w:hAnsi="Courier New" w:cs="Courier New"/>
              <w:color w:val="000000"/>
              <w:lang w:val="en-US"/>
            </w:rPr>
          </w:rPrChange>
        </w:rPr>
        <w:pPrChange w:id="1535" w:author="Александр Перепечаев" w:date="2021-05-26T13:23:00Z">
          <w:pPr>
            <w:keepNext/>
            <w:keepLines/>
            <w:ind w:left="567" w:firstLine="709"/>
            <w:outlineLvl w:val="0"/>
          </w:pPr>
        </w:pPrChange>
      </w:pPr>
      <w:del w:id="1536" w:author="Александр Перепечаев" w:date="2021-05-26T13:23:00Z">
        <w:r w:rsidRPr="00AB44D1" w:rsidDel="00AB44D1">
          <w:rPr>
            <w:rFonts w:ascii="Courier New" w:hAnsi="Courier New" w:cs="Courier New"/>
            <w:color w:val="000000"/>
            <w:rPrChange w:id="1537" w:author="Александр Перепечаев" w:date="2021-05-26T13:24:00Z">
              <w:rPr>
                <w:rFonts w:ascii="Courier New" w:hAnsi="Courier New" w:cs="Courier New"/>
                <w:color w:val="000000"/>
                <w:lang w:val="en-US"/>
              </w:rPr>
            </w:rPrChange>
          </w:rPr>
          <w:delText xml:space="preserve">    }</w:delText>
        </w:r>
      </w:del>
    </w:p>
    <w:p w14:paraId="414B1B6C" w14:textId="7160B443" w:rsidR="00B955D5" w:rsidRPr="00AB44D1" w:rsidDel="00AB44D1" w:rsidRDefault="00B955D5" w:rsidP="00AB44D1">
      <w:pPr>
        <w:spacing w:after="240" w:line="360" w:lineRule="auto"/>
        <w:ind w:left="567"/>
        <w:jc w:val="center"/>
        <w:rPr>
          <w:del w:id="1538" w:author="Александр Перепечаев" w:date="2021-05-26T13:23:00Z"/>
          <w:rFonts w:ascii="Courier New" w:hAnsi="Courier New" w:cs="Courier New"/>
          <w:color w:val="000000"/>
          <w:rPrChange w:id="1539" w:author="Александр Перепечаев" w:date="2021-05-26T13:24:00Z">
            <w:rPr>
              <w:del w:id="1540" w:author="Александр Перепечаев" w:date="2021-05-26T13:23:00Z"/>
              <w:rFonts w:ascii="Courier New" w:hAnsi="Courier New" w:cs="Courier New"/>
              <w:color w:val="000000"/>
              <w:lang w:val="en-US"/>
            </w:rPr>
          </w:rPrChange>
        </w:rPr>
        <w:pPrChange w:id="1541" w:author="Александр Перепечаев" w:date="2021-05-26T13:23:00Z">
          <w:pPr>
            <w:keepNext/>
            <w:keepLines/>
            <w:ind w:left="567" w:firstLine="709"/>
            <w:outlineLvl w:val="0"/>
          </w:pPr>
        </w:pPrChange>
      </w:pPr>
      <w:del w:id="1542" w:author="Александр Перепечаев" w:date="2021-05-26T13:23:00Z">
        <w:r w:rsidRPr="00AB44D1" w:rsidDel="00AB44D1">
          <w:rPr>
            <w:rFonts w:ascii="Courier New" w:hAnsi="Courier New" w:cs="Courier New"/>
            <w:color w:val="000000"/>
            <w:rPrChange w:id="1543"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override</w:delText>
        </w:r>
        <w:r w:rsidRPr="00AB44D1" w:rsidDel="00AB44D1">
          <w:rPr>
            <w:rFonts w:ascii="Courier New" w:hAnsi="Courier New" w:cs="Courier New"/>
            <w:color w:val="000000"/>
            <w:rPrChange w:id="154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fun</w:delText>
        </w:r>
        <w:r w:rsidRPr="00AB44D1" w:rsidDel="00AB44D1">
          <w:rPr>
            <w:rFonts w:ascii="Courier New" w:hAnsi="Courier New" w:cs="Courier New"/>
            <w:color w:val="000000"/>
            <w:rPrChange w:id="1545"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onCreate</w:delText>
        </w:r>
        <w:r w:rsidRPr="00AB44D1" w:rsidDel="00AB44D1">
          <w:rPr>
            <w:rFonts w:ascii="Courier New" w:hAnsi="Courier New" w:cs="Courier New"/>
            <w:color w:val="000000"/>
            <w:rPrChange w:id="1546"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savedInstanceState</w:delText>
        </w:r>
        <w:r w:rsidRPr="00AB44D1" w:rsidDel="00AB44D1">
          <w:rPr>
            <w:rFonts w:ascii="Courier New" w:hAnsi="Courier New" w:cs="Courier New"/>
            <w:color w:val="000000"/>
            <w:rPrChange w:id="1547"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Bundle</w:delText>
        </w:r>
        <w:r w:rsidRPr="00AB44D1" w:rsidDel="00AB44D1">
          <w:rPr>
            <w:rFonts w:ascii="Courier New" w:hAnsi="Courier New" w:cs="Courier New"/>
            <w:color w:val="000000"/>
            <w:rPrChange w:id="1548" w:author="Александр Перепечаев" w:date="2021-05-26T13:24:00Z">
              <w:rPr>
                <w:rFonts w:ascii="Courier New" w:hAnsi="Courier New" w:cs="Courier New"/>
                <w:color w:val="000000"/>
                <w:lang w:val="en-US"/>
              </w:rPr>
            </w:rPrChange>
          </w:rPr>
          <w:delText>?) {</w:delText>
        </w:r>
      </w:del>
    </w:p>
    <w:p w14:paraId="7967CE68" w14:textId="12B3E8EB" w:rsidR="00B955D5" w:rsidRPr="00AB44D1" w:rsidDel="00AB44D1" w:rsidRDefault="00B955D5" w:rsidP="00AB44D1">
      <w:pPr>
        <w:spacing w:after="240" w:line="360" w:lineRule="auto"/>
        <w:ind w:left="567"/>
        <w:jc w:val="center"/>
        <w:rPr>
          <w:del w:id="1549" w:author="Александр Перепечаев" w:date="2021-05-26T13:23:00Z"/>
          <w:rFonts w:ascii="Courier New" w:hAnsi="Courier New" w:cs="Courier New"/>
          <w:color w:val="000000"/>
          <w:rPrChange w:id="1550" w:author="Александр Перепечаев" w:date="2021-05-26T13:24:00Z">
            <w:rPr>
              <w:del w:id="1551" w:author="Александр Перепечаев" w:date="2021-05-26T13:23:00Z"/>
              <w:rFonts w:ascii="Courier New" w:hAnsi="Courier New" w:cs="Courier New"/>
              <w:color w:val="000000"/>
              <w:lang w:val="en-US"/>
            </w:rPr>
          </w:rPrChange>
        </w:rPr>
        <w:pPrChange w:id="1552" w:author="Александр Перепечаев" w:date="2021-05-26T13:23:00Z">
          <w:pPr>
            <w:keepNext/>
            <w:keepLines/>
            <w:ind w:left="567" w:firstLine="709"/>
            <w:outlineLvl w:val="0"/>
          </w:pPr>
        </w:pPrChange>
      </w:pPr>
      <w:del w:id="1553" w:author="Александр Перепечаев" w:date="2021-05-26T13:23:00Z">
        <w:r w:rsidRPr="00AB44D1" w:rsidDel="00AB44D1">
          <w:rPr>
            <w:rFonts w:ascii="Courier New" w:hAnsi="Courier New" w:cs="Courier New"/>
            <w:color w:val="000000"/>
            <w:rPrChange w:id="155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super</w:delText>
        </w:r>
        <w:r w:rsidRPr="00AB44D1" w:rsidDel="00AB44D1">
          <w:rPr>
            <w:rFonts w:ascii="Courier New" w:hAnsi="Courier New" w:cs="Courier New"/>
            <w:color w:val="000000"/>
            <w:rPrChange w:id="1555"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onCreate</w:delText>
        </w:r>
        <w:r w:rsidRPr="00AB44D1" w:rsidDel="00AB44D1">
          <w:rPr>
            <w:rFonts w:ascii="Courier New" w:hAnsi="Courier New" w:cs="Courier New"/>
            <w:color w:val="000000"/>
            <w:rPrChange w:id="1556"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savedInstanceState</w:delText>
        </w:r>
        <w:r w:rsidRPr="00AB44D1" w:rsidDel="00AB44D1">
          <w:rPr>
            <w:rFonts w:ascii="Courier New" w:hAnsi="Courier New" w:cs="Courier New"/>
            <w:color w:val="000000"/>
            <w:rPrChange w:id="1557" w:author="Александр Перепечаев" w:date="2021-05-26T13:24:00Z">
              <w:rPr>
                <w:rFonts w:ascii="Courier New" w:hAnsi="Courier New" w:cs="Courier New"/>
                <w:color w:val="000000"/>
                <w:lang w:val="en-US"/>
              </w:rPr>
            </w:rPrChange>
          </w:rPr>
          <w:delText>)</w:delText>
        </w:r>
      </w:del>
    </w:p>
    <w:p w14:paraId="1E665342" w14:textId="35DCB256" w:rsidR="00B955D5" w:rsidRPr="00AB44D1" w:rsidDel="00AB44D1" w:rsidRDefault="00B955D5" w:rsidP="00AB44D1">
      <w:pPr>
        <w:spacing w:after="240" w:line="360" w:lineRule="auto"/>
        <w:ind w:left="567"/>
        <w:jc w:val="center"/>
        <w:rPr>
          <w:del w:id="1558" w:author="Александр Перепечаев" w:date="2021-05-26T13:23:00Z"/>
          <w:rFonts w:ascii="Courier New" w:hAnsi="Courier New" w:cs="Courier New"/>
          <w:color w:val="000000"/>
          <w:rPrChange w:id="1559" w:author="Александр Перепечаев" w:date="2021-05-26T13:24:00Z">
            <w:rPr>
              <w:del w:id="1560" w:author="Александр Перепечаев" w:date="2021-05-26T13:23:00Z"/>
              <w:rFonts w:ascii="Courier New" w:hAnsi="Courier New" w:cs="Courier New"/>
              <w:color w:val="000000"/>
              <w:lang w:val="en-US"/>
            </w:rPr>
          </w:rPrChange>
        </w:rPr>
        <w:pPrChange w:id="1561" w:author="Александр Перепечаев" w:date="2021-05-26T13:23:00Z">
          <w:pPr>
            <w:keepNext/>
            <w:keepLines/>
            <w:ind w:left="567" w:firstLine="709"/>
            <w:outlineLvl w:val="0"/>
          </w:pPr>
        </w:pPrChange>
      </w:pPr>
      <w:del w:id="1562" w:author="Александр Перепечаев" w:date="2021-05-26T13:23:00Z">
        <w:r w:rsidRPr="00AB44D1" w:rsidDel="00AB44D1">
          <w:rPr>
            <w:rFonts w:ascii="Courier New" w:hAnsi="Courier New" w:cs="Courier New"/>
            <w:color w:val="000000"/>
            <w:rPrChange w:id="1563"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setContentView</w:delText>
        </w:r>
        <w:r w:rsidRPr="00AB44D1" w:rsidDel="00AB44D1">
          <w:rPr>
            <w:rFonts w:ascii="Courier New" w:hAnsi="Courier New" w:cs="Courier New"/>
            <w:color w:val="000000"/>
            <w:rPrChange w:id="1564"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R</w:delText>
        </w:r>
        <w:r w:rsidRPr="00AB44D1" w:rsidDel="00AB44D1">
          <w:rPr>
            <w:rFonts w:ascii="Courier New" w:hAnsi="Courier New" w:cs="Courier New"/>
            <w:color w:val="000000"/>
            <w:rPrChange w:id="1565"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layout</w:delText>
        </w:r>
        <w:r w:rsidRPr="00AB44D1" w:rsidDel="00AB44D1">
          <w:rPr>
            <w:rFonts w:ascii="Courier New" w:hAnsi="Courier New" w:cs="Courier New"/>
            <w:color w:val="000000"/>
            <w:rPrChange w:id="1566"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login</w:delText>
        </w:r>
        <w:r w:rsidRPr="00AB44D1" w:rsidDel="00AB44D1">
          <w:rPr>
            <w:rFonts w:ascii="Courier New" w:hAnsi="Courier New" w:cs="Courier New"/>
            <w:color w:val="000000"/>
            <w:rPrChange w:id="1567" w:author="Александр Перепечаев" w:date="2021-05-26T13:24:00Z">
              <w:rPr>
                <w:rFonts w:ascii="Courier New" w:hAnsi="Courier New" w:cs="Courier New"/>
                <w:color w:val="000000"/>
                <w:lang w:val="en-US"/>
              </w:rPr>
            </w:rPrChange>
          </w:rPr>
          <w:delText>_</w:delText>
        </w:r>
        <w:r w:rsidRPr="00EE5ABE" w:rsidDel="00AB44D1">
          <w:rPr>
            <w:rFonts w:ascii="Courier New" w:hAnsi="Courier New" w:cs="Courier New"/>
            <w:color w:val="000000"/>
            <w:lang w:val="en-US"/>
          </w:rPr>
          <w:delText>activity</w:delText>
        </w:r>
        <w:r w:rsidRPr="00AB44D1" w:rsidDel="00AB44D1">
          <w:rPr>
            <w:rFonts w:ascii="Courier New" w:hAnsi="Courier New" w:cs="Courier New"/>
            <w:color w:val="000000"/>
            <w:rPrChange w:id="1568" w:author="Александр Перепечаев" w:date="2021-05-26T13:24:00Z">
              <w:rPr>
                <w:rFonts w:ascii="Courier New" w:hAnsi="Courier New" w:cs="Courier New"/>
                <w:color w:val="000000"/>
                <w:lang w:val="en-US"/>
              </w:rPr>
            </w:rPrChange>
          </w:rPr>
          <w:delText>)</w:delText>
        </w:r>
      </w:del>
    </w:p>
    <w:p w14:paraId="5694DEF8" w14:textId="4B159A3A" w:rsidR="00B955D5" w:rsidRPr="00AB44D1" w:rsidDel="00AB44D1" w:rsidRDefault="00B955D5" w:rsidP="00AB44D1">
      <w:pPr>
        <w:spacing w:after="240" w:line="360" w:lineRule="auto"/>
        <w:ind w:left="567"/>
        <w:jc w:val="center"/>
        <w:rPr>
          <w:del w:id="1569" w:author="Александр Перепечаев" w:date="2021-05-26T13:23:00Z"/>
          <w:rFonts w:ascii="Courier New" w:hAnsi="Courier New" w:cs="Courier New"/>
          <w:color w:val="000000"/>
          <w:rPrChange w:id="1570" w:author="Александр Перепечаев" w:date="2021-05-26T13:24:00Z">
            <w:rPr>
              <w:del w:id="1571" w:author="Александр Перепечаев" w:date="2021-05-26T13:23:00Z"/>
              <w:rFonts w:ascii="Courier New" w:hAnsi="Courier New" w:cs="Courier New"/>
              <w:color w:val="000000"/>
              <w:lang w:val="en-US"/>
            </w:rPr>
          </w:rPrChange>
        </w:rPr>
        <w:pPrChange w:id="1572" w:author="Александр Перепечаев" w:date="2021-05-26T13:23:00Z">
          <w:pPr>
            <w:keepNext/>
            <w:keepLines/>
            <w:ind w:left="567" w:firstLine="709"/>
            <w:outlineLvl w:val="0"/>
          </w:pPr>
        </w:pPrChange>
      </w:pPr>
      <w:del w:id="1573" w:author="Александр Перепечаев" w:date="2021-05-26T13:23:00Z">
        <w:r w:rsidRPr="00AB44D1" w:rsidDel="00AB44D1">
          <w:rPr>
            <w:rFonts w:ascii="Courier New" w:hAnsi="Courier New" w:cs="Courier New"/>
            <w:color w:val="000000"/>
            <w:rPrChange w:id="157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login</w:delText>
        </w:r>
        <w:r w:rsidRPr="00AB44D1" w:rsidDel="00AB44D1">
          <w:rPr>
            <w:rFonts w:ascii="Courier New" w:hAnsi="Courier New" w:cs="Courier New"/>
            <w:color w:val="000000"/>
            <w:rPrChange w:id="1575"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findViewById</w:delText>
        </w:r>
        <w:r w:rsidRPr="00AB44D1" w:rsidDel="00AB44D1">
          <w:rPr>
            <w:rFonts w:ascii="Courier New" w:hAnsi="Courier New" w:cs="Courier New"/>
            <w:color w:val="000000"/>
            <w:rPrChange w:id="1576"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R</w:delText>
        </w:r>
        <w:r w:rsidRPr="00AB44D1" w:rsidDel="00AB44D1">
          <w:rPr>
            <w:rFonts w:ascii="Courier New" w:hAnsi="Courier New" w:cs="Courier New"/>
            <w:color w:val="000000"/>
            <w:rPrChange w:id="1577"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id</w:delText>
        </w:r>
        <w:r w:rsidRPr="00AB44D1" w:rsidDel="00AB44D1">
          <w:rPr>
            <w:rFonts w:ascii="Courier New" w:hAnsi="Courier New" w:cs="Courier New"/>
            <w:color w:val="000000"/>
            <w:rPrChange w:id="1578"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login</w:delText>
        </w:r>
        <w:r w:rsidRPr="00AB44D1" w:rsidDel="00AB44D1">
          <w:rPr>
            <w:rFonts w:ascii="Courier New" w:hAnsi="Courier New" w:cs="Courier New"/>
            <w:color w:val="000000"/>
            <w:rPrChange w:id="1579" w:author="Александр Перепечаев" w:date="2021-05-26T13:24:00Z">
              <w:rPr>
                <w:rFonts w:ascii="Courier New" w:hAnsi="Courier New" w:cs="Courier New"/>
                <w:color w:val="000000"/>
                <w:lang w:val="en-US"/>
              </w:rPr>
            </w:rPrChange>
          </w:rPr>
          <w:delText>);</w:delText>
        </w:r>
      </w:del>
    </w:p>
    <w:p w14:paraId="283AC1B0" w14:textId="705D915E" w:rsidR="00B955D5" w:rsidRPr="00AB44D1" w:rsidDel="00AB44D1" w:rsidRDefault="00B955D5" w:rsidP="00AB44D1">
      <w:pPr>
        <w:spacing w:after="240" w:line="360" w:lineRule="auto"/>
        <w:ind w:left="567"/>
        <w:jc w:val="center"/>
        <w:rPr>
          <w:del w:id="1580" w:author="Александр Перепечаев" w:date="2021-05-26T13:23:00Z"/>
          <w:rFonts w:ascii="Courier New" w:hAnsi="Courier New" w:cs="Courier New"/>
          <w:color w:val="000000"/>
          <w:rPrChange w:id="1581" w:author="Александр Перепечаев" w:date="2021-05-26T13:24:00Z">
            <w:rPr>
              <w:del w:id="1582" w:author="Александр Перепечаев" w:date="2021-05-26T13:23:00Z"/>
              <w:rFonts w:ascii="Courier New" w:hAnsi="Courier New" w:cs="Courier New"/>
              <w:color w:val="000000"/>
              <w:lang w:val="en-US"/>
            </w:rPr>
          </w:rPrChange>
        </w:rPr>
        <w:pPrChange w:id="1583" w:author="Александр Перепечаев" w:date="2021-05-26T13:23:00Z">
          <w:pPr>
            <w:keepNext/>
            <w:keepLines/>
            <w:ind w:left="567" w:firstLine="709"/>
            <w:outlineLvl w:val="0"/>
          </w:pPr>
        </w:pPrChange>
      </w:pPr>
      <w:del w:id="1584" w:author="Александр Перепечаев" w:date="2021-05-26T13:23:00Z">
        <w:r w:rsidRPr="00AB44D1" w:rsidDel="00AB44D1">
          <w:rPr>
            <w:rFonts w:ascii="Courier New" w:hAnsi="Courier New" w:cs="Courier New"/>
            <w:color w:val="000000"/>
            <w:rPrChange w:id="1585"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password</w:delText>
        </w:r>
        <w:r w:rsidRPr="00AB44D1" w:rsidDel="00AB44D1">
          <w:rPr>
            <w:rFonts w:ascii="Courier New" w:hAnsi="Courier New" w:cs="Courier New"/>
            <w:color w:val="000000"/>
            <w:rPrChange w:id="1586"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findViewById</w:delText>
        </w:r>
        <w:r w:rsidRPr="00AB44D1" w:rsidDel="00AB44D1">
          <w:rPr>
            <w:rFonts w:ascii="Courier New" w:hAnsi="Courier New" w:cs="Courier New"/>
            <w:color w:val="000000"/>
            <w:rPrChange w:id="1587"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R</w:delText>
        </w:r>
        <w:r w:rsidRPr="00AB44D1" w:rsidDel="00AB44D1">
          <w:rPr>
            <w:rFonts w:ascii="Courier New" w:hAnsi="Courier New" w:cs="Courier New"/>
            <w:color w:val="000000"/>
            <w:rPrChange w:id="1588"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id</w:delText>
        </w:r>
        <w:r w:rsidRPr="00AB44D1" w:rsidDel="00AB44D1">
          <w:rPr>
            <w:rFonts w:ascii="Courier New" w:hAnsi="Courier New" w:cs="Courier New"/>
            <w:color w:val="000000"/>
            <w:rPrChange w:id="1589"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pass</w:delText>
        </w:r>
        <w:r w:rsidRPr="00AB44D1" w:rsidDel="00AB44D1">
          <w:rPr>
            <w:rFonts w:ascii="Courier New" w:hAnsi="Courier New" w:cs="Courier New"/>
            <w:color w:val="000000"/>
            <w:rPrChange w:id="1590" w:author="Александр Перепечаев" w:date="2021-05-26T13:24:00Z">
              <w:rPr>
                <w:rFonts w:ascii="Courier New" w:hAnsi="Courier New" w:cs="Courier New"/>
                <w:color w:val="000000"/>
                <w:lang w:val="en-US"/>
              </w:rPr>
            </w:rPrChange>
          </w:rPr>
          <w:delText>);</w:delText>
        </w:r>
      </w:del>
    </w:p>
    <w:p w14:paraId="71253E7F" w14:textId="72E4C608" w:rsidR="00B955D5" w:rsidRPr="00AB44D1" w:rsidDel="00AB44D1" w:rsidRDefault="00B955D5" w:rsidP="00AB44D1">
      <w:pPr>
        <w:spacing w:after="240" w:line="360" w:lineRule="auto"/>
        <w:ind w:left="567"/>
        <w:jc w:val="center"/>
        <w:rPr>
          <w:del w:id="1591" w:author="Александр Перепечаев" w:date="2021-05-26T13:23:00Z"/>
          <w:rFonts w:ascii="Courier New" w:hAnsi="Courier New" w:cs="Courier New"/>
          <w:color w:val="000000"/>
          <w:rPrChange w:id="1592" w:author="Александр Перепечаев" w:date="2021-05-26T13:24:00Z">
            <w:rPr>
              <w:del w:id="1593" w:author="Александр Перепечаев" w:date="2021-05-26T13:23:00Z"/>
              <w:rFonts w:ascii="Courier New" w:hAnsi="Courier New" w:cs="Courier New"/>
              <w:color w:val="000000"/>
              <w:lang w:val="en-US"/>
            </w:rPr>
          </w:rPrChange>
        </w:rPr>
        <w:pPrChange w:id="1594" w:author="Александр Перепечаев" w:date="2021-05-26T13:23:00Z">
          <w:pPr>
            <w:keepNext/>
            <w:keepLines/>
            <w:ind w:left="567" w:firstLine="709"/>
            <w:outlineLvl w:val="0"/>
          </w:pPr>
        </w:pPrChange>
      </w:pPr>
      <w:del w:id="1595" w:author="Александр Перепечаев" w:date="2021-05-26T13:23:00Z">
        <w:r w:rsidRPr="00AB44D1" w:rsidDel="00AB44D1">
          <w:rPr>
            <w:rFonts w:ascii="Courier New" w:hAnsi="Courier New" w:cs="Courier New"/>
            <w:color w:val="000000"/>
            <w:rPrChange w:id="1596"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textViewResult</w:delText>
        </w:r>
        <w:r w:rsidRPr="00AB44D1" w:rsidDel="00AB44D1">
          <w:rPr>
            <w:rFonts w:ascii="Courier New" w:hAnsi="Courier New" w:cs="Courier New"/>
            <w:color w:val="000000"/>
            <w:rPrChange w:id="1597"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findViewById</w:delText>
        </w:r>
        <w:r w:rsidRPr="00AB44D1" w:rsidDel="00AB44D1">
          <w:rPr>
            <w:rFonts w:ascii="Courier New" w:hAnsi="Courier New" w:cs="Courier New"/>
            <w:color w:val="000000"/>
            <w:rPrChange w:id="1598"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R</w:delText>
        </w:r>
        <w:r w:rsidRPr="00AB44D1" w:rsidDel="00AB44D1">
          <w:rPr>
            <w:rFonts w:ascii="Courier New" w:hAnsi="Courier New" w:cs="Courier New"/>
            <w:color w:val="000000"/>
            <w:rPrChange w:id="1599"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id</w:delText>
        </w:r>
        <w:r w:rsidRPr="00AB44D1" w:rsidDel="00AB44D1">
          <w:rPr>
            <w:rFonts w:ascii="Courier New" w:hAnsi="Courier New" w:cs="Courier New"/>
            <w:color w:val="000000"/>
            <w:rPrChange w:id="160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messageLogin</w:delText>
        </w:r>
        <w:r w:rsidRPr="00AB44D1" w:rsidDel="00AB44D1">
          <w:rPr>
            <w:rFonts w:ascii="Courier New" w:hAnsi="Courier New" w:cs="Courier New"/>
            <w:color w:val="000000"/>
            <w:rPrChange w:id="1601" w:author="Александр Перепечаев" w:date="2021-05-26T13:24:00Z">
              <w:rPr>
                <w:rFonts w:ascii="Courier New" w:hAnsi="Courier New" w:cs="Courier New"/>
                <w:color w:val="000000"/>
                <w:lang w:val="en-US"/>
              </w:rPr>
            </w:rPrChange>
          </w:rPr>
          <w:delText>)</w:delText>
        </w:r>
      </w:del>
    </w:p>
    <w:p w14:paraId="4D9195B2" w14:textId="5C3AD34D" w:rsidR="00B955D5" w:rsidRPr="00AB44D1" w:rsidDel="00AB44D1" w:rsidRDefault="00B955D5" w:rsidP="00AB44D1">
      <w:pPr>
        <w:spacing w:after="240" w:line="360" w:lineRule="auto"/>
        <w:ind w:left="567"/>
        <w:jc w:val="center"/>
        <w:rPr>
          <w:del w:id="1602" w:author="Александр Перепечаев" w:date="2021-05-26T13:23:00Z"/>
          <w:rFonts w:ascii="Courier New" w:hAnsi="Courier New" w:cs="Courier New"/>
          <w:color w:val="000000"/>
          <w:rPrChange w:id="1603" w:author="Александр Перепечаев" w:date="2021-05-26T13:24:00Z">
            <w:rPr>
              <w:del w:id="1604" w:author="Александр Перепечаев" w:date="2021-05-26T13:23:00Z"/>
              <w:rFonts w:ascii="Courier New" w:hAnsi="Courier New" w:cs="Courier New"/>
              <w:color w:val="000000"/>
              <w:lang w:val="en-US"/>
            </w:rPr>
          </w:rPrChange>
        </w:rPr>
        <w:pPrChange w:id="1605" w:author="Александр Перепечаев" w:date="2021-05-26T13:23:00Z">
          <w:pPr>
            <w:keepNext/>
            <w:keepLines/>
            <w:ind w:left="567" w:firstLine="709"/>
            <w:outlineLvl w:val="0"/>
          </w:pPr>
        </w:pPrChange>
      </w:pPr>
      <w:del w:id="1606" w:author="Александр Перепечаев" w:date="2021-05-26T13:23:00Z">
        <w:r w:rsidRPr="00AB44D1" w:rsidDel="00AB44D1">
          <w:rPr>
            <w:rFonts w:ascii="Courier New" w:hAnsi="Courier New" w:cs="Courier New"/>
            <w:color w:val="000000"/>
            <w:rPrChange w:id="1607"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getSupportActionBar</w:delText>
        </w:r>
        <w:r w:rsidRPr="00AB44D1" w:rsidDel="00AB44D1">
          <w:rPr>
            <w:rFonts w:ascii="Courier New" w:hAnsi="Courier New" w:cs="Courier New"/>
            <w:color w:val="000000"/>
            <w:rPrChange w:id="1608"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hide</w:delText>
        </w:r>
        <w:r w:rsidRPr="00AB44D1" w:rsidDel="00AB44D1">
          <w:rPr>
            <w:rFonts w:ascii="Courier New" w:hAnsi="Courier New" w:cs="Courier New"/>
            <w:color w:val="000000"/>
            <w:rPrChange w:id="1609" w:author="Александр Перепечаев" w:date="2021-05-26T13:24:00Z">
              <w:rPr>
                <w:rFonts w:ascii="Courier New" w:hAnsi="Courier New" w:cs="Courier New"/>
                <w:color w:val="000000"/>
                <w:lang w:val="en-US"/>
              </w:rPr>
            </w:rPrChange>
          </w:rPr>
          <w:delText>()</w:delText>
        </w:r>
      </w:del>
    </w:p>
    <w:p w14:paraId="63167863" w14:textId="577CB60D" w:rsidR="00B955D5" w:rsidRPr="00AB44D1" w:rsidDel="00AB44D1" w:rsidRDefault="00B955D5" w:rsidP="00AB44D1">
      <w:pPr>
        <w:spacing w:after="240" w:line="360" w:lineRule="auto"/>
        <w:ind w:left="567"/>
        <w:jc w:val="center"/>
        <w:rPr>
          <w:del w:id="1610" w:author="Александр Перепечаев" w:date="2021-05-26T13:23:00Z"/>
          <w:rFonts w:ascii="Courier New" w:hAnsi="Courier New" w:cs="Courier New"/>
          <w:color w:val="000000"/>
          <w:rPrChange w:id="1611" w:author="Александр Перепечаев" w:date="2021-05-26T13:24:00Z">
            <w:rPr>
              <w:del w:id="1612" w:author="Александр Перепечаев" w:date="2021-05-26T13:23:00Z"/>
              <w:rFonts w:ascii="Courier New" w:hAnsi="Courier New" w:cs="Courier New"/>
              <w:color w:val="000000"/>
              <w:lang w:val="en-US"/>
            </w:rPr>
          </w:rPrChange>
        </w:rPr>
        <w:pPrChange w:id="1613" w:author="Александр Перепечаев" w:date="2021-05-26T13:23:00Z">
          <w:pPr>
            <w:keepNext/>
            <w:keepLines/>
            <w:ind w:left="567" w:firstLine="709"/>
            <w:outlineLvl w:val="0"/>
          </w:pPr>
        </w:pPrChange>
      </w:pPr>
      <w:del w:id="1614" w:author="Александр Перепечаев" w:date="2021-05-26T13:23:00Z">
        <w:r w:rsidRPr="00AB44D1" w:rsidDel="00AB44D1">
          <w:rPr>
            <w:rFonts w:ascii="Courier New" w:hAnsi="Courier New" w:cs="Courier New"/>
            <w:color w:val="000000"/>
            <w:rPrChange w:id="1615" w:author="Александр Перепечаев" w:date="2021-05-26T13:24:00Z">
              <w:rPr>
                <w:rFonts w:ascii="Courier New" w:hAnsi="Courier New" w:cs="Courier New"/>
                <w:color w:val="000000"/>
                <w:lang w:val="en-US"/>
              </w:rPr>
            </w:rPrChange>
          </w:rPr>
          <w:delText xml:space="preserve">    }</w:delText>
        </w:r>
      </w:del>
    </w:p>
    <w:p w14:paraId="7F5BAE5F" w14:textId="3127300F" w:rsidR="00B955D5" w:rsidRPr="00AB44D1" w:rsidDel="00AB44D1" w:rsidRDefault="00B955D5" w:rsidP="00AB44D1">
      <w:pPr>
        <w:spacing w:after="240" w:line="360" w:lineRule="auto"/>
        <w:ind w:left="567"/>
        <w:jc w:val="center"/>
        <w:rPr>
          <w:del w:id="1616" w:author="Александр Перепечаев" w:date="2021-05-26T13:23:00Z"/>
          <w:rFonts w:ascii="Courier New" w:hAnsi="Courier New" w:cs="Courier New"/>
          <w:color w:val="000000"/>
          <w:rPrChange w:id="1617" w:author="Александр Перепечаев" w:date="2021-05-26T13:24:00Z">
            <w:rPr>
              <w:del w:id="1618" w:author="Александр Перепечаев" w:date="2021-05-26T13:23:00Z"/>
              <w:rFonts w:ascii="Courier New" w:hAnsi="Courier New" w:cs="Courier New"/>
              <w:color w:val="000000"/>
              <w:lang w:val="en-US"/>
            </w:rPr>
          </w:rPrChange>
        </w:rPr>
        <w:pPrChange w:id="1619" w:author="Александр Перепечаев" w:date="2021-05-26T13:23:00Z">
          <w:pPr>
            <w:keepNext/>
            <w:keepLines/>
            <w:ind w:left="567" w:firstLine="709"/>
            <w:outlineLvl w:val="0"/>
          </w:pPr>
        </w:pPrChange>
      </w:pPr>
      <w:del w:id="1620" w:author="Александр Перепечаев" w:date="2021-05-26T13:23:00Z">
        <w:r w:rsidRPr="00AB44D1" w:rsidDel="00AB44D1">
          <w:rPr>
            <w:rFonts w:ascii="Courier New" w:hAnsi="Courier New" w:cs="Courier New"/>
            <w:color w:val="000000"/>
            <w:rPrChange w:id="1621"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fun</w:delText>
        </w:r>
        <w:r w:rsidRPr="00AB44D1" w:rsidDel="00AB44D1">
          <w:rPr>
            <w:rFonts w:ascii="Courier New" w:hAnsi="Courier New" w:cs="Courier New"/>
            <w:color w:val="000000"/>
            <w:rPrChange w:id="1622"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login</w:delText>
        </w:r>
        <w:r w:rsidRPr="00AB44D1" w:rsidDel="00AB44D1">
          <w:rPr>
            <w:rFonts w:ascii="Courier New" w:hAnsi="Courier New" w:cs="Courier New"/>
            <w:color w:val="000000"/>
            <w:rPrChange w:id="1623"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view</w:delText>
        </w:r>
        <w:r w:rsidRPr="00AB44D1" w:rsidDel="00AB44D1">
          <w:rPr>
            <w:rFonts w:ascii="Courier New" w:hAnsi="Courier New" w:cs="Courier New"/>
            <w:color w:val="000000"/>
            <w:rPrChange w:id="162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View</w:delText>
        </w:r>
        <w:r w:rsidRPr="00AB44D1" w:rsidDel="00AB44D1">
          <w:rPr>
            <w:rFonts w:ascii="Courier New" w:hAnsi="Courier New" w:cs="Courier New"/>
            <w:color w:val="000000"/>
            <w:rPrChange w:id="1625" w:author="Александр Перепечаев" w:date="2021-05-26T13:24:00Z">
              <w:rPr>
                <w:rFonts w:ascii="Courier New" w:hAnsi="Courier New" w:cs="Courier New"/>
                <w:color w:val="000000"/>
                <w:lang w:val="en-US"/>
              </w:rPr>
            </w:rPrChange>
          </w:rPr>
          <w:delText>) {</w:delText>
        </w:r>
      </w:del>
    </w:p>
    <w:p w14:paraId="7C86C955" w14:textId="042845EE" w:rsidR="00B955D5" w:rsidRPr="00AB44D1" w:rsidDel="00AB44D1" w:rsidRDefault="00B955D5" w:rsidP="00AB44D1">
      <w:pPr>
        <w:spacing w:after="240" w:line="360" w:lineRule="auto"/>
        <w:ind w:left="567"/>
        <w:jc w:val="center"/>
        <w:rPr>
          <w:del w:id="1626" w:author="Александр Перепечаев" w:date="2021-05-26T13:23:00Z"/>
          <w:rFonts w:ascii="Courier New" w:hAnsi="Courier New" w:cs="Courier New"/>
          <w:color w:val="000000"/>
          <w:rPrChange w:id="1627" w:author="Александр Перепечаев" w:date="2021-05-26T13:24:00Z">
            <w:rPr>
              <w:del w:id="1628" w:author="Александр Перепечаев" w:date="2021-05-26T13:23:00Z"/>
              <w:rFonts w:ascii="Courier New" w:hAnsi="Courier New" w:cs="Courier New"/>
              <w:color w:val="000000"/>
              <w:lang w:val="en-US"/>
            </w:rPr>
          </w:rPrChange>
        </w:rPr>
        <w:pPrChange w:id="1629" w:author="Александр Перепечаев" w:date="2021-05-26T13:23:00Z">
          <w:pPr>
            <w:keepNext/>
            <w:keepLines/>
            <w:ind w:left="567" w:firstLine="709"/>
            <w:outlineLvl w:val="0"/>
          </w:pPr>
        </w:pPrChange>
      </w:pPr>
      <w:del w:id="1630" w:author="Александр Перепечаев" w:date="2021-05-26T13:23:00Z">
        <w:r w:rsidRPr="00AB44D1" w:rsidDel="00AB44D1">
          <w:rPr>
            <w:rFonts w:ascii="Courier New" w:hAnsi="Courier New" w:cs="Courier New"/>
            <w:color w:val="000000"/>
            <w:rPrChange w:id="1631"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loginUser</w:delText>
        </w:r>
        <w:r w:rsidRPr="00AB44D1" w:rsidDel="00AB44D1">
          <w:rPr>
            <w:rFonts w:ascii="Courier New" w:hAnsi="Courier New" w:cs="Courier New"/>
            <w:color w:val="000000"/>
            <w:rPrChange w:id="1632" w:author="Александр Перепечаев" w:date="2021-05-26T13:24:00Z">
              <w:rPr>
                <w:rFonts w:ascii="Courier New" w:hAnsi="Courier New" w:cs="Courier New"/>
                <w:color w:val="000000"/>
                <w:lang w:val="en-US"/>
              </w:rPr>
            </w:rPrChange>
          </w:rPr>
          <w:delText>();</w:delText>
        </w:r>
      </w:del>
    </w:p>
    <w:p w14:paraId="02CD871B" w14:textId="211D3603" w:rsidR="00B955D5" w:rsidRPr="00AB44D1" w:rsidDel="00AB44D1" w:rsidRDefault="00B955D5" w:rsidP="00AB44D1">
      <w:pPr>
        <w:spacing w:after="240" w:line="360" w:lineRule="auto"/>
        <w:ind w:left="567"/>
        <w:jc w:val="center"/>
        <w:rPr>
          <w:del w:id="1633" w:author="Александр Перепечаев" w:date="2021-05-26T13:23:00Z"/>
          <w:rFonts w:ascii="Courier New" w:hAnsi="Courier New" w:cs="Courier New"/>
          <w:color w:val="000000"/>
          <w:rPrChange w:id="1634" w:author="Александр Перепечаев" w:date="2021-05-26T13:24:00Z">
            <w:rPr>
              <w:del w:id="1635" w:author="Александр Перепечаев" w:date="2021-05-26T13:23:00Z"/>
              <w:rFonts w:ascii="Courier New" w:hAnsi="Courier New" w:cs="Courier New"/>
              <w:color w:val="000000"/>
              <w:lang w:val="en-US"/>
            </w:rPr>
          </w:rPrChange>
        </w:rPr>
        <w:pPrChange w:id="1636" w:author="Александр Перепечаев" w:date="2021-05-26T13:23:00Z">
          <w:pPr>
            <w:keepNext/>
            <w:keepLines/>
            <w:ind w:left="567" w:firstLine="709"/>
            <w:outlineLvl w:val="0"/>
          </w:pPr>
        </w:pPrChange>
      </w:pPr>
      <w:del w:id="1637" w:author="Александр Перепечаев" w:date="2021-05-26T13:23:00Z">
        <w:r w:rsidRPr="00AB44D1" w:rsidDel="00AB44D1">
          <w:rPr>
            <w:rFonts w:ascii="Courier New" w:hAnsi="Courier New" w:cs="Courier New"/>
            <w:color w:val="000000"/>
            <w:rPrChange w:id="1638" w:author="Александр Перепечаев" w:date="2021-05-26T13:24:00Z">
              <w:rPr>
                <w:rFonts w:ascii="Courier New" w:hAnsi="Courier New" w:cs="Courier New"/>
                <w:color w:val="000000"/>
                <w:lang w:val="en-US"/>
              </w:rPr>
            </w:rPrChange>
          </w:rPr>
          <w:delText xml:space="preserve">    }</w:delText>
        </w:r>
      </w:del>
    </w:p>
    <w:p w14:paraId="21C4D29B" w14:textId="2E19D9A9" w:rsidR="00B955D5" w:rsidRPr="00AB44D1" w:rsidDel="00AB44D1" w:rsidRDefault="00B955D5" w:rsidP="00AB44D1">
      <w:pPr>
        <w:spacing w:after="240" w:line="360" w:lineRule="auto"/>
        <w:ind w:left="567"/>
        <w:jc w:val="center"/>
        <w:rPr>
          <w:del w:id="1639" w:author="Александр Перепечаев" w:date="2021-05-26T13:23:00Z"/>
          <w:rFonts w:ascii="Courier New" w:hAnsi="Courier New" w:cs="Courier New"/>
          <w:color w:val="000000"/>
          <w:rPrChange w:id="1640" w:author="Александр Перепечаев" w:date="2021-05-26T13:24:00Z">
            <w:rPr>
              <w:del w:id="1641" w:author="Александр Перепечаев" w:date="2021-05-26T13:23:00Z"/>
              <w:rFonts w:ascii="Courier New" w:hAnsi="Courier New" w:cs="Courier New"/>
              <w:color w:val="000000"/>
              <w:lang w:val="en-US"/>
            </w:rPr>
          </w:rPrChange>
        </w:rPr>
        <w:pPrChange w:id="1642" w:author="Александр Перепечаев" w:date="2021-05-26T13:23:00Z">
          <w:pPr>
            <w:keepNext/>
            <w:keepLines/>
            <w:ind w:left="567" w:firstLine="709"/>
            <w:outlineLvl w:val="0"/>
          </w:pPr>
        </w:pPrChange>
      </w:pPr>
      <w:del w:id="1643" w:author="Александр Перепечаев" w:date="2021-05-26T13:23:00Z">
        <w:r w:rsidRPr="00AB44D1" w:rsidDel="00AB44D1">
          <w:rPr>
            <w:rFonts w:ascii="Courier New" w:hAnsi="Courier New" w:cs="Courier New"/>
            <w:color w:val="000000"/>
            <w:rPrChange w:id="164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fun</w:delText>
        </w:r>
        <w:r w:rsidRPr="00AB44D1" w:rsidDel="00AB44D1">
          <w:rPr>
            <w:rFonts w:ascii="Courier New" w:hAnsi="Courier New" w:cs="Courier New"/>
            <w:color w:val="000000"/>
            <w:rPrChange w:id="1645"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loginUser</w:delText>
        </w:r>
        <w:r w:rsidRPr="00AB44D1" w:rsidDel="00AB44D1">
          <w:rPr>
            <w:rFonts w:ascii="Courier New" w:hAnsi="Courier New" w:cs="Courier New"/>
            <w:color w:val="000000"/>
            <w:rPrChange w:id="1646" w:author="Александр Перепечаев" w:date="2021-05-26T13:24:00Z">
              <w:rPr>
                <w:rFonts w:ascii="Courier New" w:hAnsi="Courier New" w:cs="Courier New"/>
                <w:color w:val="000000"/>
                <w:lang w:val="en-US"/>
              </w:rPr>
            </w:rPrChange>
          </w:rPr>
          <w:delText>(){</w:delText>
        </w:r>
      </w:del>
    </w:p>
    <w:p w14:paraId="16D035D7" w14:textId="50EBEBED" w:rsidR="00B955D5" w:rsidRPr="00AB44D1" w:rsidDel="00AB44D1" w:rsidRDefault="00B955D5" w:rsidP="00AB44D1">
      <w:pPr>
        <w:spacing w:after="240" w:line="360" w:lineRule="auto"/>
        <w:ind w:left="567"/>
        <w:jc w:val="center"/>
        <w:rPr>
          <w:del w:id="1647" w:author="Александр Перепечаев" w:date="2021-05-26T13:23:00Z"/>
          <w:rFonts w:ascii="Courier New" w:hAnsi="Courier New" w:cs="Courier New"/>
          <w:color w:val="000000"/>
          <w:rPrChange w:id="1648" w:author="Александр Перепечаев" w:date="2021-05-26T13:24:00Z">
            <w:rPr>
              <w:del w:id="1649" w:author="Александр Перепечаев" w:date="2021-05-26T13:23:00Z"/>
              <w:rFonts w:ascii="Courier New" w:hAnsi="Courier New" w:cs="Courier New"/>
              <w:color w:val="000000"/>
              <w:lang w:val="en-US"/>
            </w:rPr>
          </w:rPrChange>
        </w:rPr>
        <w:pPrChange w:id="1650" w:author="Александр Перепечаев" w:date="2021-05-26T13:23:00Z">
          <w:pPr>
            <w:keepNext/>
            <w:keepLines/>
            <w:ind w:left="567" w:firstLine="709"/>
            <w:outlineLvl w:val="0"/>
          </w:pPr>
        </w:pPrChange>
      </w:pPr>
      <w:del w:id="1651" w:author="Александр Перепечаев" w:date="2021-05-26T13:23:00Z">
        <w:r w:rsidRPr="00AB44D1" w:rsidDel="00AB44D1">
          <w:rPr>
            <w:rFonts w:ascii="Courier New" w:hAnsi="Courier New" w:cs="Courier New"/>
            <w:color w:val="000000"/>
            <w:rPrChange w:id="1652"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var</w:delText>
        </w:r>
        <w:r w:rsidRPr="00AB44D1" w:rsidDel="00AB44D1">
          <w:rPr>
            <w:rFonts w:ascii="Courier New" w:hAnsi="Courier New" w:cs="Courier New"/>
            <w:color w:val="000000"/>
            <w:rPrChange w:id="1653"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loginText</w:delText>
        </w:r>
        <w:r w:rsidRPr="00AB44D1" w:rsidDel="00AB44D1">
          <w:rPr>
            <w:rFonts w:ascii="Courier New" w:hAnsi="Courier New" w:cs="Courier New"/>
            <w:color w:val="000000"/>
            <w:rPrChange w:id="1654"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login</w:delText>
        </w:r>
        <w:r w:rsidRPr="00AB44D1" w:rsidDel="00AB44D1">
          <w:rPr>
            <w:rFonts w:ascii="Courier New" w:hAnsi="Courier New" w:cs="Courier New"/>
            <w:color w:val="000000"/>
            <w:rPrChange w:id="1655"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text</w:delText>
        </w:r>
        <w:r w:rsidRPr="00AB44D1" w:rsidDel="00AB44D1">
          <w:rPr>
            <w:rFonts w:ascii="Courier New" w:hAnsi="Courier New" w:cs="Courier New"/>
            <w:color w:val="000000"/>
            <w:rPrChange w:id="1656"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toString</w:delText>
        </w:r>
        <w:r w:rsidRPr="00AB44D1" w:rsidDel="00AB44D1">
          <w:rPr>
            <w:rFonts w:ascii="Courier New" w:hAnsi="Courier New" w:cs="Courier New"/>
            <w:color w:val="000000"/>
            <w:rPrChange w:id="1657" w:author="Александр Перепечаев" w:date="2021-05-26T13:24:00Z">
              <w:rPr>
                <w:rFonts w:ascii="Courier New" w:hAnsi="Courier New" w:cs="Courier New"/>
                <w:color w:val="000000"/>
                <w:lang w:val="en-US"/>
              </w:rPr>
            </w:rPrChange>
          </w:rPr>
          <w:delText>()</w:delText>
        </w:r>
      </w:del>
    </w:p>
    <w:p w14:paraId="4CAE460E" w14:textId="347632EC" w:rsidR="00B955D5" w:rsidRPr="00AB44D1" w:rsidDel="00AB44D1" w:rsidRDefault="00B955D5" w:rsidP="00AB44D1">
      <w:pPr>
        <w:spacing w:after="240" w:line="360" w:lineRule="auto"/>
        <w:ind w:left="567"/>
        <w:jc w:val="center"/>
        <w:rPr>
          <w:del w:id="1658" w:author="Александр Перепечаев" w:date="2021-05-26T13:23:00Z"/>
          <w:rFonts w:ascii="Courier New" w:hAnsi="Courier New" w:cs="Courier New"/>
          <w:color w:val="000000"/>
          <w:rPrChange w:id="1659" w:author="Александр Перепечаев" w:date="2021-05-26T13:24:00Z">
            <w:rPr>
              <w:del w:id="1660" w:author="Александр Перепечаев" w:date="2021-05-26T13:23:00Z"/>
              <w:rFonts w:ascii="Courier New" w:hAnsi="Courier New" w:cs="Courier New"/>
              <w:color w:val="000000"/>
              <w:lang w:val="en-US"/>
            </w:rPr>
          </w:rPrChange>
        </w:rPr>
        <w:pPrChange w:id="1661" w:author="Александр Перепечаев" w:date="2021-05-26T13:23:00Z">
          <w:pPr>
            <w:keepNext/>
            <w:keepLines/>
            <w:ind w:left="567" w:firstLine="709"/>
            <w:outlineLvl w:val="0"/>
          </w:pPr>
        </w:pPrChange>
      </w:pPr>
      <w:del w:id="1662" w:author="Александр Перепечаев" w:date="2021-05-26T13:23:00Z">
        <w:r w:rsidRPr="00AB44D1" w:rsidDel="00AB44D1">
          <w:rPr>
            <w:rFonts w:ascii="Courier New" w:hAnsi="Courier New" w:cs="Courier New"/>
            <w:color w:val="000000"/>
            <w:rPrChange w:id="1663"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var</w:delText>
        </w:r>
        <w:r w:rsidRPr="00AB44D1" w:rsidDel="00AB44D1">
          <w:rPr>
            <w:rFonts w:ascii="Courier New" w:hAnsi="Courier New" w:cs="Courier New"/>
            <w:color w:val="000000"/>
            <w:rPrChange w:id="166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passText</w:delText>
        </w:r>
        <w:r w:rsidRPr="00AB44D1" w:rsidDel="00AB44D1">
          <w:rPr>
            <w:rFonts w:ascii="Courier New" w:hAnsi="Courier New" w:cs="Courier New"/>
            <w:color w:val="000000"/>
            <w:rPrChange w:id="1665" w:author="Александр Перепечаев" w:date="2021-05-26T13:24:00Z">
              <w:rPr>
                <w:rFonts w:ascii="Courier New" w:hAnsi="Courier New" w:cs="Courier New"/>
                <w:color w:val="000000"/>
                <w:lang w:val="en-US"/>
              </w:rPr>
            </w:rPrChange>
          </w:rPr>
          <w:delText xml:space="preserve"> = "1" + </w:delText>
        </w:r>
        <w:r w:rsidRPr="00EE5ABE" w:rsidDel="00AB44D1">
          <w:rPr>
            <w:rFonts w:ascii="Courier New" w:hAnsi="Courier New" w:cs="Courier New"/>
            <w:color w:val="000000"/>
            <w:lang w:val="en-US"/>
          </w:rPr>
          <w:delText>password</w:delText>
        </w:r>
        <w:r w:rsidRPr="00AB44D1" w:rsidDel="00AB44D1">
          <w:rPr>
            <w:rFonts w:ascii="Courier New" w:hAnsi="Courier New" w:cs="Courier New"/>
            <w:color w:val="000000"/>
            <w:rPrChange w:id="1666"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text</w:delText>
        </w:r>
        <w:r w:rsidRPr="00AB44D1" w:rsidDel="00AB44D1">
          <w:rPr>
            <w:rFonts w:ascii="Courier New" w:hAnsi="Courier New" w:cs="Courier New"/>
            <w:color w:val="000000"/>
            <w:rPrChange w:id="1667"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toString</w:delText>
        </w:r>
        <w:r w:rsidRPr="00AB44D1" w:rsidDel="00AB44D1">
          <w:rPr>
            <w:rFonts w:ascii="Courier New" w:hAnsi="Courier New" w:cs="Courier New"/>
            <w:color w:val="000000"/>
            <w:rPrChange w:id="1668" w:author="Александр Перепечаев" w:date="2021-05-26T13:24:00Z">
              <w:rPr>
                <w:rFonts w:ascii="Courier New" w:hAnsi="Courier New" w:cs="Courier New"/>
                <w:color w:val="000000"/>
                <w:lang w:val="en-US"/>
              </w:rPr>
            </w:rPrChange>
          </w:rPr>
          <w:delText>()</w:delText>
        </w:r>
      </w:del>
    </w:p>
    <w:p w14:paraId="54C275D4" w14:textId="358C49AC" w:rsidR="00B955D5" w:rsidRPr="00AB44D1" w:rsidDel="00AB44D1" w:rsidRDefault="00B955D5" w:rsidP="00AB44D1">
      <w:pPr>
        <w:spacing w:after="240" w:line="360" w:lineRule="auto"/>
        <w:ind w:left="567"/>
        <w:jc w:val="center"/>
        <w:rPr>
          <w:del w:id="1669" w:author="Александр Перепечаев" w:date="2021-05-26T13:23:00Z"/>
          <w:rFonts w:ascii="Courier New" w:hAnsi="Courier New" w:cs="Courier New"/>
          <w:color w:val="000000"/>
          <w:rPrChange w:id="1670" w:author="Александр Перепечаев" w:date="2021-05-26T13:24:00Z">
            <w:rPr>
              <w:del w:id="1671" w:author="Александр Перепечаев" w:date="2021-05-26T13:23:00Z"/>
              <w:rFonts w:ascii="Courier New" w:hAnsi="Courier New" w:cs="Courier New"/>
              <w:color w:val="000000"/>
              <w:lang w:val="en-US"/>
            </w:rPr>
          </w:rPrChange>
        </w:rPr>
        <w:pPrChange w:id="1672" w:author="Александр Перепечаев" w:date="2021-05-26T13:23:00Z">
          <w:pPr>
            <w:keepNext/>
            <w:keepLines/>
            <w:ind w:left="567" w:firstLine="709"/>
            <w:outlineLvl w:val="0"/>
          </w:pPr>
        </w:pPrChange>
      </w:pPr>
    </w:p>
    <w:p w14:paraId="432F31B0" w14:textId="4705BD2C" w:rsidR="00B955D5" w:rsidRPr="00AB44D1" w:rsidDel="00AB44D1" w:rsidRDefault="00B955D5" w:rsidP="00AB44D1">
      <w:pPr>
        <w:spacing w:after="240" w:line="360" w:lineRule="auto"/>
        <w:ind w:left="567"/>
        <w:jc w:val="center"/>
        <w:rPr>
          <w:del w:id="1673" w:author="Александр Перепечаев" w:date="2021-05-26T13:23:00Z"/>
          <w:rFonts w:ascii="Courier New" w:hAnsi="Courier New" w:cs="Courier New"/>
          <w:color w:val="000000"/>
          <w:rPrChange w:id="1674" w:author="Александр Перепечаев" w:date="2021-05-26T13:24:00Z">
            <w:rPr>
              <w:del w:id="1675" w:author="Александр Перепечаев" w:date="2021-05-26T13:23:00Z"/>
              <w:rFonts w:ascii="Courier New" w:hAnsi="Courier New" w:cs="Courier New"/>
              <w:color w:val="000000"/>
              <w:lang w:val="en-US"/>
            </w:rPr>
          </w:rPrChange>
        </w:rPr>
        <w:pPrChange w:id="1676" w:author="Александр Перепечаев" w:date="2021-05-26T13:23:00Z">
          <w:pPr>
            <w:keepNext/>
            <w:keepLines/>
            <w:ind w:left="567" w:firstLine="709"/>
            <w:outlineLvl w:val="0"/>
          </w:pPr>
        </w:pPrChange>
      </w:pPr>
      <w:del w:id="1677" w:author="Александр Перепечаев" w:date="2021-05-26T13:23:00Z">
        <w:r w:rsidRPr="00AB44D1" w:rsidDel="00AB44D1">
          <w:rPr>
            <w:rFonts w:ascii="Courier New" w:hAnsi="Courier New" w:cs="Courier New"/>
            <w:color w:val="000000"/>
            <w:rPrChange w:id="1678"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if</w:delText>
        </w:r>
        <w:r w:rsidRPr="00AB44D1" w:rsidDel="00AB44D1">
          <w:rPr>
            <w:rFonts w:ascii="Courier New" w:hAnsi="Courier New" w:cs="Courier New"/>
            <w:color w:val="000000"/>
            <w:rPrChange w:id="1679"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loginText</w:delText>
        </w:r>
        <w:r w:rsidRPr="00AB44D1" w:rsidDel="00AB44D1">
          <w:rPr>
            <w:rFonts w:ascii="Courier New" w:hAnsi="Courier New" w:cs="Courier New"/>
            <w:color w:val="000000"/>
            <w:rPrChange w:id="168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length</w:delText>
        </w:r>
        <w:r w:rsidRPr="00AB44D1" w:rsidDel="00AB44D1">
          <w:rPr>
            <w:rFonts w:ascii="Courier New" w:hAnsi="Courier New" w:cs="Courier New"/>
            <w:color w:val="000000"/>
            <w:rPrChange w:id="1681" w:author="Александр Перепечаев" w:date="2021-05-26T13:24:00Z">
              <w:rPr>
                <w:rFonts w:ascii="Courier New" w:hAnsi="Courier New" w:cs="Courier New"/>
                <w:color w:val="000000"/>
                <w:lang w:val="en-US"/>
              </w:rPr>
            </w:rPrChange>
          </w:rPr>
          <w:delText xml:space="preserve"> &lt;= 2){</w:delText>
        </w:r>
      </w:del>
    </w:p>
    <w:p w14:paraId="04920774" w14:textId="54A5BE00" w:rsidR="00B955D5" w:rsidRPr="00AB44D1" w:rsidDel="00AB44D1" w:rsidRDefault="00B955D5" w:rsidP="00AB44D1">
      <w:pPr>
        <w:spacing w:after="240" w:line="360" w:lineRule="auto"/>
        <w:ind w:left="567"/>
        <w:jc w:val="center"/>
        <w:rPr>
          <w:del w:id="1682" w:author="Александр Перепечаев" w:date="2021-05-26T13:23:00Z"/>
          <w:rFonts w:ascii="Courier New" w:hAnsi="Courier New" w:cs="Courier New"/>
          <w:color w:val="000000"/>
          <w:rPrChange w:id="1683" w:author="Александр Перепечаев" w:date="2021-05-26T13:24:00Z">
            <w:rPr>
              <w:del w:id="1684" w:author="Александр Перепечаев" w:date="2021-05-26T13:23:00Z"/>
              <w:rFonts w:ascii="Courier New" w:hAnsi="Courier New" w:cs="Courier New"/>
              <w:color w:val="000000"/>
              <w:lang w:val="en-US"/>
            </w:rPr>
          </w:rPrChange>
        </w:rPr>
        <w:pPrChange w:id="1685" w:author="Александр Перепечаев" w:date="2021-05-26T13:23:00Z">
          <w:pPr>
            <w:keepNext/>
            <w:keepLines/>
            <w:ind w:left="567" w:firstLine="709"/>
            <w:outlineLvl w:val="0"/>
          </w:pPr>
        </w:pPrChange>
      </w:pPr>
      <w:del w:id="1686" w:author="Александр Перепечаев" w:date="2021-05-26T13:23:00Z">
        <w:r w:rsidRPr="00AB44D1" w:rsidDel="00AB44D1">
          <w:rPr>
            <w:rFonts w:ascii="Courier New" w:hAnsi="Courier New" w:cs="Courier New"/>
            <w:color w:val="000000"/>
            <w:rPrChange w:id="1687"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textViewResult</w:delText>
        </w:r>
        <w:r w:rsidRPr="00AB44D1" w:rsidDel="00AB44D1">
          <w:rPr>
            <w:rFonts w:ascii="Courier New" w:hAnsi="Courier New" w:cs="Courier New"/>
            <w:color w:val="000000"/>
            <w:rPrChange w:id="1688"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text</w:delText>
        </w:r>
        <w:r w:rsidRPr="00AB44D1" w:rsidDel="00AB44D1">
          <w:rPr>
            <w:rFonts w:ascii="Courier New" w:hAnsi="Courier New" w:cs="Courier New"/>
            <w:color w:val="000000"/>
            <w:rPrChange w:id="1689" w:author="Александр Перепечаев" w:date="2021-05-26T13:24:00Z">
              <w:rPr>
                <w:rFonts w:ascii="Courier New" w:hAnsi="Courier New" w:cs="Courier New"/>
                <w:color w:val="000000"/>
                <w:lang w:val="en-US"/>
              </w:rPr>
            </w:rPrChange>
          </w:rPr>
          <w:delText xml:space="preserve"> = "Логин не может быть таким коротким"</w:delText>
        </w:r>
      </w:del>
    </w:p>
    <w:p w14:paraId="7134B0CC" w14:textId="6C538E54" w:rsidR="00B955D5" w:rsidRPr="00AB44D1" w:rsidDel="00AB44D1" w:rsidRDefault="00B955D5" w:rsidP="00AB44D1">
      <w:pPr>
        <w:spacing w:after="240" w:line="360" w:lineRule="auto"/>
        <w:ind w:left="567"/>
        <w:jc w:val="center"/>
        <w:rPr>
          <w:del w:id="1690" w:author="Александр Перепечаев" w:date="2021-05-26T13:23:00Z"/>
          <w:rFonts w:ascii="Courier New" w:hAnsi="Courier New" w:cs="Courier New"/>
          <w:color w:val="000000"/>
          <w:rPrChange w:id="1691" w:author="Александр Перепечаев" w:date="2021-05-26T13:24:00Z">
            <w:rPr>
              <w:del w:id="1692" w:author="Александр Перепечаев" w:date="2021-05-26T13:23:00Z"/>
              <w:rFonts w:ascii="Courier New" w:hAnsi="Courier New" w:cs="Courier New"/>
              <w:color w:val="000000"/>
              <w:lang w:val="en-US"/>
            </w:rPr>
          </w:rPrChange>
        </w:rPr>
        <w:pPrChange w:id="1693" w:author="Александр Перепечаев" w:date="2021-05-26T13:23:00Z">
          <w:pPr>
            <w:keepNext/>
            <w:keepLines/>
            <w:ind w:left="567" w:firstLine="709"/>
            <w:outlineLvl w:val="0"/>
          </w:pPr>
        </w:pPrChange>
      </w:pPr>
      <w:del w:id="1694" w:author="Александр Перепечаев" w:date="2021-05-26T13:23:00Z">
        <w:r w:rsidRPr="00AB44D1" w:rsidDel="00AB44D1">
          <w:rPr>
            <w:rFonts w:ascii="Courier New" w:hAnsi="Courier New" w:cs="Courier New"/>
            <w:color w:val="000000"/>
            <w:rPrChange w:id="1695"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return</w:delText>
        </w:r>
      </w:del>
    </w:p>
    <w:p w14:paraId="0D6F8324" w14:textId="6B06902E" w:rsidR="00B955D5" w:rsidRPr="00AB44D1" w:rsidDel="00AB44D1" w:rsidRDefault="00B955D5" w:rsidP="00AB44D1">
      <w:pPr>
        <w:spacing w:after="240" w:line="360" w:lineRule="auto"/>
        <w:ind w:left="567"/>
        <w:jc w:val="center"/>
        <w:rPr>
          <w:del w:id="1696" w:author="Александр Перепечаев" w:date="2021-05-26T13:23:00Z"/>
          <w:rFonts w:ascii="Courier New" w:hAnsi="Courier New" w:cs="Courier New"/>
          <w:color w:val="000000"/>
          <w:rPrChange w:id="1697" w:author="Александр Перепечаев" w:date="2021-05-26T13:24:00Z">
            <w:rPr>
              <w:del w:id="1698" w:author="Александр Перепечаев" w:date="2021-05-26T13:23:00Z"/>
              <w:rFonts w:ascii="Courier New" w:hAnsi="Courier New" w:cs="Courier New"/>
              <w:color w:val="000000"/>
              <w:lang w:val="en-US"/>
            </w:rPr>
          </w:rPrChange>
        </w:rPr>
        <w:pPrChange w:id="1699" w:author="Александр Перепечаев" w:date="2021-05-26T13:23:00Z">
          <w:pPr>
            <w:keepNext/>
            <w:keepLines/>
            <w:ind w:left="567" w:firstLine="709"/>
            <w:outlineLvl w:val="0"/>
          </w:pPr>
        </w:pPrChange>
      </w:pPr>
      <w:del w:id="1700" w:author="Александр Перепечаев" w:date="2021-05-26T13:23:00Z">
        <w:r w:rsidRPr="00AB44D1" w:rsidDel="00AB44D1">
          <w:rPr>
            <w:rFonts w:ascii="Courier New" w:hAnsi="Courier New" w:cs="Courier New"/>
            <w:color w:val="000000"/>
            <w:rPrChange w:id="1701" w:author="Александр Перепечаев" w:date="2021-05-26T13:24:00Z">
              <w:rPr>
                <w:rFonts w:ascii="Courier New" w:hAnsi="Courier New" w:cs="Courier New"/>
                <w:color w:val="000000"/>
                <w:lang w:val="en-US"/>
              </w:rPr>
            </w:rPrChange>
          </w:rPr>
          <w:delText xml:space="preserve">        }</w:delText>
        </w:r>
      </w:del>
    </w:p>
    <w:p w14:paraId="0A06A777" w14:textId="75D62972" w:rsidR="00B955D5" w:rsidRPr="00AB44D1" w:rsidDel="00AB44D1" w:rsidRDefault="00B955D5" w:rsidP="00AB44D1">
      <w:pPr>
        <w:spacing w:after="240" w:line="360" w:lineRule="auto"/>
        <w:ind w:left="567"/>
        <w:jc w:val="center"/>
        <w:rPr>
          <w:del w:id="1702" w:author="Александр Перепечаев" w:date="2021-05-26T13:23:00Z"/>
          <w:rFonts w:ascii="Courier New" w:hAnsi="Courier New" w:cs="Courier New"/>
          <w:color w:val="000000"/>
          <w:rPrChange w:id="1703" w:author="Александр Перепечаев" w:date="2021-05-26T13:24:00Z">
            <w:rPr>
              <w:del w:id="1704" w:author="Александр Перепечаев" w:date="2021-05-26T13:23:00Z"/>
              <w:rFonts w:ascii="Courier New" w:hAnsi="Courier New" w:cs="Courier New"/>
              <w:color w:val="000000"/>
              <w:lang w:val="en-US"/>
            </w:rPr>
          </w:rPrChange>
        </w:rPr>
        <w:pPrChange w:id="1705" w:author="Александр Перепечаев" w:date="2021-05-26T13:23:00Z">
          <w:pPr>
            <w:keepNext/>
            <w:keepLines/>
            <w:ind w:left="567" w:firstLine="709"/>
            <w:outlineLvl w:val="0"/>
          </w:pPr>
        </w:pPrChange>
      </w:pPr>
    </w:p>
    <w:p w14:paraId="3C533A3A" w14:textId="249B5126" w:rsidR="00B955D5" w:rsidRPr="00AB44D1" w:rsidDel="00AB44D1" w:rsidRDefault="00B955D5" w:rsidP="00AB44D1">
      <w:pPr>
        <w:spacing w:after="240" w:line="360" w:lineRule="auto"/>
        <w:ind w:left="567"/>
        <w:jc w:val="center"/>
        <w:rPr>
          <w:del w:id="1706" w:author="Александр Перепечаев" w:date="2021-05-26T13:23:00Z"/>
          <w:rFonts w:ascii="Courier New" w:hAnsi="Courier New" w:cs="Courier New"/>
          <w:color w:val="000000"/>
          <w:rPrChange w:id="1707" w:author="Александр Перепечаев" w:date="2021-05-26T13:24:00Z">
            <w:rPr>
              <w:del w:id="1708" w:author="Александр Перепечаев" w:date="2021-05-26T13:23:00Z"/>
              <w:rFonts w:ascii="Courier New" w:hAnsi="Courier New" w:cs="Courier New"/>
              <w:color w:val="000000"/>
              <w:lang w:val="en-US"/>
            </w:rPr>
          </w:rPrChange>
        </w:rPr>
        <w:pPrChange w:id="1709" w:author="Александр Перепечаев" w:date="2021-05-26T13:23:00Z">
          <w:pPr>
            <w:keepNext/>
            <w:keepLines/>
            <w:ind w:left="567" w:firstLine="709"/>
            <w:outlineLvl w:val="0"/>
          </w:pPr>
        </w:pPrChange>
      </w:pPr>
      <w:del w:id="1710" w:author="Александр Перепечаев" w:date="2021-05-26T13:23:00Z">
        <w:r w:rsidRPr="00AB44D1" w:rsidDel="00AB44D1">
          <w:rPr>
            <w:rFonts w:ascii="Courier New" w:hAnsi="Courier New" w:cs="Courier New"/>
            <w:color w:val="000000"/>
            <w:rPrChange w:id="1711"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if</w:delText>
        </w:r>
        <w:r w:rsidRPr="00AB44D1" w:rsidDel="00AB44D1">
          <w:rPr>
            <w:rFonts w:ascii="Courier New" w:hAnsi="Courier New" w:cs="Courier New"/>
            <w:color w:val="000000"/>
            <w:rPrChange w:id="1712"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passText</w:delText>
        </w:r>
        <w:r w:rsidRPr="00AB44D1" w:rsidDel="00AB44D1">
          <w:rPr>
            <w:rFonts w:ascii="Courier New" w:hAnsi="Courier New" w:cs="Courier New"/>
            <w:color w:val="000000"/>
            <w:rPrChange w:id="1713"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length</w:delText>
        </w:r>
        <w:r w:rsidRPr="00AB44D1" w:rsidDel="00AB44D1">
          <w:rPr>
            <w:rFonts w:ascii="Courier New" w:hAnsi="Courier New" w:cs="Courier New"/>
            <w:color w:val="000000"/>
            <w:rPrChange w:id="1714" w:author="Александр Перепечаев" w:date="2021-05-26T13:24:00Z">
              <w:rPr>
                <w:rFonts w:ascii="Courier New" w:hAnsi="Courier New" w:cs="Courier New"/>
                <w:color w:val="000000"/>
                <w:lang w:val="en-US"/>
              </w:rPr>
            </w:rPrChange>
          </w:rPr>
          <w:delText xml:space="preserve"> &lt;=5){</w:delText>
        </w:r>
      </w:del>
    </w:p>
    <w:p w14:paraId="5FED8D2C" w14:textId="047DFA95" w:rsidR="00B955D5" w:rsidRPr="00AB44D1" w:rsidDel="00AB44D1" w:rsidRDefault="00B955D5" w:rsidP="00AB44D1">
      <w:pPr>
        <w:spacing w:after="240" w:line="360" w:lineRule="auto"/>
        <w:ind w:left="567"/>
        <w:jc w:val="center"/>
        <w:rPr>
          <w:del w:id="1715" w:author="Александр Перепечаев" w:date="2021-05-26T13:23:00Z"/>
          <w:rFonts w:ascii="Courier New" w:hAnsi="Courier New" w:cs="Courier New"/>
          <w:color w:val="000000"/>
          <w:rPrChange w:id="1716" w:author="Александр Перепечаев" w:date="2021-05-26T13:24:00Z">
            <w:rPr>
              <w:del w:id="1717" w:author="Александр Перепечаев" w:date="2021-05-26T13:23:00Z"/>
              <w:rFonts w:ascii="Courier New" w:hAnsi="Courier New" w:cs="Courier New"/>
              <w:color w:val="000000"/>
              <w:lang w:val="en-US"/>
            </w:rPr>
          </w:rPrChange>
        </w:rPr>
        <w:pPrChange w:id="1718" w:author="Александр Перепечаев" w:date="2021-05-26T13:23:00Z">
          <w:pPr>
            <w:keepNext/>
            <w:keepLines/>
            <w:ind w:left="567" w:firstLine="709"/>
            <w:outlineLvl w:val="0"/>
          </w:pPr>
        </w:pPrChange>
      </w:pPr>
      <w:del w:id="1719" w:author="Александр Перепечаев" w:date="2021-05-26T13:23:00Z">
        <w:r w:rsidRPr="00AB44D1" w:rsidDel="00AB44D1">
          <w:rPr>
            <w:rFonts w:ascii="Courier New" w:hAnsi="Courier New" w:cs="Courier New"/>
            <w:color w:val="000000"/>
            <w:rPrChange w:id="1720"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textViewResult</w:delText>
        </w:r>
        <w:r w:rsidRPr="00AB44D1" w:rsidDel="00AB44D1">
          <w:rPr>
            <w:rFonts w:ascii="Courier New" w:hAnsi="Courier New" w:cs="Courier New"/>
            <w:color w:val="000000"/>
            <w:rPrChange w:id="1721"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text</w:delText>
        </w:r>
        <w:r w:rsidRPr="00AB44D1" w:rsidDel="00AB44D1">
          <w:rPr>
            <w:rFonts w:ascii="Courier New" w:hAnsi="Courier New" w:cs="Courier New"/>
            <w:color w:val="000000"/>
            <w:rPrChange w:id="1722" w:author="Александр Перепечаев" w:date="2021-05-26T13:24:00Z">
              <w:rPr>
                <w:rFonts w:ascii="Courier New" w:hAnsi="Courier New" w:cs="Courier New"/>
                <w:color w:val="000000"/>
                <w:lang w:val="en-US"/>
              </w:rPr>
            </w:rPrChange>
          </w:rPr>
          <w:delText xml:space="preserve"> = "Пароль слишком короткий"</w:delText>
        </w:r>
      </w:del>
    </w:p>
    <w:p w14:paraId="374DC37A" w14:textId="3657B885" w:rsidR="00B955D5" w:rsidRPr="00AB44D1" w:rsidDel="00AB44D1" w:rsidRDefault="00B955D5" w:rsidP="00AB44D1">
      <w:pPr>
        <w:spacing w:after="240" w:line="360" w:lineRule="auto"/>
        <w:ind w:left="567"/>
        <w:jc w:val="center"/>
        <w:rPr>
          <w:del w:id="1723" w:author="Александр Перепечаев" w:date="2021-05-26T13:23:00Z"/>
          <w:rFonts w:ascii="Courier New" w:hAnsi="Courier New" w:cs="Courier New"/>
          <w:color w:val="000000"/>
          <w:rPrChange w:id="1724" w:author="Александр Перепечаев" w:date="2021-05-26T13:24:00Z">
            <w:rPr>
              <w:del w:id="1725" w:author="Александр Перепечаев" w:date="2021-05-26T13:23:00Z"/>
              <w:rFonts w:ascii="Courier New" w:hAnsi="Courier New" w:cs="Courier New"/>
              <w:color w:val="000000"/>
              <w:lang w:val="en-US"/>
            </w:rPr>
          </w:rPrChange>
        </w:rPr>
        <w:pPrChange w:id="1726" w:author="Александр Перепечаев" w:date="2021-05-26T13:23:00Z">
          <w:pPr>
            <w:keepNext/>
            <w:keepLines/>
            <w:ind w:left="567" w:firstLine="709"/>
            <w:outlineLvl w:val="0"/>
          </w:pPr>
        </w:pPrChange>
      </w:pPr>
      <w:del w:id="1727" w:author="Александр Перепечаев" w:date="2021-05-26T13:23:00Z">
        <w:r w:rsidRPr="00AB44D1" w:rsidDel="00AB44D1">
          <w:rPr>
            <w:rFonts w:ascii="Courier New" w:hAnsi="Courier New" w:cs="Courier New"/>
            <w:color w:val="000000"/>
            <w:rPrChange w:id="1728"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return</w:delText>
        </w:r>
      </w:del>
    </w:p>
    <w:p w14:paraId="63D88991" w14:textId="06BC8EBA" w:rsidR="00B955D5" w:rsidRPr="00AB44D1" w:rsidDel="00AB44D1" w:rsidRDefault="00B955D5" w:rsidP="00AB44D1">
      <w:pPr>
        <w:spacing w:after="240" w:line="360" w:lineRule="auto"/>
        <w:ind w:left="567"/>
        <w:jc w:val="center"/>
        <w:rPr>
          <w:del w:id="1729" w:author="Александр Перепечаев" w:date="2021-05-26T13:23:00Z"/>
          <w:rFonts w:ascii="Courier New" w:hAnsi="Courier New" w:cs="Courier New"/>
          <w:color w:val="000000"/>
          <w:rPrChange w:id="1730" w:author="Александр Перепечаев" w:date="2021-05-26T13:24:00Z">
            <w:rPr>
              <w:del w:id="1731" w:author="Александр Перепечаев" w:date="2021-05-26T13:23:00Z"/>
              <w:rFonts w:ascii="Courier New" w:hAnsi="Courier New" w:cs="Courier New"/>
              <w:color w:val="000000"/>
              <w:lang w:val="en-US"/>
            </w:rPr>
          </w:rPrChange>
        </w:rPr>
        <w:pPrChange w:id="1732" w:author="Александр Перепечаев" w:date="2021-05-26T13:23:00Z">
          <w:pPr>
            <w:keepNext/>
            <w:keepLines/>
            <w:ind w:left="567" w:firstLine="709"/>
            <w:outlineLvl w:val="0"/>
          </w:pPr>
        </w:pPrChange>
      </w:pPr>
      <w:del w:id="1733" w:author="Александр Перепечаев" w:date="2021-05-26T13:23:00Z">
        <w:r w:rsidRPr="00AB44D1" w:rsidDel="00AB44D1">
          <w:rPr>
            <w:rFonts w:ascii="Courier New" w:hAnsi="Courier New" w:cs="Courier New"/>
            <w:color w:val="000000"/>
            <w:rPrChange w:id="1734" w:author="Александр Перепечаев" w:date="2021-05-26T13:24:00Z">
              <w:rPr>
                <w:rFonts w:ascii="Courier New" w:hAnsi="Courier New" w:cs="Courier New"/>
                <w:color w:val="000000"/>
                <w:lang w:val="en-US"/>
              </w:rPr>
            </w:rPrChange>
          </w:rPr>
          <w:delText xml:space="preserve">        }</w:delText>
        </w:r>
      </w:del>
    </w:p>
    <w:p w14:paraId="05227C6F" w14:textId="7173AC87" w:rsidR="00B955D5" w:rsidRPr="00AB44D1" w:rsidDel="00AB44D1" w:rsidRDefault="00B955D5" w:rsidP="00AB44D1">
      <w:pPr>
        <w:spacing w:after="240" w:line="360" w:lineRule="auto"/>
        <w:ind w:left="567"/>
        <w:jc w:val="center"/>
        <w:rPr>
          <w:del w:id="1735" w:author="Александр Перепечаев" w:date="2021-05-26T13:23:00Z"/>
          <w:rFonts w:ascii="Courier New" w:hAnsi="Courier New" w:cs="Courier New"/>
          <w:color w:val="000000"/>
          <w:rPrChange w:id="1736" w:author="Александр Перепечаев" w:date="2021-05-26T13:24:00Z">
            <w:rPr>
              <w:del w:id="1737" w:author="Александр Перепечаев" w:date="2021-05-26T13:23:00Z"/>
              <w:rFonts w:ascii="Courier New" w:hAnsi="Courier New" w:cs="Courier New"/>
              <w:color w:val="000000"/>
              <w:lang w:val="en-US"/>
            </w:rPr>
          </w:rPrChange>
        </w:rPr>
        <w:pPrChange w:id="1738" w:author="Александр Перепечаев" w:date="2021-05-26T13:23:00Z">
          <w:pPr>
            <w:keepNext/>
            <w:keepLines/>
            <w:ind w:left="567" w:firstLine="709"/>
            <w:outlineLvl w:val="0"/>
          </w:pPr>
        </w:pPrChange>
      </w:pPr>
      <w:del w:id="1739" w:author="Александр Перепечаев" w:date="2021-05-26T13:23:00Z">
        <w:r w:rsidRPr="00AB44D1" w:rsidDel="00AB44D1">
          <w:rPr>
            <w:rFonts w:ascii="Courier New" w:hAnsi="Courier New" w:cs="Courier New"/>
            <w:color w:val="000000"/>
            <w:rPrChange w:id="1740"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val</w:delText>
        </w:r>
        <w:r w:rsidRPr="00AB44D1" w:rsidDel="00AB44D1">
          <w:rPr>
            <w:rFonts w:ascii="Courier New" w:hAnsi="Courier New" w:cs="Courier New"/>
            <w:color w:val="000000"/>
            <w:rPrChange w:id="1741"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user</w:delText>
        </w:r>
        <w:r w:rsidRPr="00AB44D1" w:rsidDel="00AB44D1">
          <w:rPr>
            <w:rFonts w:ascii="Courier New" w:hAnsi="Courier New" w:cs="Courier New"/>
            <w:color w:val="000000"/>
            <w:rPrChange w:id="1742"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User</w:delText>
        </w:r>
        <w:r w:rsidRPr="00AB44D1" w:rsidDel="00AB44D1">
          <w:rPr>
            <w:rFonts w:ascii="Courier New" w:hAnsi="Courier New" w:cs="Courier New"/>
            <w:color w:val="000000"/>
            <w:rPrChange w:id="1743"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loginText</w:delText>
        </w:r>
        <w:r w:rsidRPr="00AB44D1" w:rsidDel="00AB44D1">
          <w:rPr>
            <w:rFonts w:ascii="Courier New" w:hAnsi="Courier New" w:cs="Courier New"/>
            <w:color w:val="000000"/>
            <w:rPrChange w:id="174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passText</w:delText>
        </w:r>
        <w:r w:rsidRPr="00AB44D1" w:rsidDel="00AB44D1">
          <w:rPr>
            <w:rFonts w:ascii="Courier New" w:hAnsi="Courier New" w:cs="Courier New"/>
            <w:color w:val="000000"/>
            <w:rPrChange w:id="1745" w:author="Александр Перепечаев" w:date="2021-05-26T13:24:00Z">
              <w:rPr>
                <w:rFonts w:ascii="Courier New" w:hAnsi="Courier New" w:cs="Courier New"/>
                <w:color w:val="000000"/>
                <w:lang w:val="en-US"/>
              </w:rPr>
            </w:rPrChange>
          </w:rPr>
          <w:delText>)</w:delText>
        </w:r>
      </w:del>
    </w:p>
    <w:p w14:paraId="170C725D" w14:textId="7DAE9C45" w:rsidR="00B955D5" w:rsidRPr="00AB44D1" w:rsidDel="00AB44D1" w:rsidRDefault="00B955D5" w:rsidP="00AB44D1">
      <w:pPr>
        <w:spacing w:after="240" w:line="360" w:lineRule="auto"/>
        <w:ind w:left="567"/>
        <w:jc w:val="center"/>
        <w:rPr>
          <w:del w:id="1746" w:author="Александр Перепечаев" w:date="2021-05-26T13:23:00Z"/>
          <w:rFonts w:ascii="Courier New" w:hAnsi="Courier New" w:cs="Courier New"/>
          <w:color w:val="000000"/>
          <w:rPrChange w:id="1747" w:author="Александр Перепечаев" w:date="2021-05-26T13:24:00Z">
            <w:rPr>
              <w:del w:id="1748" w:author="Александр Перепечаев" w:date="2021-05-26T13:23:00Z"/>
              <w:rFonts w:ascii="Courier New" w:hAnsi="Courier New" w:cs="Courier New"/>
              <w:color w:val="000000"/>
              <w:lang w:val="en-US"/>
            </w:rPr>
          </w:rPrChange>
        </w:rPr>
        <w:pPrChange w:id="1749" w:author="Александр Перепечаев" w:date="2021-05-26T13:23:00Z">
          <w:pPr>
            <w:keepNext/>
            <w:keepLines/>
            <w:ind w:left="567" w:firstLine="709"/>
            <w:outlineLvl w:val="0"/>
          </w:pPr>
        </w:pPrChange>
      </w:pPr>
    </w:p>
    <w:p w14:paraId="538C0A90" w14:textId="614AE7A5" w:rsidR="00B955D5" w:rsidRPr="00AB44D1" w:rsidDel="00AB44D1" w:rsidRDefault="00B955D5" w:rsidP="00AB44D1">
      <w:pPr>
        <w:spacing w:after="240" w:line="360" w:lineRule="auto"/>
        <w:ind w:left="567"/>
        <w:jc w:val="center"/>
        <w:rPr>
          <w:del w:id="1750" w:author="Александр Перепечаев" w:date="2021-05-26T13:23:00Z"/>
          <w:rFonts w:ascii="Courier New" w:hAnsi="Courier New" w:cs="Courier New"/>
          <w:color w:val="000000"/>
          <w:rPrChange w:id="1751" w:author="Александр Перепечаев" w:date="2021-05-26T13:24:00Z">
            <w:rPr>
              <w:del w:id="1752" w:author="Александр Перепечаев" w:date="2021-05-26T13:23:00Z"/>
              <w:rFonts w:ascii="Courier New" w:hAnsi="Courier New" w:cs="Courier New"/>
              <w:color w:val="000000"/>
              <w:lang w:val="en-US"/>
            </w:rPr>
          </w:rPrChange>
        </w:rPr>
        <w:pPrChange w:id="1753" w:author="Александр Перепечаев" w:date="2021-05-26T13:23:00Z">
          <w:pPr>
            <w:keepNext/>
            <w:keepLines/>
            <w:ind w:left="567" w:firstLine="709"/>
            <w:outlineLvl w:val="0"/>
          </w:pPr>
        </w:pPrChange>
      </w:pPr>
      <w:del w:id="1754" w:author="Александр Перепечаев" w:date="2021-05-26T13:23:00Z">
        <w:r w:rsidRPr="00AB44D1" w:rsidDel="00AB44D1">
          <w:rPr>
            <w:rFonts w:ascii="Courier New" w:hAnsi="Courier New" w:cs="Courier New"/>
            <w:color w:val="000000"/>
            <w:rPrChange w:id="1755"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val</w:delText>
        </w:r>
        <w:r w:rsidRPr="00AB44D1" w:rsidDel="00AB44D1">
          <w:rPr>
            <w:rFonts w:ascii="Courier New" w:hAnsi="Courier New" w:cs="Courier New"/>
            <w:color w:val="000000"/>
            <w:rPrChange w:id="1756"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call</w:delText>
        </w:r>
        <w:r w:rsidRPr="00AB44D1" w:rsidDel="00AB44D1">
          <w:rPr>
            <w:rFonts w:ascii="Courier New" w:hAnsi="Courier New" w:cs="Courier New"/>
            <w:color w:val="000000"/>
            <w:rPrChange w:id="1757"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wikiApiServe</w:delText>
        </w:r>
        <w:r w:rsidRPr="00AB44D1" w:rsidDel="00AB44D1">
          <w:rPr>
            <w:rFonts w:ascii="Courier New" w:hAnsi="Courier New" w:cs="Courier New"/>
            <w:color w:val="000000"/>
            <w:rPrChange w:id="1758"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createPost</w:delText>
        </w:r>
        <w:r w:rsidRPr="00AB44D1" w:rsidDel="00AB44D1">
          <w:rPr>
            <w:rFonts w:ascii="Courier New" w:hAnsi="Courier New" w:cs="Courier New"/>
            <w:color w:val="000000"/>
            <w:rPrChange w:id="1759"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user</w:delText>
        </w:r>
        <w:r w:rsidRPr="00AB44D1" w:rsidDel="00AB44D1">
          <w:rPr>
            <w:rFonts w:ascii="Courier New" w:hAnsi="Courier New" w:cs="Courier New"/>
            <w:color w:val="000000"/>
            <w:rPrChange w:id="1760" w:author="Александр Перепечаев" w:date="2021-05-26T13:24:00Z">
              <w:rPr>
                <w:rFonts w:ascii="Courier New" w:hAnsi="Courier New" w:cs="Courier New"/>
                <w:color w:val="000000"/>
                <w:lang w:val="en-US"/>
              </w:rPr>
            </w:rPrChange>
          </w:rPr>
          <w:delText>)</w:delText>
        </w:r>
      </w:del>
    </w:p>
    <w:p w14:paraId="3E7E19AB" w14:textId="11A58899" w:rsidR="00B955D5" w:rsidRPr="00AB44D1" w:rsidDel="00AB44D1" w:rsidRDefault="00B955D5" w:rsidP="00AB44D1">
      <w:pPr>
        <w:spacing w:after="240" w:line="360" w:lineRule="auto"/>
        <w:ind w:left="567"/>
        <w:jc w:val="center"/>
        <w:rPr>
          <w:del w:id="1761" w:author="Александр Перепечаев" w:date="2021-05-26T13:23:00Z"/>
          <w:rFonts w:ascii="Courier New" w:hAnsi="Courier New" w:cs="Courier New"/>
          <w:color w:val="000000"/>
          <w:rPrChange w:id="1762" w:author="Александр Перепечаев" w:date="2021-05-26T13:24:00Z">
            <w:rPr>
              <w:del w:id="1763" w:author="Александр Перепечаев" w:date="2021-05-26T13:23:00Z"/>
              <w:rFonts w:ascii="Courier New" w:hAnsi="Courier New" w:cs="Courier New"/>
              <w:color w:val="000000"/>
              <w:lang w:val="en-US"/>
            </w:rPr>
          </w:rPrChange>
        </w:rPr>
        <w:pPrChange w:id="1764" w:author="Александр Перепечаев" w:date="2021-05-26T13:23:00Z">
          <w:pPr>
            <w:keepNext/>
            <w:keepLines/>
            <w:ind w:left="567" w:firstLine="709"/>
            <w:outlineLvl w:val="0"/>
          </w:pPr>
        </w:pPrChange>
      </w:pPr>
    </w:p>
    <w:p w14:paraId="06AB896B" w14:textId="085A0013" w:rsidR="00B955D5" w:rsidRPr="00AB44D1" w:rsidDel="00AB44D1" w:rsidRDefault="00B955D5" w:rsidP="00AB44D1">
      <w:pPr>
        <w:spacing w:after="240" w:line="360" w:lineRule="auto"/>
        <w:ind w:left="567"/>
        <w:jc w:val="center"/>
        <w:rPr>
          <w:del w:id="1765" w:author="Александр Перепечаев" w:date="2021-05-26T13:23:00Z"/>
          <w:rFonts w:ascii="Courier New" w:hAnsi="Courier New" w:cs="Courier New"/>
          <w:color w:val="000000"/>
          <w:rPrChange w:id="1766" w:author="Александр Перепечаев" w:date="2021-05-26T13:24:00Z">
            <w:rPr>
              <w:del w:id="1767" w:author="Александр Перепечаев" w:date="2021-05-26T13:23:00Z"/>
              <w:rFonts w:ascii="Courier New" w:hAnsi="Courier New" w:cs="Courier New"/>
              <w:color w:val="000000"/>
              <w:lang w:val="en-US"/>
            </w:rPr>
          </w:rPrChange>
        </w:rPr>
        <w:pPrChange w:id="1768" w:author="Александр Перепечаев" w:date="2021-05-26T13:23:00Z">
          <w:pPr>
            <w:keepNext/>
            <w:keepLines/>
            <w:ind w:left="567" w:firstLine="709"/>
            <w:outlineLvl w:val="0"/>
          </w:pPr>
        </w:pPrChange>
      </w:pPr>
      <w:del w:id="1769" w:author="Александр Перепечаев" w:date="2021-05-26T13:23:00Z">
        <w:r w:rsidRPr="00AB44D1" w:rsidDel="00AB44D1">
          <w:rPr>
            <w:rFonts w:ascii="Courier New" w:hAnsi="Courier New" w:cs="Courier New"/>
            <w:color w:val="000000"/>
            <w:rPrChange w:id="1770"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call</w:delText>
        </w:r>
        <w:r w:rsidRPr="00AB44D1" w:rsidDel="00AB44D1">
          <w:rPr>
            <w:rFonts w:ascii="Courier New" w:hAnsi="Courier New" w:cs="Courier New"/>
            <w:color w:val="000000"/>
            <w:rPrChange w:id="1771"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enqueue</w:delText>
        </w:r>
        <w:r w:rsidRPr="00AB44D1" w:rsidDel="00AB44D1">
          <w:rPr>
            <w:rFonts w:ascii="Courier New" w:hAnsi="Courier New" w:cs="Courier New"/>
            <w:color w:val="000000"/>
            <w:rPrChange w:id="1772"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object</w:delText>
        </w:r>
        <w:r w:rsidRPr="00AB44D1" w:rsidDel="00AB44D1">
          <w:rPr>
            <w:rFonts w:ascii="Courier New" w:hAnsi="Courier New" w:cs="Courier New"/>
            <w:color w:val="000000"/>
            <w:rPrChange w:id="1773"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Callback</w:delText>
        </w:r>
        <w:r w:rsidRPr="00AB44D1" w:rsidDel="00AB44D1">
          <w:rPr>
            <w:rFonts w:ascii="Courier New" w:hAnsi="Courier New" w:cs="Courier New"/>
            <w:color w:val="000000"/>
            <w:rPrChange w:id="1774" w:author="Александр Перепечаев" w:date="2021-05-26T13:24:00Z">
              <w:rPr>
                <w:rFonts w:ascii="Courier New" w:hAnsi="Courier New" w:cs="Courier New"/>
                <w:color w:val="000000"/>
                <w:lang w:val="en-US"/>
              </w:rPr>
            </w:rPrChange>
          </w:rPr>
          <w:delText>&lt;</w:delText>
        </w:r>
        <w:r w:rsidRPr="00EE5ABE" w:rsidDel="00AB44D1">
          <w:rPr>
            <w:rFonts w:ascii="Courier New" w:hAnsi="Courier New" w:cs="Courier New"/>
            <w:color w:val="000000"/>
            <w:lang w:val="en-US"/>
          </w:rPr>
          <w:delText>Client</w:delText>
        </w:r>
        <w:r w:rsidRPr="00AB44D1" w:rsidDel="00AB44D1">
          <w:rPr>
            <w:rFonts w:ascii="Courier New" w:hAnsi="Courier New" w:cs="Courier New"/>
            <w:color w:val="000000"/>
            <w:rPrChange w:id="1775" w:author="Александр Перепечаев" w:date="2021-05-26T13:24:00Z">
              <w:rPr>
                <w:rFonts w:ascii="Courier New" w:hAnsi="Courier New" w:cs="Courier New"/>
                <w:color w:val="000000"/>
                <w:lang w:val="en-US"/>
              </w:rPr>
            </w:rPrChange>
          </w:rPr>
          <w:delText>&gt; {</w:delText>
        </w:r>
      </w:del>
    </w:p>
    <w:p w14:paraId="7DC38E9B" w14:textId="7FC17D50" w:rsidR="00B955D5" w:rsidRPr="00AB44D1" w:rsidDel="00AB44D1" w:rsidRDefault="00B955D5" w:rsidP="00AB44D1">
      <w:pPr>
        <w:spacing w:after="240" w:line="360" w:lineRule="auto"/>
        <w:ind w:left="567"/>
        <w:jc w:val="center"/>
        <w:rPr>
          <w:del w:id="1776" w:author="Александр Перепечаев" w:date="2021-05-26T13:23:00Z"/>
          <w:rFonts w:ascii="Courier New" w:hAnsi="Courier New" w:cs="Courier New"/>
          <w:color w:val="000000"/>
          <w:rPrChange w:id="1777" w:author="Александр Перепечаев" w:date="2021-05-26T13:24:00Z">
            <w:rPr>
              <w:del w:id="1778" w:author="Александр Перепечаев" w:date="2021-05-26T13:23:00Z"/>
              <w:rFonts w:ascii="Courier New" w:hAnsi="Courier New" w:cs="Courier New"/>
              <w:color w:val="000000"/>
              <w:lang w:val="en-US"/>
            </w:rPr>
          </w:rPrChange>
        </w:rPr>
        <w:pPrChange w:id="1779" w:author="Александр Перепечаев" w:date="2021-05-26T13:23:00Z">
          <w:pPr>
            <w:keepNext/>
            <w:keepLines/>
            <w:ind w:left="567" w:firstLine="709"/>
            <w:outlineLvl w:val="0"/>
          </w:pPr>
        </w:pPrChange>
      </w:pPr>
    </w:p>
    <w:p w14:paraId="5242CE1D" w14:textId="15853E17" w:rsidR="00B955D5" w:rsidRPr="00AB44D1" w:rsidDel="00AB44D1" w:rsidRDefault="00B955D5" w:rsidP="00AB44D1">
      <w:pPr>
        <w:spacing w:after="240" w:line="360" w:lineRule="auto"/>
        <w:ind w:left="567"/>
        <w:jc w:val="center"/>
        <w:rPr>
          <w:del w:id="1780" w:author="Александр Перепечаев" w:date="2021-05-26T13:23:00Z"/>
          <w:rFonts w:ascii="Courier New" w:hAnsi="Courier New" w:cs="Courier New"/>
          <w:color w:val="000000"/>
          <w:rPrChange w:id="1781" w:author="Александр Перепечаев" w:date="2021-05-26T13:24:00Z">
            <w:rPr>
              <w:del w:id="1782" w:author="Александр Перепечаев" w:date="2021-05-26T13:23:00Z"/>
              <w:rFonts w:ascii="Courier New" w:hAnsi="Courier New" w:cs="Courier New"/>
              <w:color w:val="000000"/>
              <w:lang w:val="en-US"/>
            </w:rPr>
          </w:rPrChange>
        </w:rPr>
        <w:pPrChange w:id="1783" w:author="Александр Перепечаев" w:date="2021-05-26T13:23:00Z">
          <w:pPr>
            <w:keepNext/>
            <w:keepLines/>
            <w:ind w:left="567" w:firstLine="709"/>
            <w:outlineLvl w:val="0"/>
          </w:pPr>
        </w:pPrChange>
      </w:pPr>
      <w:del w:id="1784" w:author="Александр Перепечаев" w:date="2021-05-26T13:23:00Z">
        <w:r w:rsidRPr="00AB44D1" w:rsidDel="00AB44D1">
          <w:rPr>
            <w:rFonts w:ascii="Courier New" w:hAnsi="Courier New" w:cs="Courier New"/>
            <w:color w:val="000000"/>
            <w:rPrChange w:id="1785"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override</w:delText>
        </w:r>
        <w:r w:rsidRPr="00AB44D1" w:rsidDel="00AB44D1">
          <w:rPr>
            <w:rFonts w:ascii="Courier New" w:hAnsi="Courier New" w:cs="Courier New"/>
            <w:color w:val="000000"/>
            <w:rPrChange w:id="1786"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fun</w:delText>
        </w:r>
        <w:r w:rsidRPr="00AB44D1" w:rsidDel="00AB44D1">
          <w:rPr>
            <w:rFonts w:ascii="Courier New" w:hAnsi="Courier New" w:cs="Courier New"/>
            <w:color w:val="000000"/>
            <w:rPrChange w:id="1787"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onFailure</w:delText>
        </w:r>
        <w:r w:rsidRPr="00AB44D1" w:rsidDel="00AB44D1">
          <w:rPr>
            <w:rFonts w:ascii="Courier New" w:hAnsi="Courier New" w:cs="Courier New"/>
            <w:color w:val="000000"/>
            <w:rPrChange w:id="1788"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call</w:delText>
        </w:r>
        <w:r w:rsidRPr="00AB44D1" w:rsidDel="00AB44D1">
          <w:rPr>
            <w:rFonts w:ascii="Courier New" w:hAnsi="Courier New" w:cs="Courier New"/>
            <w:color w:val="000000"/>
            <w:rPrChange w:id="178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Call</w:delText>
        </w:r>
        <w:r w:rsidRPr="00AB44D1" w:rsidDel="00AB44D1">
          <w:rPr>
            <w:rFonts w:ascii="Courier New" w:hAnsi="Courier New" w:cs="Courier New"/>
            <w:color w:val="000000"/>
            <w:rPrChange w:id="1790" w:author="Александр Перепечаев" w:date="2021-05-26T13:24:00Z">
              <w:rPr>
                <w:rFonts w:ascii="Courier New" w:hAnsi="Courier New" w:cs="Courier New"/>
                <w:color w:val="000000"/>
                <w:lang w:val="en-US"/>
              </w:rPr>
            </w:rPrChange>
          </w:rPr>
          <w:delText>&lt;</w:delText>
        </w:r>
        <w:r w:rsidRPr="00EE5ABE" w:rsidDel="00AB44D1">
          <w:rPr>
            <w:rFonts w:ascii="Courier New" w:hAnsi="Courier New" w:cs="Courier New"/>
            <w:color w:val="000000"/>
            <w:lang w:val="en-US"/>
          </w:rPr>
          <w:delText>Client</w:delText>
        </w:r>
        <w:r w:rsidRPr="00AB44D1" w:rsidDel="00AB44D1">
          <w:rPr>
            <w:rFonts w:ascii="Courier New" w:hAnsi="Courier New" w:cs="Courier New"/>
            <w:color w:val="000000"/>
            <w:rPrChange w:id="1791" w:author="Александр Перепечаев" w:date="2021-05-26T13:24:00Z">
              <w:rPr>
                <w:rFonts w:ascii="Courier New" w:hAnsi="Courier New" w:cs="Courier New"/>
                <w:color w:val="000000"/>
                <w:lang w:val="en-US"/>
              </w:rPr>
            </w:rPrChange>
          </w:rPr>
          <w:delText xml:space="preserve">&gt;, </w:delText>
        </w:r>
        <w:r w:rsidRPr="00EE5ABE" w:rsidDel="00AB44D1">
          <w:rPr>
            <w:rFonts w:ascii="Courier New" w:hAnsi="Courier New" w:cs="Courier New"/>
            <w:color w:val="000000"/>
            <w:lang w:val="en-US"/>
          </w:rPr>
          <w:delText>t</w:delText>
        </w:r>
        <w:r w:rsidRPr="00AB44D1" w:rsidDel="00AB44D1">
          <w:rPr>
            <w:rFonts w:ascii="Courier New" w:hAnsi="Courier New" w:cs="Courier New"/>
            <w:color w:val="000000"/>
            <w:rPrChange w:id="1792"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Throwable</w:delText>
        </w:r>
        <w:r w:rsidRPr="00AB44D1" w:rsidDel="00AB44D1">
          <w:rPr>
            <w:rFonts w:ascii="Courier New" w:hAnsi="Courier New" w:cs="Courier New"/>
            <w:color w:val="000000"/>
            <w:rPrChange w:id="1793" w:author="Александр Перепечаев" w:date="2021-05-26T13:24:00Z">
              <w:rPr>
                <w:rFonts w:ascii="Courier New" w:hAnsi="Courier New" w:cs="Courier New"/>
                <w:color w:val="000000"/>
                <w:lang w:val="en-US"/>
              </w:rPr>
            </w:rPrChange>
          </w:rPr>
          <w:delText>) {</w:delText>
        </w:r>
      </w:del>
    </w:p>
    <w:p w14:paraId="67EA0779" w14:textId="5B70419C" w:rsidR="00B955D5" w:rsidRPr="00AB44D1" w:rsidDel="00AB44D1" w:rsidRDefault="00B955D5" w:rsidP="00AB44D1">
      <w:pPr>
        <w:spacing w:after="240" w:line="360" w:lineRule="auto"/>
        <w:ind w:left="567"/>
        <w:jc w:val="center"/>
        <w:rPr>
          <w:del w:id="1794" w:author="Александр Перепечаев" w:date="2021-05-26T13:23:00Z"/>
          <w:rFonts w:ascii="Courier New" w:hAnsi="Courier New" w:cs="Courier New"/>
          <w:color w:val="000000"/>
          <w:rPrChange w:id="1795" w:author="Александр Перепечаев" w:date="2021-05-26T13:24:00Z">
            <w:rPr>
              <w:del w:id="1796" w:author="Александр Перепечаев" w:date="2021-05-26T13:23:00Z"/>
              <w:rFonts w:ascii="Courier New" w:hAnsi="Courier New" w:cs="Courier New"/>
              <w:color w:val="000000"/>
              <w:lang w:val="en-US"/>
            </w:rPr>
          </w:rPrChange>
        </w:rPr>
        <w:pPrChange w:id="1797" w:author="Александр Перепечаев" w:date="2021-05-26T13:23:00Z">
          <w:pPr>
            <w:keepNext/>
            <w:keepLines/>
            <w:ind w:left="567" w:firstLine="709"/>
            <w:outlineLvl w:val="0"/>
          </w:pPr>
        </w:pPrChange>
      </w:pPr>
      <w:del w:id="1798" w:author="Александр Перепечаев" w:date="2021-05-26T13:23:00Z">
        <w:r w:rsidRPr="00AB44D1" w:rsidDel="00AB44D1">
          <w:rPr>
            <w:rFonts w:ascii="Courier New" w:hAnsi="Courier New" w:cs="Courier New"/>
            <w:color w:val="000000"/>
            <w:rPrChange w:id="179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textViewResult</w:delText>
        </w:r>
        <w:r w:rsidRPr="00AB44D1" w:rsidDel="00AB44D1">
          <w:rPr>
            <w:rFonts w:ascii="Courier New" w:hAnsi="Courier New" w:cs="Courier New"/>
            <w:color w:val="000000"/>
            <w:rPrChange w:id="180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text</w:delText>
        </w:r>
        <w:r w:rsidRPr="00AB44D1" w:rsidDel="00AB44D1">
          <w:rPr>
            <w:rFonts w:ascii="Courier New" w:hAnsi="Courier New" w:cs="Courier New"/>
            <w:color w:val="000000"/>
            <w:rPrChange w:id="1801"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t</w:delText>
        </w:r>
        <w:r w:rsidRPr="00AB44D1" w:rsidDel="00AB44D1">
          <w:rPr>
            <w:rFonts w:ascii="Courier New" w:hAnsi="Courier New" w:cs="Courier New"/>
            <w:color w:val="000000"/>
            <w:rPrChange w:id="1802"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message</w:delText>
        </w:r>
      </w:del>
    </w:p>
    <w:p w14:paraId="29170990" w14:textId="0583860C" w:rsidR="00B955D5" w:rsidRPr="00AB44D1" w:rsidDel="00AB44D1" w:rsidRDefault="00B955D5" w:rsidP="00AB44D1">
      <w:pPr>
        <w:spacing w:after="240" w:line="360" w:lineRule="auto"/>
        <w:ind w:left="567"/>
        <w:jc w:val="center"/>
        <w:rPr>
          <w:del w:id="1803" w:author="Александр Перепечаев" w:date="2021-05-26T13:23:00Z"/>
          <w:rFonts w:ascii="Courier New" w:hAnsi="Courier New" w:cs="Courier New"/>
          <w:color w:val="000000"/>
          <w:rPrChange w:id="1804" w:author="Александр Перепечаев" w:date="2021-05-26T13:24:00Z">
            <w:rPr>
              <w:del w:id="1805" w:author="Александр Перепечаев" w:date="2021-05-26T13:23:00Z"/>
              <w:rFonts w:ascii="Courier New" w:hAnsi="Courier New" w:cs="Courier New"/>
              <w:color w:val="000000"/>
              <w:lang w:val="en-US"/>
            </w:rPr>
          </w:rPrChange>
        </w:rPr>
        <w:pPrChange w:id="1806" w:author="Александр Перепечаев" w:date="2021-05-26T13:23:00Z">
          <w:pPr>
            <w:keepNext/>
            <w:keepLines/>
            <w:ind w:left="567" w:firstLine="709"/>
            <w:outlineLvl w:val="0"/>
          </w:pPr>
        </w:pPrChange>
      </w:pPr>
      <w:del w:id="1807" w:author="Александр Перепечаев" w:date="2021-05-26T13:23:00Z">
        <w:r w:rsidRPr="00AB44D1" w:rsidDel="00AB44D1">
          <w:rPr>
            <w:rFonts w:ascii="Courier New" w:hAnsi="Courier New" w:cs="Courier New"/>
            <w:color w:val="000000"/>
            <w:rPrChange w:id="1808" w:author="Александр Перепечаев" w:date="2021-05-26T13:24:00Z">
              <w:rPr>
                <w:rFonts w:ascii="Courier New" w:hAnsi="Courier New" w:cs="Courier New"/>
                <w:color w:val="000000"/>
                <w:lang w:val="en-US"/>
              </w:rPr>
            </w:rPrChange>
          </w:rPr>
          <w:delText xml:space="preserve">            }</w:delText>
        </w:r>
      </w:del>
    </w:p>
    <w:p w14:paraId="73D6A30A" w14:textId="7C161816" w:rsidR="00B955D5" w:rsidRPr="00AB44D1" w:rsidDel="00AB44D1" w:rsidRDefault="00B955D5" w:rsidP="00AB44D1">
      <w:pPr>
        <w:spacing w:after="240" w:line="360" w:lineRule="auto"/>
        <w:ind w:left="567"/>
        <w:jc w:val="center"/>
        <w:rPr>
          <w:del w:id="1809" w:author="Александр Перепечаев" w:date="2021-05-26T13:23:00Z"/>
          <w:rFonts w:ascii="Courier New" w:hAnsi="Courier New" w:cs="Courier New"/>
          <w:color w:val="000000"/>
          <w:rPrChange w:id="1810" w:author="Александр Перепечаев" w:date="2021-05-26T13:24:00Z">
            <w:rPr>
              <w:del w:id="1811" w:author="Александр Перепечаев" w:date="2021-05-26T13:23:00Z"/>
              <w:rFonts w:ascii="Courier New" w:hAnsi="Courier New" w:cs="Courier New"/>
              <w:color w:val="000000"/>
              <w:lang w:val="en-US"/>
            </w:rPr>
          </w:rPrChange>
        </w:rPr>
        <w:pPrChange w:id="1812" w:author="Александр Перепечаев" w:date="2021-05-26T13:23:00Z">
          <w:pPr>
            <w:keepNext/>
            <w:keepLines/>
            <w:ind w:left="567" w:firstLine="709"/>
            <w:outlineLvl w:val="0"/>
          </w:pPr>
        </w:pPrChange>
      </w:pPr>
      <w:del w:id="1813" w:author="Александр Перепечаев" w:date="2021-05-26T13:23:00Z">
        <w:r w:rsidRPr="00AB44D1" w:rsidDel="00AB44D1">
          <w:rPr>
            <w:rFonts w:ascii="Courier New" w:hAnsi="Courier New" w:cs="Courier New"/>
            <w:color w:val="000000"/>
            <w:rPrChange w:id="181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SuppressLint</w:delText>
        </w:r>
        <w:r w:rsidRPr="00AB44D1" w:rsidDel="00AB44D1">
          <w:rPr>
            <w:rFonts w:ascii="Courier New" w:hAnsi="Courier New" w:cs="Courier New"/>
            <w:color w:val="000000"/>
            <w:rPrChange w:id="1815"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SetTextI</w:delText>
        </w:r>
        <w:r w:rsidRPr="00AB44D1" w:rsidDel="00AB44D1">
          <w:rPr>
            <w:rFonts w:ascii="Courier New" w:hAnsi="Courier New" w:cs="Courier New"/>
            <w:color w:val="000000"/>
            <w:rPrChange w:id="1816" w:author="Александр Перепечаев" w:date="2021-05-26T13:24:00Z">
              <w:rPr>
                <w:rFonts w:ascii="Courier New" w:hAnsi="Courier New" w:cs="Courier New"/>
                <w:color w:val="000000"/>
                <w:lang w:val="en-US"/>
              </w:rPr>
            </w:rPrChange>
          </w:rPr>
          <w:delText>18</w:delText>
        </w:r>
        <w:r w:rsidRPr="00EE5ABE" w:rsidDel="00AB44D1">
          <w:rPr>
            <w:rFonts w:ascii="Courier New" w:hAnsi="Courier New" w:cs="Courier New"/>
            <w:color w:val="000000"/>
            <w:lang w:val="en-US"/>
          </w:rPr>
          <w:delText>n</w:delText>
        </w:r>
        <w:r w:rsidRPr="00AB44D1" w:rsidDel="00AB44D1">
          <w:rPr>
            <w:rFonts w:ascii="Courier New" w:hAnsi="Courier New" w:cs="Courier New"/>
            <w:color w:val="000000"/>
            <w:rPrChange w:id="1817" w:author="Александр Перепечаев" w:date="2021-05-26T13:24:00Z">
              <w:rPr>
                <w:rFonts w:ascii="Courier New" w:hAnsi="Courier New" w:cs="Courier New"/>
                <w:color w:val="000000"/>
                <w:lang w:val="en-US"/>
              </w:rPr>
            </w:rPrChange>
          </w:rPr>
          <w:delText>")</w:delText>
        </w:r>
      </w:del>
    </w:p>
    <w:p w14:paraId="0C39ACA6" w14:textId="3D13AB64" w:rsidR="00B955D5" w:rsidRPr="00AB44D1" w:rsidDel="00AB44D1" w:rsidRDefault="00B955D5" w:rsidP="00AB44D1">
      <w:pPr>
        <w:spacing w:after="240" w:line="360" w:lineRule="auto"/>
        <w:ind w:left="567"/>
        <w:jc w:val="center"/>
        <w:rPr>
          <w:del w:id="1818" w:author="Александр Перепечаев" w:date="2021-05-26T13:23:00Z"/>
          <w:rFonts w:ascii="Courier New" w:hAnsi="Courier New" w:cs="Courier New"/>
          <w:color w:val="000000"/>
          <w:rPrChange w:id="1819" w:author="Александр Перепечаев" w:date="2021-05-26T13:24:00Z">
            <w:rPr>
              <w:del w:id="1820" w:author="Александр Перепечаев" w:date="2021-05-26T13:23:00Z"/>
              <w:rFonts w:ascii="Courier New" w:hAnsi="Courier New" w:cs="Courier New"/>
              <w:color w:val="000000"/>
              <w:lang w:val="en-US"/>
            </w:rPr>
          </w:rPrChange>
        </w:rPr>
        <w:pPrChange w:id="1821" w:author="Александр Перепечаев" w:date="2021-05-26T13:23:00Z">
          <w:pPr>
            <w:keepNext/>
            <w:keepLines/>
            <w:ind w:left="567" w:firstLine="709"/>
            <w:outlineLvl w:val="0"/>
          </w:pPr>
        </w:pPrChange>
      </w:pPr>
      <w:del w:id="1822" w:author="Александр Перепечаев" w:date="2021-05-26T13:23:00Z">
        <w:r w:rsidRPr="00AB44D1" w:rsidDel="00AB44D1">
          <w:rPr>
            <w:rFonts w:ascii="Courier New" w:hAnsi="Courier New" w:cs="Courier New"/>
            <w:color w:val="000000"/>
            <w:rPrChange w:id="1823"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override</w:delText>
        </w:r>
        <w:r w:rsidRPr="00AB44D1" w:rsidDel="00AB44D1">
          <w:rPr>
            <w:rFonts w:ascii="Courier New" w:hAnsi="Courier New" w:cs="Courier New"/>
            <w:color w:val="000000"/>
            <w:rPrChange w:id="182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fun</w:delText>
        </w:r>
        <w:r w:rsidRPr="00AB44D1" w:rsidDel="00AB44D1">
          <w:rPr>
            <w:rFonts w:ascii="Courier New" w:hAnsi="Courier New" w:cs="Courier New"/>
            <w:color w:val="000000"/>
            <w:rPrChange w:id="1825"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onResponse</w:delText>
        </w:r>
        <w:r w:rsidRPr="00AB44D1" w:rsidDel="00AB44D1">
          <w:rPr>
            <w:rFonts w:ascii="Courier New" w:hAnsi="Courier New" w:cs="Courier New"/>
            <w:color w:val="000000"/>
            <w:rPrChange w:id="1826"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call</w:delText>
        </w:r>
        <w:r w:rsidRPr="00AB44D1" w:rsidDel="00AB44D1">
          <w:rPr>
            <w:rFonts w:ascii="Courier New" w:hAnsi="Courier New" w:cs="Courier New"/>
            <w:color w:val="000000"/>
            <w:rPrChange w:id="1827"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Call</w:delText>
        </w:r>
        <w:r w:rsidRPr="00AB44D1" w:rsidDel="00AB44D1">
          <w:rPr>
            <w:rFonts w:ascii="Courier New" w:hAnsi="Courier New" w:cs="Courier New"/>
            <w:color w:val="000000"/>
            <w:rPrChange w:id="1828" w:author="Александр Перепечаев" w:date="2021-05-26T13:24:00Z">
              <w:rPr>
                <w:rFonts w:ascii="Courier New" w:hAnsi="Courier New" w:cs="Courier New"/>
                <w:color w:val="000000"/>
                <w:lang w:val="en-US"/>
              </w:rPr>
            </w:rPrChange>
          </w:rPr>
          <w:delText>&lt;</w:delText>
        </w:r>
        <w:r w:rsidRPr="00EE5ABE" w:rsidDel="00AB44D1">
          <w:rPr>
            <w:rFonts w:ascii="Courier New" w:hAnsi="Courier New" w:cs="Courier New"/>
            <w:color w:val="000000"/>
            <w:lang w:val="en-US"/>
          </w:rPr>
          <w:delText>Client</w:delText>
        </w:r>
        <w:r w:rsidRPr="00AB44D1" w:rsidDel="00AB44D1">
          <w:rPr>
            <w:rFonts w:ascii="Courier New" w:hAnsi="Courier New" w:cs="Courier New"/>
            <w:color w:val="000000"/>
            <w:rPrChange w:id="1829" w:author="Александр Перепечаев" w:date="2021-05-26T13:24:00Z">
              <w:rPr>
                <w:rFonts w:ascii="Courier New" w:hAnsi="Courier New" w:cs="Courier New"/>
                <w:color w:val="000000"/>
                <w:lang w:val="en-US"/>
              </w:rPr>
            </w:rPrChange>
          </w:rPr>
          <w:delText xml:space="preserve">&gt;, </w:delText>
        </w:r>
        <w:r w:rsidRPr="00EE5ABE" w:rsidDel="00AB44D1">
          <w:rPr>
            <w:rFonts w:ascii="Courier New" w:hAnsi="Courier New" w:cs="Courier New"/>
            <w:color w:val="000000"/>
            <w:lang w:val="en-US"/>
          </w:rPr>
          <w:delText>response</w:delText>
        </w:r>
        <w:r w:rsidRPr="00AB44D1" w:rsidDel="00AB44D1">
          <w:rPr>
            <w:rFonts w:ascii="Courier New" w:hAnsi="Courier New" w:cs="Courier New"/>
            <w:color w:val="000000"/>
            <w:rPrChange w:id="1830"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Response</w:delText>
        </w:r>
        <w:r w:rsidRPr="00AB44D1" w:rsidDel="00AB44D1">
          <w:rPr>
            <w:rFonts w:ascii="Courier New" w:hAnsi="Courier New" w:cs="Courier New"/>
            <w:color w:val="000000"/>
            <w:rPrChange w:id="1831" w:author="Александр Перепечаев" w:date="2021-05-26T13:24:00Z">
              <w:rPr>
                <w:rFonts w:ascii="Courier New" w:hAnsi="Courier New" w:cs="Courier New"/>
                <w:color w:val="000000"/>
                <w:lang w:val="en-US"/>
              </w:rPr>
            </w:rPrChange>
          </w:rPr>
          <w:delText>&lt;</w:delText>
        </w:r>
        <w:r w:rsidRPr="00EE5ABE" w:rsidDel="00AB44D1">
          <w:rPr>
            <w:rFonts w:ascii="Courier New" w:hAnsi="Courier New" w:cs="Courier New"/>
            <w:color w:val="000000"/>
            <w:lang w:val="en-US"/>
          </w:rPr>
          <w:delText>Client</w:delText>
        </w:r>
        <w:r w:rsidRPr="00AB44D1" w:rsidDel="00AB44D1">
          <w:rPr>
            <w:rFonts w:ascii="Courier New" w:hAnsi="Courier New" w:cs="Courier New"/>
            <w:color w:val="000000"/>
            <w:rPrChange w:id="1832" w:author="Александр Перепечаев" w:date="2021-05-26T13:24:00Z">
              <w:rPr>
                <w:rFonts w:ascii="Courier New" w:hAnsi="Courier New" w:cs="Courier New"/>
                <w:color w:val="000000"/>
                <w:lang w:val="en-US"/>
              </w:rPr>
            </w:rPrChange>
          </w:rPr>
          <w:delText>&gt;) {</w:delText>
        </w:r>
      </w:del>
    </w:p>
    <w:p w14:paraId="1BA11314" w14:textId="22A78992" w:rsidR="00B955D5" w:rsidRPr="00AB44D1" w:rsidDel="00AB44D1" w:rsidRDefault="00B955D5" w:rsidP="00AB44D1">
      <w:pPr>
        <w:spacing w:after="240" w:line="360" w:lineRule="auto"/>
        <w:ind w:left="567"/>
        <w:jc w:val="center"/>
        <w:rPr>
          <w:del w:id="1833" w:author="Александр Перепечаев" w:date="2021-05-26T13:23:00Z"/>
          <w:rFonts w:ascii="Courier New" w:hAnsi="Courier New" w:cs="Courier New"/>
          <w:color w:val="000000"/>
          <w:rPrChange w:id="1834" w:author="Александр Перепечаев" w:date="2021-05-26T13:24:00Z">
            <w:rPr>
              <w:del w:id="1835" w:author="Александр Перепечаев" w:date="2021-05-26T13:23:00Z"/>
              <w:rFonts w:ascii="Courier New" w:hAnsi="Courier New" w:cs="Courier New"/>
              <w:color w:val="000000"/>
              <w:lang w:val="en-US"/>
            </w:rPr>
          </w:rPrChange>
        </w:rPr>
        <w:pPrChange w:id="1836" w:author="Александр Перепечаев" w:date="2021-05-26T13:23:00Z">
          <w:pPr>
            <w:keepNext/>
            <w:keepLines/>
            <w:ind w:left="567" w:firstLine="709"/>
            <w:outlineLvl w:val="0"/>
          </w:pPr>
        </w:pPrChange>
      </w:pPr>
      <w:del w:id="1837" w:author="Александр Перепечаев" w:date="2021-05-26T13:23:00Z">
        <w:r w:rsidRPr="00AB44D1" w:rsidDel="00AB44D1">
          <w:rPr>
            <w:rFonts w:ascii="Courier New" w:hAnsi="Courier New" w:cs="Courier New"/>
            <w:color w:val="000000"/>
            <w:rPrChange w:id="1838"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if</w:delText>
        </w:r>
        <w:r w:rsidRPr="00AB44D1" w:rsidDel="00AB44D1">
          <w:rPr>
            <w:rFonts w:ascii="Courier New" w:hAnsi="Courier New" w:cs="Courier New"/>
            <w:color w:val="000000"/>
            <w:rPrChange w:id="183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response</w:delText>
        </w:r>
        <w:r w:rsidRPr="00AB44D1" w:rsidDel="00AB44D1">
          <w:rPr>
            <w:rFonts w:ascii="Courier New" w:hAnsi="Courier New" w:cs="Courier New"/>
            <w:color w:val="000000"/>
            <w:rPrChange w:id="184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isSuccessful</w:delText>
        </w:r>
        <w:r w:rsidRPr="00AB44D1" w:rsidDel="00AB44D1">
          <w:rPr>
            <w:rFonts w:ascii="Courier New" w:hAnsi="Courier New" w:cs="Courier New"/>
            <w:color w:val="000000"/>
            <w:rPrChange w:id="1841" w:author="Александр Перепечаев" w:date="2021-05-26T13:24:00Z">
              <w:rPr>
                <w:rFonts w:ascii="Courier New" w:hAnsi="Courier New" w:cs="Courier New"/>
                <w:color w:val="000000"/>
                <w:lang w:val="en-US"/>
              </w:rPr>
            </w:rPrChange>
          </w:rPr>
          <w:delText>){</w:delText>
        </w:r>
      </w:del>
    </w:p>
    <w:p w14:paraId="0D65B7A4" w14:textId="3A62948F" w:rsidR="00B955D5" w:rsidRPr="00AB44D1" w:rsidDel="00AB44D1" w:rsidRDefault="00B955D5" w:rsidP="00AB44D1">
      <w:pPr>
        <w:spacing w:after="240" w:line="360" w:lineRule="auto"/>
        <w:ind w:left="567"/>
        <w:jc w:val="center"/>
        <w:rPr>
          <w:del w:id="1842" w:author="Александр Перепечаев" w:date="2021-05-26T13:23:00Z"/>
          <w:rFonts w:ascii="Courier New" w:hAnsi="Courier New" w:cs="Courier New"/>
          <w:color w:val="000000"/>
          <w:rPrChange w:id="1843" w:author="Александр Перепечаев" w:date="2021-05-26T13:24:00Z">
            <w:rPr>
              <w:del w:id="1844" w:author="Александр Перепечаев" w:date="2021-05-26T13:23:00Z"/>
              <w:rFonts w:ascii="Courier New" w:hAnsi="Courier New" w:cs="Courier New"/>
              <w:color w:val="000000"/>
              <w:lang w:val="en-US"/>
            </w:rPr>
          </w:rPrChange>
        </w:rPr>
        <w:pPrChange w:id="1845" w:author="Александр Перепечаев" w:date="2021-05-26T13:23:00Z">
          <w:pPr>
            <w:keepNext/>
            <w:keepLines/>
            <w:ind w:left="567" w:firstLine="709"/>
            <w:outlineLvl w:val="0"/>
          </w:pPr>
        </w:pPrChange>
      </w:pPr>
      <w:del w:id="1846" w:author="Александр Перепечаев" w:date="2021-05-26T13:23:00Z">
        <w:r w:rsidRPr="00AB44D1" w:rsidDel="00AB44D1">
          <w:rPr>
            <w:rFonts w:ascii="Courier New" w:hAnsi="Courier New" w:cs="Courier New"/>
            <w:color w:val="000000"/>
            <w:rPrChange w:id="1847"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var</w:delText>
        </w:r>
        <w:r w:rsidRPr="00AB44D1" w:rsidDel="00AB44D1">
          <w:rPr>
            <w:rFonts w:ascii="Courier New" w:hAnsi="Courier New" w:cs="Courier New"/>
            <w:color w:val="000000"/>
            <w:rPrChange w:id="1848"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content</w:delText>
        </w:r>
        <w:r w:rsidRPr="00AB44D1" w:rsidDel="00AB44D1">
          <w:rPr>
            <w:rFonts w:ascii="Courier New" w:hAnsi="Courier New" w:cs="Courier New"/>
            <w:color w:val="000000"/>
            <w:rPrChange w:id="1849" w:author="Александр Перепечаев" w:date="2021-05-26T13:24:00Z">
              <w:rPr>
                <w:rFonts w:ascii="Courier New" w:hAnsi="Courier New" w:cs="Courier New"/>
                <w:color w:val="000000"/>
                <w:lang w:val="en-US"/>
              </w:rPr>
            </w:rPrChange>
          </w:rPr>
          <w:delText xml:space="preserve"> = ""</w:delText>
        </w:r>
      </w:del>
    </w:p>
    <w:p w14:paraId="1242CC19" w14:textId="166BC639" w:rsidR="00B955D5" w:rsidRPr="00AB44D1" w:rsidDel="00AB44D1" w:rsidRDefault="00B955D5" w:rsidP="00AB44D1">
      <w:pPr>
        <w:spacing w:after="240" w:line="360" w:lineRule="auto"/>
        <w:ind w:left="567"/>
        <w:jc w:val="center"/>
        <w:rPr>
          <w:del w:id="1850" w:author="Александр Перепечаев" w:date="2021-05-26T13:23:00Z"/>
          <w:rFonts w:ascii="Courier New" w:hAnsi="Courier New" w:cs="Courier New"/>
          <w:color w:val="000000"/>
          <w:rPrChange w:id="1851" w:author="Александр Перепечаев" w:date="2021-05-26T13:24:00Z">
            <w:rPr>
              <w:del w:id="1852" w:author="Александр Перепечаев" w:date="2021-05-26T13:23:00Z"/>
              <w:rFonts w:ascii="Courier New" w:hAnsi="Courier New" w:cs="Courier New"/>
              <w:color w:val="000000"/>
              <w:lang w:val="en-US"/>
            </w:rPr>
          </w:rPrChange>
        </w:rPr>
        <w:pPrChange w:id="1853" w:author="Александр Перепечаев" w:date="2021-05-26T13:23:00Z">
          <w:pPr>
            <w:keepNext/>
            <w:keepLines/>
            <w:ind w:left="567" w:firstLine="709"/>
            <w:outlineLvl w:val="0"/>
          </w:pPr>
        </w:pPrChange>
      </w:pPr>
      <w:del w:id="1854" w:author="Александр Перепечаев" w:date="2021-05-26T13:23:00Z">
        <w:r w:rsidRPr="00AB44D1" w:rsidDel="00AB44D1">
          <w:rPr>
            <w:rFonts w:ascii="Courier New" w:hAnsi="Courier New" w:cs="Courier New"/>
            <w:color w:val="000000"/>
            <w:rPrChange w:id="1855"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content</w:delText>
        </w:r>
        <w:r w:rsidRPr="00AB44D1" w:rsidDel="00AB44D1">
          <w:rPr>
            <w:rFonts w:ascii="Courier New" w:hAnsi="Courier New" w:cs="Courier New"/>
            <w:color w:val="000000"/>
            <w:rPrChange w:id="1856" w:author="Александр Перепечаев" w:date="2021-05-26T13:24:00Z">
              <w:rPr>
                <w:rFonts w:ascii="Courier New" w:hAnsi="Courier New" w:cs="Courier New"/>
                <w:color w:val="000000"/>
                <w:lang w:val="en-US"/>
              </w:rPr>
            </w:rPrChange>
          </w:rPr>
          <w:delText>+= "</w:delText>
        </w:r>
        <w:r w:rsidRPr="00EE5ABE" w:rsidDel="00AB44D1">
          <w:rPr>
            <w:rFonts w:ascii="Courier New" w:hAnsi="Courier New" w:cs="Courier New"/>
            <w:color w:val="000000"/>
            <w:lang w:val="en-US"/>
          </w:rPr>
          <w:delText>Code</w:delText>
        </w:r>
        <w:r w:rsidRPr="00AB44D1" w:rsidDel="00AB44D1">
          <w:rPr>
            <w:rFonts w:ascii="Courier New" w:hAnsi="Courier New" w:cs="Courier New"/>
            <w:color w:val="000000"/>
            <w:rPrChange w:id="1857" w:author="Александр Перепечаев" w:date="2021-05-26T13:24:00Z">
              <w:rPr>
                <w:rFonts w:ascii="Courier New" w:hAnsi="Courier New" w:cs="Courier New"/>
                <w:color w:val="000000"/>
                <w:lang w:val="en-US"/>
              </w:rPr>
            </w:rPrChange>
          </w:rPr>
          <w:delText xml:space="preserve">: " + </w:delText>
        </w:r>
        <w:r w:rsidRPr="00EE5ABE" w:rsidDel="00AB44D1">
          <w:rPr>
            <w:rFonts w:ascii="Courier New" w:hAnsi="Courier New" w:cs="Courier New"/>
            <w:color w:val="000000"/>
            <w:lang w:val="en-US"/>
          </w:rPr>
          <w:delText>response</w:delText>
        </w:r>
        <w:r w:rsidRPr="00AB44D1" w:rsidDel="00AB44D1">
          <w:rPr>
            <w:rFonts w:ascii="Courier New" w:hAnsi="Courier New" w:cs="Courier New"/>
            <w:color w:val="000000"/>
            <w:rPrChange w:id="1858"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code</w:delText>
        </w:r>
        <w:r w:rsidRPr="00AB44D1" w:rsidDel="00AB44D1">
          <w:rPr>
            <w:rFonts w:ascii="Courier New" w:hAnsi="Courier New" w:cs="Courier New"/>
            <w:color w:val="000000"/>
            <w:rPrChange w:id="1859" w:author="Александр Перепечаев" w:date="2021-05-26T13:24:00Z">
              <w:rPr>
                <w:rFonts w:ascii="Courier New" w:hAnsi="Courier New" w:cs="Courier New"/>
                <w:color w:val="000000"/>
                <w:lang w:val="en-US"/>
              </w:rPr>
            </w:rPrChange>
          </w:rPr>
          <w:delText>() + "\</w:delText>
        </w:r>
        <w:r w:rsidRPr="00EE5ABE" w:rsidDel="00AB44D1">
          <w:rPr>
            <w:rFonts w:ascii="Courier New" w:hAnsi="Courier New" w:cs="Courier New"/>
            <w:color w:val="000000"/>
            <w:lang w:val="en-US"/>
          </w:rPr>
          <w:delText>n</w:delText>
        </w:r>
        <w:r w:rsidRPr="00AB44D1" w:rsidDel="00AB44D1">
          <w:rPr>
            <w:rFonts w:ascii="Courier New" w:hAnsi="Courier New" w:cs="Courier New"/>
            <w:color w:val="000000"/>
            <w:rPrChange w:id="1860" w:author="Александр Перепечаев" w:date="2021-05-26T13:24:00Z">
              <w:rPr>
                <w:rFonts w:ascii="Courier New" w:hAnsi="Courier New" w:cs="Courier New"/>
                <w:color w:val="000000"/>
                <w:lang w:val="en-US"/>
              </w:rPr>
            </w:rPrChange>
          </w:rPr>
          <w:delText>"</w:delText>
        </w:r>
      </w:del>
    </w:p>
    <w:p w14:paraId="279C936E" w14:textId="0132FD13" w:rsidR="00B955D5" w:rsidRPr="00AB44D1" w:rsidDel="00AB44D1" w:rsidRDefault="00B955D5" w:rsidP="00AB44D1">
      <w:pPr>
        <w:spacing w:after="240" w:line="360" w:lineRule="auto"/>
        <w:ind w:left="567"/>
        <w:jc w:val="center"/>
        <w:rPr>
          <w:del w:id="1861" w:author="Александр Перепечаев" w:date="2021-05-26T13:23:00Z"/>
          <w:rFonts w:ascii="Courier New" w:hAnsi="Courier New" w:cs="Courier New"/>
          <w:color w:val="000000"/>
          <w:rPrChange w:id="1862" w:author="Александр Перепечаев" w:date="2021-05-26T13:24:00Z">
            <w:rPr>
              <w:del w:id="1863" w:author="Александр Перепечаев" w:date="2021-05-26T13:23:00Z"/>
              <w:rFonts w:ascii="Courier New" w:hAnsi="Courier New" w:cs="Courier New"/>
              <w:color w:val="000000"/>
              <w:lang w:val="en-US"/>
            </w:rPr>
          </w:rPrChange>
        </w:rPr>
        <w:pPrChange w:id="1864" w:author="Александр Перепечаев" w:date="2021-05-26T13:23:00Z">
          <w:pPr>
            <w:keepNext/>
            <w:keepLines/>
            <w:ind w:left="567" w:firstLine="709"/>
            <w:outlineLvl w:val="0"/>
          </w:pPr>
        </w:pPrChange>
      </w:pPr>
      <w:del w:id="1865" w:author="Александр Перепечаев" w:date="2021-05-26T13:23:00Z">
        <w:r w:rsidRPr="00AB44D1" w:rsidDel="00AB44D1">
          <w:rPr>
            <w:rFonts w:ascii="Courier New" w:hAnsi="Courier New" w:cs="Courier New"/>
            <w:color w:val="000000"/>
            <w:rPrChange w:id="1866"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content</w:delText>
        </w:r>
        <w:r w:rsidRPr="00AB44D1" w:rsidDel="00AB44D1">
          <w:rPr>
            <w:rFonts w:ascii="Courier New" w:hAnsi="Courier New" w:cs="Courier New"/>
            <w:color w:val="000000"/>
            <w:rPrChange w:id="1867"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message</w:delText>
        </w:r>
        <w:r w:rsidRPr="00AB44D1" w:rsidDel="00AB44D1">
          <w:rPr>
            <w:rFonts w:ascii="Courier New" w:hAnsi="Courier New" w:cs="Courier New"/>
            <w:color w:val="000000"/>
            <w:rPrChange w:id="1868" w:author="Александр Перепечаев" w:date="2021-05-26T13:24:00Z">
              <w:rPr>
                <w:rFonts w:ascii="Courier New" w:hAnsi="Courier New" w:cs="Courier New"/>
                <w:color w:val="000000"/>
                <w:lang w:val="en-US"/>
              </w:rPr>
            </w:rPrChange>
          </w:rPr>
          <w:delText xml:space="preserve">: " + </w:delText>
        </w:r>
        <w:r w:rsidRPr="00EE5ABE" w:rsidDel="00AB44D1">
          <w:rPr>
            <w:rFonts w:ascii="Courier New" w:hAnsi="Courier New" w:cs="Courier New"/>
            <w:color w:val="000000"/>
            <w:lang w:val="en-US"/>
          </w:rPr>
          <w:delText>response</w:delText>
        </w:r>
        <w:r w:rsidRPr="00AB44D1" w:rsidDel="00AB44D1">
          <w:rPr>
            <w:rFonts w:ascii="Courier New" w:hAnsi="Courier New" w:cs="Courier New"/>
            <w:color w:val="000000"/>
            <w:rPrChange w:id="1869"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message</w:delText>
        </w:r>
        <w:r w:rsidRPr="00AB44D1" w:rsidDel="00AB44D1">
          <w:rPr>
            <w:rFonts w:ascii="Courier New" w:hAnsi="Courier New" w:cs="Courier New"/>
            <w:color w:val="000000"/>
            <w:rPrChange w:id="1870" w:author="Александр Перепечаев" w:date="2021-05-26T13:24:00Z">
              <w:rPr>
                <w:rFonts w:ascii="Courier New" w:hAnsi="Courier New" w:cs="Courier New"/>
                <w:color w:val="000000"/>
                <w:lang w:val="en-US"/>
              </w:rPr>
            </w:rPrChange>
          </w:rPr>
          <w:delText>() + "\</w:delText>
        </w:r>
        <w:r w:rsidRPr="00EE5ABE" w:rsidDel="00AB44D1">
          <w:rPr>
            <w:rFonts w:ascii="Courier New" w:hAnsi="Courier New" w:cs="Courier New"/>
            <w:color w:val="000000"/>
            <w:lang w:val="en-US"/>
          </w:rPr>
          <w:delText>n</w:delText>
        </w:r>
        <w:r w:rsidRPr="00AB44D1" w:rsidDel="00AB44D1">
          <w:rPr>
            <w:rFonts w:ascii="Courier New" w:hAnsi="Courier New" w:cs="Courier New"/>
            <w:color w:val="000000"/>
            <w:rPrChange w:id="1871" w:author="Александр Перепечаев" w:date="2021-05-26T13:24:00Z">
              <w:rPr>
                <w:rFonts w:ascii="Courier New" w:hAnsi="Courier New" w:cs="Courier New"/>
                <w:color w:val="000000"/>
                <w:lang w:val="en-US"/>
              </w:rPr>
            </w:rPrChange>
          </w:rPr>
          <w:delText>"</w:delText>
        </w:r>
      </w:del>
    </w:p>
    <w:p w14:paraId="3CD0AD37" w14:textId="1C237561" w:rsidR="00B955D5" w:rsidRPr="00AB44D1" w:rsidDel="00AB44D1" w:rsidRDefault="00B955D5" w:rsidP="00AB44D1">
      <w:pPr>
        <w:spacing w:after="240" w:line="360" w:lineRule="auto"/>
        <w:ind w:left="567"/>
        <w:jc w:val="center"/>
        <w:rPr>
          <w:del w:id="1872" w:author="Александр Перепечаев" w:date="2021-05-26T13:23:00Z"/>
          <w:rFonts w:ascii="Courier New" w:hAnsi="Courier New" w:cs="Courier New"/>
          <w:color w:val="000000"/>
          <w:rPrChange w:id="1873" w:author="Александр Перепечаев" w:date="2021-05-26T13:24:00Z">
            <w:rPr>
              <w:del w:id="1874" w:author="Александр Перепечаев" w:date="2021-05-26T13:23:00Z"/>
              <w:rFonts w:ascii="Courier New" w:hAnsi="Courier New" w:cs="Courier New"/>
              <w:color w:val="000000"/>
              <w:lang w:val="en-US"/>
            </w:rPr>
          </w:rPrChange>
        </w:rPr>
        <w:pPrChange w:id="1875" w:author="Александр Перепечаев" w:date="2021-05-26T13:23:00Z">
          <w:pPr>
            <w:keepNext/>
            <w:keepLines/>
            <w:ind w:left="567" w:firstLine="709"/>
            <w:outlineLvl w:val="0"/>
          </w:pPr>
        </w:pPrChange>
      </w:pPr>
    </w:p>
    <w:p w14:paraId="2C91F10C" w14:textId="633E8AA4" w:rsidR="00B955D5" w:rsidRPr="00AB44D1" w:rsidDel="00AB44D1" w:rsidRDefault="00B955D5" w:rsidP="00AB44D1">
      <w:pPr>
        <w:spacing w:after="240" w:line="360" w:lineRule="auto"/>
        <w:ind w:left="567"/>
        <w:jc w:val="center"/>
        <w:rPr>
          <w:del w:id="1876" w:author="Александр Перепечаев" w:date="2021-05-26T13:23:00Z"/>
          <w:rFonts w:ascii="Courier New" w:hAnsi="Courier New" w:cs="Courier New"/>
          <w:color w:val="000000"/>
          <w:rPrChange w:id="1877" w:author="Александр Перепечаев" w:date="2021-05-26T13:24:00Z">
            <w:rPr>
              <w:del w:id="1878" w:author="Александр Перепечаев" w:date="2021-05-26T13:23:00Z"/>
              <w:rFonts w:ascii="Courier New" w:hAnsi="Courier New" w:cs="Courier New"/>
              <w:color w:val="000000"/>
              <w:lang w:val="en-US"/>
            </w:rPr>
          </w:rPrChange>
        </w:rPr>
        <w:pPrChange w:id="1879" w:author="Александр Перепечаев" w:date="2021-05-26T13:23:00Z">
          <w:pPr>
            <w:keepNext/>
            <w:keepLines/>
            <w:ind w:left="567" w:firstLine="709"/>
            <w:outlineLvl w:val="0"/>
          </w:pPr>
        </w:pPrChange>
      </w:pPr>
      <w:del w:id="1880" w:author="Александр Перепечаев" w:date="2021-05-26T13:23:00Z">
        <w:r w:rsidRPr="00AB44D1" w:rsidDel="00AB44D1">
          <w:rPr>
            <w:rFonts w:ascii="Courier New" w:hAnsi="Courier New" w:cs="Courier New"/>
            <w:color w:val="000000"/>
            <w:rPrChange w:id="1881"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textViewResult</w:delText>
        </w:r>
        <w:r w:rsidRPr="00AB44D1" w:rsidDel="00AB44D1">
          <w:rPr>
            <w:rFonts w:ascii="Courier New" w:hAnsi="Courier New" w:cs="Courier New"/>
            <w:color w:val="000000"/>
            <w:rPrChange w:id="1882"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text</w:delText>
        </w:r>
        <w:r w:rsidRPr="00AB44D1" w:rsidDel="00AB44D1">
          <w:rPr>
            <w:rFonts w:ascii="Courier New" w:hAnsi="Courier New" w:cs="Courier New"/>
            <w:color w:val="000000"/>
            <w:rPrChange w:id="1883"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content</w:delText>
        </w:r>
      </w:del>
    </w:p>
    <w:p w14:paraId="75D91992" w14:textId="1792F2F8" w:rsidR="00B955D5" w:rsidRPr="00AB44D1" w:rsidDel="00AB44D1" w:rsidRDefault="00B955D5" w:rsidP="00AB44D1">
      <w:pPr>
        <w:spacing w:after="240" w:line="360" w:lineRule="auto"/>
        <w:ind w:left="567"/>
        <w:jc w:val="center"/>
        <w:rPr>
          <w:del w:id="1884" w:author="Александр Перепечаев" w:date="2021-05-26T13:23:00Z"/>
          <w:rFonts w:ascii="Courier New" w:hAnsi="Courier New" w:cs="Courier New"/>
          <w:color w:val="000000"/>
          <w:rPrChange w:id="1885" w:author="Александр Перепечаев" w:date="2021-05-26T13:24:00Z">
            <w:rPr>
              <w:del w:id="1886" w:author="Александр Перепечаев" w:date="2021-05-26T13:23:00Z"/>
              <w:rFonts w:ascii="Courier New" w:hAnsi="Courier New" w:cs="Courier New"/>
              <w:color w:val="000000"/>
              <w:lang w:val="en-US"/>
            </w:rPr>
          </w:rPrChange>
        </w:rPr>
        <w:pPrChange w:id="1887" w:author="Александр Перепечаев" w:date="2021-05-26T13:23:00Z">
          <w:pPr>
            <w:keepNext/>
            <w:keepLines/>
            <w:ind w:left="567" w:firstLine="709"/>
            <w:outlineLvl w:val="0"/>
          </w:pPr>
        </w:pPrChange>
      </w:pPr>
      <w:del w:id="1888" w:author="Александр Перепечаев" w:date="2021-05-26T13:23:00Z">
        <w:r w:rsidRPr="00AB44D1" w:rsidDel="00AB44D1">
          <w:rPr>
            <w:rFonts w:ascii="Courier New" w:hAnsi="Courier New" w:cs="Courier New"/>
            <w:color w:val="000000"/>
            <w:rPrChange w:id="188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return</w:delText>
        </w:r>
      </w:del>
    </w:p>
    <w:p w14:paraId="1825F050" w14:textId="740BD02F" w:rsidR="00B955D5" w:rsidRPr="00AB44D1" w:rsidDel="00AB44D1" w:rsidRDefault="00B955D5" w:rsidP="00AB44D1">
      <w:pPr>
        <w:spacing w:after="240" w:line="360" w:lineRule="auto"/>
        <w:ind w:left="567"/>
        <w:jc w:val="center"/>
        <w:rPr>
          <w:del w:id="1890" w:author="Александр Перепечаев" w:date="2021-05-26T13:23:00Z"/>
          <w:rFonts w:ascii="Courier New" w:hAnsi="Courier New" w:cs="Courier New"/>
          <w:color w:val="000000"/>
          <w:rPrChange w:id="1891" w:author="Александр Перепечаев" w:date="2021-05-26T13:24:00Z">
            <w:rPr>
              <w:del w:id="1892" w:author="Александр Перепечаев" w:date="2021-05-26T13:23:00Z"/>
              <w:rFonts w:ascii="Courier New" w:hAnsi="Courier New" w:cs="Courier New"/>
              <w:color w:val="000000"/>
              <w:lang w:val="en-US"/>
            </w:rPr>
          </w:rPrChange>
        </w:rPr>
        <w:pPrChange w:id="1893" w:author="Александр Перепечаев" w:date="2021-05-26T13:23:00Z">
          <w:pPr>
            <w:keepNext/>
            <w:keepLines/>
            <w:ind w:left="567" w:firstLine="709"/>
            <w:outlineLvl w:val="0"/>
          </w:pPr>
        </w:pPrChange>
      </w:pPr>
      <w:del w:id="1894" w:author="Александр Перепечаев" w:date="2021-05-26T13:23:00Z">
        <w:r w:rsidRPr="00AB44D1" w:rsidDel="00AB44D1">
          <w:rPr>
            <w:rFonts w:ascii="Courier New" w:hAnsi="Courier New" w:cs="Courier New"/>
            <w:color w:val="000000"/>
            <w:rPrChange w:id="1895" w:author="Александр Перепечаев" w:date="2021-05-26T13:24:00Z">
              <w:rPr>
                <w:rFonts w:ascii="Courier New" w:hAnsi="Courier New" w:cs="Courier New"/>
                <w:color w:val="000000"/>
                <w:lang w:val="en-US"/>
              </w:rPr>
            </w:rPrChange>
          </w:rPr>
          <w:delText xml:space="preserve">                }</w:delText>
        </w:r>
      </w:del>
    </w:p>
    <w:p w14:paraId="0280EE41" w14:textId="71E038A4" w:rsidR="00B955D5" w:rsidRPr="00AB44D1" w:rsidDel="00AB44D1" w:rsidRDefault="00B955D5" w:rsidP="00AB44D1">
      <w:pPr>
        <w:spacing w:after="240" w:line="360" w:lineRule="auto"/>
        <w:ind w:left="567"/>
        <w:jc w:val="center"/>
        <w:rPr>
          <w:del w:id="1896" w:author="Александр Перепечаев" w:date="2021-05-26T13:23:00Z"/>
          <w:rFonts w:ascii="Courier New" w:hAnsi="Courier New" w:cs="Courier New"/>
          <w:color w:val="000000"/>
          <w:rPrChange w:id="1897" w:author="Александр Перепечаев" w:date="2021-05-26T13:24:00Z">
            <w:rPr>
              <w:del w:id="1898" w:author="Александр Перепечаев" w:date="2021-05-26T13:23:00Z"/>
              <w:rFonts w:ascii="Courier New" w:hAnsi="Courier New" w:cs="Courier New"/>
              <w:color w:val="000000"/>
              <w:lang w:val="en-US"/>
            </w:rPr>
          </w:rPrChange>
        </w:rPr>
        <w:pPrChange w:id="1899" w:author="Александр Перепечаев" w:date="2021-05-26T13:23:00Z">
          <w:pPr>
            <w:keepNext/>
            <w:keepLines/>
            <w:ind w:left="567" w:firstLine="709"/>
            <w:outlineLvl w:val="0"/>
          </w:pPr>
        </w:pPrChange>
      </w:pPr>
      <w:del w:id="1900" w:author="Александр Перепечаев" w:date="2021-05-26T13:23:00Z">
        <w:r w:rsidRPr="00AB44D1" w:rsidDel="00AB44D1">
          <w:rPr>
            <w:rFonts w:ascii="Courier New" w:hAnsi="Courier New" w:cs="Courier New"/>
            <w:color w:val="000000"/>
            <w:rPrChange w:id="1901"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var</w:delText>
        </w:r>
        <w:r w:rsidRPr="00AB44D1" w:rsidDel="00AB44D1">
          <w:rPr>
            <w:rFonts w:ascii="Courier New" w:hAnsi="Courier New" w:cs="Courier New"/>
            <w:color w:val="000000"/>
            <w:rPrChange w:id="1902"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obj</w:delText>
        </w:r>
        <w:r w:rsidRPr="00AB44D1" w:rsidDel="00AB44D1">
          <w:rPr>
            <w:rFonts w:ascii="Courier New" w:hAnsi="Courier New" w:cs="Courier New"/>
            <w:color w:val="000000"/>
            <w:rPrChange w:id="1903"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response</w:delText>
        </w:r>
        <w:r w:rsidRPr="00AB44D1" w:rsidDel="00AB44D1">
          <w:rPr>
            <w:rFonts w:ascii="Courier New" w:hAnsi="Courier New" w:cs="Courier New"/>
            <w:color w:val="000000"/>
            <w:rPrChange w:id="1904"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body</w:delText>
        </w:r>
        <w:r w:rsidRPr="00AB44D1" w:rsidDel="00AB44D1">
          <w:rPr>
            <w:rFonts w:ascii="Courier New" w:hAnsi="Courier New" w:cs="Courier New"/>
            <w:color w:val="000000"/>
            <w:rPrChange w:id="1905" w:author="Александр Перепечаев" w:date="2021-05-26T13:24:00Z">
              <w:rPr>
                <w:rFonts w:ascii="Courier New" w:hAnsi="Courier New" w:cs="Courier New"/>
                <w:color w:val="000000"/>
                <w:lang w:val="en-US"/>
              </w:rPr>
            </w:rPrChange>
          </w:rPr>
          <w:delText>();</w:delText>
        </w:r>
      </w:del>
    </w:p>
    <w:p w14:paraId="2740E824" w14:textId="4EB33030" w:rsidR="00B955D5" w:rsidRPr="00AB44D1" w:rsidDel="00AB44D1" w:rsidRDefault="00B955D5" w:rsidP="00AB44D1">
      <w:pPr>
        <w:spacing w:after="240" w:line="360" w:lineRule="auto"/>
        <w:ind w:left="567"/>
        <w:jc w:val="center"/>
        <w:rPr>
          <w:del w:id="1906" w:author="Александр Перепечаев" w:date="2021-05-26T13:23:00Z"/>
          <w:rFonts w:ascii="Courier New" w:hAnsi="Courier New" w:cs="Courier New"/>
          <w:color w:val="000000"/>
          <w:rPrChange w:id="1907" w:author="Александр Перепечаев" w:date="2021-05-26T13:24:00Z">
            <w:rPr>
              <w:del w:id="1908" w:author="Александр Перепечаев" w:date="2021-05-26T13:23:00Z"/>
              <w:rFonts w:ascii="Courier New" w:hAnsi="Courier New" w:cs="Courier New"/>
              <w:color w:val="000000"/>
              <w:lang w:val="en-US"/>
            </w:rPr>
          </w:rPrChange>
        </w:rPr>
        <w:pPrChange w:id="1909" w:author="Александр Перепечаев" w:date="2021-05-26T13:23:00Z">
          <w:pPr>
            <w:keepNext/>
            <w:keepLines/>
            <w:ind w:left="567" w:firstLine="709"/>
            <w:outlineLvl w:val="0"/>
          </w:pPr>
        </w:pPrChange>
      </w:pPr>
      <w:del w:id="1910" w:author="Александр Перепечаев" w:date="2021-05-26T13:23:00Z">
        <w:r w:rsidRPr="00AB44D1" w:rsidDel="00AB44D1">
          <w:rPr>
            <w:rFonts w:ascii="Courier New" w:hAnsi="Courier New" w:cs="Courier New"/>
            <w:color w:val="000000"/>
            <w:rPrChange w:id="1911"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rPr>
          <w:delText>Если</w:delText>
        </w:r>
        <w:r w:rsidRPr="00AB44D1" w:rsidDel="00AB44D1">
          <w:rPr>
            <w:rFonts w:ascii="Courier New" w:hAnsi="Courier New" w:cs="Courier New"/>
            <w:color w:val="000000"/>
            <w:rPrChange w:id="1912"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rPr>
          <w:delText>все</w:delText>
        </w:r>
        <w:r w:rsidRPr="00AB44D1" w:rsidDel="00AB44D1">
          <w:rPr>
            <w:rFonts w:ascii="Courier New" w:hAnsi="Courier New" w:cs="Courier New"/>
            <w:color w:val="000000"/>
            <w:rPrChange w:id="1913"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rPr>
          <w:delText>хорошо</w:delText>
        </w:r>
      </w:del>
    </w:p>
    <w:p w14:paraId="00166D39" w14:textId="598791C7" w:rsidR="00B955D5" w:rsidRPr="00EE5ABE" w:rsidDel="00AB44D1" w:rsidRDefault="00B955D5" w:rsidP="00AB44D1">
      <w:pPr>
        <w:spacing w:after="240" w:line="360" w:lineRule="auto"/>
        <w:ind w:left="567"/>
        <w:jc w:val="center"/>
        <w:rPr>
          <w:del w:id="1914" w:author="Александр Перепечаев" w:date="2021-05-26T13:23:00Z"/>
          <w:rFonts w:ascii="Courier New" w:hAnsi="Courier New" w:cs="Courier New"/>
          <w:color w:val="000000"/>
        </w:rPr>
        <w:pPrChange w:id="1915" w:author="Александр Перепечаев" w:date="2021-05-26T13:23:00Z">
          <w:pPr>
            <w:keepNext/>
            <w:keepLines/>
            <w:ind w:left="567" w:firstLine="709"/>
            <w:outlineLvl w:val="0"/>
          </w:pPr>
        </w:pPrChange>
      </w:pPr>
      <w:del w:id="1916" w:author="Александр Перепечаев" w:date="2021-05-26T13:23:00Z">
        <w:r w:rsidRPr="00AB44D1" w:rsidDel="00AB44D1">
          <w:rPr>
            <w:rFonts w:ascii="Courier New" w:hAnsi="Courier New" w:cs="Courier New"/>
            <w:color w:val="000000"/>
            <w:rPrChange w:id="1917"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rPr>
          <w:delText xml:space="preserve">// </w:delText>
        </w:r>
        <w:r w:rsidRPr="00EE5ABE" w:rsidDel="00AB44D1">
          <w:rPr>
            <w:rFonts w:ascii="Courier New" w:hAnsi="Courier New" w:cs="Courier New"/>
            <w:color w:val="000000"/>
            <w:lang w:val="en-US"/>
          </w:rPr>
          <w:delText>var</w:delText>
        </w:r>
        <w:r w:rsidRPr="00EE5ABE" w:rsidDel="00AB44D1">
          <w:rPr>
            <w:rFonts w:ascii="Courier New" w:hAnsi="Courier New" w:cs="Courier New"/>
            <w:color w:val="000000"/>
          </w:rPr>
          <w:delText xml:space="preserve"> </w:delText>
        </w:r>
        <w:r w:rsidRPr="00EE5ABE" w:rsidDel="00AB44D1">
          <w:rPr>
            <w:rFonts w:ascii="Courier New" w:hAnsi="Courier New" w:cs="Courier New"/>
            <w:color w:val="000000"/>
            <w:lang w:val="en-US"/>
          </w:rPr>
          <w:delText>content</w:delText>
        </w:r>
        <w:r w:rsidRPr="00EE5ABE" w:rsidDel="00AB44D1">
          <w:rPr>
            <w:rFonts w:ascii="Courier New" w:hAnsi="Courier New" w:cs="Courier New"/>
            <w:color w:val="000000"/>
          </w:rPr>
          <w:delText xml:space="preserve"> = ""</w:delText>
        </w:r>
      </w:del>
    </w:p>
    <w:p w14:paraId="7768DA67" w14:textId="11AD5A5D" w:rsidR="00B955D5" w:rsidRPr="00AB44D1" w:rsidDel="00AB44D1" w:rsidRDefault="00B955D5" w:rsidP="00AB44D1">
      <w:pPr>
        <w:spacing w:after="240" w:line="360" w:lineRule="auto"/>
        <w:ind w:left="567"/>
        <w:jc w:val="center"/>
        <w:rPr>
          <w:del w:id="1918" w:author="Александр Перепечаев" w:date="2021-05-26T13:23:00Z"/>
          <w:rFonts w:ascii="Courier New" w:hAnsi="Courier New" w:cs="Courier New"/>
          <w:color w:val="000000"/>
          <w:rPrChange w:id="1919" w:author="Александр Перепечаев" w:date="2021-05-26T13:24:00Z">
            <w:rPr>
              <w:del w:id="1920" w:author="Александр Перепечаев" w:date="2021-05-26T13:23:00Z"/>
              <w:rFonts w:ascii="Courier New" w:hAnsi="Courier New" w:cs="Courier New"/>
              <w:color w:val="000000"/>
              <w:lang w:val="en-US"/>
            </w:rPr>
          </w:rPrChange>
        </w:rPr>
        <w:pPrChange w:id="1921" w:author="Александр Перепечаев" w:date="2021-05-26T13:23:00Z">
          <w:pPr>
            <w:keepNext/>
            <w:keepLines/>
            <w:ind w:left="567" w:firstLine="709"/>
            <w:outlineLvl w:val="0"/>
          </w:pPr>
        </w:pPrChange>
      </w:pPr>
      <w:del w:id="1922" w:author="Александр Перепечаев" w:date="2021-05-26T13:23:00Z">
        <w:r w:rsidRPr="00EE5ABE" w:rsidDel="00AB44D1">
          <w:rPr>
            <w:rFonts w:ascii="Courier New" w:hAnsi="Courier New" w:cs="Courier New"/>
            <w:color w:val="000000"/>
          </w:rPr>
          <w:delText xml:space="preserve">               </w:delText>
        </w:r>
        <w:r w:rsidRPr="00AB44D1" w:rsidDel="00AB44D1">
          <w:rPr>
            <w:rFonts w:ascii="Courier New" w:hAnsi="Courier New" w:cs="Courier New"/>
            <w:color w:val="000000"/>
            <w:rPrChange w:id="1923"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content</w:delText>
        </w:r>
        <w:r w:rsidRPr="00AB44D1" w:rsidDel="00AB44D1">
          <w:rPr>
            <w:rFonts w:ascii="Courier New" w:hAnsi="Courier New" w:cs="Courier New"/>
            <w:color w:val="000000"/>
            <w:rPrChange w:id="1924" w:author="Александр Перепечаев" w:date="2021-05-26T13:24:00Z">
              <w:rPr>
                <w:rFonts w:ascii="Courier New" w:hAnsi="Courier New" w:cs="Courier New"/>
                <w:color w:val="000000"/>
                <w:lang w:val="en-US"/>
              </w:rPr>
            </w:rPrChange>
          </w:rPr>
          <w:delText>+= "</w:delText>
        </w:r>
        <w:r w:rsidRPr="00EE5ABE" w:rsidDel="00AB44D1">
          <w:rPr>
            <w:rFonts w:ascii="Courier New" w:hAnsi="Courier New" w:cs="Courier New"/>
            <w:color w:val="000000"/>
            <w:lang w:val="en-US"/>
          </w:rPr>
          <w:delText>Code</w:delText>
        </w:r>
        <w:r w:rsidRPr="00AB44D1" w:rsidDel="00AB44D1">
          <w:rPr>
            <w:rFonts w:ascii="Courier New" w:hAnsi="Courier New" w:cs="Courier New"/>
            <w:color w:val="000000"/>
            <w:rPrChange w:id="1925" w:author="Александр Перепечаев" w:date="2021-05-26T13:24:00Z">
              <w:rPr>
                <w:rFonts w:ascii="Courier New" w:hAnsi="Courier New" w:cs="Courier New"/>
                <w:color w:val="000000"/>
                <w:lang w:val="en-US"/>
              </w:rPr>
            </w:rPrChange>
          </w:rPr>
          <w:delText xml:space="preserve">: " + </w:delText>
        </w:r>
        <w:r w:rsidRPr="00EE5ABE" w:rsidDel="00AB44D1">
          <w:rPr>
            <w:rFonts w:ascii="Courier New" w:hAnsi="Courier New" w:cs="Courier New"/>
            <w:color w:val="000000"/>
            <w:lang w:val="en-US"/>
          </w:rPr>
          <w:delText>response</w:delText>
        </w:r>
        <w:r w:rsidRPr="00AB44D1" w:rsidDel="00AB44D1">
          <w:rPr>
            <w:rFonts w:ascii="Courier New" w:hAnsi="Courier New" w:cs="Courier New"/>
            <w:color w:val="000000"/>
            <w:rPrChange w:id="1926"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code</w:delText>
        </w:r>
        <w:r w:rsidRPr="00AB44D1" w:rsidDel="00AB44D1">
          <w:rPr>
            <w:rFonts w:ascii="Courier New" w:hAnsi="Courier New" w:cs="Courier New"/>
            <w:color w:val="000000"/>
            <w:rPrChange w:id="1927" w:author="Александр Перепечаев" w:date="2021-05-26T13:24:00Z">
              <w:rPr>
                <w:rFonts w:ascii="Courier New" w:hAnsi="Courier New" w:cs="Courier New"/>
                <w:color w:val="000000"/>
                <w:lang w:val="en-US"/>
              </w:rPr>
            </w:rPrChange>
          </w:rPr>
          <w:delText>() + "\</w:delText>
        </w:r>
        <w:r w:rsidRPr="00EE5ABE" w:rsidDel="00AB44D1">
          <w:rPr>
            <w:rFonts w:ascii="Courier New" w:hAnsi="Courier New" w:cs="Courier New"/>
            <w:color w:val="000000"/>
            <w:lang w:val="en-US"/>
          </w:rPr>
          <w:delText>n</w:delText>
        </w:r>
        <w:r w:rsidRPr="00AB44D1" w:rsidDel="00AB44D1">
          <w:rPr>
            <w:rFonts w:ascii="Courier New" w:hAnsi="Courier New" w:cs="Courier New"/>
            <w:color w:val="000000"/>
            <w:rPrChange w:id="1928" w:author="Александр Перепечаев" w:date="2021-05-26T13:24:00Z">
              <w:rPr>
                <w:rFonts w:ascii="Courier New" w:hAnsi="Courier New" w:cs="Courier New"/>
                <w:color w:val="000000"/>
                <w:lang w:val="en-US"/>
              </w:rPr>
            </w:rPrChange>
          </w:rPr>
          <w:delText>"</w:delText>
        </w:r>
      </w:del>
    </w:p>
    <w:p w14:paraId="0C8F9231" w14:textId="6BC2CEA7" w:rsidR="00B955D5" w:rsidRPr="00AB44D1" w:rsidDel="00AB44D1" w:rsidRDefault="00B955D5" w:rsidP="00AB44D1">
      <w:pPr>
        <w:spacing w:after="240" w:line="360" w:lineRule="auto"/>
        <w:ind w:left="567"/>
        <w:jc w:val="center"/>
        <w:rPr>
          <w:del w:id="1929" w:author="Александр Перепечаев" w:date="2021-05-26T13:23:00Z"/>
          <w:rFonts w:ascii="Courier New" w:hAnsi="Courier New" w:cs="Courier New"/>
          <w:color w:val="000000"/>
          <w:rPrChange w:id="1930" w:author="Александр Перепечаев" w:date="2021-05-26T13:24:00Z">
            <w:rPr>
              <w:del w:id="1931" w:author="Александр Перепечаев" w:date="2021-05-26T13:23:00Z"/>
              <w:rFonts w:ascii="Courier New" w:hAnsi="Courier New" w:cs="Courier New"/>
              <w:color w:val="000000"/>
              <w:lang w:val="en-US"/>
            </w:rPr>
          </w:rPrChange>
        </w:rPr>
        <w:pPrChange w:id="1932" w:author="Александр Перепечаев" w:date="2021-05-26T13:23:00Z">
          <w:pPr>
            <w:keepNext/>
            <w:keepLines/>
            <w:ind w:left="567" w:firstLine="709"/>
            <w:outlineLvl w:val="0"/>
          </w:pPr>
        </w:pPrChange>
      </w:pPr>
      <w:del w:id="1933" w:author="Александр Перепечаев" w:date="2021-05-26T13:23:00Z">
        <w:r w:rsidRPr="00AB44D1" w:rsidDel="00AB44D1">
          <w:rPr>
            <w:rFonts w:ascii="Courier New" w:hAnsi="Courier New" w:cs="Courier New"/>
            <w:color w:val="000000"/>
            <w:rPrChange w:id="1934"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content</w:delText>
        </w:r>
        <w:r w:rsidRPr="00AB44D1" w:rsidDel="00AB44D1">
          <w:rPr>
            <w:rFonts w:ascii="Courier New" w:hAnsi="Courier New" w:cs="Courier New"/>
            <w:color w:val="000000"/>
            <w:rPrChange w:id="1935"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message</w:delText>
        </w:r>
        <w:r w:rsidRPr="00AB44D1" w:rsidDel="00AB44D1">
          <w:rPr>
            <w:rFonts w:ascii="Courier New" w:hAnsi="Courier New" w:cs="Courier New"/>
            <w:color w:val="000000"/>
            <w:rPrChange w:id="1936" w:author="Александр Перепечаев" w:date="2021-05-26T13:24:00Z">
              <w:rPr>
                <w:rFonts w:ascii="Courier New" w:hAnsi="Courier New" w:cs="Courier New"/>
                <w:color w:val="000000"/>
                <w:lang w:val="en-US"/>
              </w:rPr>
            </w:rPrChange>
          </w:rPr>
          <w:delText xml:space="preserve">: " + </w:delText>
        </w:r>
        <w:r w:rsidRPr="00EE5ABE" w:rsidDel="00AB44D1">
          <w:rPr>
            <w:rFonts w:ascii="Courier New" w:hAnsi="Courier New" w:cs="Courier New"/>
            <w:color w:val="000000"/>
            <w:lang w:val="en-US"/>
          </w:rPr>
          <w:delText>response</w:delText>
        </w:r>
        <w:r w:rsidRPr="00AB44D1" w:rsidDel="00AB44D1">
          <w:rPr>
            <w:rFonts w:ascii="Courier New" w:hAnsi="Courier New" w:cs="Courier New"/>
            <w:color w:val="000000"/>
            <w:rPrChange w:id="1937"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message</w:delText>
        </w:r>
        <w:r w:rsidRPr="00AB44D1" w:rsidDel="00AB44D1">
          <w:rPr>
            <w:rFonts w:ascii="Courier New" w:hAnsi="Courier New" w:cs="Courier New"/>
            <w:color w:val="000000"/>
            <w:rPrChange w:id="1938" w:author="Александр Перепечаев" w:date="2021-05-26T13:24:00Z">
              <w:rPr>
                <w:rFonts w:ascii="Courier New" w:hAnsi="Courier New" w:cs="Courier New"/>
                <w:color w:val="000000"/>
                <w:lang w:val="en-US"/>
              </w:rPr>
            </w:rPrChange>
          </w:rPr>
          <w:delText>() + "\</w:delText>
        </w:r>
        <w:r w:rsidRPr="00EE5ABE" w:rsidDel="00AB44D1">
          <w:rPr>
            <w:rFonts w:ascii="Courier New" w:hAnsi="Courier New" w:cs="Courier New"/>
            <w:color w:val="000000"/>
            <w:lang w:val="en-US"/>
          </w:rPr>
          <w:delText>n</w:delText>
        </w:r>
        <w:r w:rsidRPr="00AB44D1" w:rsidDel="00AB44D1">
          <w:rPr>
            <w:rFonts w:ascii="Courier New" w:hAnsi="Courier New" w:cs="Courier New"/>
            <w:color w:val="000000"/>
            <w:rPrChange w:id="1939" w:author="Александр Перепечаев" w:date="2021-05-26T13:24:00Z">
              <w:rPr>
                <w:rFonts w:ascii="Courier New" w:hAnsi="Courier New" w:cs="Courier New"/>
                <w:color w:val="000000"/>
                <w:lang w:val="en-US"/>
              </w:rPr>
            </w:rPrChange>
          </w:rPr>
          <w:delText>"</w:delText>
        </w:r>
      </w:del>
    </w:p>
    <w:p w14:paraId="32F2A892" w14:textId="3D4B046B" w:rsidR="00B955D5" w:rsidRPr="00AB44D1" w:rsidDel="00AB44D1" w:rsidRDefault="00B955D5" w:rsidP="00AB44D1">
      <w:pPr>
        <w:spacing w:after="240" w:line="360" w:lineRule="auto"/>
        <w:ind w:left="567"/>
        <w:jc w:val="center"/>
        <w:rPr>
          <w:del w:id="1940" w:author="Александр Перепечаев" w:date="2021-05-26T13:23:00Z"/>
          <w:rFonts w:ascii="Courier New" w:hAnsi="Courier New" w:cs="Courier New"/>
          <w:color w:val="000000"/>
          <w:rPrChange w:id="1941" w:author="Александр Перепечаев" w:date="2021-05-26T13:24:00Z">
            <w:rPr>
              <w:del w:id="1942" w:author="Александр Перепечаев" w:date="2021-05-26T13:23:00Z"/>
              <w:rFonts w:ascii="Courier New" w:hAnsi="Courier New" w:cs="Courier New"/>
              <w:color w:val="000000"/>
              <w:lang w:val="en-US"/>
            </w:rPr>
          </w:rPrChange>
        </w:rPr>
        <w:pPrChange w:id="1943" w:author="Александр Перепечаев" w:date="2021-05-26T13:23:00Z">
          <w:pPr>
            <w:keepNext/>
            <w:keepLines/>
            <w:ind w:left="567" w:firstLine="709"/>
            <w:outlineLvl w:val="0"/>
          </w:pPr>
        </w:pPrChange>
      </w:pPr>
      <w:del w:id="1944" w:author="Александр Перепечаев" w:date="2021-05-26T13:23:00Z">
        <w:r w:rsidRPr="00AB44D1" w:rsidDel="00AB44D1">
          <w:rPr>
            <w:rFonts w:ascii="Courier New" w:hAnsi="Courier New" w:cs="Courier New"/>
            <w:color w:val="000000"/>
            <w:rPrChange w:id="1945"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textViewResult</w:delText>
        </w:r>
        <w:r w:rsidRPr="00AB44D1" w:rsidDel="00AB44D1">
          <w:rPr>
            <w:rFonts w:ascii="Courier New" w:hAnsi="Courier New" w:cs="Courier New"/>
            <w:color w:val="000000"/>
            <w:rPrChange w:id="1946"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text</w:delText>
        </w:r>
        <w:r w:rsidRPr="00AB44D1" w:rsidDel="00AB44D1">
          <w:rPr>
            <w:rFonts w:ascii="Courier New" w:hAnsi="Courier New" w:cs="Courier New"/>
            <w:color w:val="000000"/>
            <w:rPrChange w:id="1947"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content</w:delText>
        </w:r>
      </w:del>
    </w:p>
    <w:p w14:paraId="2239C414" w14:textId="38D91AA6" w:rsidR="00B955D5" w:rsidRPr="00AB44D1" w:rsidDel="00AB44D1" w:rsidRDefault="00B955D5" w:rsidP="00AB44D1">
      <w:pPr>
        <w:spacing w:after="240" w:line="360" w:lineRule="auto"/>
        <w:ind w:left="567"/>
        <w:jc w:val="center"/>
        <w:rPr>
          <w:del w:id="1948" w:author="Александр Перепечаев" w:date="2021-05-26T13:23:00Z"/>
          <w:rFonts w:ascii="Courier New" w:hAnsi="Courier New" w:cs="Courier New"/>
          <w:color w:val="000000"/>
          <w:rPrChange w:id="1949" w:author="Александр Перепечаев" w:date="2021-05-26T13:24:00Z">
            <w:rPr>
              <w:del w:id="1950" w:author="Александр Перепечаев" w:date="2021-05-26T13:23:00Z"/>
              <w:rFonts w:ascii="Courier New" w:hAnsi="Courier New" w:cs="Courier New"/>
              <w:color w:val="000000"/>
              <w:lang w:val="en-US"/>
            </w:rPr>
          </w:rPrChange>
        </w:rPr>
        <w:pPrChange w:id="1951" w:author="Александр Перепечаев" w:date="2021-05-26T13:23:00Z">
          <w:pPr>
            <w:keepNext/>
            <w:keepLines/>
            <w:ind w:left="567" w:firstLine="709"/>
            <w:outlineLvl w:val="0"/>
          </w:pPr>
        </w:pPrChange>
      </w:pPr>
      <w:del w:id="1952" w:author="Александр Перепечаев" w:date="2021-05-26T13:23:00Z">
        <w:r w:rsidRPr="00AB44D1" w:rsidDel="00AB44D1">
          <w:rPr>
            <w:rFonts w:ascii="Courier New" w:hAnsi="Courier New" w:cs="Courier New"/>
            <w:color w:val="000000"/>
            <w:rPrChange w:id="1953"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val</w:delText>
        </w:r>
        <w:r w:rsidRPr="00AB44D1" w:rsidDel="00AB44D1">
          <w:rPr>
            <w:rFonts w:ascii="Courier New" w:hAnsi="Courier New" w:cs="Courier New"/>
            <w:color w:val="000000"/>
            <w:rPrChange w:id="1954"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intent</w:delText>
        </w:r>
        <w:r w:rsidRPr="00AB44D1" w:rsidDel="00AB44D1">
          <w:rPr>
            <w:rFonts w:ascii="Courier New" w:hAnsi="Courier New" w:cs="Courier New"/>
            <w:color w:val="000000"/>
            <w:rPrChange w:id="1955"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Intent</w:delText>
        </w:r>
        <w:r w:rsidRPr="00AB44D1" w:rsidDel="00AB44D1">
          <w:rPr>
            <w:rFonts w:ascii="Courier New" w:hAnsi="Courier New" w:cs="Courier New"/>
            <w:color w:val="000000"/>
            <w:rPrChange w:id="1956"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this</w:delText>
        </w:r>
        <w:r w:rsidRPr="00AB44D1" w:rsidDel="00AB44D1">
          <w:rPr>
            <w:rFonts w:ascii="Courier New" w:hAnsi="Courier New" w:cs="Courier New"/>
            <w:color w:val="000000"/>
            <w:rPrChange w:id="1957"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MainActivity</w:delText>
        </w:r>
        <w:r w:rsidRPr="00AB44D1" w:rsidDel="00AB44D1">
          <w:rPr>
            <w:rFonts w:ascii="Courier New" w:hAnsi="Courier New" w:cs="Courier New"/>
            <w:color w:val="000000"/>
            <w:rPrChange w:id="1958"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EmotionActivity</w:delText>
        </w:r>
        <w:r w:rsidRPr="00AB44D1" w:rsidDel="00AB44D1">
          <w:rPr>
            <w:rFonts w:ascii="Courier New" w:hAnsi="Courier New" w:cs="Courier New"/>
            <w:color w:val="000000"/>
            <w:rPrChange w:id="1959"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class</w:delText>
        </w:r>
        <w:r w:rsidRPr="00AB44D1" w:rsidDel="00AB44D1">
          <w:rPr>
            <w:rFonts w:ascii="Courier New" w:hAnsi="Courier New" w:cs="Courier New"/>
            <w:color w:val="000000"/>
            <w:rPrChange w:id="196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java</w:delText>
        </w:r>
        <w:r w:rsidRPr="00AB44D1" w:rsidDel="00AB44D1">
          <w:rPr>
            <w:rFonts w:ascii="Courier New" w:hAnsi="Courier New" w:cs="Courier New"/>
            <w:color w:val="000000"/>
            <w:rPrChange w:id="1961" w:author="Александр Перепечаев" w:date="2021-05-26T13:24:00Z">
              <w:rPr>
                <w:rFonts w:ascii="Courier New" w:hAnsi="Courier New" w:cs="Courier New"/>
                <w:color w:val="000000"/>
                <w:lang w:val="en-US"/>
              </w:rPr>
            </w:rPrChange>
          </w:rPr>
          <w:delText>)</w:delText>
        </w:r>
      </w:del>
    </w:p>
    <w:p w14:paraId="1D240158" w14:textId="5FC2EA5E" w:rsidR="00B955D5" w:rsidRPr="00AB44D1" w:rsidDel="00AB44D1" w:rsidRDefault="00B955D5" w:rsidP="00AB44D1">
      <w:pPr>
        <w:spacing w:after="240" w:line="360" w:lineRule="auto"/>
        <w:ind w:left="567"/>
        <w:jc w:val="center"/>
        <w:rPr>
          <w:del w:id="1962" w:author="Александр Перепечаев" w:date="2021-05-26T13:23:00Z"/>
          <w:rFonts w:ascii="Courier New" w:hAnsi="Courier New" w:cs="Courier New"/>
          <w:color w:val="000000"/>
          <w:rPrChange w:id="1963" w:author="Александр Перепечаев" w:date="2021-05-26T13:24:00Z">
            <w:rPr>
              <w:del w:id="1964" w:author="Александр Перепечаев" w:date="2021-05-26T13:23:00Z"/>
              <w:rFonts w:ascii="Courier New" w:hAnsi="Courier New" w:cs="Courier New"/>
              <w:color w:val="000000"/>
              <w:lang w:val="en-US"/>
            </w:rPr>
          </w:rPrChange>
        </w:rPr>
        <w:pPrChange w:id="1965" w:author="Александр Перепечаев" w:date="2021-05-26T13:23:00Z">
          <w:pPr>
            <w:keepNext/>
            <w:keepLines/>
            <w:ind w:left="567" w:firstLine="709"/>
            <w:outlineLvl w:val="0"/>
          </w:pPr>
        </w:pPrChange>
      </w:pPr>
      <w:del w:id="1966" w:author="Александр Перепечаев" w:date="2021-05-26T13:23:00Z">
        <w:r w:rsidRPr="00AB44D1" w:rsidDel="00AB44D1">
          <w:rPr>
            <w:rFonts w:ascii="Courier New" w:hAnsi="Courier New" w:cs="Courier New"/>
            <w:color w:val="000000"/>
            <w:rPrChange w:id="1967"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intent</w:delText>
        </w:r>
        <w:r w:rsidRPr="00AB44D1" w:rsidDel="00AB44D1">
          <w:rPr>
            <w:rFonts w:ascii="Courier New" w:hAnsi="Courier New" w:cs="Courier New"/>
            <w:color w:val="000000"/>
            <w:rPrChange w:id="1968"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putExtra</w:delText>
        </w:r>
        <w:r w:rsidRPr="00AB44D1" w:rsidDel="00AB44D1">
          <w:rPr>
            <w:rFonts w:ascii="Courier New" w:hAnsi="Courier New" w:cs="Courier New"/>
            <w:color w:val="000000"/>
            <w:rPrChange w:id="1969"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email</w:delText>
        </w:r>
        <w:r w:rsidRPr="00AB44D1" w:rsidDel="00AB44D1">
          <w:rPr>
            <w:rFonts w:ascii="Courier New" w:hAnsi="Courier New" w:cs="Courier New"/>
            <w:color w:val="000000"/>
            <w:rPrChange w:id="1970"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obj</w:delText>
        </w:r>
        <w:r w:rsidRPr="00AB44D1" w:rsidDel="00AB44D1">
          <w:rPr>
            <w:rFonts w:ascii="Courier New" w:hAnsi="Courier New" w:cs="Courier New"/>
            <w:color w:val="000000"/>
            <w:rPrChange w:id="1971"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email</w:delText>
        </w:r>
        <w:r w:rsidRPr="00AB44D1" w:rsidDel="00AB44D1">
          <w:rPr>
            <w:rFonts w:ascii="Courier New" w:hAnsi="Courier New" w:cs="Courier New"/>
            <w:color w:val="000000"/>
            <w:rPrChange w:id="1972" w:author="Александр Перепечаев" w:date="2021-05-26T13:24:00Z">
              <w:rPr>
                <w:rFonts w:ascii="Courier New" w:hAnsi="Courier New" w:cs="Courier New"/>
                <w:color w:val="000000"/>
                <w:lang w:val="en-US"/>
              </w:rPr>
            </w:rPrChange>
          </w:rPr>
          <w:delText>);</w:delText>
        </w:r>
      </w:del>
    </w:p>
    <w:p w14:paraId="09544ACA" w14:textId="237D2357" w:rsidR="00B955D5" w:rsidRPr="00AB44D1" w:rsidDel="00AB44D1" w:rsidRDefault="00B955D5" w:rsidP="00AB44D1">
      <w:pPr>
        <w:spacing w:after="240" w:line="360" w:lineRule="auto"/>
        <w:ind w:left="567"/>
        <w:jc w:val="center"/>
        <w:rPr>
          <w:del w:id="1973" w:author="Александр Перепечаев" w:date="2021-05-26T13:23:00Z"/>
          <w:rFonts w:ascii="Courier New" w:hAnsi="Courier New" w:cs="Courier New"/>
          <w:color w:val="000000"/>
          <w:rPrChange w:id="1974" w:author="Александр Перепечаев" w:date="2021-05-26T13:24:00Z">
            <w:rPr>
              <w:del w:id="1975" w:author="Александр Перепечаев" w:date="2021-05-26T13:23:00Z"/>
              <w:rFonts w:ascii="Courier New" w:hAnsi="Courier New" w:cs="Courier New"/>
              <w:color w:val="000000"/>
              <w:lang w:val="en-US"/>
            </w:rPr>
          </w:rPrChange>
        </w:rPr>
        <w:pPrChange w:id="1976" w:author="Александр Перепечаев" w:date="2021-05-26T13:23:00Z">
          <w:pPr>
            <w:keepNext/>
            <w:keepLines/>
            <w:ind w:left="567" w:firstLine="709"/>
            <w:outlineLvl w:val="0"/>
          </w:pPr>
        </w:pPrChange>
      </w:pPr>
      <w:del w:id="1977" w:author="Александр Перепечаев" w:date="2021-05-26T13:23:00Z">
        <w:r w:rsidRPr="00AB44D1" w:rsidDel="00AB44D1">
          <w:rPr>
            <w:rFonts w:ascii="Courier New" w:hAnsi="Courier New" w:cs="Courier New"/>
            <w:color w:val="000000"/>
            <w:rPrChange w:id="1978"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intent</w:delText>
        </w:r>
        <w:r w:rsidRPr="00AB44D1" w:rsidDel="00AB44D1">
          <w:rPr>
            <w:rFonts w:ascii="Courier New" w:hAnsi="Courier New" w:cs="Courier New"/>
            <w:color w:val="000000"/>
            <w:rPrChange w:id="1979"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putExtra</w:delText>
        </w:r>
        <w:r w:rsidRPr="00AB44D1" w:rsidDel="00AB44D1">
          <w:rPr>
            <w:rFonts w:ascii="Courier New" w:hAnsi="Courier New" w:cs="Courier New"/>
            <w:color w:val="000000"/>
            <w:rPrChange w:id="198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name</w:delText>
        </w:r>
        <w:r w:rsidRPr="00AB44D1" w:rsidDel="00AB44D1">
          <w:rPr>
            <w:rFonts w:ascii="Courier New" w:hAnsi="Courier New" w:cs="Courier New"/>
            <w:color w:val="000000"/>
            <w:rPrChange w:id="1981"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obj</w:delText>
        </w:r>
        <w:r w:rsidRPr="00AB44D1" w:rsidDel="00AB44D1">
          <w:rPr>
            <w:rFonts w:ascii="Courier New" w:hAnsi="Courier New" w:cs="Courier New"/>
            <w:color w:val="000000"/>
            <w:rPrChange w:id="1982"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login</w:delText>
        </w:r>
        <w:r w:rsidRPr="00AB44D1" w:rsidDel="00AB44D1">
          <w:rPr>
            <w:rFonts w:ascii="Courier New" w:hAnsi="Courier New" w:cs="Courier New"/>
            <w:color w:val="000000"/>
            <w:rPrChange w:id="1983" w:author="Александр Перепечаев" w:date="2021-05-26T13:24:00Z">
              <w:rPr>
                <w:rFonts w:ascii="Courier New" w:hAnsi="Courier New" w:cs="Courier New"/>
                <w:color w:val="000000"/>
                <w:lang w:val="en-US"/>
              </w:rPr>
            </w:rPrChange>
          </w:rPr>
          <w:delText>);</w:delText>
        </w:r>
      </w:del>
    </w:p>
    <w:p w14:paraId="01C5D53E" w14:textId="22D9D7F1" w:rsidR="00B955D5" w:rsidRPr="00AB44D1" w:rsidDel="00AB44D1" w:rsidRDefault="00B955D5" w:rsidP="00AB44D1">
      <w:pPr>
        <w:spacing w:after="240" w:line="360" w:lineRule="auto"/>
        <w:ind w:left="567"/>
        <w:jc w:val="center"/>
        <w:rPr>
          <w:del w:id="1984" w:author="Александр Перепечаев" w:date="2021-05-26T13:23:00Z"/>
          <w:rFonts w:ascii="Courier New" w:hAnsi="Courier New" w:cs="Courier New"/>
          <w:color w:val="000000"/>
          <w:rPrChange w:id="1985" w:author="Александр Перепечаев" w:date="2021-05-26T13:24:00Z">
            <w:rPr>
              <w:del w:id="1986" w:author="Александр Перепечаев" w:date="2021-05-26T13:23:00Z"/>
              <w:rFonts w:ascii="Courier New" w:hAnsi="Courier New" w:cs="Courier New"/>
              <w:color w:val="000000"/>
              <w:lang w:val="en-US"/>
            </w:rPr>
          </w:rPrChange>
        </w:rPr>
        <w:pPrChange w:id="1987" w:author="Александр Перепечаев" w:date="2021-05-26T13:23:00Z">
          <w:pPr>
            <w:keepNext/>
            <w:keepLines/>
            <w:ind w:left="567" w:firstLine="709"/>
            <w:outlineLvl w:val="0"/>
          </w:pPr>
        </w:pPrChange>
      </w:pPr>
      <w:del w:id="1988" w:author="Александр Перепечаев" w:date="2021-05-26T13:23:00Z">
        <w:r w:rsidRPr="00AB44D1" w:rsidDel="00AB44D1">
          <w:rPr>
            <w:rFonts w:ascii="Courier New" w:hAnsi="Courier New" w:cs="Courier New"/>
            <w:color w:val="000000"/>
            <w:rPrChange w:id="198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startActivity</w:delText>
        </w:r>
        <w:r w:rsidRPr="00AB44D1" w:rsidDel="00AB44D1">
          <w:rPr>
            <w:rFonts w:ascii="Courier New" w:hAnsi="Courier New" w:cs="Courier New"/>
            <w:color w:val="000000"/>
            <w:rPrChange w:id="199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intent</w:delText>
        </w:r>
        <w:r w:rsidRPr="00AB44D1" w:rsidDel="00AB44D1">
          <w:rPr>
            <w:rFonts w:ascii="Courier New" w:hAnsi="Courier New" w:cs="Courier New"/>
            <w:color w:val="000000"/>
            <w:rPrChange w:id="1991" w:author="Александр Перепечаев" w:date="2021-05-26T13:24:00Z">
              <w:rPr>
                <w:rFonts w:ascii="Courier New" w:hAnsi="Courier New" w:cs="Courier New"/>
                <w:color w:val="000000"/>
                <w:lang w:val="en-US"/>
              </w:rPr>
            </w:rPrChange>
          </w:rPr>
          <w:delText>)</w:delText>
        </w:r>
      </w:del>
    </w:p>
    <w:p w14:paraId="1444C9D0" w14:textId="55B40D48" w:rsidR="00B955D5" w:rsidRPr="00AB44D1" w:rsidDel="00AB44D1" w:rsidRDefault="00B955D5" w:rsidP="00AB44D1">
      <w:pPr>
        <w:spacing w:after="240" w:line="360" w:lineRule="auto"/>
        <w:ind w:left="567"/>
        <w:jc w:val="center"/>
        <w:rPr>
          <w:del w:id="1992" w:author="Александр Перепечаев" w:date="2021-05-26T13:23:00Z"/>
          <w:rFonts w:ascii="Courier New" w:hAnsi="Courier New" w:cs="Courier New"/>
          <w:color w:val="000000"/>
          <w:rPrChange w:id="1993" w:author="Александр Перепечаев" w:date="2021-05-26T13:24:00Z">
            <w:rPr>
              <w:del w:id="1994" w:author="Александр Перепечаев" w:date="2021-05-26T13:23:00Z"/>
              <w:rFonts w:ascii="Courier New" w:hAnsi="Courier New" w:cs="Courier New"/>
              <w:color w:val="000000"/>
              <w:lang w:val="en-US"/>
            </w:rPr>
          </w:rPrChange>
        </w:rPr>
        <w:pPrChange w:id="1995" w:author="Александр Перепечаев" w:date="2021-05-26T13:23:00Z">
          <w:pPr>
            <w:keepNext/>
            <w:keepLines/>
            <w:ind w:left="567" w:firstLine="709"/>
            <w:outlineLvl w:val="0"/>
          </w:pPr>
        </w:pPrChange>
      </w:pPr>
      <w:del w:id="1996" w:author="Александр Перепечаев" w:date="2021-05-26T13:23:00Z">
        <w:r w:rsidRPr="00AB44D1" w:rsidDel="00AB44D1">
          <w:rPr>
            <w:rFonts w:ascii="Courier New" w:hAnsi="Courier New" w:cs="Courier New"/>
            <w:color w:val="000000"/>
            <w:rPrChange w:id="1997" w:author="Александр Перепечаев" w:date="2021-05-26T13:24:00Z">
              <w:rPr>
                <w:rFonts w:ascii="Courier New" w:hAnsi="Courier New" w:cs="Courier New"/>
                <w:color w:val="000000"/>
                <w:lang w:val="en-US"/>
              </w:rPr>
            </w:rPrChange>
          </w:rPr>
          <w:delText xml:space="preserve">            }</w:delText>
        </w:r>
      </w:del>
    </w:p>
    <w:p w14:paraId="2DFEF9B2" w14:textId="615CA403" w:rsidR="00B955D5" w:rsidRPr="00AB44D1" w:rsidDel="00AB44D1" w:rsidRDefault="00B955D5" w:rsidP="00AB44D1">
      <w:pPr>
        <w:spacing w:after="240" w:line="360" w:lineRule="auto"/>
        <w:ind w:left="567"/>
        <w:jc w:val="center"/>
        <w:rPr>
          <w:del w:id="1998" w:author="Александр Перепечаев" w:date="2021-05-26T13:23:00Z"/>
          <w:rFonts w:ascii="Courier New" w:hAnsi="Courier New" w:cs="Courier New"/>
          <w:color w:val="000000"/>
          <w:rPrChange w:id="1999" w:author="Александр Перепечаев" w:date="2021-05-26T13:24:00Z">
            <w:rPr>
              <w:del w:id="2000" w:author="Александр Перепечаев" w:date="2021-05-26T13:23:00Z"/>
              <w:rFonts w:ascii="Courier New" w:hAnsi="Courier New" w:cs="Courier New"/>
              <w:color w:val="000000"/>
              <w:lang w:val="en-US"/>
            </w:rPr>
          </w:rPrChange>
        </w:rPr>
        <w:pPrChange w:id="2001" w:author="Александр Перепечаев" w:date="2021-05-26T13:23:00Z">
          <w:pPr>
            <w:keepNext/>
            <w:keepLines/>
            <w:ind w:left="567" w:firstLine="709"/>
            <w:outlineLvl w:val="0"/>
          </w:pPr>
        </w:pPrChange>
      </w:pPr>
      <w:del w:id="2002" w:author="Александр Перепечаев" w:date="2021-05-26T13:23:00Z">
        <w:r w:rsidRPr="00AB44D1" w:rsidDel="00AB44D1">
          <w:rPr>
            <w:rFonts w:ascii="Courier New" w:hAnsi="Courier New" w:cs="Courier New"/>
            <w:color w:val="000000"/>
            <w:rPrChange w:id="2003" w:author="Александр Перепечаев" w:date="2021-05-26T13:24:00Z">
              <w:rPr>
                <w:rFonts w:ascii="Courier New" w:hAnsi="Courier New" w:cs="Courier New"/>
                <w:color w:val="000000"/>
                <w:lang w:val="en-US"/>
              </w:rPr>
            </w:rPrChange>
          </w:rPr>
          <w:delText xml:space="preserve">        })</w:delText>
        </w:r>
      </w:del>
    </w:p>
    <w:p w14:paraId="74448520" w14:textId="1DB8BE22" w:rsidR="00B955D5" w:rsidRPr="00AB44D1" w:rsidDel="00AB44D1" w:rsidRDefault="00B955D5" w:rsidP="00AB44D1">
      <w:pPr>
        <w:spacing w:after="240" w:line="360" w:lineRule="auto"/>
        <w:ind w:left="567"/>
        <w:jc w:val="center"/>
        <w:rPr>
          <w:del w:id="2004" w:author="Александр Перепечаев" w:date="2021-05-26T13:23:00Z"/>
          <w:rFonts w:ascii="Courier New" w:hAnsi="Courier New" w:cs="Courier New"/>
          <w:color w:val="000000"/>
          <w:rPrChange w:id="2005" w:author="Александр Перепечаев" w:date="2021-05-26T13:24:00Z">
            <w:rPr>
              <w:del w:id="2006" w:author="Александр Перепечаев" w:date="2021-05-26T13:23:00Z"/>
              <w:rFonts w:ascii="Courier New" w:hAnsi="Courier New" w:cs="Courier New"/>
              <w:color w:val="000000"/>
              <w:lang w:val="en-US"/>
            </w:rPr>
          </w:rPrChange>
        </w:rPr>
        <w:pPrChange w:id="2007" w:author="Александр Перепечаев" w:date="2021-05-26T13:23:00Z">
          <w:pPr>
            <w:keepNext/>
            <w:keepLines/>
            <w:ind w:left="567" w:firstLine="709"/>
            <w:outlineLvl w:val="0"/>
          </w:pPr>
        </w:pPrChange>
      </w:pPr>
      <w:del w:id="2008" w:author="Александр Перепечаев" w:date="2021-05-26T13:23:00Z">
        <w:r w:rsidRPr="00AB44D1" w:rsidDel="00AB44D1">
          <w:rPr>
            <w:rFonts w:ascii="Courier New" w:hAnsi="Courier New" w:cs="Courier New"/>
            <w:color w:val="000000"/>
            <w:rPrChange w:id="2009" w:author="Александр Перепечаев" w:date="2021-05-26T13:24:00Z">
              <w:rPr>
                <w:rFonts w:ascii="Courier New" w:hAnsi="Courier New" w:cs="Courier New"/>
                <w:color w:val="000000"/>
                <w:lang w:val="en-US"/>
              </w:rPr>
            </w:rPrChange>
          </w:rPr>
          <w:delText xml:space="preserve">    }</w:delText>
        </w:r>
      </w:del>
    </w:p>
    <w:p w14:paraId="03B40A66" w14:textId="117A3F4B" w:rsidR="00B955D5" w:rsidRPr="00AB44D1" w:rsidDel="00AB44D1" w:rsidRDefault="00B955D5" w:rsidP="00AB44D1">
      <w:pPr>
        <w:spacing w:after="240" w:line="360" w:lineRule="auto"/>
        <w:ind w:left="567"/>
        <w:jc w:val="center"/>
        <w:rPr>
          <w:del w:id="2010" w:author="Александр Перепечаев" w:date="2021-05-26T13:23:00Z"/>
          <w:rFonts w:ascii="Courier New" w:hAnsi="Courier New" w:cs="Courier New"/>
          <w:color w:val="000000"/>
          <w:rPrChange w:id="2011" w:author="Александр Перепечаев" w:date="2021-05-26T13:24:00Z">
            <w:rPr>
              <w:del w:id="2012" w:author="Александр Перепечаев" w:date="2021-05-26T13:23:00Z"/>
              <w:rFonts w:ascii="Courier New" w:hAnsi="Courier New" w:cs="Courier New"/>
              <w:color w:val="000000"/>
              <w:lang w:val="en-US"/>
            </w:rPr>
          </w:rPrChange>
        </w:rPr>
        <w:pPrChange w:id="2013" w:author="Александр Перепечаев" w:date="2021-05-26T13:23:00Z">
          <w:pPr>
            <w:keepNext/>
            <w:keepLines/>
            <w:ind w:left="567" w:firstLine="709"/>
            <w:outlineLvl w:val="0"/>
          </w:pPr>
        </w:pPrChange>
      </w:pPr>
      <w:del w:id="2014" w:author="Александр Перепечаев" w:date="2021-05-26T13:23:00Z">
        <w:r w:rsidRPr="00AB44D1" w:rsidDel="00AB44D1">
          <w:rPr>
            <w:rFonts w:ascii="Courier New" w:hAnsi="Courier New" w:cs="Courier New"/>
            <w:color w:val="000000"/>
            <w:rPrChange w:id="2015"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fun</w:delText>
        </w:r>
        <w:r w:rsidRPr="00AB44D1" w:rsidDel="00AB44D1">
          <w:rPr>
            <w:rFonts w:ascii="Courier New" w:hAnsi="Courier New" w:cs="Courier New"/>
            <w:color w:val="000000"/>
            <w:rPrChange w:id="2016"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createAccount</w:delText>
        </w:r>
        <w:r w:rsidRPr="00AB44D1" w:rsidDel="00AB44D1">
          <w:rPr>
            <w:rFonts w:ascii="Courier New" w:hAnsi="Courier New" w:cs="Courier New"/>
            <w:color w:val="000000"/>
            <w:rPrChange w:id="2017"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view</w:delText>
        </w:r>
        <w:r w:rsidRPr="00AB44D1" w:rsidDel="00AB44D1">
          <w:rPr>
            <w:rFonts w:ascii="Courier New" w:hAnsi="Courier New" w:cs="Courier New"/>
            <w:color w:val="000000"/>
            <w:rPrChange w:id="2018"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View</w:delText>
        </w:r>
        <w:r w:rsidRPr="00AB44D1" w:rsidDel="00AB44D1">
          <w:rPr>
            <w:rFonts w:ascii="Courier New" w:hAnsi="Courier New" w:cs="Courier New"/>
            <w:color w:val="000000"/>
            <w:rPrChange w:id="2019" w:author="Александр Перепечаев" w:date="2021-05-26T13:24:00Z">
              <w:rPr>
                <w:rFonts w:ascii="Courier New" w:hAnsi="Courier New" w:cs="Courier New"/>
                <w:color w:val="000000"/>
                <w:lang w:val="en-US"/>
              </w:rPr>
            </w:rPrChange>
          </w:rPr>
          <w:delText>) {</w:delText>
        </w:r>
      </w:del>
    </w:p>
    <w:p w14:paraId="2CFFA294" w14:textId="7CE79BA2" w:rsidR="00B955D5" w:rsidRPr="00AB44D1" w:rsidDel="00AB44D1" w:rsidRDefault="00B955D5" w:rsidP="00AB44D1">
      <w:pPr>
        <w:spacing w:after="240" w:line="360" w:lineRule="auto"/>
        <w:ind w:left="567"/>
        <w:jc w:val="center"/>
        <w:rPr>
          <w:del w:id="2020" w:author="Александр Перепечаев" w:date="2021-05-26T13:23:00Z"/>
          <w:rFonts w:ascii="Courier New" w:hAnsi="Courier New" w:cs="Courier New"/>
          <w:color w:val="000000"/>
          <w:rPrChange w:id="2021" w:author="Александр Перепечаев" w:date="2021-05-26T13:24:00Z">
            <w:rPr>
              <w:del w:id="2022" w:author="Александр Перепечаев" w:date="2021-05-26T13:23:00Z"/>
              <w:rFonts w:ascii="Courier New" w:hAnsi="Courier New" w:cs="Courier New"/>
              <w:color w:val="000000"/>
              <w:lang w:val="en-US"/>
            </w:rPr>
          </w:rPrChange>
        </w:rPr>
        <w:pPrChange w:id="2023" w:author="Александр Перепечаев" w:date="2021-05-26T13:23:00Z">
          <w:pPr>
            <w:keepNext/>
            <w:keepLines/>
            <w:ind w:left="567" w:firstLine="709"/>
            <w:outlineLvl w:val="0"/>
          </w:pPr>
        </w:pPrChange>
      </w:pPr>
      <w:del w:id="2024" w:author="Александр Перепечаев" w:date="2021-05-26T13:23:00Z">
        <w:r w:rsidRPr="00AB44D1" w:rsidDel="00AB44D1">
          <w:rPr>
            <w:rFonts w:ascii="Courier New" w:hAnsi="Courier New" w:cs="Courier New"/>
            <w:color w:val="000000"/>
            <w:rPrChange w:id="2025"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val</w:delText>
        </w:r>
        <w:r w:rsidRPr="00AB44D1" w:rsidDel="00AB44D1">
          <w:rPr>
            <w:rFonts w:ascii="Courier New" w:hAnsi="Courier New" w:cs="Courier New"/>
            <w:color w:val="000000"/>
            <w:rPrChange w:id="2026"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intent</w:delText>
        </w:r>
        <w:r w:rsidRPr="00AB44D1" w:rsidDel="00AB44D1">
          <w:rPr>
            <w:rFonts w:ascii="Courier New" w:hAnsi="Courier New" w:cs="Courier New"/>
            <w:color w:val="000000"/>
            <w:rPrChange w:id="2027" w:author="Александр Перепечаев" w:date="2021-05-26T13:24:00Z">
              <w:rPr>
                <w:rFonts w:ascii="Courier New" w:hAnsi="Courier New" w:cs="Courier New"/>
                <w:color w:val="000000"/>
                <w:lang w:val="en-US"/>
              </w:rPr>
            </w:rPrChange>
          </w:rPr>
          <w:delText xml:space="preserve"> = </w:delText>
        </w:r>
        <w:r w:rsidRPr="00EE5ABE" w:rsidDel="00AB44D1">
          <w:rPr>
            <w:rFonts w:ascii="Courier New" w:hAnsi="Courier New" w:cs="Courier New"/>
            <w:color w:val="000000"/>
            <w:lang w:val="en-US"/>
          </w:rPr>
          <w:delText>Intent</w:delText>
        </w:r>
        <w:r w:rsidRPr="00AB44D1" w:rsidDel="00AB44D1">
          <w:rPr>
            <w:rFonts w:ascii="Courier New" w:hAnsi="Courier New" w:cs="Courier New"/>
            <w:color w:val="000000"/>
            <w:rPrChange w:id="2028"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this</w:delText>
        </w:r>
        <w:r w:rsidRPr="00AB44D1" w:rsidDel="00AB44D1">
          <w:rPr>
            <w:rFonts w:ascii="Courier New" w:hAnsi="Courier New" w:cs="Courier New"/>
            <w:color w:val="000000"/>
            <w:rPrChange w:id="2029"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MainActivity</w:delText>
        </w:r>
        <w:r w:rsidRPr="00AB44D1" w:rsidDel="00AB44D1">
          <w:rPr>
            <w:rFonts w:ascii="Courier New" w:hAnsi="Courier New" w:cs="Courier New"/>
            <w:color w:val="000000"/>
            <w:rPrChange w:id="2030"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Registration</w:delText>
        </w:r>
        <w:r w:rsidRPr="00AB44D1" w:rsidDel="00AB44D1">
          <w:rPr>
            <w:rFonts w:ascii="Courier New" w:hAnsi="Courier New" w:cs="Courier New"/>
            <w:color w:val="000000"/>
            <w:rPrChange w:id="2031"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class</w:delText>
        </w:r>
        <w:r w:rsidRPr="00AB44D1" w:rsidDel="00AB44D1">
          <w:rPr>
            <w:rFonts w:ascii="Courier New" w:hAnsi="Courier New" w:cs="Courier New"/>
            <w:color w:val="000000"/>
            <w:rPrChange w:id="2032"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java</w:delText>
        </w:r>
        <w:r w:rsidRPr="00AB44D1" w:rsidDel="00AB44D1">
          <w:rPr>
            <w:rFonts w:ascii="Courier New" w:hAnsi="Courier New" w:cs="Courier New"/>
            <w:color w:val="000000"/>
            <w:rPrChange w:id="2033" w:author="Александр Перепечаев" w:date="2021-05-26T13:24:00Z">
              <w:rPr>
                <w:rFonts w:ascii="Courier New" w:hAnsi="Courier New" w:cs="Courier New"/>
                <w:color w:val="000000"/>
                <w:lang w:val="en-US"/>
              </w:rPr>
            </w:rPrChange>
          </w:rPr>
          <w:delText>)</w:delText>
        </w:r>
      </w:del>
    </w:p>
    <w:p w14:paraId="660CD218" w14:textId="66DE2B12" w:rsidR="00B955D5" w:rsidRPr="00AB44D1" w:rsidDel="00AB44D1" w:rsidRDefault="00B955D5" w:rsidP="00AB44D1">
      <w:pPr>
        <w:spacing w:after="240" w:line="360" w:lineRule="auto"/>
        <w:ind w:left="567"/>
        <w:jc w:val="center"/>
        <w:rPr>
          <w:del w:id="2034" w:author="Александр Перепечаев" w:date="2021-05-26T13:23:00Z"/>
          <w:rFonts w:ascii="Courier New" w:hAnsi="Courier New" w:cs="Courier New"/>
          <w:color w:val="000000"/>
          <w:rPrChange w:id="2035" w:author="Александр Перепечаев" w:date="2021-05-26T13:24:00Z">
            <w:rPr>
              <w:del w:id="2036" w:author="Александр Перепечаев" w:date="2021-05-26T13:23:00Z"/>
              <w:rFonts w:ascii="Courier New" w:hAnsi="Courier New" w:cs="Courier New"/>
              <w:color w:val="000000"/>
              <w:lang w:val="en-US"/>
            </w:rPr>
          </w:rPrChange>
        </w:rPr>
        <w:pPrChange w:id="2037" w:author="Александр Перепечаев" w:date="2021-05-26T13:23:00Z">
          <w:pPr>
            <w:keepNext/>
            <w:keepLines/>
            <w:ind w:left="567" w:firstLine="709"/>
            <w:outlineLvl w:val="0"/>
          </w:pPr>
        </w:pPrChange>
      </w:pPr>
      <w:del w:id="2038" w:author="Александр Перепечаев" w:date="2021-05-26T13:23:00Z">
        <w:r w:rsidRPr="00AB44D1" w:rsidDel="00AB44D1">
          <w:rPr>
            <w:rFonts w:ascii="Courier New" w:hAnsi="Courier New" w:cs="Courier New"/>
            <w:color w:val="000000"/>
            <w:rPrChange w:id="2039" w:author="Александр Перепечаев" w:date="2021-05-26T13:24:00Z">
              <w:rPr>
                <w:rFonts w:ascii="Courier New" w:hAnsi="Courier New" w:cs="Courier New"/>
                <w:color w:val="000000"/>
                <w:lang w:val="en-US"/>
              </w:rPr>
            </w:rPrChange>
          </w:rPr>
          <w:delText xml:space="preserve">        </w:delText>
        </w:r>
        <w:r w:rsidRPr="00EE5ABE" w:rsidDel="00AB44D1">
          <w:rPr>
            <w:rFonts w:ascii="Courier New" w:hAnsi="Courier New" w:cs="Courier New"/>
            <w:color w:val="000000"/>
            <w:lang w:val="en-US"/>
          </w:rPr>
          <w:delText>startActivity</w:delText>
        </w:r>
        <w:r w:rsidRPr="00AB44D1" w:rsidDel="00AB44D1">
          <w:rPr>
            <w:rFonts w:ascii="Courier New" w:hAnsi="Courier New" w:cs="Courier New"/>
            <w:color w:val="000000"/>
            <w:rPrChange w:id="2040" w:author="Александр Перепечаев" w:date="2021-05-26T13:24:00Z">
              <w:rPr>
                <w:rFonts w:ascii="Courier New" w:hAnsi="Courier New" w:cs="Courier New"/>
                <w:color w:val="000000"/>
                <w:lang w:val="en-US"/>
              </w:rPr>
            </w:rPrChange>
          </w:rPr>
          <w:delText>(</w:delText>
        </w:r>
        <w:r w:rsidRPr="00EE5ABE" w:rsidDel="00AB44D1">
          <w:rPr>
            <w:rFonts w:ascii="Courier New" w:hAnsi="Courier New" w:cs="Courier New"/>
            <w:color w:val="000000"/>
            <w:lang w:val="en-US"/>
          </w:rPr>
          <w:delText>intent</w:delText>
        </w:r>
        <w:r w:rsidRPr="00AB44D1" w:rsidDel="00AB44D1">
          <w:rPr>
            <w:rFonts w:ascii="Courier New" w:hAnsi="Courier New" w:cs="Courier New"/>
            <w:color w:val="000000"/>
            <w:rPrChange w:id="2041" w:author="Александр Перепечаев" w:date="2021-05-26T13:24:00Z">
              <w:rPr>
                <w:rFonts w:ascii="Courier New" w:hAnsi="Courier New" w:cs="Courier New"/>
                <w:color w:val="000000"/>
                <w:lang w:val="en-US"/>
              </w:rPr>
            </w:rPrChange>
          </w:rPr>
          <w:delText>)</w:delText>
        </w:r>
      </w:del>
    </w:p>
    <w:p w14:paraId="14E4C3C1" w14:textId="1E927015" w:rsidR="00B955D5" w:rsidRPr="00AB44D1" w:rsidDel="00AB44D1" w:rsidRDefault="00B955D5" w:rsidP="00AB44D1">
      <w:pPr>
        <w:spacing w:after="240" w:line="360" w:lineRule="auto"/>
        <w:ind w:left="567"/>
        <w:jc w:val="center"/>
        <w:rPr>
          <w:del w:id="2042" w:author="Александр Перепечаев" w:date="2021-05-26T13:23:00Z"/>
          <w:rFonts w:ascii="Courier New" w:hAnsi="Courier New" w:cs="Courier New"/>
          <w:color w:val="000000"/>
          <w:rPrChange w:id="2043" w:author="Александр Перепечаев" w:date="2021-05-26T13:24:00Z">
            <w:rPr>
              <w:del w:id="2044" w:author="Александр Перепечаев" w:date="2021-05-26T13:23:00Z"/>
              <w:rFonts w:ascii="Courier New" w:hAnsi="Courier New" w:cs="Courier New"/>
              <w:color w:val="000000"/>
              <w:lang w:val="en-US"/>
            </w:rPr>
          </w:rPrChange>
        </w:rPr>
        <w:pPrChange w:id="2045" w:author="Александр Перепечаев" w:date="2021-05-26T13:23:00Z">
          <w:pPr>
            <w:keepNext/>
            <w:keepLines/>
            <w:ind w:left="567" w:firstLine="709"/>
            <w:outlineLvl w:val="0"/>
          </w:pPr>
        </w:pPrChange>
      </w:pPr>
      <w:del w:id="2046" w:author="Александр Перепечаев" w:date="2021-05-26T13:23:00Z">
        <w:r w:rsidRPr="00AB44D1" w:rsidDel="00AB44D1">
          <w:rPr>
            <w:rFonts w:ascii="Courier New" w:hAnsi="Courier New" w:cs="Courier New"/>
            <w:color w:val="000000"/>
            <w:rPrChange w:id="2047" w:author="Александр Перепечаев" w:date="2021-05-26T13:24:00Z">
              <w:rPr>
                <w:rFonts w:ascii="Courier New" w:hAnsi="Courier New" w:cs="Courier New"/>
                <w:color w:val="000000"/>
                <w:lang w:val="en-US"/>
              </w:rPr>
            </w:rPrChange>
          </w:rPr>
          <w:delText xml:space="preserve">    }</w:delText>
        </w:r>
      </w:del>
    </w:p>
    <w:p w14:paraId="27367F35" w14:textId="7C756BA5" w:rsidR="00B955D5" w:rsidRPr="00AB44D1" w:rsidDel="00AB44D1" w:rsidRDefault="00B955D5" w:rsidP="00AB44D1">
      <w:pPr>
        <w:spacing w:after="240" w:line="360" w:lineRule="auto"/>
        <w:ind w:left="567"/>
        <w:jc w:val="center"/>
        <w:rPr>
          <w:del w:id="2048" w:author="Александр Перепечаев" w:date="2021-05-26T13:23:00Z"/>
          <w:rFonts w:ascii="Courier New" w:hAnsi="Courier New" w:cs="Courier New"/>
          <w:color w:val="000000"/>
          <w:rPrChange w:id="2049" w:author="Александр Перепечаев" w:date="2021-05-26T13:24:00Z">
            <w:rPr>
              <w:del w:id="2050" w:author="Александр Перепечаев" w:date="2021-05-26T13:23:00Z"/>
              <w:rFonts w:ascii="Courier New" w:hAnsi="Courier New" w:cs="Courier New"/>
              <w:color w:val="000000"/>
              <w:lang w:val="en-US"/>
            </w:rPr>
          </w:rPrChange>
        </w:rPr>
        <w:pPrChange w:id="2051" w:author="Александр Перепечаев" w:date="2021-05-26T13:23:00Z">
          <w:pPr>
            <w:keepNext/>
            <w:keepLines/>
            <w:ind w:left="567" w:firstLine="709"/>
            <w:outlineLvl w:val="0"/>
          </w:pPr>
        </w:pPrChange>
      </w:pPr>
      <w:del w:id="2052" w:author="Александр Перепечаев" w:date="2021-05-26T13:23:00Z">
        <w:r w:rsidRPr="00AB44D1" w:rsidDel="00AB44D1">
          <w:rPr>
            <w:rFonts w:ascii="Courier New" w:hAnsi="Courier New" w:cs="Courier New"/>
            <w:color w:val="000000"/>
            <w:rPrChange w:id="2053" w:author="Александр Перепечаев" w:date="2021-05-26T13:24:00Z">
              <w:rPr>
                <w:rFonts w:ascii="Courier New" w:hAnsi="Courier New" w:cs="Courier New"/>
                <w:color w:val="000000"/>
                <w:lang w:val="en-US"/>
              </w:rPr>
            </w:rPrChange>
          </w:rPr>
          <w:delText>}</w:delText>
        </w:r>
      </w:del>
    </w:p>
    <w:p w14:paraId="388E28F2" w14:textId="3FAF83DD" w:rsidR="00C4455A" w:rsidRPr="00AB44D1" w:rsidDel="00AB44D1" w:rsidRDefault="00C4455A" w:rsidP="00AB44D1">
      <w:pPr>
        <w:spacing w:after="240" w:line="360" w:lineRule="auto"/>
        <w:ind w:left="567"/>
        <w:jc w:val="center"/>
        <w:rPr>
          <w:del w:id="2054" w:author="Александр Перепечаев" w:date="2021-05-26T13:23:00Z"/>
          <w:rFonts w:ascii="Courier New" w:hAnsi="Courier New" w:cs="Courier New"/>
          <w:color w:val="000000"/>
          <w:rPrChange w:id="2055" w:author="Александр Перепечаев" w:date="2021-05-26T13:24:00Z">
            <w:rPr>
              <w:del w:id="2056" w:author="Александр Перепечаев" w:date="2021-05-26T13:23:00Z"/>
              <w:rFonts w:ascii="Courier New" w:hAnsi="Courier New" w:cs="Courier New"/>
              <w:color w:val="000000"/>
              <w:lang w:val="en-US"/>
            </w:rPr>
          </w:rPrChange>
        </w:rPr>
        <w:pPrChange w:id="2057" w:author="Александр Перепечаев" w:date="2021-05-26T13:23:00Z">
          <w:pPr>
            <w:keepNext/>
            <w:keepLines/>
            <w:ind w:left="567" w:firstLine="709"/>
            <w:outlineLvl w:val="0"/>
          </w:pPr>
        </w:pPrChange>
      </w:pPr>
    </w:p>
    <w:p w14:paraId="70BAE1A7" w14:textId="4B6296EB" w:rsidR="00B955D5" w:rsidRPr="00AB44D1" w:rsidDel="00AB44D1" w:rsidRDefault="00B955D5" w:rsidP="00AB44D1">
      <w:pPr>
        <w:spacing w:after="240" w:line="360" w:lineRule="auto"/>
        <w:ind w:left="567"/>
        <w:jc w:val="center"/>
        <w:rPr>
          <w:del w:id="2058" w:author="Александр Перепечаев" w:date="2021-05-26T13:23:00Z"/>
          <w:rFonts w:ascii="Courier New" w:hAnsi="Courier New" w:cs="Courier New"/>
          <w:bCs/>
          <w:spacing w:val="-4"/>
          <w:sz w:val="16"/>
          <w:szCs w:val="16"/>
          <w:rPrChange w:id="2059" w:author="Александр Перепечаев" w:date="2021-05-26T13:24:00Z">
            <w:rPr>
              <w:del w:id="2060" w:author="Александр Перепечаев" w:date="2021-05-26T13:23:00Z"/>
              <w:rFonts w:ascii="Courier New" w:hAnsi="Courier New" w:cs="Courier New"/>
              <w:bCs/>
              <w:spacing w:val="-4"/>
              <w:sz w:val="16"/>
              <w:szCs w:val="16"/>
              <w:lang w:val="en-US"/>
            </w:rPr>
          </w:rPrChange>
        </w:rPr>
        <w:pPrChange w:id="2061" w:author="Александр Перепечаев" w:date="2021-05-26T13:23:00Z">
          <w:pPr>
            <w:autoSpaceDE w:val="0"/>
            <w:autoSpaceDN w:val="0"/>
            <w:adjustRightInd w:val="0"/>
            <w:ind w:left="567" w:firstLine="709"/>
          </w:pPr>
        </w:pPrChange>
      </w:pPr>
    </w:p>
    <w:p w14:paraId="4C6FB5DC" w14:textId="53DAAFB1" w:rsidR="00B955D5" w:rsidRPr="00CD2482" w:rsidDel="00AB44D1" w:rsidRDefault="006569E9" w:rsidP="00AB44D1">
      <w:pPr>
        <w:spacing w:after="240" w:line="360" w:lineRule="auto"/>
        <w:ind w:left="567"/>
        <w:jc w:val="center"/>
        <w:rPr>
          <w:del w:id="2062" w:author="Александр Перепечаев" w:date="2021-05-26T13:23:00Z"/>
          <w:b/>
          <w:bCs/>
        </w:rPr>
        <w:pPrChange w:id="2063" w:author="Александр Перепечаев" w:date="2021-05-26T13:23:00Z">
          <w:pPr>
            <w:pStyle w:val="afffe"/>
            <w:ind w:firstLine="0"/>
          </w:pPr>
        </w:pPrChange>
      </w:pPr>
      <w:del w:id="2064" w:author="Александр Перепечаев" w:date="2021-05-26T13:23:00Z">
        <w:r w:rsidRPr="0085241E" w:rsidDel="00AB44D1">
          <w:rPr>
            <w:bCs/>
            <w:color w:val="171717"/>
            <w:lang w:eastAsia="en-US"/>
          </w:rPr>
          <w:delText>Листинг</w:delText>
        </w:r>
        <w:r w:rsidRPr="00CD2482" w:rsidDel="00AB44D1">
          <w:rPr>
            <w:bCs/>
            <w:color w:val="171717"/>
            <w:lang w:eastAsia="en-US"/>
          </w:rPr>
          <w:delText xml:space="preserve"> </w:delText>
        </w:r>
        <w:r w:rsidRPr="0085241E" w:rsidDel="00AB44D1">
          <w:rPr>
            <w:bCs/>
            <w:color w:val="171717"/>
            <w:lang w:eastAsia="en-US"/>
          </w:rPr>
          <w:delText>Б</w:delText>
        </w:r>
        <w:r w:rsidRPr="00CD2482" w:rsidDel="00AB44D1">
          <w:rPr>
            <w:bCs/>
            <w:color w:val="171717"/>
            <w:lang w:eastAsia="en-US"/>
          </w:rPr>
          <w:delText xml:space="preserve">.2 –  </w:delText>
        </w:r>
        <w:r w:rsidDel="00AB44D1">
          <w:rPr>
            <w:bCs/>
          </w:rPr>
          <w:delText>И</w:delText>
        </w:r>
        <w:r w:rsidR="00B955D5" w:rsidRPr="00EE5ABE" w:rsidDel="00AB44D1">
          <w:rPr>
            <w:bCs/>
          </w:rPr>
          <w:delText>сходный</w:delText>
        </w:r>
        <w:r w:rsidR="00B955D5" w:rsidRPr="00CD2482" w:rsidDel="00AB44D1">
          <w:rPr>
            <w:bCs/>
          </w:rPr>
          <w:delText xml:space="preserve"> </w:delText>
        </w:r>
        <w:r w:rsidR="00B955D5" w:rsidRPr="00EE5ABE" w:rsidDel="00AB44D1">
          <w:rPr>
            <w:bCs/>
          </w:rPr>
          <w:delText>код</w:delText>
        </w:r>
        <w:r w:rsidR="00B955D5" w:rsidRPr="00CD2482" w:rsidDel="00AB44D1">
          <w:rPr>
            <w:bCs/>
          </w:rPr>
          <w:delText xml:space="preserve"> </w:delText>
        </w:r>
        <w:r w:rsidR="00B955D5" w:rsidRPr="00EE5ABE" w:rsidDel="00AB44D1">
          <w:rPr>
            <w:bCs/>
          </w:rPr>
          <w:delText>интерфейса</w:delText>
        </w:r>
        <w:r w:rsidR="00B955D5" w:rsidRPr="00CD2482" w:rsidDel="00AB44D1">
          <w:rPr>
            <w:bCs/>
          </w:rPr>
          <w:delText xml:space="preserve"> </w:delText>
        </w:r>
        <w:r w:rsidR="00B955D5" w:rsidRPr="00EE5ABE" w:rsidDel="00AB44D1">
          <w:rPr>
            <w:bCs/>
            <w:lang w:val="en-US"/>
          </w:rPr>
          <w:delText>WikiApiService</w:delText>
        </w:r>
        <w:r w:rsidR="00B955D5" w:rsidRPr="00CD2482" w:rsidDel="00AB44D1">
          <w:rPr>
            <w:bCs/>
          </w:rPr>
          <w:delText xml:space="preserve"> </w:delText>
        </w:r>
      </w:del>
    </w:p>
    <w:p w14:paraId="74A08BDD" w14:textId="07930520" w:rsidR="00B955D5" w:rsidRPr="00CD2482" w:rsidDel="00AB44D1" w:rsidRDefault="00B955D5" w:rsidP="00AB44D1">
      <w:pPr>
        <w:spacing w:after="240" w:line="360" w:lineRule="auto"/>
        <w:ind w:left="567"/>
        <w:jc w:val="center"/>
        <w:rPr>
          <w:del w:id="2065" w:author="Александр Перепечаев" w:date="2021-05-26T13:23:00Z"/>
          <w:rFonts w:ascii="Courier New" w:hAnsi="Courier New" w:cs="Courier New"/>
          <w:bCs/>
          <w:spacing w:val="-4"/>
          <w:sz w:val="16"/>
          <w:szCs w:val="16"/>
        </w:rPr>
        <w:pPrChange w:id="2066" w:author="Александр Перепечаев" w:date="2021-05-26T13:23:00Z">
          <w:pPr>
            <w:autoSpaceDE w:val="0"/>
            <w:autoSpaceDN w:val="0"/>
            <w:adjustRightInd w:val="0"/>
            <w:ind w:left="567" w:firstLine="709"/>
          </w:pPr>
        </w:pPrChange>
      </w:pPr>
    </w:p>
    <w:p w14:paraId="4E22A069" w14:textId="43964DE6" w:rsidR="00B955D5" w:rsidRPr="00AB44D1" w:rsidDel="00AB44D1" w:rsidRDefault="00B955D5" w:rsidP="00AB44D1">
      <w:pPr>
        <w:spacing w:after="240" w:line="360" w:lineRule="auto"/>
        <w:ind w:left="567"/>
        <w:jc w:val="center"/>
        <w:rPr>
          <w:del w:id="2067" w:author="Александр Перепечаев" w:date="2021-05-26T13:23:00Z"/>
          <w:rFonts w:ascii="Courier New" w:hAnsi="Courier New" w:cs="Courier New"/>
          <w:bCs/>
          <w:spacing w:val="-4"/>
          <w:rPrChange w:id="2068" w:author="Александр Перепечаев" w:date="2021-05-26T13:24:00Z">
            <w:rPr>
              <w:del w:id="2069" w:author="Александр Перепечаев" w:date="2021-05-26T13:23:00Z"/>
              <w:rFonts w:ascii="Courier New" w:hAnsi="Courier New" w:cs="Courier New"/>
              <w:bCs/>
              <w:spacing w:val="-4"/>
              <w:lang w:val="en-US"/>
            </w:rPr>
          </w:rPrChange>
        </w:rPr>
        <w:pPrChange w:id="2070" w:author="Александр Перепечаев" w:date="2021-05-26T13:23:00Z">
          <w:pPr>
            <w:autoSpaceDE w:val="0"/>
            <w:autoSpaceDN w:val="0"/>
            <w:adjustRightInd w:val="0"/>
            <w:ind w:left="567" w:firstLine="709"/>
          </w:pPr>
        </w:pPrChange>
      </w:pPr>
      <w:del w:id="2071" w:author="Александр Перепечаев" w:date="2021-05-26T13:23:00Z">
        <w:r w:rsidRPr="00EE5ABE" w:rsidDel="00AB44D1">
          <w:rPr>
            <w:rFonts w:ascii="Courier New" w:hAnsi="Courier New" w:cs="Courier New"/>
            <w:bCs/>
            <w:spacing w:val="-4"/>
            <w:lang w:val="en-US"/>
          </w:rPr>
          <w:delText>package</w:delText>
        </w:r>
        <w:r w:rsidRPr="00AB44D1" w:rsidDel="00AB44D1">
          <w:rPr>
            <w:rFonts w:ascii="Courier New" w:hAnsi="Courier New" w:cs="Courier New"/>
            <w:bCs/>
            <w:spacing w:val="-4"/>
            <w:rPrChange w:id="20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w:delText>
        </w:r>
        <w:r w:rsidRPr="00AB44D1" w:rsidDel="00AB44D1">
          <w:rPr>
            <w:rFonts w:ascii="Courier New" w:hAnsi="Courier New" w:cs="Courier New"/>
            <w:bCs/>
            <w:spacing w:val="-4"/>
            <w:rPrChange w:id="207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example</w:delText>
        </w:r>
        <w:r w:rsidRPr="00AB44D1" w:rsidDel="00AB44D1">
          <w:rPr>
            <w:rFonts w:ascii="Courier New" w:hAnsi="Courier New" w:cs="Courier New"/>
            <w:bCs/>
            <w:spacing w:val="-4"/>
            <w:rPrChange w:id="207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myapplication</w:delText>
        </w:r>
        <w:r w:rsidRPr="00AB44D1" w:rsidDel="00AB44D1">
          <w:rPr>
            <w:rFonts w:ascii="Courier New" w:hAnsi="Courier New" w:cs="Courier New"/>
            <w:bCs/>
            <w:spacing w:val="-4"/>
            <w:rPrChange w:id="207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Service</w:delText>
        </w:r>
      </w:del>
    </w:p>
    <w:p w14:paraId="2170B131" w14:textId="78374BF7" w:rsidR="00B955D5" w:rsidRPr="00AB44D1" w:rsidDel="00AB44D1" w:rsidRDefault="00B955D5" w:rsidP="00AB44D1">
      <w:pPr>
        <w:spacing w:after="240" w:line="360" w:lineRule="auto"/>
        <w:ind w:left="567"/>
        <w:jc w:val="center"/>
        <w:rPr>
          <w:del w:id="2076" w:author="Александр Перепечаев" w:date="2021-05-26T13:23:00Z"/>
          <w:rFonts w:ascii="Courier New" w:hAnsi="Courier New" w:cs="Courier New"/>
          <w:bCs/>
          <w:spacing w:val="-4"/>
          <w:rPrChange w:id="2077" w:author="Александр Перепечаев" w:date="2021-05-26T13:24:00Z">
            <w:rPr>
              <w:del w:id="2078" w:author="Александр Перепечаев" w:date="2021-05-26T13:23:00Z"/>
              <w:rFonts w:ascii="Courier New" w:hAnsi="Courier New" w:cs="Courier New"/>
              <w:bCs/>
              <w:spacing w:val="-4"/>
              <w:lang w:val="en-US"/>
            </w:rPr>
          </w:rPrChange>
        </w:rPr>
        <w:pPrChange w:id="2079" w:author="Александр Перепечаев" w:date="2021-05-26T13:23:00Z">
          <w:pPr>
            <w:autoSpaceDE w:val="0"/>
            <w:autoSpaceDN w:val="0"/>
            <w:adjustRightInd w:val="0"/>
            <w:ind w:left="567" w:firstLine="709"/>
          </w:pPr>
        </w:pPrChange>
      </w:pPr>
    </w:p>
    <w:p w14:paraId="7B4A5E7E" w14:textId="114C36F5" w:rsidR="00B955D5" w:rsidRPr="00AB44D1" w:rsidDel="00AB44D1" w:rsidRDefault="00B955D5" w:rsidP="00AB44D1">
      <w:pPr>
        <w:spacing w:after="240" w:line="360" w:lineRule="auto"/>
        <w:ind w:left="567"/>
        <w:jc w:val="center"/>
        <w:rPr>
          <w:del w:id="2080" w:author="Александр Перепечаев" w:date="2021-05-26T13:23:00Z"/>
          <w:rFonts w:ascii="Courier New" w:hAnsi="Courier New" w:cs="Courier New"/>
          <w:bCs/>
          <w:spacing w:val="-4"/>
          <w:rPrChange w:id="2081" w:author="Александр Перепечаев" w:date="2021-05-26T13:24:00Z">
            <w:rPr>
              <w:del w:id="2082" w:author="Александр Перепечаев" w:date="2021-05-26T13:23:00Z"/>
              <w:rFonts w:ascii="Courier New" w:hAnsi="Courier New" w:cs="Courier New"/>
              <w:bCs/>
              <w:spacing w:val="-4"/>
              <w:lang w:val="en-US"/>
            </w:rPr>
          </w:rPrChange>
        </w:rPr>
        <w:pPrChange w:id="2083" w:author="Александр Перепечаев" w:date="2021-05-26T13:23:00Z">
          <w:pPr>
            <w:autoSpaceDE w:val="0"/>
            <w:autoSpaceDN w:val="0"/>
            <w:adjustRightInd w:val="0"/>
            <w:ind w:left="567" w:firstLine="709"/>
          </w:pPr>
        </w:pPrChange>
      </w:pPr>
      <w:del w:id="2084"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08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208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annotation</w:delText>
        </w:r>
        <w:r w:rsidRPr="00AB44D1" w:rsidDel="00AB44D1">
          <w:rPr>
            <w:rFonts w:ascii="Courier New" w:hAnsi="Courier New" w:cs="Courier New"/>
            <w:bCs/>
            <w:spacing w:val="-4"/>
            <w:rPrChange w:id="208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SuppressLint</w:delText>
        </w:r>
      </w:del>
    </w:p>
    <w:p w14:paraId="6F1802BA" w14:textId="7501A2AA" w:rsidR="00B955D5" w:rsidRPr="00AB44D1" w:rsidDel="00AB44D1" w:rsidRDefault="00B955D5" w:rsidP="00AB44D1">
      <w:pPr>
        <w:spacing w:after="240" w:line="360" w:lineRule="auto"/>
        <w:ind w:left="567"/>
        <w:jc w:val="center"/>
        <w:rPr>
          <w:del w:id="2088" w:author="Александр Перепечаев" w:date="2021-05-26T13:23:00Z"/>
          <w:rFonts w:ascii="Courier New" w:hAnsi="Courier New" w:cs="Courier New"/>
          <w:bCs/>
          <w:spacing w:val="-4"/>
          <w:rPrChange w:id="2089" w:author="Александр Перепечаев" w:date="2021-05-26T13:24:00Z">
            <w:rPr>
              <w:del w:id="2090" w:author="Александр Перепечаев" w:date="2021-05-26T13:23:00Z"/>
              <w:rFonts w:ascii="Courier New" w:hAnsi="Courier New" w:cs="Courier New"/>
              <w:bCs/>
              <w:spacing w:val="-4"/>
              <w:lang w:val="en-US"/>
            </w:rPr>
          </w:rPrChange>
        </w:rPr>
        <w:pPrChange w:id="2091" w:author="Александр Перепечаев" w:date="2021-05-26T13:23:00Z">
          <w:pPr>
            <w:autoSpaceDE w:val="0"/>
            <w:autoSpaceDN w:val="0"/>
            <w:adjustRightInd w:val="0"/>
            <w:ind w:left="567" w:firstLine="709"/>
          </w:pPr>
        </w:pPrChange>
      </w:pPr>
      <w:del w:id="2092"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0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209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graphics</w:delText>
        </w:r>
        <w:r w:rsidRPr="00AB44D1" w:rsidDel="00AB44D1">
          <w:rPr>
            <w:rFonts w:ascii="Courier New" w:hAnsi="Courier New" w:cs="Courier New"/>
            <w:bCs/>
            <w:spacing w:val="-4"/>
            <w:rPrChange w:id="209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Bitmap</w:delText>
        </w:r>
      </w:del>
    </w:p>
    <w:p w14:paraId="072D9CA0" w14:textId="1AC54700" w:rsidR="00B955D5" w:rsidRPr="00AB44D1" w:rsidDel="00AB44D1" w:rsidRDefault="00B955D5" w:rsidP="00AB44D1">
      <w:pPr>
        <w:spacing w:after="240" w:line="360" w:lineRule="auto"/>
        <w:ind w:left="567"/>
        <w:jc w:val="center"/>
        <w:rPr>
          <w:del w:id="2096" w:author="Александр Перепечаев" w:date="2021-05-26T13:23:00Z"/>
          <w:rFonts w:ascii="Courier New" w:hAnsi="Courier New" w:cs="Courier New"/>
          <w:bCs/>
          <w:spacing w:val="-4"/>
          <w:rPrChange w:id="2097" w:author="Александр Перепечаев" w:date="2021-05-26T13:24:00Z">
            <w:rPr>
              <w:del w:id="2098" w:author="Александр Перепечаев" w:date="2021-05-26T13:23:00Z"/>
              <w:rFonts w:ascii="Courier New" w:hAnsi="Courier New" w:cs="Courier New"/>
              <w:bCs/>
              <w:spacing w:val="-4"/>
              <w:lang w:val="en-US"/>
            </w:rPr>
          </w:rPrChange>
        </w:rPr>
        <w:pPrChange w:id="2099" w:author="Александр Перепечаев" w:date="2021-05-26T13:23:00Z">
          <w:pPr>
            <w:autoSpaceDE w:val="0"/>
            <w:autoSpaceDN w:val="0"/>
            <w:adjustRightInd w:val="0"/>
            <w:ind w:left="567" w:firstLine="709"/>
          </w:pPr>
        </w:pPrChange>
      </w:pPr>
      <w:del w:id="2100"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0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w:delText>
        </w:r>
        <w:r w:rsidRPr="00AB44D1" w:rsidDel="00AB44D1">
          <w:rPr>
            <w:rFonts w:ascii="Courier New" w:hAnsi="Courier New" w:cs="Courier New"/>
            <w:bCs/>
            <w:spacing w:val="-4"/>
            <w:rPrChange w:id="210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example</w:delText>
        </w:r>
        <w:r w:rsidRPr="00AB44D1" w:rsidDel="00AB44D1">
          <w:rPr>
            <w:rFonts w:ascii="Courier New" w:hAnsi="Courier New" w:cs="Courier New"/>
            <w:bCs/>
            <w:spacing w:val="-4"/>
            <w:rPrChange w:id="210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myapplication</w:delText>
        </w:r>
        <w:r w:rsidRPr="00AB44D1" w:rsidDel="00AB44D1">
          <w:rPr>
            <w:rFonts w:ascii="Courier New" w:hAnsi="Courier New" w:cs="Courier New"/>
            <w:bCs/>
            <w:spacing w:val="-4"/>
            <w:rPrChange w:id="210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model</w:delText>
        </w:r>
        <w:r w:rsidRPr="00AB44D1" w:rsidDel="00AB44D1">
          <w:rPr>
            <w:rFonts w:ascii="Courier New" w:hAnsi="Courier New" w:cs="Courier New"/>
            <w:bCs/>
            <w:spacing w:val="-4"/>
            <w:rPrChange w:id="2105" w:author="Александр Перепечаев" w:date="2021-05-26T13:24:00Z">
              <w:rPr>
                <w:rFonts w:ascii="Courier New" w:hAnsi="Courier New" w:cs="Courier New"/>
                <w:bCs/>
                <w:spacing w:val="-4"/>
                <w:lang w:val="en-US"/>
              </w:rPr>
            </w:rPrChange>
          </w:rPr>
          <w:delText>.*</w:delText>
        </w:r>
      </w:del>
    </w:p>
    <w:p w14:paraId="7BDE4DC2" w14:textId="6AD92341" w:rsidR="00B955D5" w:rsidRPr="00AB44D1" w:rsidDel="00AB44D1" w:rsidRDefault="00B955D5" w:rsidP="00AB44D1">
      <w:pPr>
        <w:spacing w:after="240" w:line="360" w:lineRule="auto"/>
        <w:ind w:left="567"/>
        <w:jc w:val="center"/>
        <w:rPr>
          <w:del w:id="2106" w:author="Александр Перепечаев" w:date="2021-05-26T13:23:00Z"/>
          <w:rFonts w:ascii="Courier New" w:hAnsi="Courier New" w:cs="Courier New"/>
          <w:bCs/>
          <w:spacing w:val="-4"/>
          <w:rPrChange w:id="2107" w:author="Александр Перепечаев" w:date="2021-05-26T13:24:00Z">
            <w:rPr>
              <w:del w:id="2108" w:author="Александр Перепечаев" w:date="2021-05-26T13:23:00Z"/>
              <w:rFonts w:ascii="Courier New" w:hAnsi="Courier New" w:cs="Courier New"/>
              <w:bCs/>
              <w:spacing w:val="-4"/>
              <w:lang w:val="en-US"/>
            </w:rPr>
          </w:rPrChange>
        </w:rPr>
        <w:pPrChange w:id="2109" w:author="Александр Перепечаев" w:date="2021-05-26T13:23:00Z">
          <w:pPr>
            <w:autoSpaceDE w:val="0"/>
            <w:autoSpaceDN w:val="0"/>
            <w:adjustRightInd w:val="0"/>
            <w:ind w:left="567" w:firstLine="709"/>
          </w:pPr>
        </w:pPrChange>
      </w:pPr>
      <w:del w:id="2110"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1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w:delText>
        </w:r>
        <w:r w:rsidRPr="00AB44D1" w:rsidDel="00AB44D1">
          <w:rPr>
            <w:rFonts w:ascii="Courier New" w:hAnsi="Courier New" w:cs="Courier New"/>
            <w:bCs/>
            <w:spacing w:val="-4"/>
            <w:rPrChange w:id="211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example</w:delText>
        </w:r>
        <w:r w:rsidRPr="00AB44D1" w:rsidDel="00AB44D1">
          <w:rPr>
            <w:rFonts w:ascii="Courier New" w:hAnsi="Courier New" w:cs="Courier New"/>
            <w:bCs/>
            <w:spacing w:val="-4"/>
            <w:rPrChange w:id="211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myapplication</w:delText>
        </w:r>
        <w:r w:rsidRPr="00AB44D1" w:rsidDel="00AB44D1">
          <w:rPr>
            <w:rFonts w:ascii="Courier New" w:hAnsi="Courier New" w:cs="Courier New"/>
            <w:bCs/>
            <w:spacing w:val="-4"/>
            <w:rPrChange w:id="211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wikiApiServe</w:delText>
        </w:r>
      </w:del>
    </w:p>
    <w:p w14:paraId="1A5A0F0E" w14:textId="2063639C" w:rsidR="00B955D5" w:rsidRPr="00AB44D1" w:rsidDel="00AB44D1" w:rsidRDefault="00B955D5" w:rsidP="00AB44D1">
      <w:pPr>
        <w:spacing w:after="240" w:line="360" w:lineRule="auto"/>
        <w:ind w:left="567"/>
        <w:jc w:val="center"/>
        <w:rPr>
          <w:del w:id="2115" w:author="Александр Перепечаев" w:date="2021-05-26T13:23:00Z"/>
          <w:rFonts w:ascii="Courier New" w:hAnsi="Courier New" w:cs="Courier New"/>
          <w:bCs/>
          <w:spacing w:val="-4"/>
          <w:rPrChange w:id="2116" w:author="Александр Перепечаев" w:date="2021-05-26T13:24:00Z">
            <w:rPr>
              <w:del w:id="2117" w:author="Александр Перепечаев" w:date="2021-05-26T13:23:00Z"/>
              <w:rFonts w:ascii="Courier New" w:hAnsi="Courier New" w:cs="Courier New"/>
              <w:bCs/>
              <w:spacing w:val="-4"/>
              <w:lang w:val="en-US"/>
            </w:rPr>
          </w:rPrChange>
        </w:rPr>
        <w:pPrChange w:id="2118" w:author="Александр Перепечаев" w:date="2021-05-26T13:23:00Z">
          <w:pPr>
            <w:autoSpaceDE w:val="0"/>
            <w:autoSpaceDN w:val="0"/>
            <w:adjustRightInd w:val="0"/>
            <w:ind w:left="567" w:firstLine="709"/>
          </w:pPr>
        </w:pPrChange>
      </w:pPr>
      <w:del w:id="2119"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2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io</w:delText>
        </w:r>
        <w:r w:rsidRPr="00AB44D1" w:rsidDel="00AB44D1">
          <w:rPr>
            <w:rFonts w:ascii="Courier New" w:hAnsi="Courier New" w:cs="Courier New"/>
            <w:bCs/>
            <w:spacing w:val="-4"/>
            <w:rPrChange w:id="212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reactivex</w:delText>
        </w:r>
        <w:r w:rsidRPr="00AB44D1" w:rsidDel="00AB44D1">
          <w:rPr>
            <w:rFonts w:ascii="Courier New" w:hAnsi="Courier New" w:cs="Courier New"/>
            <w:bCs/>
            <w:spacing w:val="-4"/>
            <w:rPrChange w:id="212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Observable</w:delText>
        </w:r>
      </w:del>
    </w:p>
    <w:p w14:paraId="0C003E11" w14:textId="7F6A89C6" w:rsidR="00B955D5" w:rsidRPr="00AB44D1" w:rsidDel="00AB44D1" w:rsidRDefault="00B955D5" w:rsidP="00AB44D1">
      <w:pPr>
        <w:spacing w:after="240" w:line="360" w:lineRule="auto"/>
        <w:ind w:left="567"/>
        <w:jc w:val="center"/>
        <w:rPr>
          <w:del w:id="2123" w:author="Александр Перепечаев" w:date="2021-05-26T13:23:00Z"/>
          <w:rFonts w:ascii="Courier New" w:hAnsi="Courier New" w:cs="Courier New"/>
          <w:bCs/>
          <w:spacing w:val="-4"/>
          <w:rPrChange w:id="2124" w:author="Александр Перепечаев" w:date="2021-05-26T13:24:00Z">
            <w:rPr>
              <w:del w:id="2125" w:author="Александр Перепечаев" w:date="2021-05-26T13:23:00Z"/>
              <w:rFonts w:ascii="Courier New" w:hAnsi="Courier New" w:cs="Courier New"/>
              <w:bCs/>
              <w:spacing w:val="-4"/>
              <w:lang w:val="en-US"/>
            </w:rPr>
          </w:rPrChange>
        </w:rPr>
        <w:pPrChange w:id="2126" w:author="Александр Перепечаев" w:date="2021-05-26T13:23:00Z">
          <w:pPr>
            <w:autoSpaceDE w:val="0"/>
            <w:autoSpaceDN w:val="0"/>
            <w:adjustRightInd w:val="0"/>
            <w:ind w:left="567" w:firstLine="709"/>
          </w:pPr>
        </w:pPrChange>
      </w:pPr>
      <w:del w:id="2127"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2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129"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Call</w:delText>
        </w:r>
      </w:del>
    </w:p>
    <w:p w14:paraId="0059CB93" w14:textId="34D9FA12" w:rsidR="00B955D5" w:rsidRPr="00AB44D1" w:rsidDel="00AB44D1" w:rsidRDefault="00B955D5" w:rsidP="00AB44D1">
      <w:pPr>
        <w:spacing w:after="240" w:line="360" w:lineRule="auto"/>
        <w:ind w:left="567"/>
        <w:jc w:val="center"/>
        <w:rPr>
          <w:del w:id="2130" w:author="Александр Перепечаев" w:date="2021-05-26T13:23:00Z"/>
          <w:rFonts w:ascii="Courier New" w:hAnsi="Courier New" w:cs="Courier New"/>
          <w:bCs/>
          <w:spacing w:val="-4"/>
          <w:rPrChange w:id="2131" w:author="Александр Перепечаев" w:date="2021-05-26T13:24:00Z">
            <w:rPr>
              <w:del w:id="2132" w:author="Александр Перепечаев" w:date="2021-05-26T13:23:00Z"/>
              <w:rFonts w:ascii="Courier New" w:hAnsi="Courier New" w:cs="Courier New"/>
              <w:bCs/>
              <w:spacing w:val="-4"/>
              <w:lang w:val="en-US"/>
            </w:rPr>
          </w:rPrChange>
        </w:rPr>
        <w:pPrChange w:id="2133" w:author="Александр Перепечаев" w:date="2021-05-26T13:23:00Z">
          <w:pPr>
            <w:autoSpaceDE w:val="0"/>
            <w:autoSpaceDN w:val="0"/>
            <w:adjustRightInd w:val="0"/>
            <w:ind w:left="567" w:firstLine="709"/>
          </w:pPr>
        </w:pPrChange>
      </w:pPr>
      <w:del w:id="2134"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136"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Callback</w:delText>
        </w:r>
      </w:del>
    </w:p>
    <w:p w14:paraId="0FE37F20" w14:textId="31D31A51" w:rsidR="00B955D5" w:rsidRPr="00AB44D1" w:rsidDel="00AB44D1" w:rsidRDefault="00B955D5" w:rsidP="00AB44D1">
      <w:pPr>
        <w:spacing w:after="240" w:line="360" w:lineRule="auto"/>
        <w:ind w:left="567"/>
        <w:jc w:val="center"/>
        <w:rPr>
          <w:del w:id="2137" w:author="Александр Перепечаев" w:date="2021-05-26T13:23:00Z"/>
          <w:rFonts w:ascii="Courier New" w:hAnsi="Courier New" w:cs="Courier New"/>
          <w:bCs/>
          <w:spacing w:val="-4"/>
          <w:rPrChange w:id="2138" w:author="Александр Перепечаев" w:date="2021-05-26T13:24:00Z">
            <w:rPr>
              <w:del w:id="2139" w:author="Александр Перепечаев" w:date="2021-05-26T13:23:00Z"/>
              <w:rFonts w:ascii="Courier New" w:hAnsi="Courier New" w:cs="Courier New"/>
              <w:bCs/>
              <w:spacing w:val="-4"/>
              <w:lang w:val="en-US"/>
            </w:rPr>
          </w:rPrChange>
        </w:rPr>
        <w:pPrChange w:id="2140" w:author="Александр Перепечаев" w:date="2021-05-26T13:23:00Z">
          <w:pPr>
            <w:autoSpaceDE w:val="0"/>
            <w:autoSpaceDN w:val="0"/>
            <w:adjustRightInd w:val="0"/>
            <w:ind w:left="567" w:firstLine="709"/>
          </w:pPr>
        </w:pPrChange>
      </w:pPr>
      <w:del w:id="2141"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143"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Response</w:delText>
        </w:r>
      </w:del>
    </w:p>
    <w:p w14:paraId="2590B55C" w14:textId="04D8D5D7" w:rsidR="00B955D5" w:rsidRPr="00AB44D1" w:rsidDel="00AB44D1" w:rsidRDefault="00B955D5" w:rsidP="00AB44D1">
      <w:pPr>
        <w:spacing w:after="240" w:line="360" w:lineRule="auto"/>
        <w:ind w:left="567"/>
        <w:jc w:val="center"/>
        <w:rPr>
          <w:del w:id="2144" w:author="Александр Перепечаев" w:date="2021-05-26T13:23:00Z"/>
          <w:rFonts w:ascii="Courier New" w:hAnsi="Courier New" w:cs="Courier New"/>
          <w:bCs/>
          <w:spacing w:val="-4"/>
          <w:rPrChange w:id="2145" w:author="Александр Перепечаев" w:date="2021-05-26T13:24:00Z">
            <w:rPr>
              <w:del w:id="2146" w:author="Александр Перепечаев" w:date="2021-05-26T13:23:00Z"/>
              <w:rFonts w:ascii="Courier New" w:hAnsi="Courier New" w:cs="Courier New"/>
              <w:bCs/>
              <w:spacing w:val="-4"/>
              <w:lang w:val="en-US"/>
            </w:rPr>
          </w:rPrChange>
        </w:rPr>
        <w:pPrChange w:id="2147" w:author="Александр Перепечаев" w:date="2021-05-26T13:23:00Z">
          <w:pPr>
            <w:autoSpaceDE w:val="0"/>
            <w:autoSpaceDN w:val="0"/>
            <w:adjustRightInd w:val="0"/>
            <w:ind w:left="567" w:firstLine="709"/>
          </w:pPr>
        </w:pPrChange>
      </w:pPr>
      <w:del w:id="2148"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4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150"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Retrofit</w:delText>
        </w:r>
      </w:del>
    </w:p>
    <w:p w14:paraId="3B8A5E40" w14:textId="738EE508" w:rsidR="00B955D5" w:rsidRPr="00AB44D1" w:rsidDel="00AB44D1" w:rsidRDefault="00B955D5" w:rsidP="00AB44D1">
      <w:pPr>
        <w:spacing w:after="240" w:line="360" w:lineRule="auto"/>
        <w:ind w:left="567"/>
        <w:jc w:val="center"/>
        <w:rPr>
          <w:del w:id="2151" w:author="Александр Перепечаев" w:date="2021-05-26T13:23:00Z"/>
          <w:rFonts w:ascii="Courier New" w:hAnsi="Courier New" w:cs="Courier New"/>
          <w:bCs/>
          <w:spacing w:val="-4"/>
          <w:rPrChange w:id="2152" w:author="Александр Перепечаев" w:date="2021-05-26T13:24:00Z">
            <w:rPr>
              <w:del w:id="2153" w:author="Александр Перепечаев" w:date="2021-05-26T13:23:00Z"/>
              <w:rFonts w:ascii="Courier New" w:hAnsi="Courier New" w:cs="Courier New"/>
              <w:bCs/>
              <w:spacing w:val="-4"/>
              <w:lang w:val="en-US"/>
            </w:rPr>
          </w:rPrChange>
        </w:rPr>
        <w:pPrChange w:id="2154" w:author="Александр Перепечаев" w:date="2021-05-26T13:23:00Z">
          <w:pPr>
            <w:autoSpaceDE w:val="0"/>
            <w:autoSpaceDN w:val="0"/>
            <w:adjustRightInd w:val="0"/>
            <w:ind w:left="567" w:firstLine="709"/>
          </w:pPr>
        </w:pPrChange>
      </w:pPr>
      <w:del w:id="2155"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157"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adapter</w:delText>
        </w:r>
        <w:r w:rsidRPr="00AB44D1" w:rsidDel="00AB44D1">
          <w:rPr>
            <w:rFonts w:ascii="Courier New" w:hAnsi="Courier New" w:cs="Courier New"/>
            <w:bCs/>
            <w:spacing w:val="-4"/>
            <w:rPrChange w:id="215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rxjava</w:delText>
        </w:r>
        <w:r w:rsidRPr="00AB44D1" w:rsidDel="00AB44D1">
          <w:rPr>
            <w:rFonts w:ascii="Courier New" w:hAnsi="Courier New" w:cs="Courier New"/>
            <w:bCs/>
            <w:spacing w:val="-4"/>
            <w:rPrChange w:id="2159"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RxJava</w:delText>
        </w:r>
        <w:r w:rsidRPr="00AB44D1" w:rsidDel="00AB44D1">
          <w:rPr>
            <w:rFonts w:ascii="Courier New" w:hAnsi="Courier New" w:cs="Courier New"/>
            <w:bCs/>
            <w:spacing w:val="-4"/>
            <w:rPrChange w:id="2160"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CallAdapterFactory</w:delText>
        </w:r>
      </w:del>
    </w:p>
    <w:p w14:paraId="464E8269" w14:textId="715DBF1D" w:rsidR="00B955D5" w:rsidRPr="00AB44D1" w:rsidDel="00AB44D1" w:rsidRDefault="00B955D5" w:rsidP="00AB44D1">
      <w:pPr>
        <w:spacing w:after="240" w:line="360" w:lineRule="auto"/>
        <w:ind w:left="567"/>
        <w:jc w:val="center"/>
        <w:rPr>
          <w:del w:id="2161" w:author="Александр Перепечаев" w:date="2021-05-26T13:23:00Z"/>
          <w:rFonts w:ascii="Courier New" w:hAnsi="Courier New" w:cs="Courier New"/>
          <w:bCs/>
          <w:spacing w:val="-4"/>
          <w:rPrChange w:id="2162" w:author="Александр Перепечаев" w:date="2021-05-26T13:24:00Z">
            <w:rPr>
              <w:del w:id="2163" w:author="Александр Перепечаев" w:date="2021-05-26T13:23:00Z"/>
              <w:rFonts w:ascii="Courier New" w:hAnsi="Courier New" w:cs="Courier New"/>
              <w:bCs/>
              <w:spacing w:val="-4"/>
              <w:lang w:val="en-US"/>
            </w:rPr>
          </w:rPrChange>
        </w:rPr>
        <w:pPrChange w:id="2164" w:author="Александр Перепечаев" w:date="2021-05-26T13:23:00Z">
          <w:pPr>
            <w:autoSpaceDE w:val="0"/>
            <w:autoSpaceDN w:val="0"/>
            <w:adjustRightInd w:val="0"/>
            <w:ind w:left="567" w:firstLine="709"/>
          </w:pPr>
        </w:pPrChange>
      </w:pPr>
      <w:del w:id="2165"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6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167"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converter</w:delText>
        </w:r>
        <w:r w:rsidRPr="00AB44D1" w:rsidDel="00AB44D1">
          <w:rPr>
            <w:rFonts w:ascii="Courier New" w:hAnsi="Courier New" w:cs="Courier New"/>
            <w:bCs/>
            <w:spacing w:val="-4"/>
            <w:rPrChange w:id="216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gson</w:delText>
        </w:r>
        <w:r w:rsidRPr="00AB44D1" w:rsidDel="00AB44D1">
          <w:rPr>
            <w:rFonts w:ascii="Courier New" w:hAnsi="Courier New" w:cs="Courier New"/>
            <w:bCs/>
            <w:spacing w:val="-4"/>
            <w:rPrChange w:id="216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GsonConverterFactory</w:delText>
        </w:r>
      </w:del>
    </w:p>
    <w:p w14:paraId="4CEDC2B9" w14:textId="3D85CF03" w:rsidR="00B955D5" w:rsidRPr="00AB44D1" w:rsidDel="00AB44D1" w:rsidRDefault="00B955D5" w:rsidP="00AB44D1">
      <w:pPr>
        <w:spacing w:after="240" w:line="360" w:lineRule="auto"/>
        <w:ind w:left="567"/>
        <w:jc w:val="center"/>
        <w:rPr>
          <w:del w:id="2170" w:author="Александр Перепечаев" w:date="2021-05-26T13:23:00Z"/>
          <w:rFonts w:ascii="Courier New" w:hAnsi="Courier New" w:cs="Courier New"/>
          <w:bCs/>
          <w:spacing w:val="-4"/>
          <w:rPrChange w:id="2171" w:author="Александр Перепечаев" w:date="2021-05-26T13:24:00Z">
            <w:rPr>
              <w:del w:id="2172" w:author="Александр Перепечаев" w:date="2021-05-26T13:23:00Z"/>
              <w:rFonts w:ascii="Courier New" w:hAnsi="Courier New" w:cs="Courier New"/>
              <w:bCs/>
              <w:spacing w:val="-4"/>
              <w:lang w:val="en-US"/>
            </w:rPr>
          </w:rPrChange>
        </w:rPr>
        <w:pPrChange w:id="2173" w:author="Александр Перепечаев" w:date="2021-05-26T13:23:00Z">
          <w:pPr>
            <w:autoSpaceDE w:val="0"/>
            <w:autoSpaceDN w:val="0"/>
            <w:adjustRightInd w:val="0"/>
            <w:ind w:left="567" w:firstLine="709"/>
          </w:pPr>
        </w:pPrChange>
      </w:pPr>
      <w:del w:id="2174"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176"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http</w:delText>
        </w:r>
        <w:r w:rsidRPr="00AB44D1" w:rsidDel="00AB44D1">
          <w:rPr>
            <w:rFonts w:ascii="Courier New" w:hAnsi="Courier New" w:cs="Courier New"/>
            <w:bCs/>
            <w:spacing w:val="-4"/>
            <w:rPrChange w:id="217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del>
    </w:p>
    <w:p w14:paraId="5853FF1C" w14:textId="6E699F13" w:rsidR="00B955D5" w:rsidRPr="00AB44D1" w:rsidDel="00AB44D1" w:rsidRDefault="00B955D5" w:rsidP="00AB44D1">
      <w:pPr>
        <w:spacing w:after="240" w:line="360" w:lineRule="auto"/>
        <w:ind w:left="567"/>
        <w:jc w:val="center"/>
        <w:rPr>
          <w:del w:id="2178" w:author="Александр Перепечаев" w:date="2021-05-26T13:23:00Z"/>
          <w:rFonts w:ascii="Courier New" w:hAnsi="Courier New" w:cs="Courier New"/>
          <w:bCs/>
          <w:spacing w:val="-4"/>
          <w:rPrChange w:id="2179" w:author="Александр Перепечаев" w:date="2021-05-26T13:24:00Z">
            <w:rPr>
              <w:del w:id="2180" w:author="Александр Перепечаев" w:date="2021-05-26T13:23:00Z"/>
              <w:rFonts w:ascii="Courier New" w:hAnsi="Courier New" w:cs="Courier New"/>
              <w:bCs/>
              <w:spacing w:val="-4"/>
              <w:lang w:val="en-US"/>
            </w:rPr>
          </w:rPrChange>
        </w:rPr>
        <w:pPrChange w:id="2181" w:author="Александр Перепечаев" w:date="2021-05-26T13:23:00Z">
          <w:pPr>
            <w:autoSpaceDE w:val="0"/>
            <w:autoSpaceDN w:val="0"/>
            <w:adjustRightInd w:val="0"/>
            <w:ind w:left="567" w:firstLine="709"/>
          </w:pPr>
        </w:pPrChange>
      </w:pPr>
      <w:del w:id="2182"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8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184"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http</w:delText>
        </w:r>
        <w:r w:rsidRPr="00AB44D1" w:rsidDel="00AB44D1">
          <w:rPr>
            <w:rFonts w:ascii="Courier New" w:hAnsi="Courier New" w:cs="Courier New"/>
            <w:bCs/>
            <w:spacing w:val="-4"/>
            <w:rPrChange w:id="218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w:delText>
        </w:r>
      </w:del>
    </w:p>
    <w:p w14:paraId="296EAF16" w14:textId="13994951" w:rsidR="00B955D5" w:rsidRPr="00AB44D1" w:rsidDel="00AB44D1" w:rsidRDefault="00B955D5" w:rsidP="00AB44D1">
      <w:pPr>
        <w:spacing w:after="240" w:line="360" w:lineRule="auto"/>
        <w:ind w:left="567"/>
        <w:jc w:val="center"/>
        <w:rPr>
          <w:del w:id="2186" w:author="Александр Перепечаев" w:date="2021-05-26T13:23:00Z"/>
          <w:rFonts w:ascii="Courier New" w:hAnsi="Courier New" w:cs="Courier New"/>
          <w:bCs/>
          <w:spacing w:val="-4"/>
          <w:rPrChange w:id="2187" w:author="Александр Перепечаев" w:date="2021-05-26T13:24:00Z">
            <w:rPr>
              <w:del w:id="2188" w:author="Александр Перепечаев" w:date="2021-05-26T13:23:00Z"/>
              <w:rFonts w:ascii="Courier New" w:hAnsi="Courier New" w:cs="Courier New"/>
              <w:bCs/>
              <w:spacing w:val="-4"/>
              <w:lang w:val="en-US"/>
            </w:rPr>
          </w:rPrChange>
        </w:rPr>
        <w:pPrChange w:id="2189" w:author="Александр Перепечаев" w:date="2021-05-26T13:23:00Z">
          <w:pPr>
            <w:autoSpaceDE w:val="0"/>
            <w:autoSpaceDN w:val="0"/>
            <w:adjustRightInd w:val="0"/>
            <w:ind w:left="567" w:firstLine="709"/>
          </w:pPr>
        </w:pPrChange>
      </w:pPr>
      <w:del w:id="2190"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9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192"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http</w:delText>
        </w:r>
        <w:r w:rsidRPr="00AB44D1" w:rsidDel="00AB44D1">
          <w:rPr>
            <w:rFonts w:ascii="Courier New" w:hAnsi="Courier New" w:cs="Courier New"/>
            <w:bCs/>
            <w:spacing w:val="-4"/>
            <w:rPrChange w:id="219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POST</w:delText>
        </w:r>
      </w:del>
    </w:p>
    <w:p w14:paraId="163FB7A3" w14:textId="2C12723C" w:rsidR="00B955D5" w:rsidRPr="00AB44D1" w:rsidDel="00AB44D1" w:rsidRDefault="00B955D5" w:rsidP="00AB44D1">
      <w:pPr>
        <w:spacing w:after="240" w:line="360" w:lineRule="auto"/>
        <w:ind w:left="567"/>
        <w:jc w:val="center"/>
        <w:rPr>
          <w:del w:id="2194" w:author="Александр Перепечаев" w:date="2021-05-26T13:23:00Z"/>
          <w:rFonts w:ascii="Courier New" w:hAnsi="Courier New" w:cs="Courier New"/>
          <w:bCs/>
          <w:spacing w:val="-4"/>
          <w:rPrChange w:id="2195" w:author="Александр Перепечаев" w:date="2021-05-26T13:24:00Z">
            <w:rPr>
              <w:del w:id="2196" w:author="Александр Перепечаев" w:date="2021-05-26T13:23:00Z"/>
              <w:rFonts w:ascii="Courier New" w:hAnsi="Courier New" w:cs="Courier New"/>
              <w:bCs/>
              <w:spacing w:val="-4"/>
              <w:lang w:val="en-US"/>
            </w:rPr>
          </w:rPrChange>
        </w:rPr>
        <w:pPrChange w:id="2197" w:author="Александр Перепечаев" w:date="2021-05-26T13:23:00Z">
          <w:pPr>
            <w:autoSpaceDE w:val="0"/>
            <w:autoSpaceDN w:val="0"/>
            <w:adjustRightInd w:val="0"/>
            <w:ind w:left="567" w:firstLine="709"/>
          </w:pPr>
        </w:pPrChange>
      </w:pPr>
      <w:del w:id="2198"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19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200"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http</w:delText>
        </w:r>
        <w:r w:rsidRPr="00AB44D1" w:rsidDel="00AB44D1">
          <w:rPr>
            <w:rFonts w:ascii="Courier New" w:hAnsi="Courier New" w:cs="Courier New"/>
            <w:bCs/>
            <w:spacing w:val="-4"/>
            <w:rPrChange w:id="220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del>
    </w:p>
    <w:p w14:paraId="2574971F" w14:textId="5AB520D1" w:rsidR="00B955D5" w:rsidRPr="00AB44D1" w:rsidDel="00AB44D1" w:rsidRDefault="00B955D5" w:rsidP="00AB44D1">
      <w:pPr>
        <w:spacing w:after="240" w:line="360" w:lineRule="auto"/>
        <w:ind w:left="567"/>
        <w:jc w:val="center"/>
        <w:rPr>
          <w:del w:id="2202" w:author="Александр Перепечаев" w:date="2021-05-26T13:23:00Z"/>
          <w:rFonts w:ascii="Courier New" w:hAnsi="Courier New" w:cs="Courier New"/>
          <w:bCs/>
          <w:spacing w:val="-4"/>
          <w:rPrChange w:id="2203" w:author="Александр Перепечаев" w:date="2021-05-26T13:24:00Z">
            <w:rPr>
              <w:del w:id="2204" w:author="Александр Перепечаев" w:date="2021-05-26T13:23:00Z"/>
              <w:rFonts w:ascii="Courier New" w:hAnsi="Courier New" w:cs="Courier New"/>
              <w:bCs/>
              <w:spacing w:val="-4"/>
              <w:lang w:val="en-US"/>
            </w:rPr>
          </w:rPrChange>
        </w:rPr>
        <w:pPrChange w:id="2205" w:author="Александр Перепечаев" w:date="2021-05-26T13:23:00Z">
          <w:pPr>
            <w:autoSpaceDE w:val="0"/>
            <w:autoSpaceDN w:val="0"/>
            <w:adjustRightInd w:val="0"/>
            <w:ind w:left="567" w:firstLine="709"/>
          </w:pPr>
        </w:pPrChange>
      </w:pPr>
    </w:p>
    <w:p w14:paraId="04D64EDE" w14:textId="71B8D487" w:rsidR="00B955D5" w:rsidRPr="00AB44D1" w:rsidDel="00AB44D1" w:rsidRDefault="00B955D5" w:rsidP="00AB44D1">
      <w:pPr>
        <w:spacing w:after="240" w:line="360" w:lineRule="auto"/>
        <w:ind w:left="567"/>
        <w:jc w:val="center"/>
        <w:rPr>
          <w:del w:id="2206" w:author="Александр Перепечаев" w:date="2021-05-26T13:23:00Z"/>
          <w:rFonts w:ascii="Courier New" w:hAnsi="Courier New" w:cs="Courier New"/>
          <w:bCs/>
          <w:spacing w:val="-4"/>
          <w:rPrChange w:id="2207" w:author="Александр Перепечаев" w:date="2021-05-26T13:24:00Z">
            <w:rPr>
              <w:del w:id="2208" w:author="Александр Перепечаев" w:date="2021-05-26T13:23:00Z"/>
              <w:rFonts w:ascii="Courier New" w:hAnsi="Courier New" w:cs="Courier New"/>
              <w:bCs/>
              <w:spacing w:val="-4"/>
              <w:lang w:val="en-US"/>
            </w:rPr>
          </w:rPrChange>
        </w:rPr>
        <w:pPrChange w:id="2209" w:author="Александр Перепечаев" w:date="2021-05-26T13:23:00Z">
          <w:pPr>
            <w:autoSpaceDE w:val="0"/>
            <w:autoSpaceDN w:val="0"/>
            <w:adjustRightInd w:val="0"/>
            <w:ind w:left="567" w:firstLine="709"/>
          </w:pPr>
        </w:pPrChange>
      </w:pPr>
    </w:p>
    <w:p w14:paraId="2C9C3C84" w14:textId="4FC6A30C" w:rsidR="00B955D5" w:rsidRPr="00AB44D1" w:rsidDel="00AB44D1" w:rsidRDefault="00B955D5" w:rsidP="00AB44D1">
      <w:pPr>
        <w:spacing w:after="240" w:line="360" w:lineRule="auto"/>
        <w:ind w:left="567"/>
        <w:jc w:val="center"/>
        <w:rPr>
          <w:del w:id="2210" w:author="Александр Перепечаев" w:date="2021-05-26T13:23:00Z"/>
          <w:rFonts w:ascii="Courier New" w:hAnsi="Courier New" w:cs="Courier New"/>
          <w:bCs/>
          <w:spacing w:val="-4"/>
          <w:rPrChange w:id="2211" w:author="Александр Перепечаев" w:date="2021-05-26T13:24:00Z">
            <w:rPr>
              <w:del w:id="2212" w:author="Александр Перепечаев" w:date="2021-05-26T13:23:00Z"/>
              <w:rFonts w:ascii="Courier New" w:hAnsi="Courier New" w:cs="Courier New"/>
              <w:bCs/>
              <w:spacing w:val="-4"/>
              <w:lang w:val="en-US"/>
            </w:rPr>
          </w:rPrChange>
        </w:rPr>
        <w:pPrChange w:id="2213" w:author="Александр Перепечаев" w:date="2021-05-26T13:23:00Z">
          <w:pPr>
            <w:autoSpaceDE w:val="0"/>
            <w:autoSpaceDN w:val="0"/>
            <w:adjustRightInd w:val="0"/>
            <w:ind w:left="567" w:firstLine="709"/>
          </w:pPr>
        </w:pPrChange>
      </w:pPr>
      <w:del w:id="2214" w:author="Александр Перепечаев" w:date="2021-05-26T13:23:00Z">
        <w:r w:rsidRPr="00EE5ABE" w:rsidDel="00AB44D1">
          <w:rPr>
            <w:rFonts w:ascii="Courier New" w:hAnsi="Courier New" w:cs="Courier New"/>
            <w:bCs/>
            <w:spacing w:val="-4"/>
            <w:lang w:val="en-US"/>
          </w:rPr>
          <w:delText>interface</w:delText>
        </w:r>
        <w:r w:rsidRPr="00AB44D1" w:rsidDel="00AB44D1">
          <w:rPr>
            <w:rFonts w:ascii="Courier New" w:hAnsi="Courier New" w:cs="Courier New"/>
            <w:bCs/>
            <w:spacing w:val="-4"/>
            <w:rPrChange w:id="221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WikiApiService</w:delText>
        </w:r>
        <w:r w:rsidRPr="00AB44D1" w:rsidDel="00AB44D1">
          <w:rPr>
            <w:rFonts w:ascii="Courier New" w:hAnsi="Courier New" w:cs="Courier New"/>
            <w:bCs/>
            <w:spacing w:val="-4"/>
            <w:rPrChange w:id="2216" w:author="Александр Перепечаев" w:date="2021-05-26T13:24:00Z">
              <w:rPr>
                <w:rFonts w:ascii="Courier New" w:hAnsi="Courier New" w:cs="Courier New"/>
                <w:bCs/>
                <w:spacing w:val="-4"/>
                <w:lang w:val="en-US"/>
              </w:rPr>
            </w:rPrChange>
          </w:rPr>
          <w:delText xml:space="preserve"> {</w:delText>
        </w:r>
      </w:del>
    </w:p>
    <w:p w14:paraId="00CA71B1" w14:textId="1269DE07" w:rsidR="00B955D5" w:rsidRPr="00AB44D1" w:rsidDel="00AB44D1" w:rsidRDefault="00B955D5" w:rsidP="00AB44D1">
      <w:pPr>
        <w:spacing w:after="240" w:line="360" w:lineRule="auto"/>
        <w:ind w:left="567"/>
        <w:jc w:val="center"/>
        <w:rPr>
          <w:del w:id="2217" w:author="Александр Перепечаев" w:date="2021-05-26T13:23:00Z"/>
          <w:rFonts w:ascii="Courier New" w:hAnsi="Courier New" w:cs="Courier New"/>
          <w:bCs/>
          <w:spacing w:val="-4"/>
          <w:rPrChange w:id="2218" w:author="Александр Перепечаев" w:date="2021-05-26T13:24:00Z">
            <w:rPr>
              <w:del w:id="2219" w:author="Александр Перепечаев" w:date="2021-05-26T13:23:00Z"/>
              <w:rFonts w:ascii="Courier New" w:hAnsi="Courier New" w:cs="Courier New"/>
              <w:bCs/>
              <w:spacing w:val="-4"/>
              <w:lang w:val="en-US"/>
            </w:rPr>
          </w:rPrChange>
        </w:rPr>
        <w:pPrChange w:id="2220" w:author="Александр Перепечаев" w:date="2021-05-26T13:23:00Z">
          <w:pPr>
            <w:autoSpaceDE w:val="0"/>
            <w:autoSpaceDN w:val="0"/>
            <w:adjustRightInd w:val="0"/>
            <w:ind w:left="567" w:firstLine="709"/>
          </w:pPr>
        </w:pPrChange>
      </w:pPr>
    </w:p>
    <w:p w14:paraId="71784FB1" w14:textId="38556DB7" w:rsidR="00B955D5" w:rsidRPr="00AB44D1" w:rsidDel="00AB44D1" w:rsidRDefault="00B955D5" w:rsidP="00AB44D1">
      <w:pPr>
        <w:spacing w:after="240" w:line="360" w:lineRule="auto"/>
        <w:ind w:left="567"/>
        <w:jc w:val="center"/>
        <w:rPr>
          <w:del w:id="2221" w:author="Александр Перепечаев" w:date="2021-05-26T13:23:00Z"/>
          <w:rFonts w:ascii="Courier New" w:hAnsi="Courier New" w:cs="Courier New"/>
          <w:bCs/>
          <w:spacing w:val="-4"/>
          <w:rPrChange w:id="2222" w:author="Александр Перепечаев" w:date="2021-05-26T13:24:00Z">
            <w:rPr>
              <w:del w:id="2223" w:author="Александр Перепечаев" w:date="2021-05-26T13:23:00Z"/>
              <w:rFonts w:ascii="Courier New" w:hAnsi="Courier New" w:cs="Courier New"/>
              <w:bCs/>
              <w:spacing w:val="-4"/>
              <w:lang w:val="en-US"/>
            </w:rPr>
          </w:rPrChange>
        </w:rPr>
        <w:pPrChange w:id="2224" w:author="Александр Перепечаев" w:date="2021-05-26T13:23:00Z">
          <w:pPr>
            <w:autoSpaceDE w:val="0"/>
            <w:autoSpaceDN w:val="0"/>
            <w:adjustRightInd w:val="0"/>
            <w:ind w:left="567" w:firstLine="709"/>
          </w:pPr>
        </w:pPrChange>
      </w:pPr>
      <w:del w:id="2225" w:author="Александр Перепечаев" w:date="2021-05-26T13:23:00Z">
        <w:r w:rsidRPr="00AB44D1" w:rsidDel="00AB44D1">
          <w:rPr>
            <w:rFonts w:ascii="Courier New" w:hAnsi="Courier New" w:cs="Courier New"/>
            <w:bCs/>
            <w:spacing w:val="-4"/>
            <w:rPrChange w:id="222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GET</w:delText>
        </w:r>
        <w:r w:rsidRPr="00AB44D1" w:rsidDel="00AB44D1">
          <w:rPr>
            <w:rFonts w:ascii="Courier New" w:hAnsi="Courier New" w:cs="Courier New"/>
            <w:bCs/>
            <w:spacing w:val="-4"/>
            <w:rPrChange w:id="222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api</w:delText>
        </w:r>
        <w:r w:rsidRPr="00AB44D1" w:rsidDel="00AB44D1">
          <w:rPr>
            <w:rFonts w:ascii="Courier New" w:hAnsi="Courier New" w:cs="Courier New"/>
            <w:bCs/>
            <w:spacing w:val="-4"/>
            <w:rPrChange w:id="2228" w:author="Александр Перепечаев" w:date="2021-05-26T13:24:00Z">
              <w:rPr>
                <w:rFonts w:ascii="Courier New" w:hAnsi="Courier New" w:cs="Courier New"/>
                <w:bCs/>
                <w:spacing w:val="-4"/>
                <w:lang w:val="en-US"/>
              </w:rPr>
            </w:rPrChange>
          </w:rPr>
          <w:delText>")</w:delText>
        </w:r>
      </w:del>
    </w:p>
    <w:p w14:paraId="2F962294" w14:textId="118AC266" w:rsidR="00B955D5" w:rsidRPr="00AB44D1" w:rsidDel="00AB44D1" w:rsidRDefault="00B955D5" w:rsidP="00AB44D1">
      <w:pPr>
        <w:spacing w:after="240" w:line="360" w:lineRule="auto"/>
        <w:ind w:left="567"/>
        <w:jc w:val="center"/>
        <w:rPr>
          <w:del w:id="2229" w:author="Александр Перепечаев" w:date="2021-05-26T13:23:00Z"/>
          <w:rFonts w:ascii="Courier New" w:hAnsi="Courier New" w:cs="Courier New"/>
          <w:bCs/>
          <w:spacing w:val="-4"/>
          <w:rPrChange w:id="2230" w:author="Александр Перепечаев" w:date="2021-05-26T13:24:00Z">
            <w:rPr>
              <w:del w:id="2231" w:author="Александр Перепечаев" w:date="2021-05-26T13:23:00Z"/>
              <w:rFonts w:ascii="Courier New" w:hAnsi="Courier New" w:cs="Courier New"/>
              <w:bCs/>
              <w:spacing w:val="-4"/>
              <w:lang w:val="en-US"/>
            </w:rPr>
          </w:rPrChange>
        </w:rPr>
        <w:pPrChange w:id="2232" w:author="Александр Перепечаев" w:date="2021-05-26T13:23:00Z">
          <w:pPr>
            <w:autoSpaceDE w:val="0"/>
            <w:autoSpaceDN w:val="0"/>
            <w:adjustRightInd w:val="0"/>
            <w:ind w:left="567" w:firstLine="709"/>
          </w:pPr>
        </w:pPrChange>
      </w:pPr>
      <w:del w:id="2233" w:author="Александр Перепечаев" w:date="2021-05-26T13:23:00Z">
        <w:r w:rsidRPr="00AB44D1" w:rsidDel="00AB44D1">
          <w:rPr>
            <w:rFonts w:ascii="Courier New" w:hAnsi="Courier New" w:cs="Courier New"/>
            <w:bCs/>
            <w:spacing w:val="-4"/>
            <w:rPrChange w:id="22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22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hitCountCheck</w:delText>
        </w:r>
        <w:r w:rsidRPr="00AB44D1" w:rsidDel="00AB44D1">
          <w:rPr>
            <w:rFonts w:ascii="Courier New" w:hAnsi="Courier New" w:cs="Courier New"/>
            <w:bCs/>
            <w:spacing w:val="-4"/>
            <w:rPrChange w:id="2236" w:author="Александр Перепечаев" w:date="2021-05-26T13:24:00Z">
              <w:rPr>
                <w:rFonts w:ascii="Courier New" w:hAnsi="Courier New" w:cs="Courier New"/>
                <w:bCs/>
                <w:spacing w:val="-4"/>
                <w:lang w:val="en-US"/>
              </w:rPr>
            </w:rPrChange>
          </w:rPr>
          <w:delText>():</w:delText>
        </w:r>
      </w:del>
    </w:p>
    <w:p w14:paraId="390DE992" w14:textId="7A92ABFD" w:rsidR="00B955D5" w:rsidRPr="00AB44D1" w:rsidDel="00AB44D1" w:rsidRDefault="00B955D5" w:rsidP="00AB44D1">
      <w:pPr>
        <w:spacing w:after="240" w:line="360" w:lineRule="auto"/>
        <w:ind w:left="567"/>
        <w:jc w:val="center"/>
        <w:rPr>
          <w:del w:id="2237" w:author="Александр Перепечаев" w:date="2021-05-26T13:23:00Z"/>
          <w:rFonts w:ascii="Courier New" w:hAnsi="Courier New" w:cs="Courier New"/>
          <w:bCs/>
          <w:spacing w:val="-4"/>
          <w:rPrChange w:id="2238" w:author="Александр Перепечаев" w:date="2021-05-26T13:24:00Z">
            <w:rPr>
              <w:del w:id="2239" w:author="Александр Перепечаев" w:date="2021-05-26T13:23:00Z"/>
              <w:rFonts w:ascii="Courier New" w:hAnsi="Courier New" w:cs="Courier New"/>
              <w:bCs/>
              <w:spacing w:val="-4"/>
              <w:lang w:val="en-US"/>
            </w:rPr>
          </w:rPrChange>
        </w:rPr>
        <w:pPrChange w:id="2240" w:author="Александр Перепечаев" w:date="2021-05-26T13:23:00Z">
          <w:pPr>
            <w:autoSpaceDE w:val="0"/>
            <w:autoSpaceDN w:val="0"/>
            <w:adjustRightInd w:val="0"/>
            <w:ind w:left="567" w:firstLine="709"/>
          </w:pPr>
        </w:pPrChange>
      </w:pPr>
      <w:del w:id="2241" w:author="Александр Перепечаев" w:date="2021-05-26T13:23:00Z">
        <w:r w:rsidRPr="00AB44D1" w:rsidDel="00AB44D1">
          <w:rPr>
            <w:rFonts w:ascii="Courier New" w:hAnsi="Courier New" w:cs="Courier New"/>
            <w:bCs/>
            <w:spacing w:val="-4"/>
            <w:rPrChange w:id="22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Observable</w:delText>
        </w:r>
        <w:r w:rsidRPr="00AB44D1" w:rsidDel="00AB44D1">
          <w:rPr>
            <w:rFonts w:ascii="Courier New" w:hAnsi="Courier New" w:cs="Courier New"/>
            <w:bCs/>
            <w:spacing w:val="-4"/>
            <w:rPrChange w:id="2243"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Model</w:delText>
        </w:r>
        <w:r w:rsidRPr="00AB44D1" w:rsidDel="00AB44D1">
          <w:rPr>
            <w:rFonts w:ascii="Courier New" w:hAnsi="Courier New" w:cs="Courier New"/>
            <w:bCs/>
            <w:spacing w:val="-4"/>
            <w:rPrChange w:id="224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2245" w:author="Александр Перепечаев" w:date="2021-05-26T13:24:00Z">
              <w:rPr>
                <w:rFonts w:ascii="Courier New" w:hAnsi="Courier New" w:cs="Courier New"/>
                <w:bCs/>
                <w:spacing w:val="-4"/>
                <w:lang w:val="en-US"/>
              </w:rPr>
            </w:rPrChange>
          </w:rPr>
          <w:delText>&gt;</w:delText>
        </w:r>
      </w:del>
    </w:p>
    <w:p w14:paraId="65C66220" w14:textId="26AAA429" w:rsidR="00B955D5" w:rsidRPr="00AB44D1" w:rsidDel="00AB44D1" w:rsidRDefault="00B955D5" w:rsidP="00AB44D1">
      <w:pPr>
        <w:spacing w:after="240" w:line="360" w:lineRule="auto"/>
        <w:ind w:left="567"/>
        <w:jc w:val="center"/>
        <w:rPr>
          <w:del w:id="2246" w:author="Александр Перепечаев" w:date="2021-05-26T13:23:00Z"/>
          <w:rFonts w:ascii="Courier New" w:hAnsi="Courier New" w:cs="Courier New"/>
          <w:bCs/>
          <w:spacing w:val="-4"/>
          <w:rPrChange w:id="2247" w:author="Александр Перепечаев" w:date="2021-05-26T13:24:00Z">
            <w:rPr>
              <w:del w:id="2248" w:author="Александр Перепечаев" w:date="2021-05-26T13:23:00Z"/>
              <w:rFonts w:ascii="Courier New" w:hAnsi="Courier New" w:cs="Courier New"/>
              <w:bCs/>
              <w:spacing w:val="-4"/>
              <w:lang w:val="en-US"/>
            </w:rPr>
          </w:rPrChange>
        </w:rPr>
        <w:pPrChange w:id="2249" w:author="Александр Перепечаев" w:date="2021-05-26T13:23:00Z">
          <w:pPr>
            <w:autoSpaceDE w:val="0"/>
            <w:autoSpaceDN w:val="0"/>
            <w:adjustRightInd w:val="0"/>
            <w:ind w:left="567" w:firstLine="709"/>
          </w:pPr>
        </w:pPrChange>
      </w:pPr>
      <w:del w:id="2250" w:author="Александр Перепечаев" w:date="2021-05-26T13:23:00Z">
        <w:r w:rsidRPr="00AB44D1" w:rsidDel="00AB44D1">
          <w:rPr>
            <w:rFonts w:ascii="Courier New" w:hAnsi="Courier New" w:cs="Courier New"/>
            <w:bCs/>
            <w:spacing w:val="-4"/>
            <w:rPrChange w:id="225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GET</w:delText>
        </w:r>
        <w:r w:rsidRPr="00AB44D1" w:rsidDel="00AB44D1">
          <w:rPr>
            <w:rFonts w:ascii="Courier New" w:hAnsi="Courier New" w:cs="Courier New"/>
            <w:bCs/>
            <w:spacing w:val="-4"/>
            <w:rPrChange w:id="225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api</w:delText>
        </w:r>
        <w:r w:rsidRPr="00AB44D1" w:rsidDel="00AB44D1">
          <w:rPr>
            <w:rFonts w:ascii="Courier New" w:hAnsi="Courier New" w:cs="Courier New"/>
            <w:bCs/>
            <w:spacing w:val="-4"/>
            <w:rPrChange w:id="2253" w:author="Александр Перепечаев" w:date="2021-05-26T13:24:00Z">
              <w:rPr>
                <w:rFonts w:ascii="Courier New" w:hAnsi="Courier New" w:cs="Courier New"/>
                <w:bCs/>
                <w:spacing w:val="-4"/>
                <w:lang w:val="en-US"/>
              </w:rPr>
            </w:rPrChange>
          </w:rPr>
          <w:delText>")</w:delText>
        </w:r>
      </w:del>
    </w:p>
    <w:p w14:paraId="0D7E5A42" w14:textId="756D6C7E" w:rsidR="00B955D5" w:rsidRPr="00AB44D1" w:rsidDel="00AB44D1" w:rsidRDefault="00B955D5" w:rsidP="00AB44D1">
      <w:pPr>
        <w:spacing w:after="240" w:line="360" w:lineRule="auto"/>
        <w:ind w:left="567"/>
        <w:jc w:val="center"/>
        <w:rPr>
          <w:del w:id="2254" w:author="Александр Перепечаев" w:date="2021-05-26T13:23:00Z"/>
          <w:rFonts w:ascii="Courier New" w:hAnsi="Courier New" w:cs="Courier New"/>
          <w:bCs/>
          <w:spacing w:val="-4"/>
          <w:rPrChange w:id="2255" w:author="Александр Перепечаев" w:date="2021-05-26T13:24:00Z">
            <w:rPr>
              <w:del w:id="2256" w:author="Александр Перепечаев" w:date="2021-05-26T13:23:00Z"/>
              <w:rFonts w:ascii="Courier New" w:hAnsi="Courier New" w:cs="Courier New"/>
              <w:bCs/>
              <w:spacing w:val="-4"/>
              <w:lang w:val="en-US"/>
            </w:rPr>
          </w:rPrChange>
        </w:rPr>
        <w:pPrChange w:id="2257" w:author="Александр Перепечаев" w:date="2021-05-26T13:23:00Z">
          <w:pPr>
            <w:autoSpaceDE w:val="0"/>
            <w:autoSpaceDN w:val="0"/>
            <w:adjustRightInd w:val="0"/>
            <w:ind w:left="567" w:firstLine="709"/>
          </w:pPr>
        </w:pPrChange>
      </w:pPr>
      <w:del w:id="2258" w:author="Александр Перепечаев" w:date="2021-05-26T13:23:00Z">
        <w:r w:rsidRPr="00AB44D1" w:rsidDel="00AB44D1">
          <w:rPr>
            <w:rFonts w:ascii="Courier New" w:hAnsi="Courier New" w:cs="Courier New"/>
            <w:bCs/>
            <w:spacing w:val="-4"/>
            <w:rPrChange w:id="225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226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getPosts</w:delText>
        </w:r>
        <w:r w:rsidRPr="00AB44D1" w:rsidDel="00AB44D1">
          <w:rPr>
            <w:rFonts w:ascii="Courier New" w:hAnsi="Courier New" w:cs="Courier New"/>
            <w:bCs/>
            <w:spacing w:val="-4"/>
            <w:rPrChange w:id="226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2262"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List</w:delText>
        </w:r>
        <w:r w:rsidRPr="00AB44D1" w:rsidDel="00AB44D1">
          <w:rPr>
            <w:rFonts w:ascii="Courier New" w:hAnsi="Courier New" w:cs="Courier New"/>
            <w:bCs/>
            <w:spacing w:val="-4"/>
            <w:rPrChange w:id="2263"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2264" w:author="Александр Перепечаев" w:date="2021-05-26T13:24:00Z">
              <w:rPr>
                <w:rFonts w:ascii="Courier New" w:hAnsi="Courier New" w:cs="Courier New"/>
                <w:bCs/>
                <w:spacing w:val="-4"/>
                <w:lang w:val="en-US"/>
              </w:rPr>
            </w:rPrChange>
          </w:rPr>
          <w:delText>&gt;&gt;</w:delText>
        </w:r>
      </w:del>
    </w:p>
    <w:p w14:paraId="43594914" w14:textId="3F62E21F" w:rsidR="00B955D5" w:rsidRPr="00AB44D1" w:rsidDel="00AB44D1" w:rsidRDefault="00B955D5" w:rsidP="00AB44D1">
      <w:pPr>
        <w:spacing w:after="240" w:line="360" w:lineRule="auto"/>
        <w:ind w:left="567"/>
        <w:jc w:val="center"/>
        <w:rPr>
          <w:del w:id="2265" w:author="Александр Перепечаев" w:date="2021-05-26T13:23:00Z"/>
          <w:rFonts w:ascii="Courier New" w:hAnsi="Courier New" w:cs="Courier New"/>
          <w:bCs/>
          <w:spacing w:val="-4"/>
          <w:rPrChange w:id="2266" w:author="Александр Перепечаев" w:date="2021-05-26T13:24:00Z">
            <w:rPr>
              <w:del w:id="2267" w:author="Александр Перепечаев" w:date="2021-05-26T13:23:00Z"/>
              <w:rFonts w:ascii="Courier New" w:hAnsi="Courier New" w:cs="Courier New"/>
              <w:bCs/>
              <w:spacing w:val="-4"/>
              <w:lang w:val="en-US"/>
            </w:rPr>
          </w:rPrChange>
        </w:rPr>
        <w:pPrChange w:id="2268" w:author="Александр Перепечаев" w:date="2021-05-26T13:23:00Z">
          <w:pPr>
            <w:autoSpaceDE w:val="0"/>
            <w:autoSpaceDN w:val="0"/>
            <w:adjustRightInd w:val="0"/>
            <w:ind w:left="567" w:firstLine="709"/>
          </w:pPr>
        </w:pPrChange>
      </w:pPr>
      <w:del w:id="2269" w:author="Александр Перепечаев" w:date="2021-05-26T13:23:00Z">
        <w:r w:rsidRPr="00AB44D1" w:rsidDel="00AB44D1">
          <w:rPr>
            <w:rFonts w:ascii="Courier New" w:hAnsi="Courier New" w:cs="Courier New"/>
            <w:bCs/>
            <w:spacing w:val="-4"/>
            <w:rPrChange w:id="227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GET</w:delText>
        </w:r>
        <w:r w:rsidRPr="00AB44D1" w:rsidDel="00AB44D1">
          <w:rPr>
            <w:rFonts w:ascii="Courier New" w:hAnsi="Courier New" w:cs="Courier New"/>
            <w:bCs/>
            <w:spacing w:val="-4"/>
            <w:rPrChange w:id="227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emotions</w:delText>
        </w:r>
        <w:r w:rsidRPr="00AB44D1" w:rsidDel="00AB44D1">
          <w:rPr>
            <w:rFonts w:ascii="Courier New" w:hAnsi="Courier New" w:cs="Courier New"/>
            <w:bCs/>
            <w:spacing w:val="-4"/>
            <w:rPrChange w:id="2272" w:author="Александр Перепечаев" w:date="2021-05-26T13:24:00Z">
              <w:rPr>
                <w:rFonts w:ascii="Courier New" w:hAnsi="Courier New" w:cs="Courier New"/>
                <w:bCs/>
                <w:spacing w:val="-4"/>
                <w:lang w:val="en-US"/>
              </w:rPr>
            </w:rPrChange>
          </w:rPr>
          <w:delText>")</w:delText>
        </w:r>
      </w:del>
    </w:p>
    <w:p w14:paraId="53555975" w14:textId="6C4D886C" w:rsidR="00B955D5" w:rsidRPr="00AB44D1" w:rsidDel="00AB44D1" w:rsidRDefault="00B955D5" w:rsidP="00AB44D1">
      <w:pPr>
        <w:spacing w:after="240" w:line="360" w:lineRule="auto"/>
        <w:ind w:left="567"/>
        <w:jc w:val="center"/>
        <w:rPr>
          <w:del w:id="2273" w:author="Александр Перепечаев" w:date="2021-05-26T13:23:00Z"/>
          <w:rFonts w:ascii="Courier New" w:hAnsi="Courier New" w:cs="Courier New"/>
          <w:bCs/>
          <w:spacing w:val="-4"/>
          <w:rPrChange w:id="2274" w:author="Александр Перепечаев" w:date="2021-05-26T13:24:00Z">
            <w:rPr>
              <w:del w:id="2275" w:author="Александр Перепечаев" w:date="2021-05-26T13:23:00Z"/>
              <w:rFonts w:ascii="Courier New" w:hAnsi="Courier New" w:cs="Courier New"/>
              <w:bCs/>
              <w:spacing w:val="-4"/>
              <w:lang w:val="en-US"/>
            </w:rPr>
          </w:rPrChange>
        </w:rPr>
        <w:pPrChange w:id="2276" w:author="Александр Перепечаев" w:date="2021-05-26T13:23:00Z">
          <w:pPr>
            <w:autoSpaceDE w:val="0"/>
            <w:autoSpaceDN w:val="0"/>
            <w:adjustRightInd w:val="0"/>
            <w:ind w:left="567" w:firstLine="709"/>
          </w:pPr>
        </w:pPrChange>
      </w:pPr>
      <w:del w:id="2277" w:author="Александр Перепечаев" w:date="2021-05-26T13:23:00Z">
        <w:r w:rsidRPr="00AB44D1" w:rsidDel="00AB44D1">
          <w:rPr>
            <w:rFonts w:ascii="Courier New" w:hAnsi="Courier New" w:cs="Courier New"/>
            <w:bCs/>
            <w:spacing w:val="-4"/>
            <w:rPrChange w:id="227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227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sendEmotion</w:delText>
        </w:r>
        <w:r w:rsidRPr="00AB44D1" w:rsidDel="00AB44D1">
          <w:rPr>
            <w:rFonts w:ascii="Courier New" w:hAnsi="Courier New" w:cs="Courier New"/>
            <w:bCs/>
            <w:spacing w:val="-4"/>
            <w:rPrChange w:id="228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228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228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228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String</w:delText>
        </w:r>
        <w:r w:rsidRPr="00AB44D1" w:rsidDel="00AB44D1">
          <w:rPr>
            <w:rFonts w:ascii="Courier New" w:hAnsi="Courier New" w:cs="Courier New"/>
            <w:bCs/>
            <w:spacing w:val="-4"/>
            <w:rPrChange w:id="2284" w:author="Александр Перепечаев" w:date="2021-05-26T13:24:00Z">
              <w:rPr>
                <w:rFonts w:ascii="Courier New" w:hAnsi="Courier New" w:cs="Courier New"/>
                <w:bCs/>
                <w:spacing w:val="-4"/>
                <w:lang w:val="en-US"/>
              </w:rPr>
            </w:rPrChange>
          </w:rPr>
          <w:delText>):</w:delText>
        </w:r>
      </w:del>
    </w:p>
    <w:p w14:paraId="526CB9DA" w14:textId="031FAD4F" w:rsidR="00B955D5" w:rsidRPr="00AB44D1" w:rsidDel="00AB44D1" w:rsidRDefault="00B955D5" w:rsidP="00AB44D1">
      <w:pPr>
        <w:spacing w:after="240" w:line="360" w:lineRule="auto"/>
        <w:ind w:left="567"/>
        <w:jc w:val="center"/>
        <w:rPr>
          <w:del w:id="2285" w:author="Александр Перепечаев" w:date="2021-05-26T13:23:00Z"/>
          <w:rFonts w:ascii="Courier New" w:hAnsi="Courier New" w:cs="Courier New"/>
          <w:bCs/>
          <w:spacing w:val="-4"/>
          <w:rPrChange w:id="2286" w:author="Александр Перепечаев" w:date="2021-05-26T13:24:00Z">
            <w:rPr>
              <w:del w:id="2287" w:author="Александр Перепечаев" w:date="2021-05-26T13:23:00Z"/>
              <w:rFonts w:ascii="Courier New" w:hAnsi="Courier New" w:cs="Courier New"/>
              <w:bCs/>
              <w:spacing w:val="-4"/>
              <w:lang w:val="en-US"/>
            </w:rPr>
          </w:rPrChange>
        </w:rPr>
        <w:pPrChange w:id="2288" w:author="Александр Перепечаев" w:date="2021-05-26T13:23:00Z">
          <w:pPr>
            <w:autoSpaceDE w:val="0"/>
            <w:autoSpaceDN w:val="0"/>
            <w:adjustRightInd w:val="0"/>
            <w:ind w:left="567" w:firstLine="709"/>
          </w:pPr>
        </w:pPrChange>
      </w:pPr>
      <w:del w:id="2289" w:author="Александр Перепечаев" w:date="2021-05-26T13:23:00Z">
        <w:r w:rsidRPr="00AB44D1" w:rsidDel="00AB44D1">
          <w:rPr>
            <w:rFonts w:ascii="Courier New" w:hAnsi="Courier New" w:cs="Courier New"/>
            <w:bCs/>
            <w:spacing w:val="-4"/>
            <w:rPrChange w:id="229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Observable</w:delText>
        </w:r>
        <w:r w:rsidRPr="00AB44D1" w:rsidDel="00AB44D1">
          <w:rPr>
            <w:rFonts w:ascii="Courier New" w:hAnsi="Courier New" w:cs="Courier New"/>
            <w:bCs/>
            <w:spacing w:val="-4"/>
            <w:rPrChange w:id="2291"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Model</w:delText>
        </w:r>
        <w:r w:rsidRPr="00AB44D1" w:rsidDel="00AB44D1">
          <w:rPr>
            <w:rFonts w:ascii="Courier New" w:hAnsi="Courier New" w:cs="Courier New"/>
            <w:bCs/>
            <w:spacing w:val="-4"/>
            <w:rPrChange w:id="229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2293" w:author="Александр Перепечаев" w:date="2021-05-26T13:24:00Z">
              <w:rPr>
                <w:rFonts w:ascii="Courier New" w:hAnsi="Courier New" w:cs="Courier New"/>
                <w:bCs/>
                <w:spacing w:val="-4"/>
                <w:lang w:val="en-US"/>
              </w:rPr>
            </w:rPrChange>
          </w:rPr>
          <w:delText>&gt;//</w:delText>
        </w:r>
        <w:r w:rsidRPr="00EE5ABE" w:rsidDel="00AB44D1">
          <w:rPr>
            <w:rFonts w:ascii="Courier New" w:hAnsi="Courier New" w:cs="Courier New"/>
            <w:bCs/>
            <w:spacing w:val="-4"/>
            <w:lang w:val="en-US"/>
          </w:rPr>
          <w:delText>Observable</w:delText>
        </w:r>
        <w:r w:rsidRPr="00AB44D1" w:rsidDel="00AB44D1">
          <w:rPr>
            <w:rFonts w:ascii="Courier New" w:hAnsi="Courier New" w:cs="Courier New"/>
            <w:bCs/>
            <w:spacing w:val="-4"/>
            <w:rPrChange w:id="2294"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Model</w:delText>
        </w:r>
        <w:r w:rsidRPr="00AB44D1" w:rsidDel="00AB44D1">
          <w:rPr>
            <w:rFonts w:ascii="Courier New" w:hAnsi="Courier New" w:cs="Courier New"/>
            <w:bCs/>
            <w:spacing w:val="-4"/>
            <w:rPrChange w:id="229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2296" w:author="Александр Перепечаев" w:date="2021-05-26T13:24:00Z">
              <w:rPr>
                <w:rFonts w:ascii="Courier New" w:hAnsi="Courier New" w:cs="Courier New"/>
                <w:bCs/>
                <w:spacing w:val="-4"/>
                <w:lang w:val="en-US"/>
              </w:rPr>
            </w:rPrChange>
          </w:rPr>
          <w:delText>&gt;</w:delText>
        </w:r>
      </w:del>
    </w:p>
    <w:p w14:paraId="3022BD8F" w14:textId="7EA4A2F4" w:rsidR="00B955D5" w:rsidRPr="00AB44D1" w:rsidDel="00AB44D1" w:rsidRDefault="00B955D5" w:rsidP="00AB44D1">
      <w:pPr>
        <w:spacing w:after="240" w:line="360" w:lineRule="auto"/>
        <w:ind w:left="567"/>
        <w:jc w:val="center"/>
        <w:rPr>
          <w:del w:id="2297" w:author="Александр Перепечаев" w:date="2021-05-26T13:23:00Z"/>
          <w:rFonts w:ascii="Courier New" w:hAnsi="Courier New" w:cs="Courier New"/>
          <w:bCs/>
          <w:spacing w:val="-4"/>
          <w:rPrChange w:id="2298" w:author="Александр Перепечаев" w:date="2021-05-26T13:24:00Z">
            <w:rPr>
              <w:del w:id="2299" w:author="Александр Перепечаев" w:date="2021-05-26T13:23:00Z"/>
              <w:rFonts w:ascii="Courier New" w:hAnsi="Courier New" w:cs="Courier New"/>
              <w:bCs/>
              <w:spacing w:val="-4"/>
              <w:lang w:val="en-US"/>
            </w:rPr>
          </w:rPrChange>
        </w:rPr>
        <w:pPrChange w:id="2300" w:author="Александр Перепечаев" w:date="2021-05-26T13:23:00Z">
          <w:pPr>
            <w:autoSpaceDE w:val="0"/>
            <w:autoSpaceDN w:val="0"/>
            <w:adjustRightInd w:val="0"/>
            <w:ind w:left="567" w:firstLine="709"/>
          </w:pPr>
        </w:pPrChange>
      </w:pPr>
      <w:del w:id="2301" w:author="Александр Перепечаев" w:date="2021-05-26T13:23:00Z">
        <w:r w:rsidRPr="00AB44D1" w:rsidDel="00AB44D1">
          <w:rPr>
            <w:rFonts w:ascii="Courier New" w:hAnsi="Courier New" w:cs="Courier New"/>
            <w:bCs/>
            <w:spacing w:val="-4"/>
            <w:rPrChange w:id="230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GET</w:delText>
        </w:r>
        <w:r w:rsidRPr="00AB44D1" w:rsidDel="00AB44D1">
          <w:rPr>
            <w:rFonts w:ascii="Courier New" w:hAnsi="Courier New" w:cs="Courier New"/>
            <w:bCs/>
            <w:spacing w:val="-4"/>
            <w:rPrChange w:id="230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imageName</w:delText>
        </w:r>
        <w:r w:rsidRPr="00AB44D1" w:rsidDel="00AB44D1">
          <w:rPr>
            <w:rFonts w:ascii="Courier New" w:hAnsi="Courier New" w:cs="Courier New"/>
            <w:bCs/>
            <w:spacing w:val="-4"/>
            <w:rPrChange w:id="2304" w:author="Александр Перепечаев" w:date="2021-05-26T13:24:00Z">
              <w:rPr>
                <w:rFonts w:ascii="Courier New" w:hAnsi="Courier New" w:cs="Courier New"/>
                <w:bCs/>
                <w:spacing w:val="-4"/>
                <w:lang w:val="en-US"/>
              </w:rPr>
            </w:rPrChange>
          </w:rPr>
          <w:delText>")</w:delText>
        </w:r>
      </w:del>
    </w:p>
    <w:p w14:paraId="449F9F4E" w14:textId="0578EFEF" w:rsidR="00B955D5" w:rsidRPr="00AB44D1" w:rsidDel="00AB44D1" w:rsidRDefault="00B955D5" w:rsidP="00AB44D1">
      <w:pPr>
        <w:spacing w:after="240" w:line="360" w:lineRule="auto"/>
        <w:ind w:left="567"/>
        <w:jc w:val="center"/>
        <w:rPr>
          <w:del w:id="2305" w:author="Александр Перепечаев" w:date="2021-05-26T13:23:00Z"/>
          <w:rFonts w:ascii="Courier New" w:hAnsi="Courier New" w:cs="Courier New"/>
          <w:bCs/>
          <w:spacing w:val="-4"/>
          <w:rPrChange w:id="2306" w:author="Александр Перепечаев" w:date="2021-05-26T13:24:00Z">
            <w:rPr>
              <w:del w:id="2307" w:author="Александр Перепечаев" w:date="2021-05-26T13:23:00Z"/>
              <w:rFonts w:ascii="Courier New" w:hAnsi="Courier New" w:cs="Courier New"/>
              <w:bCs/>
              <w:spacing w:val="-4"/>
              <w:lang w:val="en-US"/>
            </w:rPr>
          </w:rPrChange>
        </w:rPr>
        <w:pPrChange w:id="2308" w:author="Александр Перепечаев" w:date="2021-05-26T13:23:00Z">
          <w:pPr>
            <w:autoSpaceDE w:val="0"/>
            <w:autoSpaceDN w:val="0"/>
            <w:adjustRightInd w:val="0"/>
          </w:pPr>
        </w:pPrChange>
      </w:pPr>
      <w:del w:id="2309" w:author="Александр Перепечаев" w:date="2021-05-26T13:23:00Z">
        <w:r w:rsidRPr="00AB44D1" w:rsidDel="00AB44D1">
          <w:rPr>
            <w:rFonts w:ascii="Courier New" w:hAnsi="Courier New" w:cs="Courier New"/>
            <w:bCs/>
            <w:spacing w:val="-4"/>
            <w:rPrChange w:id="23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231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getImages</w:delText>
        </w:r>
        <w:r w:rsidRPr="00AB44D1" w:rsidDel="00AB44D1">
          <w:rPr>
            <w:rFonts w:ascii="Courier New" w:hAnsi="Courier New" w:cs="Courier New"/>
            <w:bCs/>
            <w:spacing w:val="-4"/>
            <w:rPrChange w:id="23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2313"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List</w:delText>
        </w:r>
        <w:r w:rsidRPr="00AB44D1" w:rsidDel="00AB44D1">
          <w:rPr>
            <w:rFonts w:ascii="Courier New" w:hAnsi="Courier New" w:cs="Courier New"/>
            <w:bCs/>
            <w:spacing w:val="-4"/>
            <w:rPrChange w:id="2314"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ImageName</w:delText>
        </w:r>
        <w:r w:rsidRPr="00AB44D1" w:rsidDel="00AB44D1">
          <w:rPr>
            <w:rFonts w:ascii="Courier New" w:hAnsi="Courier New" w:cs="Courier New"/>
            <w:bCs/>
            <w:spacing w:val="-4"/>
            <w:rPrChange w:id="2315" w:author="Александр Перепечаев" w:date="2021-05-26T13:24:00Z">
              <w:rPr>
                <w:rFonts w:ascii="Courier New" w:hAnsi="Courier New" w:cs="Courier New"/>
                <w:bCs/>
                <w:spacing w:val="-4"/>
                <w:lang w:val="en-US"/>
              </w:rPr>
            </w:rPrChange>
          </w:rPr>
          <w:delText>&gt;&gt;</w:delText>
        </w:r>
      </w:del>
    </w:p>
    <w:p w14:paraId="3AAF5977" w14:textId="12279422" w:rsidR="00B955D5" w:rsidRPr="00AB44D1" w:rsidDel="00AB44D1" w:rsidRDefault="00B955D5" w:rsidP="00AB44D1">
      <w:pPr>
        <w:spacing w:after="240" w:line="360" w:lineRule="auto"/>
        <w:ind w:left="567"/>
        <w:jc w:val="center"/>
        <w:rPr>
          <w:del w:id="2316" w:author="Александр Перепечаев" w:date="2021-05-26T13:23:00Z"/>
          <w:rFonts w:ascii="Courier New" w:hAnsi="Courier New" w:cs="Courier New"/>
          <w:bCs/>
          <w:spacing w:val="-4"/>
          <w:rPrChange w:id="2317" w:author="Александр Перепечаев" w:date="2021-05-26T13:24:00Z">
            <w:rPr>
              <w:del w:id="2318" w:author="Александр Перепечаев" w:date="2021-05-26T13:23:00Z"/>
              <w:rFonts w:ascii="Courier New" w:hAnsi="Courier New" w:cs="Courier New"/>
              <w:bCs/>
              <w:spacing w:val="-4"/>
              <w:lang w:val="en-US"/>
            </w:rPr>
          </w:rPrChange>
        </w:rPr>
        <w:pPrChange w:id="2319" w:author="Александр Перепечаев" w:date="2021-05-26T13:23:00Z">
          <w:pPr>
            <w:autoSpaceDE w:val="0"/>
            <w:autoSpaceDN w:val="0"/>
            <w:adjustRightInd w:val="0"/>
            <w:ind w:left="567" w:firstLine="709"/>
          </w:pPr>
        </w:pPrChange>
      </w:pPr>
      <w:del w:id="2320" w:author="Александр Перепечаев" w:date="2021-05-26T13:23:00Z">
        <w:r w:rsidRPr="00AB44D1" w:rsidDel="00AB44D1">
          <w:rPr>
            <w:rFonts w:ascii="Courier New" w:hAnsi="Courier New" w:cs="Courier New"/>
            <w:bCs/>
            <w:spacing w:val="-4"/>
            <w:rPrChange w:id="23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232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2323" w:author="Александр Перепечаев" w:date="2021-05-26T13:24:00Z">
              <w:rPr>
                <w:rFonts w:ascii="Courier New" w:hAnsi="Courier New" w:cs="Courier New"/>
                <w:bCs/>
                <w:spacing w:val="-4"/>
                <w:lang w:val="en-US"/>
              </w:rPr>
            </w:rPrChange>
          </w:rPr>
          <w:delText>")</w:delText>
        </w:r>
      </w:del>
    </w:p>
    <w:p w14:paraId="70213446" w14:textId="7CDFA9DF" w:rsidR="00B955D5" w:rsidRPr="00AB44D1" w:rsidDel="00AB44D1" w:rsidRDefault="00B955D5" w:rsidP="00AB44D1">
      <w:pPr>
        <w:spacing w:after="240" w:line="360" w:lineRule="auto"/>
        <w:ind w:left="567"/>
        <w:jc w:val="center"/>
        <w:rPr>
          <w:del w:id="2324" w:author="Александр Перепечаев" w:date="2021-05-26T13:23:00Z"/>
          <w:rFonts w:ascii="Courier New" w:hAnsi="Courier New" w:cs="Courier New"/>
          <w:bCs/>
          <w:spacing w:val="-4"/>
          <w:rPrChange w:id="2325" w:author="Александр Перепечаев" w:date="2021-05-26T13:24:00Z">
            <w:rPr>
              <w:del w:id="2326" w:author="Александр Перепечаев" w:date="2021-05-26T13:23:00Z"/>
              <w:rFonts w:ascii="Courier New" w:hAnsi="Courier New" w:cs="Courier New"/>
              <w:bCs/>
              <w:spacing w:val="-4"/>
              <w:lang w:val="en-US"/>
            </w:rPr>
          </w:rPrChange>
        </w:rPr>
        <w:pPrChange w:id="2327" w:author="Александр Перепечаев" w:date="2021-05-26T13:23:00Z">
          <w:pPr>
            <w:autoSpaceDE w:val="0"/>
            <w:autoSpaceDN w:val="0"/>
            <w:adjustRightInd w:val="0"/>
            <w:ind w:left="567" w:firstLine="709"/>
          </w:pPr>
        </w:pPrChange>
      </w:pPr>
      <w:del w:id="2328" w:author="Александр Перепечаев" w:date="2021-05-26T13:23:00Z">
        <w:r w:rsidRPr="00AB44D1" w:rsidDel="00AB44D1">
          <w:rPr>
            <w:rFonts w:ascii="Courier New" w:hAnsi="Courier New" w:cs="Courier New"/>
            <w:bCs/>
            <w:spacing w:val="-4"/>
            <w:rPrChange w:id="232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233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createPost</w:delText>
        </w:r>
        <w:r w:rsidRPr="00AB44D1" w:rsidDel="00AB44D1">
          <w:rPr>
            <w:rFonts w:ascii="Courier New" w:hAnsi="Courier New" w:cs="Courier New"/>
            <w:bCs/>
            <w:spacing w:val="-4"/>
            <w:rPrChange w:id="233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233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233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23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2335"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2336" w:author="Александр Перепечаев" w:date="2021-05-26T13:24:00Z">
              <w:rPr>
                <w:rFonts w:ascii="Courier New" w:hAnsi="Courier New" w:cs="Courier New"/>
                <w:bCs/>
                <w:spacing w:val="-4"/>
                <w:lang w:val="en-US"/>
              </w:rPr>
            </w:rPrChange>
          </w:rPr>
          <w:delText>&gt;</w:delText>
        </w:r>
      </w:del>
    </w:p>
    <w:p w14:paraId="44DF46CF" w14:textId="1EB0BCB3" w:rsidR="00B955D5" w:rsidRPr="00AB44D1" w:rsidDel="00AB44D1" w:rsidRDefault="00B955D5" w:rsidP="00AB44D1">
      <w:pPr>
        <w:spacing w:after="240" w:line="360" w:lineRule="auto"/>
        <w:ind w:left="567"/>
        <w:jc w:val="center"/>
        <w:rPr>
          <w:del w:id="2337" w:author="Александр Перепечаев" w:date="2021-05-26T13:23:00Z"/>
          <w:rFonts w:ascii="Courier New" w:hAnsi="Courier New" w:cs="Courier New"/>
          <w:bCs/>
          <w:spacing w:val="-4"/>
          <w:rPrChange w:id="2338" w:author="Александр Перепечаев" w:date="2021-05-26T13:24:00Z">
            <w:rPr>
              <w:del w:id="2339" w:author="Александр Перепечаев" w:date="2021-05-26T13:23:00Z"/>
              <w:rFonts w:ascii="Courier New" w:hAnsi="Courier New" w:cs="Courier New"/>
              <w:bCs/>
              <w:spacing w:val="-4"/>
              <w:lang w:val="en-US"/>
            </w:rPr>
          </w:rPrChange>
        </w:rPr>
        <w:pPrChange w:id="2340" w:author="Александр Перепечаев" w:date="2021-05-26T13:23:00Z">
          <w:pPr>
            <w:autoSpaceDE w:val="0"/>
            <w:autoSpaceDN w:val="0"/>
            <w:adjustRightInd w:val="0"/>
            <w:ind w:left="567" w:firstLine="709"/>
          </w:pPr>
        </w:pPrChange>
      </w:pPr>
      <w:del w:id="2341" w:author="Александр Перепечаев" w:date="2021-05-26T13:23:00Z">
        <w:r w:rsidRPr="00AB44D1" w:rsidDel="00AB44D1">
          <w:rPr>
            <w:rFonts w:ascii="Courier New" w:hAnsi="Courier New" w:cs="Courier New"/>
            <w:bCs/>
            <w:spacing w:val="-4"/>
            <w:rPrChange w:id="23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234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registration</w:delText>
        </w:r>
        <w:r w:rsidRPr="00AB44D1" w:rsidDel="00AB44D1">
          <w:rPr>
            <w:rFonts w:ascii="Courier New" w:hAnsi="Courier New" w:cs="Courier New"/>
            <w:bCs/>
            <w:spacing w:val="-4"/>
            <w:rPrChange w:id="2344" w:author="Александр Перепечаев" w:date="2021-05-26T13:24:00Z">
              <w:rPr>
                <w:rFonts w:ascii="Courier New" w:hAnsi="Courier New" w:cs="Courier New"/>
                <w:bCs/>
                <w:spacing w:val="-4"/>
                <w:lang w:val="en-US"/>
              </w:rPr>
            </w:rPrChange>
          </w:rPr>
          <w:delText>")</w:delText>
        </w:r>
      </w:del>
    </w:p>
    <w:p w14:paraId="1FB59A16" w14:textId="2F458126" w:rsidR="00B955D5" w:rsidRPr="00AB44D1" w:rsidDel="00AB44D1" w:rsidRDefault="00B955D5" w:rsidP="00AB44D1">
      <w:pPr>
        <w:spacing w:after="240" w:line="360" w:lineRule="auto"/>
        <w:ind w:left="567"/>
        <w:jc w:val="center"/>
        <w:rPr>
          <w:del w:id="2345" w:author="Александр Перепечаев" w:date="2021-05-26T13:23:00Z"/>
          <w:rFonts w:ascii="Courier New" w:hAnsi="Courier New" w:cs="Courier New"/>
          <w:bCs/>
          <w:spacing w:val="-4"/>
          <w:rPrChange w:id="2346" w:author="Александр Перепечаев" w:date="2021-05-26T13:24:00Z">
            <w:rPr>
              <w:del w:id="2347" w:author="Александр Перепечаев" w:date="2021-05-26T13:23:00Z"/>
              <w:rFonts w:ascii="Courier New" w:hAnsi="Courier New" w:cs="Courier New"/>
              <w:bCs/>
              <w:spacing w:val="-4"/>
              <w:lang w:val="en-US"/>
            </w:rPr>
          </w:rPrChange>
        </w:rPr>
        <w:pPrChange w:id="2348" w:author="Александр Перепечаев" w:date="2021-05-26T13:23:00Z">
          <w:pPr>
            <w:autoSpaceDE w:val="0"/>
            <w:autoSpaceDN w:val="0"/>
            <w:adjustRightInd w:val="0"/>
            <w:ind w:left="567" w:firstLine="709"/>
          </w:pPr>
        </w:pPrChange>
      </w:pPr>
      <w:del w:id="2349" w:author="Александр Перепечаев" w:date="2021-05-26T13:23:00Z">
        <w:r w:rsidRPr="00AB44D1" w:rsidDel="00AB44D1">
          <w:rPr>
            <w:rFonts w:ascii="Courier New" w:hAnsi="Courier New" w:cs="Courier New"/>
            <w:bCs/>
            <w:spacing w:val="-4"/>
            <w:rPrChange w:id="235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235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createUser</w:delText>
        </w:r>
        <w:r w:rsidRPr="00AB44D1" w:rsidDel="00AB44D1">
          <w:rPr>
            <w:rFonts w:ascii="Courier New" w:hAnsi="Courier New" w:cs="Courier New"/>
            <w:bCs/>
            <w:spacing w:val="-4"/>
            <w:rPrChange w:id="235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235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235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UserRegistration</w:delText>
        </w:r>
        <w:r w:rsidRPr="00AB44D1" w:rsidDel="00AB44D1">
          <w:rPr>
            <w:rFonts w:ascii="Courier New" w:hAnsi="Courier New" w:cs="Courier New"/>
            <w:bCs/>
            <w:spacing w:val="-4"/>
            <w:rPrChange w:id="23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2356"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2357" w:author="Александр Перепечаев" w:date="2021-05-26T13:24:00Z">
              <w:rPr>
                <w:rFonts w:ascii="Courier New" w:hAnsi="Courier New" w:cs="Courier New"/>
                <w:bCs/>
                <w:spacing w:val="-4"/>
                <w:lang w:val="en-US"/>
              </w:rPr>
            </w:rPrChange>
          </w:rPr>
          <w:delText>&gt;</w:delText>
        </w:r>
      </w:del>
    </w:p>
    <w:p w14:paraId="14E4F511" w14:textId="59C4481E" w:rsidR="00B955D5" w:rsidRPr="00AB44D1" w:rsidDel="00AB44D1" w:rsidRDefault="00B955D5" w:rsidP="00AB44D1">
      <w:pPr>
        <w:spacing w:after="240" w:line="360" w:lineRule="auto"/>
        <w:ind w:left="567"/>
        <w:jc w:val="center"/>
        <w:rPr>
          <w:del w:id="2358" w:author="Александр Перепечаев" w:date="2021-05-26T13:23:00Z"/>
          <w:rFonts w:ascii="Courier New" w:hAnsi="Courier New" w:cs="Courier New"/>
          <w:bCs/>
          <w:spacing w:val="-4"/>
          <w:rPrChange w:id="2359" w:author="Александр Перепечаев" w:date="2021-05-26T13:24:00Z">
            <w:rPr>
              <w:del w:id="2360" w:author="Александр Перепечаев" w:date="2021-05-26T13:23:00Z"/>
              <w:rFonts w:ascii="Courier New" w:hAnsi="Courier New" w:cs="Courier New"/>
              <w:bCs/>
              <w:spacing w:val="-4"/>
              <w:lang w:val="en-US"/>
            </w:rPr>
          </w:rPrChange>
        </w:rPr>
        <w:pPrChange w:id="2361" w:author="Александр Перепечаев" w:date="2021-05-26T13:23:00Z">
          <w:pPr>
            <w:autoSpaceDE w:val="0"/>
            <w:autoSpaceDN w:val="0"/>
            <w:adjustRightInd w:val="0"/>
            <w:ind w:left="567" w:firstLine="709"/>
          </w:pPr>
        </w:pPrChange>
      </w:pPr>
      <w:del w:id="2362" w:author="Александр Перепечаев" w:date="2021-05-26T13:23:00Z">
        <w:r w:rsidRPr="00AB44D1" w:rsidDel="00AB44D1">
          <w:rPr>
            <w:rFonts w:ascii="Courier New" w:hAnsi="Courier New" w:cs="Courier New"/>
            <w:bCs/>
            <w:spacing w:val="-4"/>
            <w:rPrChange w:id="236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236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changeEmail</w:delText>
        </w:r>
        <w:r w:rsidRPr="00AB44D1" w:rsidDel="00AB44D1">
          <w:rPr>
            <w:rFonts w:ascii="Courier New" w:hAnsi="Courier New" w:cs="Courier New"/>
            <w:bCs/>
            <w:spacing w:val="-4"/>
            <w:rPrChange w:id="2365" w:author="Александр Перепечаев" w:date="2021-05-26T13:24:00Z">
              <w:rPr>
                <w:rFonts w:ascii="Courier New" w:hAnsi="Courier New" w:cs="Courier New"/>
                <w:bCs/>
                <w:spacing w:val="-4"/>
                <w:lang w:val="en-US"/>
              </w:rPr>
            </w:rPrChange>
          </w:rPr>
          <w:delText>")</w:delText>
        </w:r>
      </w:del>
    </w:p>
    <w:p w14:paraId="719796D7" w14:textId="68C69097" w:rsidR="00B955D5" w:rsidRPr="00AB44D1" w:rsidDel="00AB44D1" w:rsidRDefault="00B955D5" w:rsidP="00AB44D1">
      <w:pPr>
        <w:spacing w:after="240" w:line="360" w:lineRule="auto"/>
        <w:ind w:left="567"/>
        <w:jc w:val="center"/>
        <w:rPr>
          <w:del w:id="2366" w:author="Александр Перепечаев" w:date="2021-05-26T13:23:00Z"/>
          <w:rFonts w:ascii="Courier New" w:hAnsi="Courier New" w:cs="Courier New"/>
          <w:bCs/>
          <w:spacing w:val="-4"/>
          <w:rPrChange w:id="2367" w:author="Александр Перепечаев" w:date="2021-05-26T13:24:00Z">
            <w:rPr>
              <w:del w:id="2368" w:author="Александр Перепечаев" w:date="2021-05-26T13:23:00Z"/>
              <w:rFonts w:ascii="Courier New" w:hAnsi="Courier New" w:cs="Courier New"/>
              <w:bCs/>
              <w:spacing w:val="-4"/>
              <w:lang w:val="en-US"/>
            </w:rPr>
          </w:rPrChange>
        </w:rPr>
        <w:pPrChange w:id="2369" w:author="Александр Перепечаев" w:date="2021-05-26T13:23:00Z">
          <w:pPr>
            <w:autoSpaceDE w:val="0"/>
            <w:autoSpaceDN w:val="0"/>
            <w:adjustRightInd w:val="0"/>
            <w:ind w:left="567" w:firstLine="709"/>
          </w:pPr>
        </w:pPrChange>
      </w:pPr>
      <w:del w:id="2370" w:author="Александр Перепечаев" w:date="2021-05-26T13:23:00Z">
        <w:r w:rsidRPr="00AB44D1" w:rsidDel="00AB44D1">
          <w:rPr>
            <w:rFonts w:ascii="Courier New" w:hAnsi="Courier New" w:cs="Courier New"/>
            <w:bCs/>
            <w:spacing w:val="-4"/>
            <w:rPrChange w:id="237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23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changeEmail</w:delText>
        </w:r>
        <w:r w:rsidRPr="00AB44D1" w:rsidDel="00AB44D1">
          <w:rPr>
            <w:rFonts w:ascii="Courier New" w:hAnsi="Courier New" w:cs="Courier New"/>
            <w:bCs/>
            <w:spacing w:val="-4"/>
            <w:rPrChange w:id="237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237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23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237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2377"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2378" w:author="Александр Перепечаев" w:date="2021-05-26T13:24:00Z">
              <w:rPr>
                <w:rFonts w:ascii="Courier New" w:hAnsi="Courier New" w:cs="Courier New"/>
                <w:bCs/>
                <w:spacing w:val="-4"/>
                <w:lang w:val="en-US"/>
              </w:rPr>
            </w:rPrChange>
          </w:rPr>
          <w:delText>&gt;</w:delText>
        </w:r>
      </w:del>
    </w:p>
    <w:p w14:paraId="5F82BCAD" w14:textId="0B6B91A7" w:rsidR="00B955D5" w:rsidRPr="00AB44D1" w:rsidDel="00AB44D1" w:rsidRDefault="00B955D5" w:rsidP="00AB44D1">
      <w:pPr>
        <w:spacing w:after="240" w:line="360" w:lineRule="auto"/>
        <w:ind w:left="567"/>
        <w:jc w:val="center"/>
        <w:rPr>
          <w:del w:id="2379" w:author="Александр Перепечаев" w:date="2021-05-26T13:23:00Z"/>
          <w:rFonts w:ascii="Courier New" w:hAnsi="Courier New" w:cs="Courier New"/>
          <w:bCs/>
          <w:spacing w:val="-4"/>
          <w:rPrChange w:id="2380" w:author="Александр Перепечаев" w:date="2021-05-26T13:24:00Z">
            <w:rPr>
              <w:del w:id="2381" w:author="Александр Перепечаев" w:date="2021-05-26T13:23:00Z"/>
              <w:rFonts w:ascii="Courier New" w:hAnsi="Courier New" w:cs="Courier New"/>
              <w:bCs/>
              <w:spacing w:val="-4"/>
              <w:lang w:val="en-US"/>
            </w:rPr>
          </w:rPrChange>
        </w:rPr>
        <w:pPrChange w:id="2382" w:author="Александр Перепечаев" w:date="2021-05-26T13:23:00Z">
          <w:pPr>
            <w:autoSpaceDE w:val="0"/>
            <w:autoSpaceDN w:val="0"/>
            <w:adjustRightInd w:val="0"/>
            <w:ind w:left="567" w:firstLine="709"/>
          </w:pPr>
        </w:pPrChange>
      </w:pPr>
      <w:del w:id="2383" w:author="Александр Перепечаев" w:date="2021-05-26T13:23:00Z">
        <w:r w:rsidRPr="00AB44D1" w:rsidDel="00AB44D1">
          <w:rPr>
            <w:rFonts w:ascii="Courier New" w:hAnsi="Courier New" w:cs="Courier New"/>
            <w:bCs/>
            <w:spacing w:val="-4"/>
            <w:rPrChange w:id="23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238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photoEmotion</w:delText>
        </w:r>
        <w:r w:rsidRPr="00AB44D1" w:rsidDel="00AB44D1">
          <w:rPr>
            <w:rFonts w:ascii="Courier New" w:hAnsi="Courier New" w:cs="Courier New"/>
            <w:bCs/>
            <w:spacing w:val="-4"/>
            <w:rPrChange w:id="2386" w:author="Александр Перепечаев" w:date="2021-05-26T13:24:00Z">
              <w:rPr>
                <w:rFonts w:ascii="Courier New" w:hAnsi="Courier New" w:cs="Courier New"/>
                <w:bCs/>
                <w:spacing w:val="-4"/>
                <w:lang w:val="en-US"/>
              </w:rPr>
            </w:rPrChange>
          </w:rPr>
          <w:delText>")</w:delText>
        </w:r>
      </w:del>
    </w:p>
    <w:p w14:paraId="358D1B61" w14:textId="23185A47" w:rsidR="00B955D5" w:rsidRPr="00AB44D1" w:rsidDel="00AB44D1" w:rsidRDefault="00B955D5" w:rsidP="00AB44D1">
      <w:pPr>
        <w:spacing w:after="240" w:line="360" w:lineRule="auto"/>
        <w:ind w:left="567"/>
        <w:jc w:val="center"/>
        <w:rPr>
          <w:del w:id="2387" w:author="Александр Перепечаев" w:date="2021-05-26T13:23:00Z"/>
          <w:rFonts w:ascii="Courier New" w:hAnsi="Courier New" w:cs="Courier New"/>
          <w:bCs/>
          <w:spacing w:val="-4"/>
          <w:rPrChange w:id="2388" w:author="Александр Перепечаев" w:date="2021-05-26T13:24:00Z">
            <w:rPr>
              <w:del w:id="2389" w:author="Александр Перепечаев" w:date="2021-05-26T13:23:00Z"/>
              <w:rFonts w:ascii="Courier New" w:hAnsi="Courier New" w:cs="Courier New"/>
              <w:bCs/>
              <w:spacing w:val="-4"/>
              <w:lang w:val="en-US"/>
            </w:rPr>
          </w:rPrChange>
        </w:rPr>
        <w:pPrChange w:id="2390" w:author="Александр Перепечаев" w:date="2021-05-26T13:23:00Z">
          <w:pPr>
            <w:autoSpaceDE w:val="0"/>
            <w:autoSpaceDN w:val="0"/>
            <w:adjustRightInd w:val="0"/>
            <w:ind w:left="567" w:firstLine="709"/>
          </w:pPr>
        </w:pPrChange>
      </w:pPr>
      <w:del w:id="2391" w:author="Александр Перепечаев" w:date="2021-05-26T13:23:00Z">
        <w:r w:rsidRPr="00AB44D1" w:rsidDel="00AB44D1">
          <w:rPr>
            <w:rFonts w:ascii="Courier New" w:hAnsi="Courier New" w:cs="Courier New"/>
            <w:bCs/>
            <w:spacing w:val="-4"/>
            <w:rPrChange w:id="23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23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sendPhotoEmotion</w:delText>
        </w:r>
        <w:r w:rsidRPr="00AB44D1" w:rsidDel="00AB44D1">
          <w:rPr>
            <w:rFonts w:ascii="Courier New" w:hAnsi="Courier New" w:cs="Courier New"/>
            <w:bCs/>
            <w:spacing w:val="-4"/>
            <w:rPrChange w:id="239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239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239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ByteArray</w:delText>
        </w:r>
        <w:r w:rsidRPr="00AB44D1" w:rsidDel="00AB44D1">
          <w:rPr>
            <w:rFonts w:ascii="Courier New" w:hAnsi="Courier New" w:cs="Courier New"/>
            <w:bCs/>
            <w:spacing w:val="-4"/>
            <w:rPrChange w:id="239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2398"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String</w:delText>
        </w:r>
        <w:r w:rsidRPr="00AB44D1" w:rsidDel="00AB44D1">
          <w:rPr>
            <w:rFonts w:ascii="Courier New" w:hAnsi="Courier New" w:cs="Courier New"/>
            <w:bCs/>
            <w:spacing w:val="-4"/>
            <w:rPrChange w:id="2399" w:author="Александр Перепечаев" w:date="2021-05-26T13:24:00Z">
              <w:rPr>
                <w:rFonts w:ascii="Courier New" w:hAnsi="Courier New" w:cs="Courier New"/>
                <w:bCs/>
                <w:spacing w:val="-4"/>
                <w:lang w:val="en-US"/>
              </w:rPr>
            </w:rPrChange>
          </w:rPr>
          <w:delText>&gt;</w:delText>
        </w:r>
      </w:del>
    </w:p>
    <w:p w14:paraId="49E702A7" w14:textId="784C1C39" w:rsidR="00B955D5" w:rsidRPr="00AB44D1" w:rsidDel="00AB44D1" w:rsidRDefault="00B955D5" w:rsidP="00AB44D1">
      <w:pPr>
        <w:spacing w:after="240" w:line="360" w:lineRule="auto"/>
        <w:ind w:left="567"/>
        <w:jc w:val="center"/>
        <w:rPr>
          <w:del w:id="2400" w:author="Александр Перепечаев" w:date="2021-05-26T13:23:00Z"/>
          <w:rFonts w:ascii="Courier New" w:hAnsi="Courier New" w:cs="Courier New"/>
          <w:bCs/>
          <w:spacing w:val="-4"/>
          <w:rPrChange w:id="2401" w:author="Александр Перепечаев" w:date="2021-05-26T13:24:00Z">
            <w:rPr>
              <w:del w:id="2402" w:author="Александр Перепечаев" w:date="2021-05-26T13:23:00Z"/>
              <w:rFonts w:ascii="Courier New" w:hAnsi="Courier New" w:cs="Courier New"/>
              <w:bCs/>
              <w:spacing w:val="-4"/>
              <w:lang w:val="en-US"/>
            </w:rPr>
          </w:rPrChange>
        </w:rPr>
        <w:pPrChange w:id="2403" w:author="Александр Перепечаев" w:date="2021-05-26T13:23:00Z">
          <w:pPr>
            <w:autoSpaceDE w:val="0"/>
            <w:autoSpaceDN w:val="0"/>
            <w:adjustRightInd w:val="0"/>
          </w:pPr>
        </w:pPrChange>
      </w:pPr>
    </w:p>
    <w:p w14:paraId="3E5D9F4E" w14:textId="2B716B77" w:rsidR="00B955D5" w:rsidRPr="00AB44D1" w:rsidDel="00AB44D1" w:rsidRDefault="00B955D5" w:rsidP="00AB44D1">
      <w:pPr>
        <w:spacing w:after="240" w:line="360" w:lineRule="auto"/>
        <w:ind w:left="567"/>
        <w:jc w:val="center"/>
        <w:rPr>
          <w:del w:id="2404" w:author="Александр Перепечаев" w:date="2021-05-26T13:23:00Z"/>
          <w:rFonts w:ascii="Courier New" w:hAnsi="Courier New" w:cs="Courier New"/>
          <w:bCs/>
          <w:spacing w:val="-4"/>
          <w:rPrChange w:id="2405" w:author="Александр Перепечаев" w:date="2021-05-26T13:24:00Z">
            <w:rPr>
              <w:del w:id="2406" w:author="Александр Перепечаев" w:date="2021-05-26T13:23:00Z"/>
              <w:rFonts w:ascii="Courier New" w:hAnsi="Courier New" w:cs="Courier New"/>
              <w:bCs/>
              <w:spacing w:val="-4"/>
              <w:lang w:val="en-US"/>
            </w:rPr>
          </w:rPrChange>
        </w:rPr>
        <w:pPrChange w:id="2407" w:author="Александр Перепечаев" w:date="2021-05-26T13:23:00Z">
          <w:pPr>
            <w:autoSpaceDE w:val="0"/>
            <w:autoSpaceDN w:val="0"/>
            <w:adjustRightInd w:val="0"/>
            <w:ind w:left="567" w:firstLine="709"/>
          </w:pPr>
        </w:pPrChange>
      </w:pPr>
      <w:del w:id="2408" w:author="Александр Перепечаев" w:date="2021-05-26T13:23:00Z">
        <w:r w:rsidRPr="00AB44D1" w:rsidDel="00AB44D1">
          <w:rPr>
            <w:rFonts w:ascii="Courier New" w:hAnsi="Courier New" w:cs="Courier New"/>
            <w:bCs/>
            <w:spacing w:val="-4"/>
            <w:rPrChange w:id="240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companion</w:delText>
        </w:r>
        <w:r w:rsidRPr="00AB44D1" w:rsidDel="00AB44D1">
          <w:rPr>
            <w:rFonts w:ascii="Courier New" w:hAnsi="Courier New" w:cs="Courier New"/>
            <w:bCs/>
            <w:spacing w:val="-4"/>
            <w:rPrChange w:id="24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object</w:delText>
        </w:r>
        <w:r w:rsidRPr="00AB44D1" w:rsidDel="00AB44D1">
          <w:rPr>
            <w:rFonts w:ascii="Courier New" w:hAnsi="Courier New" w:cs="Courier New"/>
            <w:bCs/>
            <w:spacing w:val="-4"/>
            <w:rPrChange w:id="2411" w:author="Александр Перепечаев" w:date="2021-05-26T13:24:00Z">
              <w:rPr>
                <w:rFonts w:ascii="Courier New" w:hAnsi="Courier New" w:cs="Courier New"/>
                <w:bCs/>
                <w:spacing w:val="-4"/>
                <w:lang w:val="en-US"/>
              </w:rPr>
            </w:rPrChange>
          </w:rPr>
          <w:delText xml:space="preserve"> {</w:delText>
        </w:r>
      </w:del>
    </w:p>
    <w:p w14:paraId="4AFD4FF2" w14:textId="2C7DE547" w:rsidR="00B955D5" w:rsidRPr="00AB44D1" w:rsidDel="00AB44D1" w:rsidRDefault="00B955D5" w:rsidP="00AB44D1">
      <w:pPr>
        <w:spacing w:after="240" w:line="360" w:lineRule="auto"/>
        <w:ind w:left="567"/>
        <w:jc w:val="center"/>
        <w:rPr>
          <w:del w:id="2412" w:author="Александр Перепечаев" w:date="2021-05-26T13:23:00Z"/>
          <w:rFonts w:ascii="Courier New" w:hAnsi="Courier New" w:cs="Courier New"/>
          <w:bCs/>
          <w:spacing w:val="-4"/>
          <w:rPrChange w:id="2413" w:author="Александр Перепечаев" w:date="2021-05-26T13:24:00Z">
            <w:rPr>
              <w:del w:id="2414" w:author="Александр Перепечаев" w:date="2021-05-26T13:23:00Z"/>
              <w:rFonts w:ascii="Courier New" w:hAnsi="Courier New" w:cs="Courier New"/>
              <w:bCs/>
              <w:spacing w:val="-4"/>
              <w:lang w:val="en-US"/>
            </w:rPr>
          </w:rPrChange>
        </w:rPr>
        <w:pPrChange w:id="2415" w:author="Александр Перепечаев" w:date="2021-05-26T13:23:00Z">
          <w:pPr>
            <w:autoSpaceDE w:val="0"/>
            <w:autoSpaceDN w:val="0"/>
            <w:adjustRightInd w:val="0"/>
            <w:ind w:left="567" w:firstLine="709"/>
          </w:pPr>
        </w:pPrChange>
      </w:pPr>
      <w:del w:id="2416" w:author="Александр Перепечаев" w:date="2021-05-26T13:23:00Z">
        <w:r w:rsidRPr="00AB44D1" w:rsidDel="00AB44D1">
          <w:rPr>
            <w:rFonts w:ascii="Courier New" w:hAnsi="Courier New" w:cs="Courier New"/>
            <w:bCs/>
            <w:spacing w:val="-4"/>
            <w:rPrChange w:id="241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241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create</w:delText>
        </w:r>
        <w:r w:rsidRPr="00AB44D1" w:rsidDel="00AB44D1">
          <w:rPr>
            <w:rFonts w:ascii="Courier New" w:hAnsi="Courier New" w:cs="Courier New"/>
            <w:bCs/>
            <w:spacing w:val="-4"/>
            <w:rPrChange w:id="241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WikiApiService</w:delText>
        </w:r>
        <w:r w:rsidRPr="00AB44D1" w:rsidDel="00AB44D1">
          <w:rPr>
            <w:rFonts w:ascii="Courier New" w:hAnsi="Courier New" w:cs="Courier New"/>
            <w:bCs/>
            <w:spacing w:val="-4"/>
            <w:rPrChange w:id="2420" w:author="Александр Перепечаев" w:date="2021-05-26T13:24:00Z">
              <w:rPr>
                <w:rFonts w:ascii="Courier New" w:hAnsi="Courier New" w:cs="Courier New"/>
                <w:bCs/>
                <w:spacing w:val="-4"/>
                <w:lang w:val="en-US"/>
              </w:rPr>
            </w:rPrChange>
          </w:rPr>
          <w:delText xml:space="preserve"> {</w:delText>
        </w:r>
      </w:del>
    </w:p>
    <w:p w14:paraId="72F0DD1D" w14:textId="29C3BE6F" w:rsidR="00B955D5" w:rsidRPr="00AB44D1" w:rsidDel="00AB44D1" w:rsidRDefault="00B955D5" w:rsidP="00AB44D1">
      <w:pPr>
        <w:spacing w:after="240" w:line="360" w:lineRule="auto"/>
        <w:ind w:left="567"/>
        <w:jc w:val="center"/>
        <w:rPr>
          <w:del w:id="2421" w:author="Александр Перепечаев" w:date="2021-05-26T13:23:00Z"/>
          <w:rFonts w:ascii="Courier New" w:hAnsi="Courier New" w:cs="Courier New"/>
          <w:bCs/>
          <w:spacing w:val="-4"/>
          <w:rPrChange w:id="2422" w:author="Александр Перепечаев" w:date="2021-05-26T13:24:00Z">
            <w:rPr>
              <w:del w:id="2423" w:author="Александр Перепечаев" w:date="2021-05-26T13:23:00Z"/>
              <w:rFonts w:ascii="Courier New" w:hAnsi="Courier New" w:cs="Courier New"/>
              <w:bCs/>
              <w:spacing w:val="-4"/>
              <w:lang w:val="en-US"/>
            </w:rPr>
          </w:rPrChange>
        </w:rPr>
        <w:pPrChange w:id="2424" w:author="Александр Перепечаев" w:date="2021-05-26T13:23:00Z">
          <w:pPr>
            <w:autoSpaceDE w:val="0"/>
            <w:autoSpaceDN w:val="0"/>
            <w:adjustRightInd w:val="0"/>
            <w:ind w:left="567" w:firstLine="709"/>
          </w:pPr>
        </w:pPrChange>
      </w:pPr>
      <w:del w:id="2425" w:author="Александр Перепечаев" w:date="2021-05-26T13:23:00Z">
        <w:r w:rsidRPr="00AB44D1" w:rsidDel="00AB44D1">
          <w:rPr>
            <w:rFonts w:ascii="Courier New" w:hAnsi="Courier New" w:cs="Courier New"/>
            <w:bCs/>
            <w:spacing w:val="-4"/>
            <w:rPrChange w:id="242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242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42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42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Builder</w:delText>
        </w:r>
        <w:r w:rsidRPr="00AB44D1" w:rsidDel="00AB44D1">
          <w:rPr>
            <w:rFonts w:ascii="Courier New" w:hAnsi="Courier New" w:cs="Courier New"/>
            <w:bCs/>
            <w:spacing w:val="-4"/>
            <w:rPrChange w:id="2430" w:author="Александр Перепечаев" w:date="2021-05-26T13:24:00Z">
              <w:rPr>
                <w:rFonts w:ascii="Courier New" w:hAnsi="Courier New" w:cs="Courier New"/>
                <w:bCs/>
                <w:spacing w:val="-4"/>
                <w:lang w:val="en-US"/>
              </w:rPr>
            </w:rPrChange>
          </w:rPr>
          <w:delText>()</w:delText>
        </w:r>
      </w:del>
    </w:p>
    <w:p w14:paraId="1D5F9873" w14:textId="60928BB1" w:rsidR="00B955D5" w:rsidRPr="00AB44D1" w:rsidDel="00AB44D1" w:rsidRDefault="00B955D5" w:rsidP="00AB44D1">
      <w:pPr>
        <w:spacing w:after="240" w:line="360" w:lineRule="auto"/>
        <w:ind w:left="567"/>
        <w:jc w:val="center"/>
        <w:rPr>
          <w:del w:id="2431" w:author="Александр Перепечаев" w:date="2021-05-26T13:23:00Z"/>
          <w:rFonts w:ascii="Courier New" w:hAnsi="Courier New" w:cs="Courier New"/>
          <w:bCs/>
          <w:spacing w:val="-4"/>
          <w:rPrChange w:id="2432" w:author="Александр Перепечаев" w:date="2021-05-26T13:24:00Z">
            <w:rPr>
              <w:del w:id="2433" w:author="Александр Перепечаев" w:date="2021-05-26T13:23:00Z"/>
              <w:rFonts w:ascii="Courier New" w:hAnsi="Courier New" w:cs="Courier New"/>
              <w:bCs/>
              <w:spacing w:val="-4"/>
              <w:lang w:val="en-US"/>
            </w:rPr>
          </w:rPrChange>
        </w:rPr>
        <w:pPrChange w:id="2434" w:author="Александр Перепечаев" w:date="2021-05-26T13:23:00Z">
          <w:pPr>
            <w:autoSpaceDE w:val="0"/>
            <w:autoSpaceDN w:val="0"/>
            <w:adjustRightInd w:val="0"/>
            <w:ind w:left="567" w:firstLine="709"/>
          </w:pPr>
        </w:pPrChange>
      </w:pPr>
      <w:del w:id="2435" w:author="Александр Перепечаев" w:date="2021-05-26T13:23:00Z">
        <w:r w:rsidRPr="00AB44D1" w:rsidDel="00AB44D1">
          <w:rPr>
            <w:rFonts w:ascii="Courier New" w:hAnsi="Courier New" w:cs="Courier New"/>
            <w:bCs/>
            <w:spacing w:val="-4"/>
            <w:rPrChange w:id="243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baseUrl</w:delText>
        </w:r>
        <w:r w:rsidRPr="00AB44D1" w:rsidDel="00AB44D1">
          <w:rPr>
            <w:rFonts w:ascii="Courier New" w:hAnsi="Courier New" w:cs="Courier New"/>
            <w:bCs/>
            <w:spacing w:val="-4"/>
            <w:rPrChange w:id="243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http</w:delText>
        </w:r>
        <w:r w:rsidRPr="00AB44D1" w:rsidDel="00AB44D1">
          <w:rPr>
            <w:rFonts w:ascii="Courier New" w:hAnsi="Courier New" w:cs="Courier New"/>
            <w:bCs/>
            <w:spacing w:val="-4"/>
            <w:rPrChange w:id="2438" w:author="Александр Перепечаев" w:date="2021-05-26T13:24:00Z">
              <w:rPr>
                <w:rFonts w:ascii="Courier New" w:hAnsi="Courier New" w:cs="Courier New"/>
                <w:bCs/>
                <w:spacing w:val="-4"/>
                <w:lang w:val="en-US"/>
              </w:rPr>
            </w:rPrChange>
          </w:rPr>
          <w:delText>://192.168.1.67/")</w:delText>
        </w:r>
      </w:del>
    </w:p>
    <w:p w14:paraId="77683171" w14:textId="28033A70" w:rsidR="00B955D5" w:rsidRPr="00AB44D1" w:rsidDel="00AB44D1" w:rsidRDefault="00B955D5" w:rsidP="00AB44D1">
      <w:pPr>
        <w:spacing w:after="240" w:line="360" w:lineRule="auto"/>
        <w:ind w:left="567"/>
        <w:jc w:val="center"/>
        <w:rPr>
          <w:del w:id="2439" w:author="Александр Перепечаев" w:date="2021-05-26T13:23:00Z"/>
          <w:rFonts w:ascii="Courier New" w:hAnsi="Courier New" w:cs="Courier New"/>
          <w:bCs/>
          <w:spacing w:val="-4"/>
          <w:rPrChange w:id="2440" w:author="Александр Перепечаев" w:date="2021-05-26T13:24:00Z">
            <w:rPr>
              <w:del w:id="2441" w:author="Александр Перепечаев" w:date="2021-05-26T13:23:00Z"/>
              <w:rFonts w:ascii="Courier New" w:hAnsi="Courier New" w:cs="Courier New"/>
              <w:bCs/>
              <w:spacing w:val="-4"/>
              <w:lang w:val="en-US"/>
            </w:rPr>
          </w:rPrChange>
        </w:rPr>
        <w:pPrChange w:id="2442" w:author="Александр Перепечаев" w:date="2021-05-26T13:23:00Z">
          <w:pPr>
            <w:autoSpaceDE w:val="0"/>
            <w:autoSpaceDN w:val="0"/>
            <w:adjustRightInd w:val="0"/>
            <w:ind w:left="567" w:firstLine="709"/>
          </w:pPr>
        </w:pPrChange>
      </w:pPr>
      <w:del w:id="2443" w:author="Александр Перепечаев" w:date="2021-05-26T13:23:00Z">
        <w:r w:rsidRPr="00AB44D1" w:rsidDel="00AB44D1">
          <w:rPr>
            <w:rFonts w:ascii="Courier New" w:hAnsi="Courier New" w:cs="Courier New"/>
            <w:bCs/>
            <w:spacing w:val="-4"/>
            <w:rPrChange w:id="244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addConverterFactory</w:delText>
        </w:r>
        <w:r w:rsidRPr="00AB44D1" w:rsidDel="00AB44D1">
          <w:rPr>
            <w:rFonts w:ascii="Courier New" w:hAnsi="Courier New" w:cs="Courier New"/>
            <w:bCs/>
            <w:spacing w:val="-4"/>
            <w:rPrChange w:id="244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GsonConverterFactory</w:delText>
        </w:r>
        <w:r w:rsidRPr="00AB44D1" w:rsidDel="00AB44D1">
          <w:rPr>
            <w:rFonts w:ascii="Courier New" w:hAnsi="Courier New" w:cs="Courier New"/>
            <w:bCs/>
            <w:spacing w:val="-4"/>
            <w:rPrChange w:id="244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create</w:delText>
        </w:r>
        <w:r w:rsidRPr="00AB44D1" w:rsidDel="00AB44D1">
          <w:rPr>
            <w:rFonts w:ascii="Courier New" w:hAnsi="Courier New" w:cs="Courier New"/>
            <w:bCs/>
            <w:spacing w:val="-4"/>
            <w:rPrChange w:id="2447" w:author="Александр Перепечаев" w:date="2021-05-26T13:24:00Z">
              <w:rPr>
                <w:rFonts w:ascii="Courier New" w:hAnsi="Courier New" w:cs="Courier New"/>
                <w:bCs/>
                <w:spacing w:val="-4"/>
                <w:lang w:val="en-US"/>
              </w:rPr>
            </w:rPrChange>
          </w:rPr>
          <w:delText>())</w:delText>
        </w:r>
      </w:del>
    </w:p>
    <w:p w14:paraId="733DA8B2" w14:textId="6C069F54" w:rsidR="00B955D5" w:rsidRPr="00AB44D1" w:rsidDel="00AB44D1" w:rsidRDefault="00B955D5" w:rsidP="00AB44D1">
      <w:pPr>
        <w:spacing w:after="240" w:line="360" w:lineRule="auto"/>
        <w:ind w:left="567"/>
        <w:jc w:val="center"/>
        <w:rPr>
          <w:del w:id="2448" w:author="Александр Перепечаев" w:date="2021-05-26T13:23:00Z"/>
          <w:rFonts w:ascii="Courier New" w:hAnsi="Courier New" w:cs="Courier New"/>
          <w:bCs/>
          <w:spacing w:val="-4"/>
          <w:rPrChange w:id="2449" w:author="Александр Перепечаев" w:date="2021-05-26T13:24:00Z">
            <w:rPr>
              <w:del w:id="2450" w:author="Александр Перепечаев" w:date="2021-05-26T13:23:00Z"/>
              <w:rFonts w:ascii="Courier New" w:hAnsi="Courier New" w:cs="Courier New"/>
              <w:bCs/>
              <w:spacing w:val="-4"/>
              <w:lang w:val="en-US"/>
            </w:rPr>
          </w:rPrChange>
        </w:rPr>
        <w:pPrChange w:id="2451" w:author="Александр Перепечаев" w:date="2021-05-26T13:23:00Z">
          <w:pPr>
            <w:autoSpaceDE w:val="0"/>
            <w:autoSpaceDN w:val="0"/>
            <w:adjustRightInd w:val="0"/>
            <w:ind w:left="567" w:firstLine="709"/>
          </w:pPr>
        </w:pPrChange>
      </w:pPr>
      <w:del w:id="2452" w:author="Александр Перепечаев" w:date="2021-05-26T13:23:00Z">
        <w:r w:rsidRPr="00AB44D1" w:rsidDel="00AB44D1">
          <w:rPr>
            <w:rFonts w:ascii="Courier New" w:hAnsi="Courier New" w:cs="Courier New"/>
            <w:bCs/>
            <w:spacing w:val="-4"/>
            <w:rPrChange w:id="245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build</w:delText>
        </w:r>
        <w:r w:rsidRPr="00AB44D1" w:rsidDel="00AB44D1">
          <w:rPr>
            <w:rFonts w:ascii="Courier New" w:hAnsi="Courier New" w:cs="Courier New"/>
            <w:bCs/>
            <w:spacing w:val="-4"/>
            <w:rPrChange w:id="2454" w:author="Александр Перепечаев" w:date="2021-05-26T13:24:00Z">
              <w:rPr>
                <w:rFonts w:ascii="Courier New" w:hAnsi="Courier New" w:cs="Courier New"/>
                <w:bCs/>
                <w:spacing w:val="-4"/>
                <w:lang w:val="en-US"/>
              </w:rPr>
            </w:rPrChange>
          </w:rPr>
          <w:delText>()</w:delText>
        </w:r>
      </w:del>
    </w:p>
    <w:p w14:paraId="1F7D9D31" w14:textId="551B3839" w:rsidR="00B955D5" w:rsidRPr="00AB44D1" w:rsidDel="00AB44D1" w:rsidRDefault="00B955D5" w:rsidP="00AB44D1">
      <w:pPr>
        <w:spacing w:after="240" w:line="360" w:lineRule="auto"/>
        <w:ind w:left="567"/>
        <w:jc w:val="center"/>
        <w:rPr>
          <w:del w:id="2455" w:author="Александр Перепечаев" w:date="2021-05-26T13:23:00Z"/>
          <w:rFonts w:ascii="Courier New" w:hAnsi="Courier New" w:cs="Courier New"/>
          <w:bCs/>
          <w:spacing w:val="-4"/>
          <w:rPrChange w:id="2456" w:author="Александр Перепечаев" w:date="2021-05-26T13:24:00Z">
            <w:rPr>
              <w:del w:id="2457" w:author="Александр Перепечаев" w:date="2021-05-26T13:23:00Z"/>
              <w:rFonts w:ascii="Courier New" w:hAnsi="Courier New" w:cs="Courier New"/>
              <w:bCs/>
              <w:spacing w:val="-4"/>
              <w:lang w:val="en-US"/>
            </w:rPr>
          </w:rPrChange>
        </w:rPr>
        <w:pPrChange w:id="2458" w:author="Александр Перепечаев" w:date="2021-05-26T13:23:00Z">
          <w:pPr>
            <w:autoSpaceDE w:val="0"/>
            <w:autoSpaceDN w:val="0"/>
            <w:adjustRightInd w:val="0"/>
            <w:ind w:left="567" w:firstLine="709"/>
          </w:pPr>
        </w:pPrChange>
      </w:pPr>
    </w:p>
    <w:p w14:paraId="31042343" w14:textId="54DFF137" w:rsidR="00B955D5" w:rsidRPr="00AB44D1" w:rsidDel="00AB44D1" w:rsidRDefault="00B955D5" w:rsidP="00AB44D1">
      <w:pPr>
        <w:spacing w:after="240" w:line="360" w:lineRule="auto"/>
        <w:ind w:left="567"/>
        <w:jc w:val="center"/>
        <w:rPr>
          <w:del w:id="2459" w:author="Александр Перепечаев" w:date="2021-05-26T13:23:00Z"/>
          <w:rFonts w:ascii="Courier New" w:hAnsi="Courier New" w:cs="Courier New"/>
          <w:bCs/>
          <w:spacing w:val="-4"/>
          <w:rPrChange w:id="2460" w:author="Александр Перепечаев" w:date="2021-05-26T13:24:00Z">
            <w:rPr>
              <w:del w:id="2461" w:author="Александр Перепечаев" w:date="2021-05-26T13:23:00Z"/>
              <w:rFonts w:ascii="Courier New" w:hAnsi="Courier New" w:cs="Courier New"/>
              <w:bCs/>
              <w:spacing w:val="-4"/>
              <w:lang w:val="en-US"/>
            </w:rPr>
          </w:rPrChange>
        </w:rPr>
        <w:pPrChange w:id="2462" w:author="Александр Перепечаев" w:date="2021-05-26T13:23:00Z">
          <w:pPr>
            <w:autoSpaceDE w:val="0"/>
            <w:autoSpaceDN w:val="0"/>
            <w:adjustRightInd w:val="0"/>
            <w:ind w:left="567" w:firstLine="709"/>
          </w:pPr>
        </w:pPrChange>
      </w:pPr>
      <w:del w:id="2463" w:author="Александр Перепечаев" w:date="2021-05-26T13:23:00Z">
        <w:r w:rsidRPr="00AB44D1" w:rsidDel="00AB44D1">
          <w:rPr>
            <w:rFonts w:ascii="Courier New" w:hAnsi="Courier New" w:cs="Courier New"/>
            <w:bCs/>
            <w:spacing w:val="-4"/>
            <w:rPrChange w:id="246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246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46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create</w:delText>
        </w:r>
        <w:r w:rsidRPr="00AB44D1" w:rsidDel="00AB44D1">
          <w:rPr>
            <w:rFonts w:ascii="Courier New" w:hAnsi="Courier New" w:cs="Courier New"/>
            <w:bCs/>
            <w:spacing w:val="-4"/>
            <w:rPrChange w:id="246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WikiApiService</w:delText>
        </w:r>
        <w:r w:rsidRPr="00AB44D1" w:rsidDel="00AB44D1">
          <w:rPr>
            <w:rFonts w:ascii="Courier New" w:hAnsi="Courier New" w:cs="Courier New"/>
            <w:bCs/>
            <w:spacing w:val="-4"/>
            <w:rPrChange w:id="246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class</w:delText>
        </w:r>
        <w:r w:rsidRPr="00AB44D1" w:rsidDel="00AB44D1">
          <w:rPr>
            <w:rFonts w:ascii="Courier New" w:hAnsi="Courier New" w:cs="Courier New"/>
            <w:bCs/>
            <w:spacing w:val="-4"/>
            <w:rPrChange w:id="246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java</w:delText>
        </w:r>
        <w:r w:rsidRPr="00AB44D1" w:rsidDel="00AB44D1">
          <w:rPr>
            <w:rFonts w:ascii="Courier New" w:hAnsi="Courier New" w:cs="Courier New"/>
            <w:bCs/>
            <w:spacing w:val="-4"/>
            <w:rPrChange w:id="2470" w:author="Александр Перепечаев" w:date="2021-05-26T13:24:00Z">
              <w:rPr>
                <w:rFonts w:ascii="Courier New" w:hAnsi="Courier New" w:cs="Courier New"/>
                <w:bCs/>
                <w:spacing w:val="-4"/>
                <w:lang w:val="en-US"/>
              </w:rPr>
            </w:rPrChange>
          </w:rPr>
          <w:delText>)</w:delText>
        </w:r>
      </w:del>
    </w:p>
    <w:p w14:paraId="06C99F9A" w14:textId="0612512C" w:rsidR="00B955D5" w:rsidRPr="00EE5ABE" w:rsidDel="00AB44D1" w:rsidRDefault="00B955D5" w:rsidP="00AB44D1">
      <w:pPr>
        <w:spacing w:after="240" w:line="360" w:lineRule="auto"/>
        <w:ind w:left="567"/>
        <w:jc w:val="center"/>
        <w:rPr>
          <w:del w:id="2471" w:author="Александр Перепечаев" w:date="2021-05-26T13:23:00Z"/>
          <w:rFonts w:ascii="Courier New" w:hAnsi="Courier New" w:cs="Courier New"/>
          <w:bCs/>
          <w:spacing w:val="-4"/>
        </w:rPr>
        <w:pPrChange w:id="2472" w:author="Александр Перепечаев" w:date="2021-05-26T13:23:00Z">
          <w:pPr>
            <w:autoSpaceDE w:val="0"/>
            <w:autoSpaceDN w:val="0"/>
            <w:adjustRightInd w:val="0"/>
            <w:ind w:left="567" w:firstLine="709"/>
          </w:pPr>
        </w:pPrChange>
      </w:pPr>
      <w:del w:id="2473" w:author="Александр Перепечаев" w:date="2021-05-26T13:23:00Z">
        <w:r w:rsidRPr="00AB44D1" w:rsidDel="00AB44D1">
          <w:rPr>
            <w:rFonts w:ascii="Courier New" w:hAnsi="Courier New" w:cs="Courier New"/>
            <w:bCs/>
            <w:spacing w:val="-4"/>
            <w:rPrChange w:id="247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rPr>
          <w:delText>}</w:delText>
        </w:r>
      </w:del>
    </w:p>
    <w:p w14:paraId="4AD9AF76" w14:textId="097F60E0" w:rsidR="00B955D5" w:rsidRPr="00EE5ABE" w:rsidDel="00AB44D1" w:rsidRDefault="00B955D5" w:rsidP="00AB44D1">
      <w:pPr>
        <w:spacing w:after="240" w:line="360" w:lineRule="auto"/>
        <w:ind w:left="567"/>
        <w:jc w:val="center"/>
        <w:rPr>
          <w:del w:id="2475" w:author="Александр Перепечаев" w:date="2021-05-26T13:23:00Z"/>
          <w:rFonts w:ascii="Courier New" w:hAnsi="Courier New" w:cs="Courier New"/>
          <w:bCs/>
          <w:spacing w:val="-4"/>
        </w:rPr>
        <w:pPrChange w:id="2476" w:author="Александр Перепечаев" w:date="2021-05-26T13:23:00Z">
          <w:pPr>
            <w:autoSpaceDE w:val="0"/>
            <w:autoSpaceDN w:val="0"/>
            <w:adjustRightInd w:val="0"/>
            <w:ind w:left="567" w:firstLine="709"/>
          </w:pPr>
        </w:pPrChange>
      </w:pPr>
      <w:del w:id="2477" w:author="Александр Перепечаев" w:date="2021-05-26T13:23:00Z">
        <w:r w:rsidRPr="00EE5ABE" w:rsidDel="00AB44D1">
          <w:rPr>
            <w:rFonts w:ascii="Courier New" w:hAnsi="Courier New" w:cs="Courier New"/>
            <w:bCs/>
            <w:spacing w:val="-4"/>
          </w:rPr>
          <w:delText xml:space="preserve">    }}</w:delText>
        </w:r>
      </w:del>
    </w:p>
    <w:p w14:paraId="1C2D2407" w14:textId="493DC336" w:rsidR="00B955D5" w:rsidRPr="00EE5ABE" w:rsidDel="00AB44D1" w:rsidRDefault="006569E9" w:rsidP="00AB44D1">
      <w:pPr>
        <w:spacing w:after="240" w:line="360" w:lineRule="auto"/>
        <w:ind w:left="567"/>
        <w:jc w:val="center"/>
        <w:rPr>
          <w:del w:id="2478" w:author="Александр Перепечаев" w:date="2021-05-26T13:23:00Z"/>
          <w:b/>
          <w:bCs/>
        </w:rPr>
        <w:pPrChange w:id="2479" w:author="Александр Перепечаев" w:date="2021-05-26T13:23:00Z">
          <w:pPr>
            <w:pStyle w:val="afffe"/>
            <w:ind w:firstLine="0"/>
          </w:pPr>
        </w:pPrChange>
      </w:pPr>
      <w:del w:id="2480" w:author="Александр Перепечаев" w:date="2021-05-26T13:23:00Z">
        <w:r w:rsidRPr="0085241E" w:rsidDel="00AB44D1">
          <w:rPr>
            <w:bCs/>
            <w:color w:val="171717"/>
            <w:lang w:eastAsia="en-US"/>
          </w:rPr>
          <w:delText>Листинг Б.</w:delText>
        </w:r>
        <w:r w:rsidDel="00AB44D1">
          <w:rPr>
            <w:bCs/>
            <w:color w:val="171717"/>
            <w:lang w:eastAsia="en-US"/>
          </w:rPr>
          <w:delText xml:space="preserve">3 – </w:delText>
        </w:r>
        <w:r w:rsidRPr="0085241E" w:rsidDel="00AB44D1">
          <w:rPr>
            <w:bCs/>
            <w:color w:val="171717"/>
            <w:lang w:eastAsia="en-US"/>
          </w:rPr>
          <w:delText xml:space="preserve"> </w:delText>
        </w:r>
        <w:r w:rsidR="00B955D5" w:rsidRPr="00EE5ABE" w:rsidDel="00AB44D1">
          <w:rPr>
            <w:bCs/>
          </w:rPr>
          <w:delText xml:space="preserve">Исходный код класса </w:delText>
        </w:r>
        <w:r w:rsidR="00B955D5" w:rsidRPr="00EE5ABE" w:rsidDel="00AB44D1">
          <w:rPr>
            <w:bCs/>
            <w:lang w:val="en-US"/>
          </w:rPr>
          <w:delText>Registration</w:delText>
        </w:r>
      </w:del>
    </w:p>
    <w:p w14:paraId="0ACBD213" w14:textId="4F122C8B" w:rsidR="00B955D5" w:rsidRPr="00AB44D1" w:rsidDel="00AB44D1" w:rsidRDefault="00B955D5" w:rsidP="00AB44D1">
      <w:pPr>
        <w:spacing w:after="240" w:line="360" w:lineRule="auto"/>
        <w:ind w:left="567"/>
        <w:jc w:val="center"/>
        <w:rPr>
          <w:del w:id="2481" w:author="Александр Перепечаев" w:date="2021-05-26T13:23:00Z"/>
          <w:rFonts w:ascii="Courier New" w:hAnsi="Courier New" w:cs="Courier New"/>
          <w:bCs/>
          <w:spacing w:val="-4"/>
          <w:rPrChange w:id="2482" w:author="Александр Перепечаев" w:date="2021-05-26T13:24:00Z">
            <w:rPr>
              <w:del w:id="2483" w:author="Александр Перепечаев" w:date="2021-05-26T13:23:00Z"/>
              <w:rFonts w:ascii="Courier New" w:hAnsi="Courier New" w:cs="Courier New"/>
              <w:bCs/>
              <w:spacing w:val="-4"/>
              <w:lang w:val="en-US"/>
            </w:rPr>
          </w:rPrChange>
        </w:rPr>
        <w:pPrChange w:id="2484" w:author="Александр Перепечаев" w:date="2021-05-26T13:23:00Z">
          <w:pPr>
            <w:autoSpaceDE w:val="0"/>
            <w:autoSpaceDN w:val="0"/>
            <w:adjustRightInd w:val="0"/>
            <w:ind w:left="567" w:firstLine="709"/>
          </w:pPr>
        </w:pPrChange>
      </w:pPr>
      <w:del w:id="2485" w:author="Александр Перепечаев" w:date="2021-05-26T13:23:00Z">
        <w:r w:rsidRPr="00EE5ABE" w:rsidDel="00AB44D1">
          <w:rPr>
            <w:rFonts w:ascii="Courier New" w:hAnsi="Courier New" w:cs="Courier New"/>
            <w:bCs/>
            <w:spacing w:val="-4"/>
            <w:lang w:val="en-US"/>
          </w:rPr>
          <w:delText>package</w:delText>
        </w:r>
        <w:r w:rsidRPr="00AB44D1" w:rsidDel="00AB44D1">
          <w:rPr>
            <w:rFonts w:ascii="Courier New" w:hAnsi="Courier New" w:cs="Courier New"/>
            <w:bCs/>
            <w:spacing w:val="-4"/>
            <w:rPrChange w:id="248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w:delText>
        </w:r>
        <w:r w:rsidRPr="00AB44D1" w:rsidDel="00AB44D1">
          <w:rPr>
            <w:rFonts w:ascii="Courier New" w:hAnsi="Courier New" w:cs="Courier New"/>
            <w:bCs/>
            <w:spacing w:val="-4"/>
            <w:rPrChange w:id="248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example</w:delText>
        </w:r>
        <w:r w:rsidRPr="00AB44D1" w:rsidDel="00AB44D1">
          <w:rPr>
            <w:rFonts w:ascii="Courier New" w:hAnsi="Courier New" w:cs="Courier New"/>
            <w:bCs/>
            <w:spacing w:val="-4"/>
            <w:rPrChange w:id="248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myapplication</w:delText>
        </w:r>
      </w:del>
    </w:p>
    <w:p w14:paraId="4846D8DA" w14:textId="0743AB03" w:rsidR="00B955D5" w:rsidRPr="00AB44D1" w:rsidDel="00AB44D1" w:rsidRDefault="00B955D5" w:rsidP="00AB44D1">
      <w:pPr>
        <w:spacing w:after="240" w:line="360" w:lineRule="auto"/>
        <w:ind w:left="567"/>
        <w:jc w:val="center"/>
        <w:rPr>
          <w:del w:id="2489" w:author="Александр Перепечаев" w:date="2021-05-26T13:23:00Z"/>
          <w:rFonts w:ascii="Courier New" w:hAnsi="Courier New" w:cs="Courier New"/>
          <w:bCs/>
          <w:spacing w:val="-4"/>
          <w:rPrChange w:id="2490" w:author="Александр Перепечаев" w:date="2021-05-26T13:24:00Z">
            <w:rPr>
              <w:del w:id="2491" w:author="Александр Перепечаев" w:date="2021-05-26T13:23:00Z"/>
              <w:rFonts w:ascii="Courier New" w:hAnsi="Courier New" w:cs="Courier New"/>
              <w:bCs/>
              <w:spacing w:val="-4"/>
              <w:lang w:val="en-US"/>
            </w:rPr>
          </w:rPrChange>
        </w:rPr>
        <w:pPrChange w:id="2492" w:author="Александр Перепечаев" w:date="2021-05-26T13:23:00Z">
          <w:pPr>
            <w:autoSpaceDE w:val="0"/>
            <w:autoSpaceDN w:val="0"/>
            <w:adjustRightInd w:val="0"/>
            <w:ind w:left="567" w:firstLine="709"/>
          </w:pPr>
        </w:pPrChange>
      </w:pPr>
    </w:p>
    <w:p w14:paraId="60F9F4A4" w14:textId="235A816A" w:rsidR="00B955D5" w:rsidRPr="00AB44D1" w:rsidDel="00AB44D1" w:rsidRDefault="00B955D5" w:rsidP="00AB44D1">
      <w:pPr>
        <w:spacing w:after="240" w:line="360" w:lineRule="auto"/>
        <w:ind w:left="567"/>
        <w:jc w:val="center"/>
        <w:rPr>
          <w:del w:id="2493" w:author="Александр Перепечаев" w:date="2021-05-26T13:23:00Z"/>
          <w:rFonts w:ascii="Courier New" w:hAnsi="Courier New" w:cs="Courier New"/>
          <w:bCs/>
          <w:spacing w:val="-4"/>
          <w:rPrChange w:id="2494" w:author="Александр Перепечаев" w:date="2021-05-26T13:24:00Z">
            <w:rPr>
              <w:del w:id="2495" w:author="Александр Перепечаев" w:date="2021-05-26T13:23:00Z"/>
              <w:rFonts w:ascii="Courier New" w:hAnsi="Courier New" w:cs="Courier New"/>
              <w:bCs/>
              <w:spacing w:val="-4"/>
              <w:lang w:val="en-US"/>
            </w:rPr>
          </w:rPrChange>
        </w:rPr>
        <w:pPrChange w:id="2496" w:author="Александр Перепечаев" w:date="2021-05-26T13:23:00Z">
          <w:pPr>
            <w:autoSpaceDE w:val="0"/>
            <w:autoSpaceDN w:val="0"/>
            <w:adjustRightInd w:val="0"/>
            <w:ind w:left="567" w:firstLine="709"/>
          </w:pPr>
        </w:pPrChange>
      </w:pPr>
      <w:del w:id="2497"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49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249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annotation</w:delText>
        </w:r>
        <w:r w:rsidRPr="00AB44D1" w:rsidDel="00AB44D1">
          <w:rPr>
            <w:rFonts w:ascii="Courier New" w:hAnsi="Courier New" w:cs="Courier New"/>
            <w:bCs/>
            <w:spacing w:val="-4"/>
            <w:rPrChange w:id="250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SuppressLint</w:delText>
        </w:r>
      </w:del>
    </w:p>
    <w:p w14:paraId="702B226C" w14:textId="09828B3C" w:rsidR="00B955D5" w:rsidRPr="00AB44D1" w:rsidDel="00AB44D1" w:rsidRDefault="00B955D5" w:rsidP="00AB44D1">
      <w:pPr>
        <w:spacing w:after="240" w:line="360" w:lineRule="auto"/>
        <w:ind w:left="567"/>
        <w:jc w:val="center"/>
        <w:rPr>
          <w:del w:id="2501" w:author="Александр Перепечаев" w:date="2021-05-26T13:23:00Z"/>
          <w:rFonts w:ascii="Courier New" w:hAnsi="Courier New" w:cs="Courier New"/>
          <w:bCs/>
          <w:spacing w:val="-4"/>
          <w:rPrChange w:id="2502" w:author="Александр Перепечаев" w:date="2021-05-26T13:24:00Z">
            <w:rPr>
              <w:del w:id="2503" w:author="Александр Перепечаев" w:date="2021-05-26T13:23:00Z"/>
              <w:rFonts w:ascii="Courier New" w:hAnsi="Courier New" w:cs="Courier New"/>
              <w:bCs/>
              <w:spacing w:val="-4"/>
              <w:lang w:val="en-US"/>
            </w:rPr>
          </w:rPrChange>
        </w:rPr>
        <w:pPrChange w:id="2504" w:author="Александр Перепечаев" w:date="2021-05-26T13:23:00Z">
          <w:pPr>
            <w:autoSpaceDE w:val="0"/>
            <w:autoSpaceDN w:val="0"/>
            <w:adjustRightInd w:val="0"/>
            <w:ind w:left="567" w:firstLine="709"/>
          </w:pPr>
        </w:pPrChange>
      </w:pPr>
      <w:del w:id="2505"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50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250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250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Intent</w:delText>
        </w:r>
      </w:del>
    </w:p>
    <w:p w14:paraId="41D48A30" w14:textId="363D4C09" w:rsidR="00B955D5" w:rsidRPr="00AB44D1" w:rsidDel="00AB44D1" w:rsidRDefault="00B955D5" w:rsidP="00AB44D1">
      <w:pPr>
        <w:spacing w:after="240" w:line="360" w:lineRule="auto"/>
        <w:ind w:left="567"/>
        <w:jc w:val="center"/>
        <w:rPr>
          <w:del w:id="2509" w:author="Александр Перепечаев" w:date="2021-05-26T13:23:00Z"/>
          <w:rFonts w:ascii="Courier New" w:hAnsi="Courier New" w:cs="Courier New"/>
          <w:bCs/>
          <w:spacing w:val="-4"/>
          <w:rPrChange w:id="2510" w:author="Александр Перепечаев" w:date="2021-05-26T13:24:00Z">
            <w:rPr>
              <w:del w:id="2511" w:author="Александр Перепечаев" w:date="2021-05-26T13:23:00Z"/>
              <w:rFonts w:ascii="Courier New" w:hAnsi="Courier New" w:cs="Courier New"/>
              <w:bCs/>
              <w:spacing w:val="-4"/>
              <w:lang w:val="en-US"/>
            </w:rPr>
          </w:rPrChange>
        </w:rPr>
        <w:pPrChange w:id="2512" w:author="Александр Перепечаев" w:date="2021-05-26T13:23:00Z">
          <w:pPr>
            <w:autoSpaceDE w:val="0"/>
            <w:autoSpaceDN w:val="0"/>
            <w:adjustRightInd w:val="0"/>
            <w:ind w:left="567" w:firstLine="709"/>
          </w:pPr>
        </w:pPrChange>
      </w:pPr>
      <w:del w:id="2513"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51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androidx</w:delText>
        </w:r>
        <w:r w:rsidRPr="00AB44D1" w:rsidDel="00AB44D1">
          <w:rPr>
            <w:rFonts w:ascii="Courier New" w:hAnsi="Courier New" w:cs="Courier New"/>
            <w:bCs/>
            <w:spacing w:val="-4"/>
            <w:rPrChange w:id="251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appcompat</w:delText>
        </w:r>
        <w:r w:rsidRPr="00AB44D1" w:rsidDel="00AB44D1">
          <w:rPr>
            <w:rFonts w:ascii="Courier New" w:hAnsi="Courier New" w:cs="Courier New"/>
            <w:bCs/>
            <w:spacing w:val="-4"/>
            <w:rPrChange w:id="251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app</w:delText>
        </w:r>
        <w:r w:rsidRPr="00AB44D1" w:rsidDel="00AB44D1">
          <w:rPr>
            <w:rFonts w:ascii="Courier New" w:hAnsi="Courier New" w:cs="Courier New"/>
            <w:bCs/>
            <w:spacing w:val="-4"/>
            <w:rPrChange w:id="251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AppCompatActivity</w:delText>
        </w:r>
      </w:del>
    </w:p>
    <w:p w14:paraId="11C61E25" w14:textId="1481486F" w:rsidR="00B955D5" w:rsidRPr="00AB44D1" w:rsidDel="00AB44D1" w:rsidRDefault="00B955D5" w:rsidP="00AB44D1">
      <w:pPr>
        <w:spacing w:after="240" w:line="360" w:lineRule="auto"/>
        <w:ind w:left="567"/>
        <w:jc w:val="center"/>
        <w:rPr>
          <w:del w:id="2518" w:author="Александр Перепечаев" w:date="2021-05-26T13:23:00Z"/>
          <w:rFonts w:ascii="Courier New" w:hAnsi="Courier New" w:cs="Courier New"/>
          <w:bCs/>
          <w:spacing w:val="-4"/>
          <w:rPrChange w:id="2519" w:author="Александр Перепечаев" w:date="2021-05-26T13:24:00Z">
            <w:rPr>
              <w:del w:id="2520" w:author="Александр Перепечаев" w:date="2021-05-26T13:23:00Z"/>
              <w:rFonts w:ascii="Courier New" w:hAnsi="Courier New" w:cs="Courier New"/>
              <w:bCs/>
              <w:spacing w:val="-4"/>
              <w:lang w:val="en-US"/>
            </w:rPr>
          </w:rPrChange>
        </w:rPr>
        <w:pPrChange w:id="2521" w:author="Александр Перепечаев" w:date="2021-05-26T13:23:00Z">
          <w:pPr>
            <w:autoSpaceDE w:val="0"/>
            <w:autoSpaceDN w:val="0"/>
            <w:adjustRightInd w:val="0"/>
            <w:ind w:left="567" w:firstLine="709"/>
          </w:pPr>
        </w:pPrChange>
      </w:pPr>
      <w:del w:id="2522"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52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252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os</w:delText>
        </w:r>
        <w:r w:rsidRPr="00AB44D1" w:rsidDel="00AB44D1">
          <w:rPr>
            <w:rFonts w:ascii="Courier New" w:hAnsi="Courier New" w:cs="Courier New"/>
            <w:bCs/>
            <w:spacing w:val="-4"/>
            <w:rPrChange w:id="252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Bundle</w:delText>
        </w:r>
      </w:del>
    </w:p>
    <w:p w14:paraId="787F2896" w14:textId="168A8B93" w:rsidR="00B955D5" w:rsidRPr="00AB44D1" w:rsidDel="00AB44D1" w:rsidRDefault="00B955D5" w:rsidP="00AB44D1">
      <w:pPr>
        <w:spacing w:after="240" w:line="360" w:lineRule="auto"/>
        <w:ind w:left="567"/>
        <w:jc w:val="center"/>
        <w:rPr>
          <w:del w:id="2526" w:author="Александр Перепечаев" w:date="2021-05-26T13:23:00Z"/>
          <w:rFonts w:ascii="Courier New" w:hAnsi="Courier New" w:cs="Courier New"/>
          <w:bCs/>
          <w:spacing w:val="-4"/>
          <w:rPrChange w:id="2527" w:author="Александр Перепечаев" w:date="2021-05-26T13:24:00Z">
            <w:rPr>
              <w:del w:id="2528" w:author="Александр Перепечаев" w:date="2021-05-26T13:23:00Z"/>
              <w:rFonts w:ascii="Courier New" w:hAnsi="Courier New" w:cs="Courier New"/>
              <w:bCs/>
              <w:spacing w:val="-4"/>
              <w:lang w:val="en-US"/>
            </w:rPr>
          </w:rPrChange>
        </w:rPr>
        <w:pPrChange w:id="2529" w:author="Александр Перепечаев" w:date="2021-05-26T13:23:00Z">
          <w:pPr>
            <w:autoSpaceDE w:val="0"/>
            <w:autoSpaceDN w:val="0"/>
            <w:adjustRightInd w:val="0"/>
            <w:ind w:left="567" w:firstLine="709"/>
          </w:pPr>
        </w:pPrChange>
      </w:pPr>
      <w:del w:id="2530"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53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253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view</w:delText>
        </w:r>
        <w:r w:rsidRPr="00AB44D1" w:rsidDel="00AB44D1">
          <w:rPr>
            <w:rFonts w:ascii="Courier New" w:hAnsi="Courier New" w:cs="Courier New"/>
            <w:bCs/>
            <w:spacing w:val="-4"/>
            <w:rPrChange w:id="253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View</w:delText>
        </w:r>
      </w:del>
    </w:p>
    <w:p w14:paraId="4144F6B5" w14:textId="4F7AB6A6" w:rsidR="00B955D5" w:rsidRPr="00AB44D1" w:rsidDel="00AB44D1" w:rsidRDefault="00B955D5" w:rsidP="00AB44D1">
      <w:pPr>
        <w:spacing w:after="240" w:line="360" w:lineRule="auto"/>
        <w:ind w:left="567"/>
        <w:jc w:val="center"/>
        <w:rPr>
          <w:del w:id="2534" w:author="Александр Перепечаев" w:date="2021-05-26T13:23:00Z"/>
          <w:rFonts w:ascii="Courier New" w:hAnsi="Courier New" w:cs="Courier New"/>
          <w:bCs/>
          <w:spacing w:val="-4"/>
          <w:rPrChange w:id="2535" w:author="Александр Перепечаев" w:date="2021-05-26T13:24:00Z">
            <w:rPr>
              <w:del w:id="2536" w:author="Александр Перепечаев" w:date="2021-05-26T13:23:00Z"/>
              <w:rFonts w:ascii="Courier New" w:hAnsi="Courier New" w:cs="Courier New"/>
              <w:bCs/>
              <w:spacing w:val="-4"/>
              <w:lang w:val="en-US"/>
            </w:rPr>
          </w:rPrChange>
        </w:rPr>
        <w:pPrChange w:id="2537" w:author="Александр Перепечаев" w:date="2021-05-26T13:23:00Z">
          <w:pPr>
            <w:autoSpaceDE w:val="0"/>
            <w:autoSpaceDN w:val="0"/>
            <w:adjustRightInd w:val="0"/>
            <w:ind w:left="567" w:firstLine="709"/>
          </w:pPr>
        </w:pPrChange>
      </w:pPr>
      <w:del w:id="2538"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53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254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widget</w:delText>
        </w:r>
        <w:r w:rsidRPr="00AB44D1" w:rsidDel="00AB44D1">
          <w:rPr>
            <w:rFonts w:ascii="Courier New" w:hAnsi="Courier New" w:cs="Courier New"/>
            <w:bCs/>
            <w:spacing w:val="-4"/>
            <w:rPrChange w:id="254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EditText</w:delText>
        </w:r>
      </w:del>
    </w:p>
    <w:p w14:paraId="0DB94D1B" w14:textId="49889087" w:rsidR="00B955D5" w:rsidRPr="00AB44D1" w:rsidDel="00AB44D1" w:rsidRDefault="00B955D5" w:rsidP="00AB44D1">
      <w:pPr>
        <w:spacing w:after="240" w:line="360" w:lineRule="auto"/>
        <w:ind w:left="567"/>
        <w:jc w:val="center"/>
        <w:rPr>
          <w:del w:id="2542" w:author="Александр Перепечаев" w:date="2021-05-26T13:23:00Z"/>
          <w:rFonts w:ascii="Courier New" w:hAnsi="Courier New" w:cs="Courier New"/>
          <w:bCs/>
          <w:spacing w:val="-4"/>
          <w:rPrChange w:id="2543" w:author="Александр Перепечаев" w:date="2021-05-26T13:24:00Z">
            <w:rPr>
              <w:del w:id="2544" w:author="Александр Перепечаев" w:date="2021-05-26T13:23:00Z"/>
              <w:rFonts w:ascii="Courier New" w:hAnsi="Courier New" w:cs="Courier New"/>
              <w:bCs/>
              <w:spacing w:val="-4"/>
              <w:lang w:val="en-US"/>
            </w:rPr>
          </w:rPrChange>
        </w:rPr>
        <w:pPrChange w:id="2545" w:author="Александр Перепечаев" w:date="2021-05-26T13:23:00Z">
          <w:pPr>
            <w:autoSpaceDE w:val="0"/>
            <w:autoSpaceDN w:val="0"/>
            <w:adjustRightInd w:val="0"/>
            <w:ind w:left="567" w:firstLine="709"/>
          </w:pPr>
        </w:pPrChange>
      </w:pPr>
      <w:del w:id="2546"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54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254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widget</w:delText>
        </w:r>
        <w:r w:rsidRPr="00AB44D1" w:rsidDel="00AB44D1">
          <w:rPr>
            <w:rFonts w:ascii="Courier New" w:hAnsi="Courier New" w:cs="Courier New"/>
            <w:bCs/>
            <w:spacing w:val="-4"/>
            <w:rPrChange w:id="254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TextView</w:delText>
        </w:r>
      </w:del>
    </w:p>
    <w:p w14:paraId="18CFC600" w14:textId="6012887C" w:rsidR="00B955D5" w:rsidRPr="00AB44D1" w:rsidDel="00AB44D1" w:rsidRDefault="00B955D5" w:rsidP="00AB44D1">
      <w:pPr>
        <w:spacing w:after="240" w:line="360" w:lineRule="auto"/>
        <w:ind w:left="567"/>
        <w:jc w:val="center"/>
        <w:rPr>
          <w:del w:id="2550" w:author="Александр Перепечаев" w:date="2021-05-26T13:23:00Z"/>
          <w:rFonts w:ascii="Courier New" w:hAnsi="Courier New" w:cs="Courier New"/>
          <w:bCs/>
          <w:spacing w:val="-4"/>
          <w:rPrChange w:id="2551" w:author="Александр Перепечаев" w:date="2021-05-26T13:24:00Z">
            <w:rPr>
              <w:del w:id="2552" w:author="Александр Перепечаев" w:date="2021-05-26T13:23:00Z"/>
              <w:rFonts w:ascii="Courier New" w:hAnsi="Courier New" w:cs="Courier New"/>
              <w:bCs/>
              <w:spacing w:val="-4"/>
              <w:lang w:val="en-US"/>
            </w:rPr>
          </w:rPrChange>
        </w:rPr>
        <w:pPrChange w:id="2553" w:author="Александр Перепечаев" w:date="2021-05-26T13:23:00Z">
          <w:pPr>
            <w:autoSpaceDE w:val="0"/>
            <w:autoSpaceDN w:val="0"/>
            <w:adjustRightInd w:val="0"/>
            <w:ind w:left="567" w:firstLine="709"/>
          </w:pPr>
        </w:pPrChange>
      </w:pPr>
      <w:del w:id="2554"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5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w:delText>
        </w:r>
        <w:r w:rsidRPr="00AB44D1" w:rsidDel="00AB44D1">
          <w:rPr>
            <w:rFonts w:ascii="Courier New" w:hAnsi="Courier New" w:cs="Courier New"/>
            <w:bCs/>
            <w:spacing w:val="-4"/>
            <w:rPrChange w:id="255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example</w:delText>
        </w:r>
        <w:r w:rsidRPr="00AB44D1" w:rsidDel="00AB44D1">
          <w:rPr>
            <w:rFonts w:ascii="Courier New" w:hAnsi="Courier New" w:cs="Courier New"/>
            <w:bCs/>
            <w:spacing w:val="-4"/>
            <w:rPrChange w:id="255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myapplication</w:delText>
        </w:r>
        <w:r w:rsidRPr="00AB44D1" w:rsidDel="00AB44D1">
          <w:rPr>
            <w:rFonts w:ascii="Courier New" w:hAnsi="Courier New" w:cs="Courier New"/>
            <w:bCs/>
            <w:spacing w:val="-4"/>
            <w:rPrChange w:id="255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model</w:delText>
        </w:r>
        <w:r w:rsidRPr="00AB44D1" w:rsidDel="00AB44D1">
          <w:rPr>
            <w:rFonts w:ascii="Courier New" w:hAnsi="Courier New" w:cs="Courier New"/>
            <w:bCs/>
            <w:spacing w:val="-4"/>
            <w:rPrChange w:id="255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Client</w:delText>
        </w:r>
      </w:del>
    </w:p>
    <w:p w14:paraId="75EBA286" w14:textId="36BCDECC" w:rsidR="00B955D5" w:rsidRPr="00AB44D1" w:rsidDel="00AB44D1" w:rsidRDefault="00B955D5" w:rsidP="00AB44D1">
      <w:pPr>
        <w:spacing w:after="240" w:line="360" w:lineRule="auto"/>
        <w:ind w:left="567"/>
        <w:jc w:val="center"/>
        <w:rPr>
          <w:del w:id="2560" w:author="Александр Перепечаев" w:date="2021-05-26T13:23:00Z"/>
          <w:rFonts w:ascii="Courier New" w:hAnsi="Courier New" w:cs="Courier New"/>
          <w:bCs/>
          <w:spacing w:val="-4"/>
          <w:rPrChange w:id="2561" w:author="Александр Перепечаев" w:date="2021-05-26T13:24:00Z">
            <w:rPr>
              <w:del w:id="2562" w:author="Александр Перепечаев" w:date="2021-05-26T13:23:00Z"/>
              <w:rFonts w:ascii="Courier New" w:hAnsi="Courier New" w:cs="Courier New"/>
              <w:bCs/>
              <w:spacing w:val="-4"/>
              <w:lang w:val="en-US"/>
            </w:rPr>
          </w:rPrChange>
        </w:rPr>
        <w:pPrChange w:id="2563" w:author="Александр Перепечаев" w:date="2021-05-26T13:23:00Z">
          <w:pPr>
            <w:autoSpaceDE w:val="0"/>
            <w:autoSpaceDN w:val="0"/>
            <w:adjustRightInd w:val="0"/>
            <w:ind w:left="567" w:firstLine="709"/>
          </w:pPr>
        </w:pPrChange>
      </w:pPr>
      <w:del w:id="2564"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56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w:delText>
        </w:r>
        <w:r w:rsidRPr="00AB44D1" w:rsidDel="00AB44D1">
          <w:rPr>
            <w:rFonts w:ascii="Courier New" w:hAnsi="Courier New" w:cs="Courier New"/>
            <w:bCs/>
            <w:spacing w:val="-4"/>
            <w:rPrChange w:id="256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example</w:delText>
        </w:r>
        <w:r w:rsidRPr="00AB44D1" w:rsidDel="00AB44D1">
          <w:rPr>
            <w:rFonts w:ascii="Courier New" w:hAnsi="Courier New" w:cs="Courier New"/>
            <w:bCs/>
            <w:spacing w:val="-4"/>
            <w:rPrChange w:id="256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myapplication</w:delText>
        </w:r>
        <w:r w:rsidRPr="00AB44D1" w:rsidDel="00AB44D1">
          <w:rPr>
            <w:rFonts w:ascii="Courier New" w:hAnsi="Courier New" w:cs="Courier New"/>
            <w:bCs/>
            <w:spacing w:val="-4"/>
            <w:rPrChange w:id="256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model</w:delText>
        </w:r>
        <w:r w:rsidRPr="00AB44D1" w:rsidDel="00AB44D1">
          <w:rPr>
            <w:rFonts w:ascii="Courier New" w:hAnsi="Courier New" w:cs="Courier New"/>
            <w:bCs/>
            <w:spacing w:val="-4"/>
            <w:rPrChange w:id="256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User</w:delText>
        </w:r>
      </w:del>
    </w:p>
    <w:p w14:paraId="6BC6D52E" w14:textId="798D777D" w:rsidR="00B955D5" w:rsidRPr="00AB44D1" w:rsidDel="00AB44D1" w:rsidRDefault="00B955D5" w:rsidP="00AB44D1">
      <w:pPr>
        <w:spacing w:after="240" w:line="360" w:lineRule="auto"/>
        <w:ind w:left="567"/>
        <w:jc w:val="center"/>
        <w:rPr>
          <w:del w:id="2570" w:author="Александр Перепечаев" w:date="2021-05-26T13:23:00Z"/>
          <w:rFonts w:ascii="Courier New" w:hAnsi="Courier New" w:cs="Courier New"/>
          <w:bCs/>
          <w:spacing w:val="-4"/>
          <w:rPrChange w:id="2571" w:author="Александр Перепечаев" w:date="2021-05-26T13:24:00Z">
            <w:rPr>
              <w:del w:id="2572" w:author="Александр Перепечаев" w:date="2021-05-26T13:23:00Z"/>
              <w:rFonts w:ascii="Courier New" w:hAnsi="Courier New" w:cs="Courier New"/>
              <w:bCs/>
              <w:spacing w:val="-4"/>
              <w:lang w:val="en-US"/>
            </w:rPr>
          </w:rPrChange>
        </w:rPr>
        <w:pPrChange w:id="2573" w:author="Александр Перепечаев" w:date="2021-05-26T13:23:00Z">
          <w:pPr>
            <w:autoSpaceDE w:val="0"/>
            <w:autoSpaceDN w:val="0"/>
            <w:adjustRightInd w:val="0"/>
            <w:ind w:left="567" w:firstLine="709"/>
          </w:pPr>
        </w:pPrChange>
      </w:pPr>
      <w:del w:id="2574"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5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w:delText>
        </w:r>
        <w:r w:rsidRPr="00AB44D1" w:rsidDel="00AB44D1">
          <w:rPr>
            <w:rFonts w:ascii="Courier New" w:hAnsi="Courier New" w:cs="Courier New"/>
            <w:bCs/>
            <w:spacing w:val="-4"/>
            <w:rPrChange w:id="257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example</w:delText>
        </w:r>
        <w:r w:rsidRPr="00AB44D1" w:rsidDel="00AB44D1">
          <w:rPr>
            <w:rFonts w:ascii="Courier New" w:hAnsi="Courier New" w:cs="Courier New"/>
            <w:bCs/>
            <w:spacing w:val="-4"/>
            <w:rPrChange w:id="257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myapplication</w:delText>
        </w:r>
        <w:r w:rsidRPr="00AB44D1" w:rsidDel="00AB44D1">
          <w:rPr>
            <w:rFonts w:ascii="Courier New" w:hAnsi="Courier New" w:cs="Courier New"/>
            <w:bCs/>
            <w:spacing w:val="-4"/>
            <w:rPrChange w:id="257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model</w:delText>
        </w:r>
        <w:r w:rsidRPr="00AB44D1" w:rsidDel="00AB44D1">
          <w:rPr>
            <w:rFonts w:ascii="Courier New" w:hAnsi="Courier New" w:cs="Courier New"/>
            <w:bCs/>
            <w:spacing w:val="-4"/>
            <w:rPrChange w:id="257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UserRegistration</w:delText>
        </w:r>
      </w:del>
    </w:p>
    <w:p w14:paraId="45ED3222" w14:textId="5266B8B8" w:rsidR="00B955D5" w:rsidRPr="00AB44D1" w:rsidDel="00AB44D1" w:rsidRDefault="00B955D5" w:rsidP="00AB44D1">
      <w:pPr>
        <w:spacing w:after="240" w:line="360" w:lineRule="auto"/>
        <w:ind w:left="567"/>
        <w:jc w:val="center"/>
        <w:rPr>
          <w:del w:id="2580" w:author="Александр Перепечаев" w:date="2021-05-26T13:23:00Z"/>
          <w:rFonts w:ascii="Courier New" w:hAnsi="Courier New" w:cs="Courier New"/>
          <w:bCs/>
          <w:spacing w:val="-4"/>
          <w:rPrChange w:id="2581" w:author="Александр Перепечаев" w:date="2021-05-26T13:24:00Z">
            <w:rPr>
              <w:del w:id="2582" w:author="Александр Перепечаев" w:date="2021-05-26T13:23:00Z"/>
              <w:rFonts w:ascii="Courier New" w:hAnsi="Courier New" w:cs="Courier New"/>
              <w:bCs/>
              <w:spacing w:val="-4"/>
              <w:lang w:val="en-US"/>
            </w:rPr>
          </w:rPrChange>
        </w:rPr>
        <w:pPrChange w:id="2583" w:author="Александр Перепечаев" w:date="2021-05-26T13:23:00Z">
          <w:pPr>
            <w:autoSpaceDE w:val="0"/>
            <w:autoSpaceDN w:val="0"/>
            <w:adjustRightInd w:val="0"/>
            <w:ind w:left="567" w:firstLine="709"/>
          </w:pPr>
        </w:pPrChange>
      </w:pPr>
      <w:del w:id="2584"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58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586"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Call</w:delText>
        </w:r>
      </w:del>
    </w:p>
    <w:p w14:paraId="37A915E6" w14:textId="4ABE4F57" w:rsidR="00B955D5" w:rsidRPr="00AB44D1" w:rsidDel="00AB44D1" w:rsidRDefault="00B955D5" w:rsidP="00AB44D1">
      <w:pPr>
        <w:spacing w:after="240" w:line="360" w:lineRule="auto"/>
        <w:ind w:left="567"/>
        <w:jc w:val="center"/>
        <w:rPr>
          <w:del w:id="2587" w:author="Александр Перепечаев" w:date="2021-05-26T13:23:00Z"/>
          <w:rFonts w:ascii="Courier New" w:hAnsi="Courier New" w:cs="Courier New"/>
          <w:bCs/>
          <w:spacing w:val="-4"/>
          <w:rPrChange w:id="2588" w:author="Александр Перепечаев" w:date="2021-05-26T13:24:00Z">
            <w:rPr>
              <w:del w:id="2589" w:author="Александр Перепечаев" w:date="2021-05-26T13:23:00Z"/>
              <w:rFonts w:ascii="Courier New" w:hAnsi="Courier New" w:cs="Courier New"/>
              <w:bCs/>
              <w:spacing w:val="-4"/>
              <w:lang w:val="en-US"/>
            </w:rPr>
          </w:rPrChange>
        </w:rPr>
        <w:pPrChange w:id="2590" w:author="Александр Перепечаев" w:date="2021-05-26T13:23:00Z">
          <w:pPr>
            <w:autoSpaceDE w:val="0"/>
            <w:autoSpaceDN w:val="0"/>
            <w:adjustRightInd w:val="0"/>
            <w:ind w:left="567" w:firstLine="709"/>
          </w:pPr>
        </w:pPrChange>
      </w:pPr>
      <w:del w:id="2591"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5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593"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Callback</w:delText>
        </w:r>
      </w:del>
    </w:p>
    <w:p w14:paraId="6CB9E055" w14:textId="6AABD3F5" w:rsidR="00B955D5" w:rsidRPr="00AB44D1" w:rsidDel="00AB44D1" w:rsidRDefault="00B955D5" w:rsidP="00AB44D1">
      <w:pPr>
        <w:spacing w:after="240" w:line="360" w:lineRule="auto"/>
        <w:ind w:left="567"/>
        <w:jc w:val="center"/>
        <w:rPr>
          <w:del w:id="2594" w:author="Александр Перепечаев" w:date="2021-05-26T13:23:00Z"/>
          <w:rFonts w:ascii="Courier New" w:hAnsi="Courier New" w:cs="Courier New"/>
          <w:bCs/>
          <w:spacing w:val="-4"/>
          <w:rPrChange w:id="2595" w:author="Александр Перепечаев" w:date="2021-05-26T13:24:00Z">
            <w:rPr>
              <w:del w:id="2596" w:author="Александр Перепечаев" w:date="2021-05-26T13:23:00Z"/>
              <w:rFonts w:ascii="Courier New" w:hAnsi="Courier New" w:cs="Courier New"/>
              <w:bCs/>
              <w:spacing w:val="-4"/>
              <w:lang w:val="en-US"/>
            </w:rPr>
          </w:rPrChange>
        </w:rPr>
        <w:pPrChange w:id="2597" w:author="Александр Перепечаев" w:date="2021-05-26T13:23:00Z">
          <w:pPr>
            <w:autoSpaceDE w:val="0"/>
            <w:autoSpaceDN w:val="0"/>
            <w:adjustRightInd w:val="0"/>
            <w:ind w:left="567" w:firstLine="709"/>
          </w:pPr>
        </w:pPrChange>
      </w:pPr>
      <w:del w:id="2598"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259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2600"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Response</w:delText>
        </w:r>
      </w:del>
    </w:p>
    <w:p w14:paraId="31E01D88" w14:textId="5CEF44F5" w:rsidR="00B955D5" w:rsidRPr="00AB44D1" w:rsidDel="00AB44D1" w:rsidRDefault="00B955D5" w:rsidP="00AB44D1">
      <w:pPr>
        <w:spacing w:after="240" w:line="360" w:lineRule="auto"/>
        <w:ind w:left="567"/>
        <w:jc w:val="center"/>
        <w:rPr>
          <w:del w:id="2601" w:author="Александр Перепечаев" w:date="2021-05-26T13:23:00Z"/>
          <w:rFonts w:ascii="Courier New" w:hAnsi="Courier New" w:cs="Courier New"/>
          <w:bCs/>
          <w:spacing w:val="-4"/>
          <w:rPrChange w:id="2602" w:author="Александр Перепечаев" w:date="2021-05-26T13:24:00Z">
            <w:rPr>
              <w:del w:id="2603" w:author="Александр Перепечаев" w:date="2021-05-26T13:23:00Z"/>
              <w:rFonts w:ascii="Courier New" w:hAnsi="Courier New" w:cs="Courier New"/>
              <w:bCs/>
              <w:spacing w:val="-4"/>
              <w:lang w:val="en-US"/>
            </w:rPr>
          </w:rPrChange>
        </w:rPr>
        <w:pPrChange w:id="2604" w:author="Александр Перепечаев" w:date="2021-05-26T13:23:00Z">
          <w:pPr>
            <w:autoSpaceDE w:val="0"/>
            <w:autoSpaceDN w:val="0"/>
            <w:adjustRightInd w:val="0"/>
            <w:ind w:left="567" w:firstLine="709"/>
          </w:pPr>
        </w:pPrChange>
      </w:pPr>
    </w:p>
    <w:p w14:paraId="7DD9BF99" w14:textId="311DE2BD" w:rsidR="00B955D5" w:rsidRPr="00AB44D1" w:rsidDel="00AB44D1" w:rsidRDefault="00B955D5" w:rsidP="00AB44D1">
      <w:pPr>
        <w:spacing w:after="240" w:line="360" w:lineRule="auto"/>
        <w:ind w:left="567"/>
        <w:jc w:val="center"/>
        <w:rPr>
          <w:del w:id="2605" w:author="Александр Перепечаев" w:date="2021-05-26T13:23:00Z"/>
          <w:rFonts w:ascii="Courier New" w:hAnsi="Courier New" w:cs="Courier New"/>
          <w:bCs/>
          <w:spacing w:val="-4"/>
          <w:rPrChange w:id="2606" w:author="Александр Перепечаев" w:date="2021-05-26T13:24:00Z">
            <w:rPr>
              <w:del w:id="2607" w:author="Александр Перепечаев" w:date="2021-05-26T13:23:00Z"/>
              <w:rFonts w:ascii="Courier New" w:hAnsi="Courier New" w:cs="Courier New"/>
              <w:bCs/>
              <w:spacing w:val="-4"/>
              <w:lang w:val="en-US"/>
            </w:rPr>
          </w:rPrChange>
        </w:rPr>
        <w:pPrChange w:id="2608" w:author="Александр Перепечаев" w:date="2021-05-26T13:23:00Z">
          <w:pPr>
            <w:autoSpaceDE w:val="0"/>
            <w:autoSpaceDN w:val="0"/>
            <w:adjustRightInd w:val="0"/>
            <w:ind w:left="567" w:firstLine="709"/>
          </w:pPr>
        </w:pPrChange>
      </w:pPr>
      <w:del w:id="2609" w:author="Александр Перепечаев" w:date="2021-05-26T13:23:00Z">
        <w:r w:rsidRPr="00EE5ABE" w:rsidDel="00AB44D1">
          <w:rPr>
            <w:rFonts w:ascii="Courier New" w:hAnsi="Courier New" w:cs="Courier New"/>
            <w:bCs/>
            <w:spacing w:val="-4"/>
            <w:lang w:val="en-US"/>
          </w:rPr>
          <w:delText>class</w:delText>
        </w:r>
        <w:r w:rsidRPr="00AB44D1" w:rsidDel="00AB44D1">
          <w:rPr>
            <w:rFonts w:ascii="Courier New" w:hAnsi="Courier New" w:cs="Courier New"/>
            <w:bCs/>
            <w:spacing w:val="-4"/>
            <w:rPrChange w:id="26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Registration</w:delText>
        </w:r>
        <w:r w:rsidRPr="00AB44D1" w:rsidDel="00AB44D1">
          <w:rPr>
            <w:rFonts w:ascii="Courier New" w:hAnsi="Courier New" w:cs="Courier New"/>
            <w:bCs/>
            <w:spacing w:val="-4"/>
            <w:rPrChange w:id="261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AppCompatActivity</w:delText>
        </w:r>
        <w:r w:rsidRPr="00AB44D1" w:rsidDel="00AB44D1">
          <w:rPr>
            <w:rFonts w:ascii="Courier New" w:hAnsi="Courier New" w:cs="Courier New"/>
            <w:bCs/>
            <w:spacing w:val="-4"/>
            <w:rPrChange w:id="2612" w:author="Александр Перепечаев" w:date="2021-05-26T13:24:00Z">
              <w:rPr>
                <w:rFonts w:ascii="Courier New" w:hAnsi="Courier New" w:cs="Courier New"/>
                <w:bCs/>
                <w:spacing w:val="-4"/>
                <w:lang w:val="en-US"/>
              </w:rPr>
            </w:rPrChange>
          </w:rPr>
          <w:delText>() {</w:delText>
        </w:r>
      </w:del>
    </w:p>
    <w:p w14:paraId="5CA5801E" w14:textId="629035DD" w:rsidR="00B955D5" w:rsidRPr="00AB44D1" w:rsidDel="00AB44D1" w:rsidRDefault="00B955D5" w:rsidP="00AB44D1">
      <w:pPr>
        <w:spacing w:after="240" w:line="360" w:lineRule="auto"/>
        <w:ind w:left="567"/>
        <w:jc w:val="center"/>
        <w:rPr>
          <w:del w:id="2613" w:author="Александр Перепечаев" w:date="2021-05-26T13:23:00Z"/>
          <w:rFonts w:ascii="Courier New" w:hAnsi="Courier New" w:cs="Courier New"/>
          <w:bCs/>
          <w:spacing w:val="-4"/>
          <w:rPrChange w:id="2614" w:author="Александр Перепечаев" w:date="2021-05-26T13:24:00Z">
            <w:rPr>
              <w:del w:id="2615" w:author="Александр Перепечаев" w:date="2021-05-26T13:23:00Z"/>
              <w:rFonts w:ascii="Courier New" w:hAnsi="Courier New" w:cs="Courier New"/>
              <w:bCs/>
              <w:spacing w:val="-4"/>
              <w:lang w:val="en-US"/>
            </w:rPr>
          </w:rPrChange>
        </w:rPr>
        <w:pPrChange w:id="2616" w:author="Александр Перепечаев" w:date="2021-05-26T13:23:00Z">
          <w:pPr>
            <w:autoSpaceDE w:val="0"/>
            <w:autoSpaceDN w:val="0"/>
            <w:adjustRightInd w:val="0"/>
          </w:pPr>
        </w:pPrChange>
      </w:pPr>
    </w:p>
    <w:p w14:paraId="5430DC42" w14:textId="359893A6" w:rsidR="00B955D5" w:rsidRPr="00AB44D1" w:rsidDel="00AB44D1" w:rsidRDefault="00B955D5" w:rsidP="00AB44D1">
      <w:pPr>
        <w:spacing w:after="240" w:line="360" w:lineRule="auto"/>
        <w:ind w:left="567"/>
        <w:jc w:val="center"/>
        <w:rPr>
          <w:del w:id="2617" w:author="Александр Перепечаев" w:date="2021-05-26T13:23:00Z"/>
          <w:rFonts w:ascii="Courier New" w:hAnsi="Courier New" w:cs="Courier New"/>
          <w:bCs/>
          <w:spacing w:val="-4"/>
          <w:rPrChange w:id="2618" w:author="Александр Перепечаев" w:date="2021-05-26T13:24:00Z">
            <w:rPr>
              <w:del w:id="2619" w:author="Александр Перепечаев" w:date="2021-05-26T13:23:00Z"/>
              <w:rFonts w:ascii="Courier New" w:hAnsi="Courier New" w:cs="Courier New"/>
              <w:bCs/>
              <w:spacing w:val="-4"/>
              <w:lang w:val="en-US"/>
            </w:rPr>
          </w:rPrChange>
        </w:rPr>
        <w:pPrChange w:id="2620" w:author="Александр Перепечаев" w:date="2021-05-26T13:23:00Z">
          <w:pPr>
            <w:autoSpaceDE w:val="0"/>
            <w:autoSpaceDN w:val="0"/>
            <w:adjustRightInd w:val="0"/>
            <w:ind w:left="567" w:firstLine="709"/>
          </w:pPr>
        </w:pPrChange>
      </w:pPr>
      <w:del w:id="2621" w:author="Александр Перепечаев" w:date="2021-05-26T13:23:00Z">
        <w:r w:rsidRPr="00AB44D1" w:rsidDel="00AB44D1">
          <w:rPr>
            <w:rFonts w:ascii="Courier New" w:hAnsi="Courier New" w:cs="Courier New"/>
            <w:bCs/>
            <w:spacing w:val="-4"/>
            <w:rPrChange w:id="262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private</w:delText>
        </w:r>
        <w:r w:rsidRPr="00AB44D1" w:rsidDel="00AB44D1">
          <w:rPr>
            <w:rFonts w:ascii="Courier New" w:hAnsi="Courier New" w:cs="Courier New"/>
            <w:bCs/>
            <w:spacing w:val="-4"/>
            <w:rPrChange w:id="262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lateinit</w:delText>
        </w:r>
        <w:r w:rsidRPr="00AB44D1" w:rsidDel="00AB44D1">
          <w:rPr>
            <w:rFonts w:ascii="Courier New" w:hAnsi="Courier New" w:cs="Courier New"/>
            <w:bCs/>
            <w:spacing w:val="-4"/>
            <w:rPrChange w:id="262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262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262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EditText</w:delText>
        </w:r>
        <w:r w:rsidRPr="00AB44D1" w:rsidDel="00AB44D1">
          <w:rPr>
            <w:rFonts w:ascii="Courier New" w:hAnsi="Courier New" w:cs="Courier New"/>
            <w:bCs/>
            <w:spacing w:val="-4"/>
            <w:rPrChange w:id="2627" w:author="Александр Перепечаев" w:date="2021-05-26T13:24:00Z">
              <w:rPr>
                <w:rFonts w:ascii="Courier New" w:hAnsi="Courier New" w:cs="Courier New"/>
                <w:bCs/>
                <w:spacing w:val="-4"/>
                <w:lang w:val="en-US"/>
              </w:rPr>
            </w:rPrChange>
          </w:rPr>
          <w:delText>;</w:delText>
        </w:r>
      </w:del>
    </w:p>
    <w:p w14:paraId="717EB640" w14:textId="75009947" w:rsidR="00B955D5" w:rsidRPr="00AB44D1" w:rsidDel="00AB44D1" w:rsidRDefault="00B955D5" w:rsidP="00AB44D1">
      <w:pPr>
        <w:spacing w:after="240" w:line="360" w:lineRule="auto"/>
        <w:ind w:left="567"/>
        <w:jc w:val="center"/>
        <w:rPr>
          <w:del w:id="2628" w:author="Александр Перепечаев" w:date="2021-05-26T13:23:00Z"/>
          <w:rFonts w:ascii="Courier New" w:hAnsi="Courier New" w:cs="Courier New"/>
          <w:bCs/>
          <w:spacing w:val="-4"/>
          <w:rPrChange w:id="2629" w:author="Александр Перепечаев" w:date="2021-05-26T13:24:00Z">
            <w:rPr>
              <w:del w:id="2630" w:author="Александр Перепечаев" w:date="2021-05-26T13:23:00Z"/>
              <w:rFonts w:ascii="Courier New" w:hAnsi="Courier New" w:cs="Courier New"/>
              <w:bCs/>
              <w:spacing w:val="-4"/>
              <w:lang w:val="en-US"/>
            </w:rPr>
          </w:rPrChange>
        </w:rPr>
        <w:pPrChange w:id="2631" w:author="Александр Перепечаев" w:date="2021-05-26T13:23:00Z">
          <w:pPr>
            <w:autoSpaceDE w:val="0"/>
            <w:autoSpaceDN w:val="0"/>
            <w:adjustRightInd w:val="0"/>
            <w:ind w:left="567" w:firstLine="709"/>
          </w:pPr>
        </w:pPrChange>
      </w:pPr>
      <w:del w:id="2632" w:author="Александр Перепечаев" w:date="2021-05-26T13:23:00Z">
        <w:r w:rsidRPr="00AB44D1" w:rsidDel="00AB44D1">
          <w:rPr>
            <w:rFonts w:ascii="Courier New" w:hAnsi="Courier New" w:cs="Courier New"/>
            <w:bCs/>
            <w:spacing w:val="-4"/>
            <w:rPrChange w:id="263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private</w:delText>
        </w:r>
        <w:r w:rsidRPr="00AB44D1" w:rsidDel="00AB44D1">
          <w:rPr>
            <w:rFonts w:ascii="Courier New" w:hAnsi="Courier New" w:cs="Courier New"/>
            <w:bCs/>
            <w:spacing w:val="-4"/>
            <w:rPrChange w:id="26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lateinit</w:delText>
        </w:r>
        <w:r w:rsidRPr="00AB44D1" w:rsidDel="00AB44D1">
          <w:rPr>
            <w:rFonts w:ascii="Courier New" w:hAnsi="Courier New" w:cs="Courier New"/>
            <w:bCs/>
            <w:spacing w:val="-4"/>
            <w:rPrChange w:id="26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263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password</w:delText>
        </w:r>
        <w:r w:rsidRPr="00AB44D1" w:rsidDel="00AB44D1">
          <w:rPr>
            <w:rFonts w:ascii="Courier New" w:hAnsi="Courier New" w:cs="Courier New"/>
            <w:bCs/>
            <w:spacing w:val="-4"/>
            <w:rPrChange w:id="2637" w:author="Александр Перепечаев" w:date="2021-05-26T13:24:00Z">
              <w:rPr>
                <w:rFonts w:ascii="Courier New" w:hAnsi="Courier New" w:cs="Courier New"/>
                <w:bCs/>
                <w:spacing w:val="-4"/>
                <w:lang w:val="en-US"/>
              </w:rPr>
            </w:rPrChange>
          </w:rPr>
          <w:delText xml:space="preserve">1: </w:delText>
        </w:r>
        <w:r w:rsidRPr="00EE5ABE" w:rsidDel="00AB44D1">
          <w:rPr>
            <w:rFonts w:ascii="Courier New" w:hAnsi="Courier New" w:cs="Courier New"/>
            <w:bCs/>
            <w:spacing w:val="-4"/>
            <w:lang w:val="en-US"/>
          </w:rPr>
          <w:delText>EditText</w:delText>
        </w:r>
        <w:r w:rsidRPr="00AB44D1" w:rsidDel="00AB44D1">
          <w:rPr>
            <w:rFonts w:ascii="Courier New" w:hAnsi="Courier New" w:cs="Courier New"/>
            <w:bCs/>
            <w:spacing w:val="-4"/>
            <w:rPrChange w:id="2638" w:author="Александр Перепечаев" w:date="2021-05-26T13:24:00Z">
              <w:rPr>
                <w:rFonts w:ascii="Courier New" w:hAnsi="Courier New" w:cs="Courier New"/>
                <w:bCs/>
                <w:spacing w:val="-4"/>
                <w:lang w:val="en-US"/>
              </w:rPr>
            </w:rPrChange>
          </w:rPr>
          <w:delText>;</w:delText>
        </w:r>
      </w:del>
    </w:p>
    <w:p w14:paraId="2522B322" w14:textId="69B34874" w:rsidR="00B955D5" w:rsidRPr="00AB44D1" w:rsidDel="00AB44D1" w:rsidRDefault="00B955D5" w:rsidP="00AB44D1">
      <w:pPr>
        <w:spacing w:after="240" w:line="360" w:lineRule="auto"/>
        <w:ind w:left="567"/>
        <w:jc w:val="center"/>
        <w:rPr>
          <w:del w:id="2639" w:author="Александр Перепечаев" w:date="2021-05-26T13:23:00Z"/>
          <w:rFonts w:ascii="Courier New" w:hAnsi="Courier New" w:cs="Courier New"/>
          <w:bCs/>
          <w:spacing w:val="-4"/>
          <w:rPrChange w:id="2640" w:author="Александр Перепечаев" w:date="2021-05-26T13:24:00Z">
            <w:rPr>
              <w:del w:id="2641" w:author="Александр Перепечаев" w:date="2021-05-26T13:23:00Z"/>
              <w:rFonts w:ascii="Courier New" w:hAnsi="Courier New" w:cs="Courier New"/>
              <w:bCs/>
              <w:spacing w:val="-4"/>
              <w:lang w:val="en-US"/>
            </w:rPr>
          </w:rPrChange>
        </w:rPr>
        <w:pPrChange w:id="2642" w:author="Александр Перепечаев" w:date="2021-05-26T13:23:00Z">
          <w:pPr>
            <w:autoSpaceDE w:val="0"/>
            <w:autoSpaceDN w:val="0"/>
            <w:adjustRightInd w:val="0"/>
            <w:ind w:left="567" w:firstLine="709"/>
          </w:pPr>
        </w:pPrChange>
      </w:pPr>
      <w:del w:id="2643" w:author="Александр Перепечаев" w:date="2021-05-26T13:23:00Z">
        <w:r w:rsidRPr="00AB44D1" w:rsidDel="00AB44D1">
          <w:rPr>
            <w:rFonts w:ascii="Courier New" w:hAnsi="Courier New" w:cs="Courier New"/>
            <w:bCs/>
            <w:spacing w:val="-4"/>
            <w:rPrChange w:id="264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private</w:delText>
        </w:r>
        <w:r w:rsidRPr="00AB44D1" w:rsidDel="00AB44D1">
          <w:rPr>
            <w:rFonts w:ascii="Courier New" w:hAnsi="Courier New" w:cs="Courier New"/>
            <w:bCs/>
            <w:spacing w:val="-4"/>
            <w:rPrChange w:id="264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lateinit</w:delText>
        </w:r>
        <w:r w:rsidRPr="00AB44D1" w:rsidDel="00AB44D1">
          <w:rPr>
            <w:rFonts w:ascii="Courier New" w:hAnsi="Courier New" w:cs="Courier New"/>
            <w:bCs/>
            <w:spacing w:val="-4"/>
            <w:rPrChange w:id="264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264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password</w:delText>
        </w:r>
        <w:r w:rsidRPr="00AB44D1" w:rsidDel="00AB44D1">
          <w:rPr>
            <w:rFonts w:ascii="Courier New" w:hAnsi="Courier New" w:cs="Courier New"/>
            <w:bCs/>
            <w:spacing w:val="-4"/>
            <w:rPrChange w:id="2648" w:author="Александр Перепечаев" w:date="2021-05-26T13:24:00Z">
              <w:rPr>
                <w:rFonts w:ascii="Courier New" w:hAnsi="Courier New" w:cs="Courier New"/>
                <w:bCs/>
                <w:spacing w:val="-4"/>
                <w:lang w:val="en-US"/>
              </w:rPr>
            </w:rPrChange>
          </w:rPr>
          <w:delText xml:space="preserve">2: </w:delText>
        </w:r>
        <w:r w:rsidRPr="00EE5ABE" w:rsidDel="00AB44D1">
          <w:rPr>
            <w:rFonts w:ascii="Courier New" w:hAnsi="Courier New" w:cs="Courier New"/>
            <w:bCs/>
            <w:spacing w:val="-4"/>
            <w:lang w:val="en-US"/>
          </w:rPr>
          <w:delText>EditText</w:delText>
        </w:r>
        <w:r w:rsidRPr="00AB44D1" w:rsidDel="00AB44D1">
          <w:rPr>
            <w:rFonts w:ascii="Courier New" w:hAnsi="Courier New" w:cs="Courier New"/>
            <w:bCs/>
            <w:spacing w:val="-4"/>
            <w:rPrChange w:id="2649" w:author="Александр Перепечаев" w:date="2021-05-26T13:24:00Z">
              <w:rPr>
                <w:rFonts w:ascii="Courier New" w:hAnsi="Courier New" w:cs="Courier New"/>
                <w:bCs/>
                <w:spacing w:val="-4"/>
                <w:lang w:val="en-US"/>
              </w:rPr>
            </w:rPrChange>
          </w:rPr>
          <w:delText>;</w:delText>
        </w:r>
      </w:del>
    </w:p>
    <w:p w14:paraId="3F3ED8D2" w14:textId="0833D3CF" w:rsidR="00B955D5" w:rsidRPr="00AB44D1" w:rsidDel="00AB44D1" w:rsidRDefault="00B955D5" w:rsidP="00AB44D1">
      <w:pPr>
        <w:spacing w:after="240" w:line="360" w:lineRule="auto"/>
        <w:ind w:left="567"/>
        <w:jc w:val="center"/>
        <w:rPr>
          <w:del w:id="2650" w:author="Александр Перепечаев" w:date="2021-05-26T13:23:00Z"/>
          <w:rFonts w:ascii="Courier New" w:hAnsi="Courier New" w:cs="Courier New"/>
          <w:bCs/>
          <w:spacing w:val="-4"/>
          <w:rPrChange w:id="2651" w:author="Александр Перепечаев" w:date="2021-05-26T13:24:00Z">
            <w:rPr>
              <w:del w:id="2652" w:author="Александр Перепечаев" w:date="2021-05-26T13:23:00Z"/>
              <w:rFonts w:ascii="Courier New" w:hAnsi="Courier New" w:cs="Courier New"/>
              <w:bCs/>
              <w:spacing w:val="-4"/>
              <w:lang w:val="en-US"/>
            </w:rPr>
          </w:rPrChange>
        </w:rPr>
        <w:pPrChange w:id="2653" w:author="Александр Перепечаев" w:date="2021-05-26T13:23:00Z">
          <w:pPr>
            <w:autoSpaceDE w:val="0"/>
            <w:autoSpaceDN w:val="0"/>
            <w:adjustRightInd w:val="0"/>
            <w:ind w:left="567" w:firstLine="709"/>
          </w:pPr>
        </w:pPrChange>
      </w:pPr>
      <w:del w:id="2654" w:author="Александр Перепечаев" w:date="2021-05-26T13:23:00Z">
        <w:r w:rsidRPr="00AB44D1" w:rsidDel="00AB44D1">
          <w:rPr>
            <w:rFonts w:ascii="Courier New" w:hAnsi="Courier New" w:cs="Courier New"/>
            <w:bCs/>
            <w:spacing w:val="-4"/>
            <w:rPrChange w:id="26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private</w:delText>
        </w:r>
        <w:r w:rsidRPr="00AB44D1" w:rsidDel="00AB44D1">
          <w:rPr>
            <w:rFonts w:ascii="Courier New" w:hAnsi="Courier New" w:cs="Courier New"/>
            <w:bCs/>
            <w:spacing w:val="-4"/>
            <w:rPrChange w:id="26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lateinit</w:delText>
        </w:r>
        <w:r w:rsidRPr="00AB44D1" w:rsidDel="00AB44D1">
          <w:rPr>
            <w:rFonts w:ascii="Courier New" w:hAnsi="Courier New" w:cs="Courier New"/>
            <w:bCs/>
            <w:spacing w:val="-4"/>
            <w:rPrChange w:id="265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265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265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EditText</w:delText>
        </w:r>
        <w:r w:rsidRPr="00AB44D1" w:rsidDel="00AB44D1">
          <w:rPr>
            <w:rFonts w:ascii="Courier New" w:hAnsi="Courier New" w:cs="Courier New"/>
            <w:bCs/>
            <w:spacing w:val="-4"/>
            <w:rPrChange w:id="2660" w:author="Александр Перепечаев" w:date="2021-05-26T13:24:00Z">
              <w:rPr>
                <w:rFonts w:ascii="Courier New" w:hAnsi="Courier New" w:cs="Courier New"/>
                <w:bCs/>
                <w:spacing w:val="-4"/>
                <w:lang w:val="en-US"/>
              </w:rPr>
            </w:rPrChange>
          </w:rPr>
          <w:delText>;</w:delText>
        </w:r>
      </w:del>
    </w:p>
    <w:p w14:paraId="6910D657" w14:textId="1A3485FA" w:rsidR="00B955D5" w:rsidRPr="00AB44D1" w:rsidDel="00AB44D1" w:rsidRDefault="00B955D5" w:rsidP="00AB44D1">
      <w:pPr>
        <w:spacing w:after="240" w:line="360" w:lineRule="auto"/>
        <w:ind w:left="567"/>
        <w:jc w:val="center"/>
        <w:rPr>
          <w:del w:id="2661" w:author="Александр Перепечаев" w:date="2021-05-26T13:23:00Z"/>
          <w:rFonts w:ascii="Courier New" w:hAnsi="Courier New" w:cs="Courier New"/>
          <w:bCs/>
          <w:spacing w:val="-4"/>
          <w:rPrChange w:id="2662" w:author="Александр Перепечаев" w:date="2021-05-26T13:24:00Z">
            <w:rPr>
              <w:del w:id="2663" w:author="Александр Перепечаев" w:date="2021-05-26T13:23:00Z"/>
              <w:rFonts w:ascii="Courier New" w:hAnsi="Courier New" w:cs="Courier New"/>
              <w:bCs/>
              <w:spacing w:val="-4"/>
              <w:lang w:val="en-US"/>
            </w:rPr>
          </w:rPrChange>
        </w:rPr>
        <w:pPrChange w:id="2664" w:author="Александр Перепечаев" w:date="2021-05-26T13:23:00Z">
          <w:pPr>
            <w:autoSpaceDE w:val="0"/>
            <w:autoSpaceDN w:val="0"/>
            <w:adjustRightInd w:val="0"/>
            <w:ind w:left="567" w:firstLine="709"/>
          </w:pPr>
        </w:pPrChange>
      </w:pPr>
      <w:del w:id="2665" w:author="Александр Перепечаев" w:date="2021-05-26T13:23:00Z">
        <w:r w:rsidRPr="00AB44D1" w:rsidDel="00AB44D1">
          <w:rPr>
            <w:rFonts w:ascii="Courier New" w:hAnsi="Courier New" w:cs="Courier New"/>
            <w:bCs/>
            <w:spacing w:val="-4"/>
            <w:rPrChange w:id="266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private</w:delText>
        </w:r>
        <w:r w:rsidRPr="00AB44D1" w:rsidDel="00AB44D1">
          <w:rPr>
            <w:rFonts w:ascii="Courier New" w:hAnsi="Courier New" w:cs="Courier New"/>
            <w:bCs/>
            <w:spacing w:val="-4"/>
            <w:rPrChange w:id="266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lateinit</w:delText>
        </w:r>
        <w:r w:rsidRPr="00AB44D1" w:rsidDel="00AB44D1">
          <w:rPr>
            <w:rFonts w:ascii="Courier New" w:hAnsi="Courier New" w:cs="Courier New"/>
            <w:bCs/>
            <w:spacing w:val="-4"/>
            <w:rPrChange w:id="266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266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AB44D1" w:rsidDel="00AB44D1">
          <w:rPr>
            <w:rFonts w:ascii="Courier New" w:hAnsi="Courier New" w:cs="Courier New"/>
            <w:bCs/>
            <w:spacing w:val="-4"/>
            <w:rPrChange w:id="267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w:delText>
        </w:r>
        <w:r w:rsidRPr="00AB44D1" w:rsidDel="00AB44D1">
          <w:rPr>
            <w:rFonts w:ascii="Courier New" w:hAnsi="Courier New" w:cs="Courier New"/>
            <w:bCs/>
            <w:spacing w:val="-4"/>
            <w:rPrChange w:id="2671" w:author="Александр Перепечаев" w:date="2021-05-26T13:24:00Z">
              <w:rPr>
                <w:rFonts w:ascii="Courier New" w:hAnsi="Courier New" w:cs="Courier New"/>
                <w:bCs/>
                <w:spacing w:val="-4"/>
                <w:lang w:val="en-US"/>
              </w:rPr>
            </w:rPrChange>
          </w:rPr>
          <w:delText>;</w:delText>
        </w:r>
      </w:del>
    </w:p>
    <w:p w14:paraId="45FBB094" w14:textId="6C047F6A" w:rsidR="00B955D5" w:rsidRPr="00AB44D1" w:rsidDel="00AB44D1" w:rsidRDefault="00B955D5" w:rsidP="00AB44D1">
      <w:pPr>
        <w:spacing w:after="240" w:line="360" w:lineRule="auto"/>
        <w:ind w:left="567"/>
        <w:jc w:val="center"/>
        <w:rPr>
          <w:del w:id="2672" w:author="Александр Перепечаев" w:date="2021-05-26T13:23:00Z"/>
          <w:rFonts w:ascii="Courier New" w:hAnsi="Courier New" w:cs="Courier New"/>
          <w:bCs/>
          <w:spacing w:val="-4"/>
          <w:rPrChange w:id="2673" w:author="Александр Перепечаев" w:date="2021-05-26T13:24:00Z">
            <w:rPr>
              <w:del w:id="2674" w:author="Александр Перепечаев" w:date="2021-05-26T13:23:00Z"/>
              <w:rFonts w:ascii="Courier New" w:hAnsi="Courier New" w:cs="Courier New"/>
              <w:bCs/>
              <w:spacing w:val="-4"/>
              <w:lang w:val="en-US"/>
            </w:rPr>
          </w:rPrChange>
        </w:rPr>
        <w:pPrChange w:id="2675" w:author="Александр Перепечаев" w:date="2021-05-26T13:23:00Z">
          <w:pPr>
            <w:autoSpaceDE w:val="0"/>
            <w:autoSpaceDN w:val="0"/>
            <w:adjustRightInd w:val="0"/>
            <w:ind w:left="567" w:firstLine="709"/>
          </w:pPr>
        </w:pPrChange>
      </w:pPr>
    </w:p>
    <w:p w14:paraId="63B209F6" w14:textId="1F35379C" w:rsidR="00B955D5" w:rsidRPr="00AB44D1" w:rsidDel="00AB44D1" w:rsidRDefault="00B955D5" w:rsidP="00AB44D1">
      <w:pPr>
        <w:spacing w:after="240" w:line="360" w:lineRule="auto"/>
        <w:ind w:left="567"/>
        <w:jc w:val="center"/>
        <w:rPr>
          <w:del w:id="2676" w:author="Александр Перепечаев" w:date="2021-05-26T13:23:00Z"/>
          <w:rFonts w:ascii="Courier New" w:hAnsi="Courier New" w:cs="Courier New"/>
          <w:bCs/>
          <w:spacing w:val="-4"/>
          <w:rPrChange w:id="2677" w:author="Александр Перепечаев" w:date="2021-05-26T13:24:00Z">
            <w:rPr>
              <w:del w:id="2678" w:author="Александр Перепечаев" w:date="2021-05-26T13:23:00Z"/>
              <w:rFonts w:ascii="Courier New" w:hAnsi="Courier New" w:cs="Courier New"/>
              <w:bCs/>
              <w:spacing w:val="-4"/>
              <w:lang w:val="en-US"/>
            </w:rPr>
          </w:rPrChange>
        </w:rPr>
        <w:pPrChange w:id="2679" w:author="Александр Перепечаев" w:date="2021-05-26T13:23:00Z">
          <w:pPr>
            <w:autoSpaceDE w:val="0"/>
            <w:autoSpaceDN w:val="0"/>
            <w:adjustRightInd w:val="0"/>
            <w:ind w:left="567" w:firstLine="709"/>
          </w:pPr>
        </w:pPrChange>
      </w:pPr>
      <w:del w:id="2680" w:author="Александр Перепечаев" w:date="2021-05-26T13:23:00Z">
        <w:r w:rsidRPr="00AB44D1" w:rsidDel="00AB44D1">
          <w:rPr>
            <w:rFonts w:ascii="Courier New" w:hAnsi="Courier New" w:cs="Courier New"/>
            <w:bCs/>
            <w:spacing w:val="-4"/>
            <w:rPrChange w:id="26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override</w:delText>
        </w:r>
        <w:r w:rsidRPr="00AB44D1" w:rsidDel="00AB44D1">
          <w:rPr>
            <w:rFonts w:ascii="Courier New" w:hAnsi="Courier New" w:cs="Courier New"/>
            <w:bCs/>
            <w:spacing w:val="-4"/>
            <w:rPrChange w:id="268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268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onCreate</w:delText>
        </w:r>
        <w:r w:rsidRPr="00AB44D1" w:rsidDel="00AB44D1">
          <w:rPr>
            <w:rFonts w:ascii="Courier New" w:hAnsi="Courier New" w:cs="Courier New"/>
            <w:bCs/>
            <w:spacing w:val="-4"/>
            <w:rPrChange w:id="268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savedInstanceState</w:delText>
        </w:r>
        <w:r w:rsidRPr="00AB44D1" w:rsidDel="00AB44D1">
          <w:rPr>
            <w:rFonts w:ascii="Courier New" w:hAnsi="Courier New" w:cs="Courier New"/>
            <w:bCs/>
            <w:spacing w:val="-4"/>
            <w:rPrChange w:id="268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Bundle</w:delText>
        </w:r>
        <w:r w:rsidRPr="00AB44D1" w:rsidDel="00AB44D1">
          <w:rPr>
            <w:rFonts w:ascii="Courier New" w:hAnsi="Courier New" w:cs="Courier New"/>
            <w:bCs/>
            <w:spacing w:val="-4"/>
            <w:rPrChange w:id="2686" w:author="Александр Перепечаев" w:date="2021-05-26T13:24:00Z">
              <w:rPr>
                <w:rFonts w:ascii="Courier New" w:hAnsi="Courier New" w:cs="Courier New"/>
                <w:bCs/>
                <w:spacing w:val="-4"/>
                <w:lang w:val="en-US"/>
              </w:rPr>
            </w:rPrChange>
          </w:rPr>
          <w:delText>?) {</w:delText>
        </w:r>
      </w:del>
    </w:p>
    <w:p w14:paraId="4035074C" w14:textId="27ED3AEF" w:rsidR="00B955D5" w:rsidRPr="00AB44D1" w:rsidDel="00AB44D1" w:rsidRDefault="00B955D5" w:rsidP="00AB44D1">
      <w:pPr>
        <w:spacing w:after="240" w:line="360" w:lineRule="auto"/>
        <w:ind w:left="567"/>
        <w:jc w:val="center"/>
        <w:rPr>
          <w:del w:id="2687" w:author="Александр Перепечаев" w:date="2021-05-26T13:23:00Z"/>
          <w:rFonts w:ascii="Courier New" w:hAnsi="Courier New" w:cs="Courier New"/>
          <w:bCs/>
          <w:spacing w:val="-4"/>
          <w:rPrChange w:id="2688" w:author="Александр Перепечаев" w:date="2021-05-26T13:24:00Z">
            <w:rPr>
              <w:del w:id="2689" w:author="Александр Перепечаев" w:date="2021-05-26T13:23:00Z"/>
              <w:rFonts w:ascii="Courier New" w:hAnsi="Courier New" w:cs="Courier New"/>
              <w:bCs/>
              <w:spacing w:val="-4"/>
              <w:lang w:val="en-US"/>
            </w:rPr>
          </w:rPrChange>
        </w:rPr>
        <w:pPrChange w:id="2690" w:author="Александр Перепечаев" w:date="2021-05-26T13:23:00Z">
          <w:pPr>
            <w:autoSpaceDE w:val="0"/>
            <w:autoSpaceDN w:val="0"/>
            <w:adjustRightInd w:val="0"/>
            <w:ind w:left="567" w:firstLine="709"/>
          </w:pPr>
        </w:pPrChange>
      </w:pPr>
      <w:del w:id="2691" w:author="Александр Перепечаев" w:date="2021-05-26T13:23:00Z">
        <w:r w:rsidRPr="00AB44D1" w:rsidDel="00AB44D1">
          <w:rPr>
            <w:rFonts w:ascii="Courier New" w:hAnsi="Courier New" w:cs="Courier New"/>
            <w:bCs/>
            <w:spacing w:val="-4"/>
            <w:rPrChange w:id="26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super</w:delText>
        </w:r>
        <w:r w:rsidRPr="00AB44D1" w:rsidDel="00AB44D1">
          <w:rPr>
            <w:rFonts w:ascii="Courier New" w:hAnsi="Courier New" w:cs="Courier New"/>
            <w:bCs/>
            <w:spacing w:val="-4"/>
            <w:rPrChange w:id="269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onCreate</w:delText>
        </w:r>
        <w:r w:rsidRPr="00AB44D1" w:rsidDel="00AB44D1">
          <w:rPr>
            <w:rFonts w:ascii="Courier New" w:hAnsi="Courier New" w:cs="Courier New"/>
            <w:bCs/>
            <w:spacing w:val="-4"/>
            <w:rPrChange w:id="269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savedInstanceState</w:delText>
        </w:r>
        <w:r w:rsidRPr="00AB44D1" w:rsidDel="00AB44D1">
          <w:rPr>
            <w:rFonts w:ascii="Courier New" w:hAnsi="Courier New" w:cs="Courier New"/>
            <w:bCs/>
            <w:spacing w:val="-4"/>
            <w:rPrChange w:id="2695" w:author="Александр Перепечаев" w:date="2021-05-26T13:24:00Z">
              <w:rPr>
                <w:rFonts w:ascii="Courier New" w:hAnsi="Courier New" w:cs="Courier New"/>
                <w:bCs/>
                <w:spacing w:val="-4"/>
                <w:lang w:val="en-US"/>
              </w:rPr>
            </w:rPrChange>
          </w:rPr>
          <w:delText>)</w:delText>
        </w:r>
      </w:del>
    </w:p>
    <w:p w14:paraId="4D65BBC9" w14:textId="7302F287" w:rsidR="00B955D5" w:rsidRPr="00AB44D1" w:rsidDel="00AB44D1" w:rsidRDefault="00B955D5" w:rsidP="00AB44D1">
      <w:pPr>
        <w:spacing w:after="240" w:line="360" w:lineRule="auto"/>
        <w:ind w:left="567"/>
        <w:jc w:val="center"/>
        <w:rPr>
          <w:del w:id="2696" w:author="Александр Перепечаев" w:date="2021-05-26T13:23:00Z"/>
          <w:rFonts w:ascii="Courier New" w:hAnsi="Courier New" w:cs="Courier New"/>
          <w:bCs/>
          <w:spacing w:val="-4"/>
          <w:rPrChange w:id="2697" w:author="Александр Перепечаев" w:date="2021-05-26T13:24:00Z">
            <w:rPr>
              <w:del w:id="2698" w:author="Александр Перепечаев" w:date="2021-05-26T13:23:00Z"/>
              <w:rFonts w:ascii="Courier New" w:hAnsi="Courier New" w:cs="Courier New"/>
              <w:bCs/>
              <w:spacing w:val="-4"/>
              <w:lang w:val="en-US"/>
            </w:rPr>
          </w:rPrChange>
        </w:rPr>
        <w:pPrChange w:id="2699" w:author="Александр Перепечаев" w:date="2021-05-26T13:23:00Z">
          <w:pPr>
            <w:autoSpaceDE w:val="0"/>
            <w:autoSpaceDN w:val="0"/>
            <w:adjustRightInd w:val="0"/>
            <w:ind w:left="567" w:firstLine="709"/>
          </w:pPr>
        </w:pPrChange>
      </w:pPr>
      <w:del w:id="2700" w:author="Александр Перепечаев" w:date="2021-05-26T13:23:00Z">
        <w:r w:rsidRPr="00AB44D1" w:rsidDel="00AB44D1">
          <w:rPr>
            <w:rFonts w:ascii="Courier New" w:hAnsi="Courier New" w:cs="Courier New"/>
            <w:bCs/>
            <w:spacing w:val="-4"/>
            <w:rPrChange w:id="270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setContentView</w:delText>
        </w:r>
        <w:r w:rsidRPr="00AB44D1" w:rsidDel="00AB44D1">
          <w:rPr>
            <w:rFonts w:ascii="Courier New" w:hAnsi="Courier New" w:cs="Courier New"/>
            <w:bCs/>
            <w:spacing w:val="-4"/>
            <w:rPrChange w:id="270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w:delText>
        </w:r>
        <w:r w:rsidRPr="00AB44D1" w:rsidDel="00AB44D1">
          <w:rPr>
            <w:rFonts w:ascii="Courier New" w:hAnsi="Courier New" w:cs="Courier New"/>
            <w:bCs/>
            <w:spacing w:val="-4"/>
            <w:rPrChange w:id="270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layout</w:delText>
        </w:r>
        <w:r w:rsidRPr="00AB44D1" w:rsidDel="00AB44D1">
          <w:rPr>
            <w:rFonts w:ascii="Courier New" w:hAnsi="Courier New" w:cs="Courier New"/>
            <w:bCs/>
            <w:spacing w:val="-4"/>
            <w:rPrChange w:id="270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activity</w:delText>
        </w:r>
        <w:r w:rsidRPr="00AB44D1" w:rsidDel="00AB44D1">
          <w:rPr>
            <w:rFonts w:ascii="Courier New" w:hAnsi="Courier New" w:cs="Courier New"/>
            <w:bCs/>
            <w:spacing w:val="-4"/>
            <w:rPrChange w:id="2705" w:author="Александр Перепечаев" w:date="2021-05-26T13:24:00Z">
              <w:rPr>
                <w:rFonts w:ascii="Courier New" w:hAnsi="Courier New" w:cs="Courier New"/>
                <w:bCs/>
                <w:spacing w:val="-4"/>
                <w:lang w:val="en-US"/>
              </w:rPr>
            </w:rPrChange>
          </w:rPr>
          <w:delText>_</w:delText>
        </w:r>
        <w:r w:rsidRPr="00EE5ABE" w:rsidDel="00AB44D1">
          <w:rPr>
            <w:rFonts w:ascii="Courier New" w:hAnsi="Courier New" w:cs="Courier New"/>
            <w:bCs/>
            <w:spacing w:val="-4"/>
            <w:lang w:val="en-US"/>
          </w:rPr>
          <w:delText>registration</w:delText>
        </w:r>
        <w:r w:rsidRPr="00AB44D1" w:rsidDel="00AB44D1">
          <w:rPr>
            <w:rFonts w:ascii="Courier New" w:hAnsi="Courier New" w:cs="Courier New"/>
            <w:bCs/>
            <w:spacing w:val="-4"/>
            <w:rPrChange w:id="2706" w:author="Александр Перепечаев" w:date="2021-05-26T13:24:00Z">
              <w:rPr>
                <w:rFonts w:ascii="Courier New" w:hAnsi="Courier New" w:cs="Courier New"/>
                <w:bCs/>
                <w:spacing w:val="-4"/>
                <w:lang w:val="en-US"/>
              </w:rPr>
            </w:rPrChange>
          </w:rPr>
          <w:delText>)</w:delText>
        </w:r>
      </w:del>
    </w:p>
    <w:p w14:paraId="52E1EB4E" w14:textId="531F2851" w:rsidR="00B955D5" w:rsidRPr="00AB44D1" w:rsidDel="00AB44D1" w:rsidRDefault="00B955D5" w:rsidP="00AB44D1">
      <w:pPr>
        <w:spacing w:after="240" w:line="360" w:lineRule="auto"/>
        <w:ind w:left="567"/>
        <w:jc w:val="center"/>
        <w:rPr>
          <w:del w:id="2707" w:author="Александр Перепечаев" w:date="2021-05-26T13:23:00Z"/>
          <w:rFonts w:ascii="Courier New" w:hAnsi="Courier New" w:cs="Courier New"/>
          <w:bCs/>
          <w:spacing w:val="-4"/>
          <w:rPrChange w:id="2708" w:author="Александр Перепечаев" w:date="2021-05-26T13:24:00Z">
            <w:rPr>
              <w:del w:id="2709" w:author="Александр Перепечаев" w:date="2021-05-26T13:23:00Z"/>
              <w:rFonts w:ascii="Courier New" w:hAnsi="Courier New" w:cs="Courier New"/>
              <w:bCs/>
              <w:spacing w:val="-4"/>
              <w:lang w:val="en-US"/>
            </w:rPr>
          </w:rPrChange>
        </w:rPr>
        <w:pPrChange w:id="2710" w:author="Александр Перепечаев" w:date="2021-05-26T13:23:00Z">
          <w:pPr>
            <w:autoSpaceDE w:val="0"/>
            <w:autoSpaceDN w:val="0"/>
            <w:adjustRightInd w:val="0"/>
            <w:ind w:left="567" w:firstLine="709"/>
          </w:pPr>
        </w:pPrChange>
      </w:pPr>
    </w:p>
    <w:p w14:paraId="400CEEA5" w14:textId="461043DB" w:rsidR="00B955D5" w:rsidRPr="00AB44D1" w:rsidDel="00AB44D1" w:rsidRDefault="00B955D5" w:rsidP="00AB44D1">
      <w:pPr>
        <w:spacing w:after="240" w:line="360" w:lineRule="auto"/>
        <w:ind w:left="567"/>
        <w:jc w:val="center"/>
        <w:rPr>
          <w:del w:id="2711" w:author="Александр Перепечаев" w:date="2021-05-26T13:23:00Z"/>
          <w:rFonts w:ascii="Courier New" w:hAnsi="Courier New" w:cs="Courier New"/>
          <w:bCs/>
          <w:spacing w:val="-4"/>
          <w:rPrChange w:id="2712" w:author="Александр Перепечаев" w:date="2021-05-26T13:24:00Z">
            <w:rPr>
              <w:del w:id="2713" w:author="Александр Перепечаев" w:date="2021-05-26T13:23:00Z"/>
              <w:rFonts w:ascii="Courier New" w:hAnsi="Courier New" w:cs="Courier New"/>
              <w:bCs/>
              <w:spacing w:val="-4"/>
              <w:lang w:val="en-US"/>
            </w:rPr>
          </w:rPrChange>
        </w:rPr>
        <w:pPrChange w:id="2714" w:author="Александр Перепечаев" w:date="2021-05-26T13:23:00Z">
          <w:pPr>
            <w:autoSpaceDE w:val="0"/>
            <w:autoSpaceDN w:val="0"/>
            <w:adjustRightInd w:val="0"/>
            <w:ind w:left="567" w:firstLine="709"/>
          </w:pPr>
        </w:pPrChange>
      </w:pPr>
      <w:del w:id="2715" w:author="Александр Перепечаев" w:date="2021-05-26T13:23:00Z">
        <w:r w:rsidRPr="00AB44D1" w:rsidDel="00AB44D1">
          <w:rPr>
            <w:rFonts w:ascii="Courier New" w:hAnsi="Courier New" w:cs="Courier New"/>
            <w:bCs/>
            <w:spacing w:val="-4"/>
            <w:rPrChange w:id="271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271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findViewById</w:delText>
        </w:r>
        <w:r w:rsidRPr="00AB44D1" w:rsidDel="00AB44D1">
          <w:rPr>
            <w:rFonts w:ascii="Courier New" w:hAnsi="Courier New" w:cs="Courier New"/>
            <w:bCs/>
            <w:spacing w:val="-4"/>
            <w:rPrChange w:id="271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w:delText>
        </w:r>
        <w:r w:rsidRPr="00AB44D1" w:rsidDel="00AB44D1">
          <w:rPr>
            <w:rFonts w:ascii="Courier New" w:hAnsi="Courier New" w:cs="Courier New"/>
            <w:bCs/>
            <w:spacing w:val="-4"/>
            <w:rPrChange w:id="271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272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2721" w:author="Александр Перепечаев" w:date="2021-05-26T13:24:00Z">
              <w:rPr>
                <w:rFonts w:ascii="Courier New" w:hAnsi="Courier New" w:cs="Courier New"/>
                <w:bCs/>
                <w:spacing w:val="-4"/>
                <w:lang w:val="en-US"/>
              </w:rPr>
            </w:rPrChange>
          </w:rPr>
          <w:delText>);</w:delText>
        </w:r>
      </w:del>
    </w:p>
    <w:p w14:paraId="4B2C0B94" w14:textId="43E64E00" w:rsidR="00B955D5" w:rsidRPr="00AB44D1" w:rsidDel="00AB44D1" w:rsidRDefault="00B955D5" w:rsidP="00AB44D1">
      <w:pPr>
        <w:spacing w:after="240" w:line="360" w:lineRule="auto"/>
        <w:ind w:left="567"/>
        <w:jc w:val="center"/>
        <w:rPr>
          <w:del w:id="2722" w:author="Александр Перепечаев" w:date="2021-05-26T13:23:00Z"/>
          <w:rFonts w:ascii="Courier New" w:hAnsi="Courier New" w:cs="Courier New"/>
          <w:bCs/>
          <w:spacing w:val="-4"/>
          <w:rPrChange w:id="2723" w:author="Александр Перепечаев" w:date="2021-05-26T13:24:00Z">
            <w:rPr>
              <w:del w:id="2724" w:author="Александр Перепечаев" w:date="2021-05-26T13:23:00Z"/>
              <w:rFonts w:ascii="Courier New" w:hAnsi="Courier New" w:cs="Courier New"/>
              <w:bCs/>
              <w:spacing w:val="-4"/>
              <w:lang w:val="en-US"/>
            </w:rPr>
          </w:rPrChange>
        </w:rPr>
        <w:pPrChange w:id="2725" w:author="Александр Перепечаев" w:date="2021-05-26T13:23:00Z">
          <w:pPr>
            <w:autoSpaceDE w:val="0"/>
            <w:autoSpaceDN w:val="0"/>
            <w:adjustRightInd w:val="0"/>
            <w:ind w:left="567" w:firstLine="709"/>
          </w:pPr>
        </w:pPrChange>
      </w:pPr>
      <w:del w:id="2726" w:author="Александр Перепечаев" w:date="2021-05-26T13:23:00Z">
        <w:r w:rsidRPr="00AB44D1" w:rsidDel="00AB44D1">
          <w:rPr>
            <w:rFonts w:ascii="Courier New" w:hAnsi="Courier New" w:cs="Courier New"/>
            <w:bCs/>
            <w:spacing w:val="-4"/>
            <w:rPrChange w:id="272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password</w:delText>
        </w:r>
        <w:r w:rsidRPr="00AB44D1" w:rsidDel="00AB44D1">
          <w:rPr>
            <w:rFonts w:ascii="Courier New" w:hAnsi="Courier New" w:cs="Courier New"/>
            <w:bCs/>
            <w:spacing w:val="-4"/>
            <w:rPrChange w:id="2728" w:author="Александр Перепечаев" w:date="2021-05-26T13:24:00Z">
              <w:rPr>
                <w:rFonts w:ascii="Courier New" w:hAnsi="Courier New" w:cs="Courier New"/>
                <w:bCs/>
                <w:spacing w:val="-4"/>
                <w:lang w:val="en-US"/>
              </w:rPr>
            </w:rPrChange>
          </w:rPr>
          <w:delText xml:space="preserve">1 = </w:delText>
        </w:r>
        <w:r w:rsidRPr="00EE5ABE" w:rsidDel="00AB44D1">
          <w:rPr>
            <w:rFonts w:ascii="Courier New" w:hAnsi="Courier New" w:cs="Courier New"/>
            <w:bCs/>
            <w:spacing w:val="-4"/>
            <w:lang w:val="en-US"/>
          </w:rPr>
          <w:delText>findViewById</w:delText>
        </w:r>
        <w:r w:rsidRPr="00AB44D1" w:rsidDel="00AB44D1">
          <w:rPr>
            <w:rFonts w:ascii="Courier New" w:hAnsi="Courier New" w:cs="Courier New"/>
            <w:bCs/>
            <w:spacing w:val="-4"/>
            <w:rPrChange w:id="272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w:delText>
        </w:r>
        <w:r w:rsidRPr="00AB44D1" w:rsidDel="00AB44D1">
          <w:rPr>
            <w:rFonts w:ascii="Courier New" w:hAnsi="Courier New" w:cs="Courier New"/>
            <w:bCs/>
            <w:spacing w:val="-4"/>
            <w:rPrChange w:id="273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273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pass</w:delText>
        </w:r>
        <w:r w:rsidRPr="00AB44D1" w:rsidDel="00AB44D1">
          <w:rPr>
            <w:rFonts w:ascii="Courier New" w:hAnsi="Courier New" w:cs="Courier New"/>
            <w:bCs/>
            <w:spacing w:val="-4"/>
            <w:rPrChange w:id="2732" w:author="Александр Перепечаев" w:date="2021-05-26T13:24:00Z">
              <w:rPr>
                <w:rFonts w:ascii="Courier New" w:hAnsi="Courier New" w:cs="Courier New"/>
                <w:bCs/>
                <w:spacing w:val="-4"/>
                <w:lang w:val="en-US"/>
              </w:rPr>
            </w:rPrChange>
          </w:rPr>
          <w:delText>);</w:delText>
        </w:r>
      </w:del>
    </w:p>
    <w:p w14:paraId="73C50C39" w14:textId="62CD01E0" w:rsidR="00B955D5" w:rsidRPr="00AB44D1" w:rsidDel="00AB44D1" w:rsidRDefault="00B955D5" w:rsidP="00AB44D1">
      <w:pPr>
        <w:spacing w:after="240" w:line="360" w:lineRule="auto"/>
        <w:ind w:left="567"/>
        <w:jc w:val="center"/>
        <w:rPr>
          <w:del w:id="2733" w:author="Александр Перепечаев" w:date="2021-05-26T13:23:00Z"/>
          <w:rFonts w:ascii="Courier New" w:hAnsi="Courier New" w:cs="Courier New"/>
          <w:bCs/>
          <w:spacing w:val="-4"/>
          <w:rPrChange w:id="2734" w:author="Александр Перепечаев" w:date="2021-05-26T13:24:00Z">
            <w:rPr>
              <w:del w:id="2735" w:author="Александр Перепечаев" w:date="2021-05-26T13:23:00Z"/>
              <w:rFonts w:ascii="Courier New" w:hAnsi="Courier New" w:cs="Courier New"/>
              <w:bCs/>
              <w:spacing w:val="-4"/>
              <w:lang w:val="en-US"/>
            </w:rPr>
          </w:rPrChange>
        </w:rPr>
        <w:pPrChange w:id="2736" w:author="Александр Перепечаев" w:date="2021-05-26T13:23:00Z">
          <w:pPr>
            <w:autoSpaceDE w:val="0"/>
            <w:autoSpaceDN w:val="0"/>
            <w:adjustRightInd w:val="0"/>
            <w:ind w:left="567" w:firstLine="709"/>
          </w:pPr>
        </w:pPrChange>
      </w:pPr>
      <w:del w:id="2737" w:author="Александр Перепечаев" w:date="2021-05-26T13:23:00Z">
        <w:r w:rsidRPr="00AB44D1" w:rsidDel="00AB44D1">
          <w:rPr>
            <w:rFonts w:ascii="Courier New" w:hAnsi="Courier New" w:cs="Courier New"/>
            <w:bCs/>
            <w:spacing w:val="-4"/>
            <w:rPrChange w:id="273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password</w:delText>
        </w:r>
        <w:r w:rsidRPr="00AB44D1" w:rsidDel="00AB44D1">
          <w:rPr>
            <w:rFonts w:ascii="Courier New" w:hAnsi="Courier New" w:cs="Courier New"/>
            <w:bCs/>
            <w:spacing w:val="-4"/>
            <w:rPrChange w:id="2739" w:author="Александр Перепечаев" w:date="2021-05-26T13:24:00Z">
              <w:rPr>
                <w:rFonts w:ascii="Courier New" w:hAnsi="Courier New" w:cs="Courier New"/>
                <w:bCs/>
                <w:spacing w:val="-4"/>
                <w:lang w:val="en-US"/>
              </w:rPr>
            </w:rPrChange>
          </w:rPr>
          <w:delText xml:space="preserve">2 = </w:delText>
        </w:r>
        <w:r w:rsidRPr="00EE5ABE" w:rsidDel="00AB44D1">
          <w:rPr>
            <w:rFonts w:ascii="Courier New" w:hAnsi="Courier New" w:cs="Courier New"/>
            <w:bCs/>
            <w:spacing w:val="-4"/>
            <w:lang w:val="en-US"/>
          </w:rPr>
          <w:delText>findViewById</w:delText>
        </w:r>
        <w:r w:rsidRPr="00AB44D1" w:rsidDel="00AB44D1">
          <w:rPr>
            <w:rFonts w:ascii="Courier New" w:hAnsi="Courier New" w:cs="Courier New"/>
            <w:bCs/>
            <w:spacing w:val="-4"/>
            <w:rPrChange w:id="274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w:delText>
        </w:r>
        <w:r w:rsidRPr="00AB44D1" w:rsidDel="00AB44D1">
          <w:rPr>
            <w:rFonts w:ascii="Courier New" w:hAnsi="Courier New" w:cs="Courier New"/>
            <w:bCs/>
            <w:spacing w:val="-4"/>
            <w:rPrChange w:id="274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274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pass</w:delText>
        </w:r>
        <w:r w:rsidRPr="00AB44D1" w:rsidDel="00AB44D1">
          <w:rPr>
            <w:rFonts w:ascii="Courier New" w:hAnsi="Courier New" w:cs="Courier New"/>
            <w:bCs/>
            <w:spacing w:val="-4"/>
            <w:rPrChange w:id="2743" w:author="Александр Перепечаев" w:date="2021-05-26T13:24:00Z">
              <w:rPr>
                <w:rFonts w:ascii="Courier New" w:hAnsi="Courier New" w:cs="Courier New"/>
                <w:bCs/>
                <w:spacing w:val="-4"/>
                <w:lang w:val="en-US"/>
              </w:rPr>
            </w:rPrChange>
          </w:rPr>
          <w:delText>2);</w:delText>
        </w:r>
      </w:del>
    </w:p>
    <w:p w14:paraId="6972D047" w14:textId="0E410CB8" w:rsidR="00B955D5" w:rsidRPr="00AB44D1" w:rsidDel="00AB44D1" w:rsidRDefault="00B955D5" w:rsidP="00AB44D1">
      <w:pPr>
        <w:spacing w:after="240" w:line="360" w:lineRule="auto"/>
        <w:ind w:left="567"/>
        <w:jc w:val="center"/>
        <w:rPr>
          <w:del w:id="2744" w:author="Александр Перепечаев" w:date="2021-05-26T13:23:00Z"/>
          <w:rFonts w:ascii="Courier New" w:hAnsi="Courier New" w:cs="Courier New"/>
          <w:bCs/>
          <w:spacing w:val="-4"/>
          <w:rPrChange w:id="2745" w:author="Александр Перепечаев" w:date="2021-05-26T13:24:00Z">
            <w:rPr>
              <w:del w:id="2746" w:author="Александр Перепечаев" w:date="2021-05-26T13:23:00Z"/>
              <w:rFonts w:ascii="Courier New" w:hAnsi="Courier New" w:cs="Courier New"/>
              <w:bCs/>
              <w:spacing w:val="-4"/>
              <w:lang w:val="en-US"/>
            </w:rPr>
          </w:rPrChange>
        </w:rPr>
        <w:pPrChange w:id="2747" w:author="Александр Перепечаев" w:date="2021-05-26T13:23:00Z">
          <w:pPr>
            <w:autoSpaceDE w:val="0"/>
            <w:autoSpaceDN w:val="0"/>
            <w:adjustRightInd w:val="0"/>
            <w:ind w:left="567" w:firstLine="709"/>
          </w:pPr>
        </w:pPrChange>
      </w:pPr>
      <w:del w:id="2748" w:author="Александр Перепечаев" w:date="2021-05-26T13:23:00Z">
        <w:r w:rsidRPr="00AB44D1" w:rsidDel="00AB44D1">
          <w:rPr>
            <w:rFonts w:ascii="Courier New" w:hAnsi="Courier New" w:cs="Courier New"/>
            <w:bCs/>
            <w:spacing w:val="-4"/>
            <w:rPrChange w:id="274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275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findViewById</w:delText>
        </w:r>
        <w:r w:rsidRPr="00AB44D1" w:rsidDel="00AB44D1">
          <w:rPr>
            <w:rFonts w:ascii="Courier New" w:hAnsi="Courier New" w:cs="Courier New"/>
            <w:bCs/>
            <w:spacing w:val="-4"/>
            <w:rPrChange w:id="275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w:delText>
        </w:r>
        <w:r w:rsidRPr="00AB44D1" w:rsidDel="00AB44D1">
          <w:rPr>
            <w:rFonts w:ascii="Courier New" w:hAnsi="Courier New" w:cs="Courier New"/>
            <w:bCs/>
            <w:spacing w:val="-4"/>
            <w:rPrChange w:id="275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275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2754" w:author="Александр Перепечаев" w:date="2021-05-26T13:24:00Z">
              <w:rPr>
                <w:rFonts w:ascii="Courier New" w:hAnsi="Courier New" w:cs="Courier New"/>
                <w:bCs/>
                <w:spacing w:val="-4"/>
                <w:lang w:val="en-US"/>
              </w:rPr>
            </w:rPrChange>
          </w:rPr>
          <w:delText>);</w:delText>
        </w:r>
      </w:del>
    </w:p>
    <w:p w14:paraId="74AD3172" w14:textId="1FEFDFBD" w:rsidR="00B955D5" w:rsidRPr="00AB44D1" w:rsidDel="00AB44D1" w:rsidRDefault="00B955D5" w:rsidP="00AB44D1">
      <w:pPr>
        <w:spacing w:after="240" w:line="360" w:lineRule="auto"/>
        <w:ind w:left="567"/>
        <w:jc w:val="center"/>
        <w:rPr>
          <w:del w:id="2755" w:author="Александр Перепечаев" w:date="2021-05-26T13:23:00Z"/>
          <w:rFonts w:ascii="Courier New" w:hAnsi="Courier New" w:cs="Courier New"/>
          <w:bCs/>
          <w:spacing w:val="-4"/>
          <w:rPrChange w:id="2756" w:author="Александр Перепечаев" w:date="2021-05-26T13:24:00Z">
            <w:rPr>
              <w:del w:id="2757" w:author="Александр Перепечаев" w:date="2021-05-26T13:23:00Z"/>
              <w:rFonts w:ascii="Courier New" w:hAnsi="Courier New" w:cs="Courier New"/>
              <w:bCs/>
              <w:spacing w:val="-4"/>
              <w:lang w:val="en-US"/>
            </w:rPr>
          </w:rPrChange>
        </w:rPr>
        <w:pPrChange w:id="2758" w:author="Александр Перепечаев" w:date="2021-05-26T13:23:00Z">
          <w:pPr>
            <w:autoSpaceDE w:val="0"/>
            <w:autoSpaceDN w:val="0"/>
            <w:adjustRightInd w:val="0"/>
            <w:ind w:left="567" w:firstLine="709"/>
          </w:pPr>
        </w:pPrChange>
      </w:pPr>
      <w:del w:id="2759" w:author="Александр Перепечаев" w:date="2021-05-26T13:23:00Z">
        <w:r w:rsidRPr="00AB44D1" w:rsidDel="00AB44D1">
          <w:rPr>
            <w:rFonts w:ascii="Courier New" w:hAnsi="Courier New" w:cs="Courier New"/>
            <w:bCs/>
            <w:spacing w:val="-4"/>
            <w:rPrChange w:id="276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AB44D1" w:rsidDel="00AB44D1">
          <w:rPr>
            <w:rFonts w:ascii="Courier New" w:hAnsi="Courier New" w:cs="Courier New"/>
            <w:bCs/>
            <w:spacing w:val="-4"/>
            <w:rPrChange w:id="276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findViewById</w:delText>
        </w:r>
        <w:r w:rsidRPr="00AB44D1" w:rsidDel="00AB44D1">
          <w:rPr>
            <w:rFonts w:ascii="Courier New" w:hAnsi="Courier New" w:cs="Courier New"/>
            <w:bCs/>
            <w:spacing w:val="-4"/>
            <w:rPrChange w:id="276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w:delText>
        </w:r>
        <w:r w:rsidRPr="00AB44D1" w:rsidDel="00AB44D1">
          <w:rPr>
            <w:rFonts w:ascii="Courier New" w:hAnsi="Courier New" w:cs="Courier New"/>
            <w:bCs/>
            <w:spacing w:val="-4"/>
            <w:rPrChange w:id="276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276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messageRegistration</w:delText>
        </w:r>
        <w:r w:rsidRPr="00AB44D1" w:rsidDel="00AB44D1">
          <w:rPr>
            <w:rFonts w:ascii="Courier New" w:hAnsi="Courier New" w:cs="Courier New"/>
            <w:bCs/>
            <w:spacing w:val="-4"/>
            <w:rPrChange w:id="2765" w:author="Александр Перепечаев" w:date="2021-05-26T13:24:00Z">
              <w:rPr>
                <w:rFonts w:ascii="Courier New" w:hAnsi="Courier New" w:cs="Courier New"/>
                <w:bCs/>
                <w:spacing w:val="-4"/>
                <w:lang w:val="en-US"/>
              </w:rPr>
            </w:rPrChange>
          </w:rPr>
          <w:delText>)</w:delText>
        </w:r>
      </w:del>
    </w:p>
    <w:p w14:paraId="334ED3B5" w14:textId="1B85D903" w:rsidR="00B955D5" w:rsidRPr="00AB44D1" w:rsidDel="00AB44D1" w:rsidRDefault="00B955D5" w:rsidP="00AB44D1">
      <w:pPr>
        <w:spacing w:after="240" w:line="360" w:lineRule="auto"/>
        <w:ind w:left="567"/>
        <w:jc w:val="center"/>
        <w:rPr>
          <w:del w:id="2766" w:author="Александр Перепечаев" w:date="2021-05-26T13:23:00Z"/>
          <w:rFonts w:ascii="Courier New" w:hAnsi="Courier New" w:cs="Courier New"/>
          <w:bCs/>
          <w:spacing w:val="-4"/>
          <w:rPrChange w:id="2767" w:author="Александр Перепечаев" w:date="2021-05-26T13:24:00Z">
            <w:rPr>
              <w:del w:id="2768" w:author="Александр Перепечаев" w:date="2021-05-26T13:23:00Z"/>
              <w:rFonts w:ascii="Courier New" w:hAnsi="Courier New" w:cs="Courier New"/>
              <w:bCs/>
              <w:spacing w:val="-4"/>
              <w:lang w:val="en-US"/>
            </w:rPr>
          </w:rPrChange>
        </w:rPr>
        <w:pPrChange w:id="2769" w:author="Александр Перепечаев" w:date="2021-05-26T13:23:00Z">
          <w:pPr>
            <w:autoSpaceDE w:val="0"/>
            <w:autoSpaceDN w:val="0"/>
            <w:adjustRightInd w:val="0"/>
            <w:ind w:left="567" w:firstLine="709"/>
          </w:pPr>
        </w:pPrChange>
      </w:pPr>
      <w:del w:id="2770" w:author="Александр Перепечаев" w:date="2021-05-26T13:23:00Z">
        <w:r w:rsidRPr="00AB44D1" w:rsidDel="00AB44D1">
          <w:rPr>
            <w:rFonts w:ascii="Courier New" w:hAnsi="Courier New" w:cs="Courier New"/>
            <w:bCs/>
            <w:spacing w:val="-4"/>
            <w:rPrChange w:id="2771" w:author="Александр Перепечаев" w:date="2021-05-26T13:24:00Z">
              <w:rPr>
                <w:rFonts w:ascii="Courier New" w:hAnsi="Courier New" w:cs="Courier New"/>
                <w:bCs/>
                <w:spacing w:val="-4"/>
                <w:lang w:val="en-US"/>
              </w:rPr>
            </w:rPrChange>
          </w:rPr>
          <w:delText xml:space="preserve">    }</w:delText>
        </w:r>
      </w:del>
    </w:p>
    <w:p w14:paraId="721C92CE" w14:textId="78E2FB6A" w:rsidR="00B955D5" w:rsidRPr="00AB44D1" w:rsidDel="00AB44D1" w:rsidRDefault="00B955D5" w:rsidP="00AB44D1">
      <w:pPr>
        <w:spacing w:after="240" w:line="360" w:lineRule="auto"/>
        <w:ind w:left="567"/>
        <w:jc w:val="center"/>
        <w:rPr>
          <w:del w:id="2772" w:author="Александр Перепечаев" w:date="2021-05-26T13:23:00Z"/>
          <w:rFonts w:ascii="Courier New" w:hAnsi="Courier New" w:cs="Courier New"/>
          <w:bCs/>
          <w:spacing w:val="-4"/>
          <w:rPrChange w:id="2773" w:author="Александр Перепечаев" w:date="2021-05-26T13:24:00Z">
            <w:rPr>
              <w:del w:id="2774" w:author="Александр Перепечаев" w:date="2021-05-26T13:23:00Z"/>
              <w:rFonts w:ascii="Courier New" w:hAnsi="Courier New" w:cs="Courier New"/>
              <w:bCs/>
              <w:spacing w:val="-4"/>
              <w:lang w:val="en-US"/>
            </w:rPr>
          </w:rPrChange>
        </w:rPr>
        <w:pPrChange w:id="2775" w:author="Александр Перепечаев" w:date="2021-05-26T13:23:00Z">
          <w:pPr>
            <w:autoSpaceDE w:val="0"/>
            <w:autoSpaceDN w:val="0"/>
            <w:adjustRightInd w:val="0"/>
            <w:ind w:left="567" w:firstLine="709"/>
          </w:pPr>
        </w:pPrChange>
      </w:pPr>
    </w:p>
    <w:p w14:paraId="4D38D0B0" w14:textId="7D684AF0" w:rsidR="00B955D5" w:rsidRPr="00AB44D1" w:rsidDel="00AB44D1" w:rsidRDefault="00B955D5" w:rsidP="00AB44D1">
      <w:pPr>
        <w:spacing w:after="240" w:line="360" w:lineRule="auto"/>
        <w:ind w:left="567"/>
        <w:jc w:val="center"/>
        <w:rPr>
          <w:del w:id="2776" w:author="Александр Перепечаев" w:date="2021-05-26T13:23:00Z"/>
          <w:rFonts w:ascii="Courier New" w:hAnsi="Courier New" w:cs="Courier New"/>
          <w:bCs/>
          <w:spacing w:val="-4"/>
          <w:rPrChange w:id="2777" w:author="Александр Перепечаев" w:date="2021-05-26T13:24:00Z">
            <w:rPr>
              <w:del w:id="2778" w:author="Александр Перепечаев" w:date="2021-05-26T13:23:00Z"/>
              <w:rFonts w:ascii="Courier New" w:hAnsi="Courier New" w:cs="Courier New"/>
              <w:bCs/>
              <w:spacing w:val="-4"/>
              <w:lang w:val="en-US"/>
            </w:rPr>
          </w:rPrChange>
        </w:rPr>
        <w:pPrChange w:id="2779" w:author="Александр Перепечаев" w:date="2021-05-26T13:23:00Z">
          <w:pPr>
            <w:autoSpaceDE w:val="0"/>
            <w:autoSpaceDN w:val="0"/>
            <w:adjustRightInd w:val="0"/>
            <w:ind w:left="567" w:firstLine="709"/>
          </w:pPr>
        </w:pPrChange>
      </w:pPr>
      <w:del w:id="2780" w:author="Александр Перепечаев" w:date="2021-05-26T13:23:00Z">
        <w:r w:rsidRPr="00AB44D1" w:rsidDel="00AB44D1">
          <w:rPr>
            <w:rFonts w:ascii="Courier New" w:hAnsi="Courier New" w:cs="Courier New"/>
            <w:bCs/>
            <w:spacing w:val="-4"/>
            <w:rPrChange w:id="27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278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registration</w:delText>
        </w:r>
        <w:r w:rsidRPr="00AB44D1" w:rsidDel="00AB44D1">
          <w:rPr>
            <w:rFonts w:ascii="Courier New" w:hAnsi="Courier New" w:cs="Courier New"/>
            <w:bCs/>
            <w:spacing w:val="-4"/>
            <w:rPrChange w:id="278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view</w:delText>
        </w:r>
        <w:r w:rsidRPr="00AB44D1" w:rsidDel="00AB44D1">
          <w:rPr>
            <w:rFonts w:ascii="Courier New" w:hAnsi="Courier New" w:cs="Courier New"/>
            <w:bCs/>
            <w:spacing w:val="-4"/>
            <w:rPrChange w:id="27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View</w:delText>
        </w:r>
        <w:r w:rsidRPr="00AB44D1" w:rsidDel="00AB44D1">
          <w:rPr>
            <w:rFonts w:ascii="Courier New" w:hAnsi="Courier New" w:cs="Courier New"/>
            <w:bCs/>
            <w:spacing w:val="-4"/>
            <w:rPrChange w:id="2785" w:author="Александр Перепечаев" w:date="2021-05-26T13:24:00Z">
              <w:rPr>
                <w:rFonts w:ascii="Courier New" w:hAnsi="Courier New" w:cs="Courier New"/>
                <w:bCs/>
                <w:spacing w:val="-4"/>
                <w:lang w:val="en-US"/>
              </w:rPr>
            </w:rPrChange>
          </w:rPr>
          <w:delText>) {</w:delText>
        </w:r>
      </w:del>
    </w:p>
    <w:p w14:paraId="17AAC07D" w14:textId="6A39587D" w:rsidR="00B955D5" w:rsidRPr="00AB44D1" w:rsidDel="00AB44D1" w:rsidRDefault="00B955D5" w:rsidP="00AB44D1">
      <w:pPr>
        <w:spacing w:after="240" w:line="360" w:lineRule="auto"/>
        <w:ind w:left="567"/>
        <w:jc w:val="center"/>
        <w:rPr>
          <w:del w:id="2786" w:author="Александр Перепечаев" w:date="2021-05-26T13:23:00Z"/>
          <w:rFonts w:ascii="Courier New" w:hAnsi="Courier New" w:cs="Courier New"/>
          <w:bCs/>
          <w:spacing w:val="-4"/>
          <w:rPrChange w:id="2787" w:author="Александр Перепечаев" w:date="2021-05-26T13:24:00Z">
            <w:rPr>
              <w:del w:id="2788" w:author="Александр Перепечаев" w:date="2021-05-26T13:23:00Z"/>
              <w:rFonts w:ascii="Courier New" w:hAnsi="Courier New" w:cs="Courier New"/>
              <w:bCs/>
              <w:spacing w:val="-4"/>
              <w:lang w:val="en-US"/>
            </w:rPr>
          </w:rPrChange>
        </w:rPr>
        <w:pPrChange w:id="2789" w:author="Александр Перепечаев" w:date="2021-05-26T13:23:00Z">
          <w:pPr>
            <w:autoSpaceDE w:val="0"/>
            <w:autoSpaceDN w:val="0"/>
            <w:adjustRightInd w:val="0"/>
            <w:ind w:left="567" w:firstLine="709"/>
          </w:pPr>
        </w:pPrChange>
      </w:pPr>
      <w:del w:id="2790" w:author="Александр Перепечаев" w:date="2021-05-26T13:23:00Z">
        <w:r w:rsidRPr="00AB44D1" w:rsidDel="00AB44D1">
          <w:rPr>
            <w:rFonts w:ascii="Courier New" w:hAnsi="Courier New" w:cs="Courier New"/>
            <w:bCs/>
            <w:spacing w:val="-4"/>
            <w:rPrChange w:id="279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registrationUser</w:delText>
        </w:r>
        <w:r w:rsidRPr="00AB44D1" w:rsidDel="00AB44D1">
          <w:rPr>
            <w:rFonts w:ascii="Courier New" w:hAnsi="Courier New" w:cs="Courier New"/>
            <w:bCs/>
            <w:spacing w:val="-4"/>
            <w:rPrChange w:id="2792" w:author="Александр Перепечаев" w:date="2021-05-26T13:24:00Z">
              <w:rPr>
                <w:rFonts w:ascii="Courier New" w:hAnsi="Courier New" w:cs="Courier New"/>
                <w:bCs/>
                <w:spacing w:val="-4"/>
                <w:lang w:val="en-US"/>
              </w:rPr>
            </w:rPrChange>
          </w:rPr>
          <w:delText>();</w:delText>
        </w:r>
      </w:del>
    </w:p>
    <w:p w14:paraId="4434CB58" w14:textId="0B1BBCE2" w:rsidR="00B955D5" w:rsidRPr="00AB44D1" w:rsidDel="00AB44D1" w:rsidRDefault="00B955D5" w:rsidP="00AB44D1">
      <w:pPr>
        <w:spacing w:after="240" w:line="360" w:lineRule="auto"/>
        <w:ind w:left="567"/>
        <w:jc w:val="center"/>
        <w:rPr>
          <w:del w:id="2793" w:author="Александр Перепечаев" w:date="2021-05-26T13:23:00Z"/>
          <w:rFonts w:ascii="Courier New" w:hAnsi="Courier New" w:cs="Courier New"/>
          <w:bCs/>
          <w:spacing w:val="-4"/>
          <w:rPrChange w:id="2794" w:author="Александр Перепечаев" w:date="2021-05-26T13:24:00Z">
            <w:rPr>
              <w:del w:id="2795" w:author="Александр Перепечаев" w:date="2021-05-26T13:23:00Z"/>
              <w:rFonts w:ascii="Courier New" w:hAnsi="Courier New" w:cs="Courier New"/>
              <w:bCs/>
              <w:spacing w:val="-4"/>
              <w:lang w:val="en-US"/>
            </w:rPr>
          </w:rPrChange>
        </w:rPr>
        <w:pPrChange w:id="2796" w:author="Александр Перепечаев" w:date="2021-05-26T13:23:00Z">
          <w:pPr>
            <w:autoSpaceDE w:val="0"/>
            <w:autoSpaceDN w:val="0"/>
            <w:adjustRightInd w:val="0"/>
            <w:ind w:left="567" w:firstLine="709"/>
          </w:pPr>
        </w:pPrChange>
      </w:pPr>
      <w:del w:id="2797" w:author="Александр Перепечаев" w:date="2021-05-26T13:23:00Z">
        <w:r w:rsidRPr="00AB44D1" w:rsidDel="00AB44D1">
          <w:rPr>
            <w:rFonts w:ascii="Courier New" w:hAnsi="Courier New" w:cs="Courier New"/>
            <w:bCs/>
            <w:spacing w:val="-4"/>
            <w:rPrChange w:id="2798" w:author="Александр Перепечаев" w:date="2021-05-26T13:24:00Z">
              <w:rPr>
                <w:rFonts w:ascii="Courier New" w:hAnsi="Courier New" w:cs="Courier New"/>
                <w:bCs/>
                <w:spacing w:val="-4"/>
                <w:lang w:val="en-US"/>
              </w:rPr>
            </w:rPrChange>
          </w:rPr>
          <w:delText xml:space="preserve">    }</w:delText>
        </w:r>
      </w:del>
    </w:p>
    <w:p w14:paraId="3869C968" w14:textId="59FE35C2" w:rsidR="00B955D5" w:rsidRPr="00AB44D1" w:rsidDel="00AB44D1" w:rsidRDefault="00B955D5" w:rsidP="00AB44D1">
      <w:pPr>
        <w:spacing w:after="240" w:line="360" w:lineRule="auto"/>
        <w:ind w:left="567"/>
        <w:jc w:val="center"/>
        <w:rPr>
          <w:del w:id="2799" w:author="Александр Перепечаев" w:date="2021-05-26T13:23:00Z"/>
          <w:rFonts w:ascii="Courier New" w:hAnsi="Courier New" w:cs="Courier New"/>
          <w:bCs/>
          <w:spacing w:val="-4"/>
          <w:rPrChange w:id="2800" w:author="Александр Перепечаев" w:date="2021-05-26T13:24:00Z">
            <w:rPr>
              <w:del w:id="2801" w:author="Александр Перепечаев" w:date="2021-05-26T13:23:00Z"/>
              <w:rFonts w:ascii="Courier New" w:hAnsi="Courier New" w:cs="Courier New"/>
              <w:bCs/>
              <w:spacing w:val="-4"/>
              <w:lang w:val="en-US"/>
            </w:rPr>
          </w:rPrChange>
        </w:rPr>
        <w:pPrChange w:id="2802" w:author="Александр Перепечаев" w:date="2021-05-26T13:23:00Z">
          <w:pPr>
            <w:autoSpaceDE w:val="0"/>
            <w:autoSpaceDN w:val="0"/>
            <w:adjustRightInd w:val="0"/>
            <w:ind w:left="567" w:firstLine="709"/>
          </w:pPr>
        </w:pPrChange>
      </w:pPr>
      <w:del w:id="2803" w:author="Александр Перепечаев" w:date="2021-05-26T13:23:00Z">
        <w:r w:rsidRPr="00AB44D1" w:rsidDel="00AB44D1">
          <w:rPr>
            <w:rFonts w:ascii="Courier New" w:hAnsi="Courier New" w:cs="Courier New"/>
            <w:bCs/>
            <w:spacing w:val="-4"/>
            <w:rPrChange w:id="280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28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registrationUser</w:delText>
        </w:r>
        <w:r w:rsidRPr="00AB44D1" w:rsidDel="00AB44D1">
          <w:rPr>
            <w:rFonts w:ascii="Courier New" w:hAnsi="Courier New" w:cs="Courier New"/>
            <w:bCs/>
            <w:spacing w:val="-4"/>
            <w:rPrChange w:id="2806" w:author="Александр Перепечаев" w:date="2021-05-26T13:24:00Z">
              <w:rPr>
                <w:rFonts w:ascii="Courier New" w:hAnsi="Courier New" w:cs="Courier New"/>
                <w:bCs/>
                <w:spacing w:val="-4"/>
                <w:lang w:val="en-US"/>
              </w:rPr>
            </w:rPrChange>
          </w:rPr>
          <w:delText>(){</w:delText>
        </w:r>
      </w:del>
    </w:p>
    <w:p w14:paraId="4D607DD6" w14:textId="1361EA9C" w:rsidR="00B955D5" w:rsidRPr="00AB44D1" w:rsidDel="00AB44D1" w:rsidRDefault="00B955D5" w:rsidP="00AB44D1">
      <w:pPr>
        <w:spacing w:after="240" w:line="360" w:lineRule="auto"/>
        <w:ind w:left="567"/>
        <w:jc w:val="center"/>
        <w:rPr>
          <w:del w:id="2807" w:author="Александр Перепечаев" w:date="2021-05-26T13:23:00Z"/>
          <w:rFonts w:ascii="Courier New" w:hAnsi="Courier New" w:cs="Courier New"/>
          <w:bCs/>
          <w:spacing w:val="-4"/>
          <w:rPrChange w:id="2808" w:author="Александр Перепечаев" w:date="2021-05-26T13:24:00Z">
            <w:rPr>
              <w:del w:id="2809" w:author="Александр Перепечаев" w:date="2021-05-26T13:23:00Z"/>
              <w:rFonts w:ascii="Courier New" w:hAnsi="Courier New" w:cs="Courier New"/>
              <w:bCs/>
              <w:spacing w:val="-4"/>
              <w:lang w:val="en-US"/>
            </w:rPr>
          </w:rPrChange>
        </w:rPr>
        <w:pPrChange w:id="2810" w:author="Александр Перепечаев" w:date="2021-05-26T13:23:00Z">
          <w:pPr>
            <w:autoSpaceDE w:val="0"/>
            <w:autoSpaceDN w:val="0"/>
            <w:adjustRightInd w:val="0"/>
            <w:ind w:left="567" w:firstLine="709"/>
          </w:pPr>
        </w:pPrChange>
      </w:pPr>
      <w:del w:id="2811" w:author="Александр Перепечаев" w:date="2021-05-26T13:23:00Z">
        <w:r w:rsidRPr="00AB44D1" w:rsidDel="00AB44D1">
          <w:rPr>
            <w:rFonts w:ascii="Courier New" w:hAnsi="Courier New" w:cs="Courier New"/>
            <w:bCs/>
            <w:spacing w:val="-4"/>
            <w:rPrChange w:id="28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281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loginText</w:delText>
        </w:r>
        <w:r w:rsidRPr="00AB44D1" w:rsidDel="00AB44D1">
          <w:rPr>
            <w:rFonts w:ascii="Courier New" w:hAnsi="Courier New" w:cs="Courier New"/>
            <w:bCs/>
            <w:spacing w:val="-4"/>
            <w:rPrChange w:id="281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281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text</w:delText>
        </w:r>
        <w:r w:rsidRPr="00AB44D1" w:rsidDel="00AB44D1">
          <w:rPr>
            <w:rFonts w:ascii="Courier New" w:hAnsi="Courier New" w:cs="Courier New"/>
            <w:bCs/>
            <w:spacing w:val="-4"/>
            <w:rPrChange w:id="281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toString</w:delText>
        </w:r>
        <w:r w:rsidRPr="00AB44D1" w:rsidDel="00AB44D1">
          <w:rPr>
            <w:rFonts w:ascii="Courier New" w:hAnsi="Courier New" w:cs="Courier New"/>
            <w:bCs/>
            <w:spacing w:val="-4"/>
            <w:rPrChange w:id="2817" w:author="Александр Перепечаев" w:date="2021-05-26T13:24:00Z">
              <w:rPr>
                <w:rFonts w:ascii="Courier New" w:hAnsi="Courier New" w:cs="Courier New"/>
                <w:bCs/>
                <w:spacing w:val="-4"/>
                <w:lang w:val="en-US"/>
              </w:rPr>
            </w:rPrChange>
          </w:rPr>
          <w:delText>()</w:delText>
        </w:r>
      </w:del>
    </w:p>
    <w:p w14:paraId="09C85988" w14:textId="6A49DBA8" w:rsidR="00B955D5" w:rsidRPr="00AB44D1" w:rsidDel="00AB44D1" w:rsidRDefault="00B955D5" w:rsidP="00AB44D1">
      <w:pPr>
        <w:spacing w:after="240" w:line="360" w:lineRule="auto"/>
        <w:ind w:left="567"/>
        <w:jc w:val="center"/>
        <w:rPr>
          <w:del w:id="2818" w:author="Александр Перепечаев" w:date="2021-05-26T13:23:00Z"/>
          <w:rFonts w:ascii="Courier New" w:hAnsi="Courier New" w:cs="Courier New"/>
          <w:bCs/>
          <w:spacing w:val="-4"/>
          <w:rPrChange w:id="2819" w:author="Александр Перепечаев" w:date="2021-05-26T13:24:00Z">
            <w:rPr>
              <w:del w:id="2820" w:author="Александр Перепечаев" w:date="2021-05-26T13:23:00Z"/>
              <w:rFonts w:ascii="Courier New" w:hAnsi="Courier New" w:cs="Courier New"/>
              <w:bCs/>
              <w:spacing w:val="-4"/>
              <w:lang w:val="en-US"/>
            </w:rPr>
          </w:rPrChange>
        </w:rPr>
        <w:pPrChange w:id="2821" w:author="Александр Перепечаев" w:date="2021-05-26T13:23:00Z">
          <w:pPr>
            <w:autoSpaceDE w:val="0"/>
            <w:autoSpaceDN w:val="0"/>
            <w:adjustRightInd w:val="0"/>
            <w:ind w:left="567" w:firstLine="709"/>
          </w:pPr>
        </w:pPrChange>
      </w:pPr>
      <w:del w:id="2822" w:author="Александр Перепечаев" w:date="2021-05-26T13:23:00Z">
        <w:r w:rsidRPr="00AB44D1" w:rsidDel="00AB44D1">
          <w:rPr>
            <w:rFonts w:ascii="Courier New" w:hAnsi="Courier New" w:cs="Courier New"/>
            <w:bCs/>
            <w:spacing w:val="-4"/>
            <w:rPrChange w:id="282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282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passText</w:delText>
        </w:r>
        <w:r w:rsidRPr="00AB44D1" w:rsidDel="00AB44D1">
          <w:rPr>
            <w:rFonts w:ascii="Courier New" w:hAnsi="Courier New" w:cs="Courier New"/>
            <w:bCs/>
            <w:spacing w:val="-4"/>
            <w:rPrChange w:id="2825" w:author="Александр Перепечаев" w:date="2021-05-26T13:24:00Z">
              <w:rPr>
                <w:rFonts w:ascii="Courier New" w:hAnsi="Courier New" w:cs="Courier New"/>
                <w:bCs/>
                <w:spacing w:val="-4"/>
                <w:lang w:val="en-US"/>
              </w:rPr>
            </w:rPrChange>
          </w:rPr>
          <w:delText xml:space="preserve">1 = "1" + </w:delText>
        </w:r>
        <w:r w:rsidRPr="00EE5ABE" w:rsidDel="00AB44D1">
          <w:rPr>
            <w:rFonts w:ascii="Courier New" w:hAnsi="Courier New" w:cs="Courier New"/>
            <w:bCs/>
            <w:spacing w:val="-4"/>
            <w:lang w:val="en-US"/>
          </w:rPr>
          <w:delText>password</w:delText>
        </w:r>
        <w:r w:rsidRPr="00AB44D1" w:rsidDel="00AB44D1">
          <w:rPr>
            <w:rFonts w:ascii="Courier New" w:hAnsi="Courier New" w:cs="Courier New"/>
            <w:bCs/>
            <w:spacing w:val="-4"/>
            <w:rPrChange w:id="2826" w:author="Александр Перепечаев" w:date="2021-05-26T13:24:00Z">
              <w:rPr>
                <w:rFonts w:ascii="Courier New" w:hAnsi="Courier New" w:cs="Courier New"/>
                <w:bCs/>
                <w:spacing w:val="-4"/>
                <w:lang w:val="en-US"/>
              </w:rPr>
            </w:rPrChange>
          </w:rPr>
          <w:delText>1.</w:delText>
        </w:r>
        <w:r w:rsidRPr="00EE5ABE" w:rsidDel="00AB44D1">
          <w:rPr>
            <w:rFonts w:ascii="Courier New" w:hAnsi="Courier New" w:cs="Courier New"/>
            <w:bCs/>
            <w:spacing w:val="-4"/>
            <w:lang w:val="en-US"/>
          </w:rPr>
          <w:delText>text</w:delText>
        </w:r>
        <w:r w:rsidRPr="00AB44D1" w:rsidDel="00AB44D1">
          <w:rPr>
            <w:rFonts w:ascii="Courier New" w:hAnsi="Courier New" w:cs="Courier New"/>
            <w:bCs/>
            <w:spacing w:val="-4"/>
            <w:rPrChange w:id="282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toString</w:delText>
        </w:r>
        <w:r w:rsidRPr="00AB44D1" w:rsidDel="00AB44D1">
          <w:rPr>
            <w:rFonts w:ascii="Courier New" w:hAnsi="Courier New" w:cs="Courier New"/>
            <w:bCs/>
            <w:spacing w:val="-4"/>
            <w:rPrChange w:id="2828" w:author="Александр Перепечаев" w:date="2021-05-26T13:24:00Z">
              <w:rPr>
                <w:rFonts w:ascii="Courier New" w:hAnsi="Courier New" w:cs="Courier New"/>
                <w:bCs/>
                <w:spacing w:val="-4"/>
                <w:lang w:val="en-US"/>
              </w:rPr>
            </w:rPrChange>
          </w:rPr>
          <w:delText>()</w:delText>
        </w:r>
      </w:del>
    </w:p>
    <w:p w14:paraId="661F6143" w14:textId="7D717377" w:rsidR="00B955D5" w:rsidRPr="00AB44D1" w:rsidDel="00AB44D1" w:rsidRDefault="00B955D5" w:rsidP="00AB44D1">
      <w:pPr>
        <w:spacing w:after="240" w:line="360" w:lineRule="auto"/>
        <w:ind w:left="567"/>
        <w:jc w:val="center"/>
        <w:rPr>
          <w:del w:id="2829" w:author="Александр Перепечаев" w:date="2021-05-26T13:23:00Z"/>
          <w:rFonts w:ascii="Courier New" w:hAnsi="Courier New" w:cs="Courier New"/>
          <w:bCs/>
          <w:spacing w:val="-4"/>
          <w:rPrChange w:id="2830" w:author="Александр Перепечаев" w:date="2021-05-26T13:24:00Z">
            <w:rPr>
              <w:del w:id="2831" w:author="Александр Перепечаев" w:date="2021-05-26T13:23:00Z"/>
              <w:rFonts w:ascii="Courier New" w:hAnsi="Courier New" w:cs="Courier New"/>
              <w:bCs/>
              <w:spacing w:val="-4"/>
              <w:lang w:val="en-US"/>
            </w:rPr>
          </w:rPrChange>
        </w:rPr>
        <w:pPrChange w:id="2832" w:author="Александр Перепечаев" w:date="2021-05-26T13:23:00Z">
          <w:pPr>
            <w:autoSpaceDE w:val="0"/>
            <w:autoSpaceDN w:val="0"/>
            <w:adjustRightInd w:val="0"/>
            <w:ind w:left="567" w:firstLine="709"/>
          </w:pPr>
        </w:pPrChange>
      </w:pPr>
      <w:del w:id="2833" w:author="Александр Перепечаев" w:date="2021-05-26T13:23:00Z">
        <w:r w:rsidRPr="00AB44D1" w:rsidDel="00AB44D1">
          <w:rPr>
            <w:rFonts w:ascii="Courier New" w:hAnsi="Courier New" w:cs="Courier New"/>
            <w:bCs/>
            <w:spacing w:val="-4"/>
            <w:rPrChange w:id="28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28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passText</w:delText>
        </w:r>
        <w:r w:rsidRPr="00AB44D1" w:rsidDel="00AB44D1">
          <w:rPr>
            <w:rFonts w:ascii="Courier New" w:hAnsi="Courier New" w:cs="Courier New"/>
            <w:bCs/>
            <w:spacing w:val="-4"/>
            <w:rPrChange w:id="2836" w:author="Александр Перепечаев" w:date="2021-05-26T13:24:00Z">
              <w:rPr>
                <w:rFonts w:ascii="Courier New" w:hAnsi="Courier New" w:cs="Courier New"/>
                <w:bCs/>
                <w:spacing w:val="-4"/>
                <w:lang w:val="en-US"/>
              </w:rPr>
            </w:rPrChange>
          </w:rPr>
          <w:delText xml:space="preserve">2 = "1" + </w:delText>
        </w:r>
        <w:r w:rsidRPr="00EE5ABE" w:rsidDel="00AB44D1">
          <w:rPr>
            <w:rFonts w:ascii="Courier New" w:hAnsi="Courier New" w:cs="Courier New"/>
            <w:bCs/>
            <w:spacing w:val="-4"/>
            <w:lang w:val="en-US"/>
          </w:rPr>
          <w:delText>password</w:delText>
        </w:r>
        <w:r w:rsidRPr="00AB44D1" w:rsidDel="00AB44D1">
          <w:rPr>
            <w:rFonts w:ascii="Courier New" w:hAnsi="Courier New" w:cs="Courier New"/>
            <w:bCs/>
            <w:spacing w:val="-4"/>
            <w:rPrChange w:id="2837"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text</w:delText>
        </w:r>
        <w:r w:rsidRPr="00AB44D1" w:rsidDel="00AB44D1">
          <w:rPr>
            <w:rFonts w:ascii="Courier New" w:hAnsi="Courier New" w:cs="Courier New"/>
            <w:bCs/>
            <w:spacing w:val="-4"/>
            <w:rPrChange w:id="283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toString</w:delText>
        </w:r>
        <w:r w:rsidRPr="00AB44D1" w:rsidDel="00AB44D1">
          <w:rPr>
            <w:rFonts w:ascii="Courier New" w:hAnsi="Courier New" w:cs="Courier New"/>
            <w:bCs/>
            <w:spacing w:val="-4"/>
            <w:rPrChange w:id="2839" w:author="Александр Перепечаев" w:date="2021-05-26T13:24:00Z">
              <w:rPr>
                <w:rFonts w:ascii="Courier New" w:hAnsi="Courier New" w:cs="Courier New"/>
                <w:bCs/>
                <w:spacing w:val="-4"/>
                <w:lang w:val="en-US"/>
              </w:rPr>
            </w:rPrChange>
          </w:rPr>
          <w:delText>()</w:delText>
        </w:r>
      </w:del>
    </w:p>
    <w:p w14:paraId="5CE343A5" w14:textId="130C20FA" w:rsidR="00B955D5" w:rsidRPr="00AB44D1" w:rsidDel="00AB44D1" w:rsidRDefault="00B955D5" w:rsidP="00AB44D1">
      <w:pPr>
        <w:spacing w:after="240" w:line="360" w:lineRule="auto"/>
        <w:ind w:left="567"/>
        <w:jc w:val="center"/>
        <w:rPr>
          <w:del w:id="2840" w:author="Александр Перепечаев" w:date="2021-05-26T13:23:00Z"/>
          <w:rFonts w:ascii="Courier New" w:hAnsi="Courier New" w:cs="Courier New"/>
          <w:bCs/>
          <w:spacing w:val="-4"/>
          <w:rPrChange w:id="2841" w:author="Александр Перепечаев" w:date="2021-05-26T13:24:00Z">
            <w:rPr>
              <w:del w:id="2842" w:author="Александр Перепечаев" w:date="2021-05-26T13:23:00Z"/>
              <w:rFonts w:ascii="Courier New" w:hAnsi="Courier New" w:cs="Courier New"/>
              <w:bCs/>
              <w:spacing w:val="-4"/>
              <w:lang w:val="en-US"/>
            </w:rPr>
          </w:rPrChange>
        </w:rPr>
        <w:pPrChange w:id="2843" w:author="Александр Перепечаев" w:date="2021-05-26T13:23:00Z">
          <w:pPr>
            <w:autoSpaceDE w:val="0"/>
            <w:autoSpaceDN w:val="0"/>
            <w:adjustRightInd w:val="0"/>
            <w:ind w:left="567" w:firstLine="709"/>
          </w:pPr>
        </w:pPrChange>
      </w:pPr>
      <w:del w:id="2844" w:author="Александр Перепечаев" w:date="2021-05-26T13:23:00Z">
        <w:r w:rsidRPr="00AB44D1" w:rsidDel="00AB44D1">
          <w:rPr>
            <w:rFonts w:ascii="Courier New" w:hAnsi="Courier New" w:cs="Courier New"/>
            <w:bCs/>
            <w:spacing w:val="-4"/>
            <w:rPrChange w:id="284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284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284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284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text</w:delText>
        </w:r>
        <w:r w:rsidRPr="00AB44D1" w:rsidDel="00AB44D1">
          <w:rPr>
            <w:rFonts w:ascii="Courier New" w:hAnsi="Courier New" w:cs="Courier New"/>
            <w:bCs/>
            <w:spacing w:val="-4"/>
            <w:rPrChange w:id="284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toString</w:delText>
        </w:r>
        <w:r w:rsidRPr="00AB44D1" w:rsidDel="00AB44D1">
          <w:rPr>
            <w:rFonts w:ascii="Courier New" w:hAnsi="Courier New" w:cs="Courier New"/>
            <w:bCs/>
            <w:spacing w:val="-4"/>
            <w:rPrChange w:id="2850" w:author="Александр Перепечаев" w:date="2021-05-26T13:24:00Z">
              <w:rPr>
                <w:rFonts w:ascii="Courier New" w:hAnsi="Courier New" w:cs="Courier New"/>
                <w:bCs/>
                <w:spacing w:val="-4"/>
                <w:lang w:val="en-US"/>
              </w:rPr>
            </w:rPrChange>
          </w:rPr>
          <w:delText>()</w:delText>
        </w:r>
      </w:del>
    </w:p>
    <w:p w14:paraId="0692EEC6" w14:textId="5359D8E8" w:rsidR="00B955D5" w:rsidRPr="00AB44D1" w:rsidDel="00AB44D1" w:rsidRDefault="00B955D5" w:rsidP="00AB44D1">
      <w:pPr>
        <w:spacing w:after="240" w:line="360" w:lineRule="auto"/>
        <w:ind w:left="567"/>
        <w:jc w:val="center"/>
        <w:rPr>
          <w:del w:id="2851" w:author="Александр Перепечаев" w:date="2021-05-26T13:23:00Z"/>
          <w:rFonts w:ascii="Courier New" w:hAnsi="Courier New" w:cs="Courier New"/>
          <w:bCs/>
          <w:spacing w:val="-4"/>
          <w:rPrChange w:id="2852" w:author="Александр Перепечаев" w:date="2021-05-26T13:24:00Z">
            <w:rPr>
              <w:del w:id="2853" w:author="Александр Перепечаев" w:date="2021-05-26T13:23:00Z"/>
              <w:rFonts w:ascii="Courier New" w:hAnsi="Courier New" w:cs="Courier New"/>
              <w:bCs/>
              <w:spacing w:val="-4"/>
              <w:lang w:val="en-US"/>
            </w:rPr>
          </w:rPrChange>
        </w:rPr>
        <w:pPrChange w:id="2854" w:author="Александр Перепечаев" w:date="2021-05-26T13:23:00Z">
          <w:pPr>
            <w:autoSpaceDE w:val="0"/>
            <w:autoSpaceDN w:val="0"/>
            <w:adjustRightInd w:val="0"/>
          </w:pPr>
        </w:pPrChange>
      </w:pPr>
    </w:p>
    <w:p w14:paraId="4DDEE4FD" w14:textId="7C052739" w:rsidR="00B955D5" w:rsidRPr="00AB44D1" w:rsidDel="00AB44D1" w:rsidRDefault="00B955D5" w:rsidP="00AB44D1">
      <w:pPr>
        <w:spacing w:after="240" w:line="360" w:lineRule="auto"/>
        <w:ind w:left="567"/>
        <w:jc w:val="center"/>
        <w:rPr>
          <w:del w:id="2855" w:author="Александр Перепечаев" w:date="2021-05-26T13:23:00Z"/>
          <w:rFonts w:ascii="Courier New" w:hAnsi="Courier New" w:cs="Courier New"/>
          <w:bCs/>
          <w:spacing w:val="-4"/>
          <w:rPrChange w:id="2856" w:author="Александр Перепечаев" w:date="2021-05-26T13:24:00Z">
            <w:rPr>
              <w:del w:id="2857" w:author="Александр Перепечаев" w:date="2021-05-26T13:23:00Z"/>
              <w:rFonts w:ascii="Courier New" w:hAnsi="Courier New" w:cs="Courier New"/>
              <w:bCs/>
              <w:spacing w:val="-4"/>
              <w:lang w:val="en-US"/>
            </w:rPr>
          </w:rPrChange>
        </w:rPr>
        <w:pPrChange w:id="2858" w:author="Александр Перепечаев" w:date="2021-05-26T13:23:00Z">
          <w:pPr>
            <w:autoSpaceDE w:val="0"/>
            <w:autoSpaceDN w:val="0"/>
            <w:adjustRightInd w:val="0"/>
            <w:ind w:left="567" w:firstLine="709"/>
          </w:pPr>
        </w:pPrChange>
      </w:pPr>
      <w:del w:id="2859" w:author="Александр Перепечаев" w:date="2021-05-26T13:23:00Z">
        <w:r w:rsidRPr="00AB44D1" w:rsidDel="00AB44D1">
          <w:rPr>
            <w:rFonts w:ascii="Courier New" w:hAnsi="Courier New" w:cs="Courier New"/>
            <w:bCs/>
            <w:spacing w:val="-4"/>
            <w:rPrChange w:id="286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286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loginText</w:delText>
        </w:r>
        <w:r w:rsidRPr="00AB44D1" w:rsidDel="00AB44D1">
          <w:rPr>
            <w:rFonts w:ascii="Courier New" w:hAnsi="Courier New" w:cs="Courier New"/>
            <w:bCs/>
            <w:spacing w:val="-4"/>
            <w:rPrChange w:id="286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length</w:delText>
        </w:r>
        <w:r w:rsidRPr="00AB44D1" w:rsidDel="00AB44D1">
          <w:rPr>
            <w:rFonts w:ascii="Courier New" w:hAnsi="Courier New" w:cs="Courier New"/>
            <w:bCs/>
            <w:spacing w:val="-4"/>
            <w:rPrChange w:id="2863" w:author="Александр Перепечаев" w:date="2021-05-26T13:24:00Z">
              <w:rPr>
                <w:rFonts w:ascii="Courier New" w:hAnsi="Courier New" w:cs="Courier New"/>
                <w:bCs/>
                <w:spacing w:val="-4"/>
                <w:lang w:val="en-US"/>
              </w:rPr>
            </w:rPrChange>
          </w:rPr>
          <w:delText xml:space="preserve"> &lt;= 2){</w:delText>
        </w:r>
      </w:del>
    </w:p>
    <w:p w14:paraId="7B03AD8D" w14:textId="699BE410" w:rsidR="00B955D5" w:rsidRPr="00AB44D1" w:rsidDel="00AB44D1" w:rsidRDefault="00B955D5" w:rsidP="00AB44D1">
      <w:pPr>
        <w:spacing w:after="240" w:line="360" w:lineRule="auto"/>
        <w:ind w:left="567"/>
        <w:jc w:val="center"/>
        <w:rPr>
          <w:del w:id="2864" w:author="Александр Перепечаев" w:date="2021-05-26T13:23:00Z"/>
          <w:rFonts w:ascii="Courier New" w:hAnsi="Courier New" w:cs="Courier New"/>
          <w:bCs/>
          <w:spacing w:val="-4"/>
          <w:rPrChange w:id="2865" w:author="Александр Перепечаев" w:date="2021-05-26T13:24:00Z">
            <w:rPr>
              <w:del w:id="2866" w:author="Александр Перепечаев" w:date="2021-05-26T13:23:00Z"/>
              <w:rFonts w:ascii="Courier New" w:hAnsi="Courier New" w:cs="Courier New"/>
              <w:bCs/>
              <w:spacing w:val="-4"/>
              <w:lang w:val="en-US"/>
            </w:rPr>
          </w:rPrChange>
        </w:rPr>
        <w:pPrChange w:id="2867" w:author="Александр Перепечаев" w:date="2021-05-26T13:23:00Z">
          <w:pPr>
            <w:autoSpaceDE w:val="0"/>
            <w:autoSpaceDN w:val="0"/>
            <w:adjustRightInd w:val="0"/>
            <w:ind w:left="567" w:firstLine="709"/>
          </w:pPr>
        </w:pPrChange>
      </w:pPr>
      <w:del w:id="2868" w:author="Александр Перепечаев" w:date="2021-05-26T13:23:00Z">
        <w:r w:rsidRPr="00AB44D1" w:rsidDel="00AB44D1">
          <w:rPr>
            <w:rFonts w:ascii="Courier New" w:hAnsi="Courier New" w:cs="Courier New"/>
            <w:bCs/>
            <w:spacing w:val="-4"/>
            <w:rPrChange w:id="286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AB44D1" w:rsidDel="00AB44D1">
          <w:rPr>
            <w:rFonts w:ascii="Courier New" w:hAnsi="Courier New" w:cs="Courier New"/>
            <w:bCs/>
            <w:spacing w:val="-4"/>
            <w:rPrChange w:id="287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text</w:delText>
        </w:r>
        <w:r w:rsidRPr="00AB44D1" w:rsidDel="00AB44D1">
          <w:rPr>
            <w:rFonts w:ascii="Courier New" w:hAnsi="Courier New" w:cs="Courier New"/>
            <w:bCs/>
            <w:spacing w:val="-4"/>
            <w:rPrChange w:id="2871" w:author="Александр Перепечаев" w:date="2021-05-26T13:24:00Z">
              <w:rPr>
                <w:rFonts w:ascii="Courier New" w:hAnsi="Courier New" w:cs="Courier New"/>
                <w:bCs/>
                <w:spacing w:val="-4"/>
                <w:lang w:val="en-US"/>
              </w:rPr>
            </w:rPrChange>
          </w:rPr>
          <w:delText xml:space="preserve"> = "Логин не может быть таким коротким"</w:delText>
        </w:r>
      </w:del>
    </w:p>
    <w:p w14:paraId="5725ECC9" w14:textId="563EABBD" w:rsidR="00B955D5" w:rsidRPr="00AB44D1" w:rsidDel="00AB44D1" w:rsidRDefault="00B955D5" w:rsidP="00AB44D1">
      <w:pPr>
        <w:spacing w:after="240" w:line="360" w:lineRule="auto"/>
        <w:ind w:left="567"/>
        <w:jc w:val="center"/>
        <w:rPr>
          <w:del w:id="2872" w:author="Александр Перепечаев" w:date="2021-05-26T13:23:00Z"/>
          <w:rFonts w:ascii="Courier New" w:hAnsi="Courier New" w:cs="Courier New"/>
          <w:bCs/>
          <w:spacing w:val="-4"/>
          <w:rPrChange w:id="2873" w:author="Александр Перепечаев" w:date="2021-05-26T13:24:00Z">
            <w:rPr>
              <w:del w:id="2874" w:author="Александр Перепечаев" w:date="2021-05-26T13:23:00Z"/>
              <w:rFonts w:ascii="Courier New" w:hAnsi="Courier New" w:cs="Courier New"/>
              <w:bCs/>
              <w:spacing w:val="-4"/>
              <w:lang w:val="en-US"/>
            </w:rPr>
          </w:rPrChange>
        </w:rPr>
        <w:pPrChange w:id="2875" w:author="Александр Перепечаев" w:date="2021-05-26T13:23:00Z">
          <w:pPr>
            <w:autoSpaceDE w:val="0"/>
            <w:autoSpaceDN w:val="0"/>
            <w:adjustRightInd w:val="0"/>
            <w:ind w:left="567" w:firstLine="709"/>
          </w:pPr>
        </w:pPrChange>
      </w:pPr>
      <w:del w:id="2876" w:author="Александр Перепечаев" w:date="2021-05-26T13:23:00Z">
        <w:r w:rsidRPr="00AB44D1" w:rsidDel="00AB44D1">
          <w:rPr>
            <w:rFonts w:ascii="Courier New" w:hAnsi="Courier New" w:cs="Courier New"/>
            <w:bCs/>
            <w:spacing w:val="-4"/>
            <w:rPrChange w:id="287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del>
    </w:p>
    <w:p w14:paraId="64F9D0E1" w14:textId="26CB16C4" w:rsidR="00B955D5" w:rsidRPr="00AB44D1" w:rsidDel="00AB44D1" w:rsidRDefault="00B955D5" w:rsidP="00AB44D1">
      <w:pPr>
        <w:spacing w:after="240" w:line="360" w:lineRule="auto"/>
        <w:ind w:left="567"/>
        <w:jc w:val="center"/>
        <w:rPr>
          <w:del w:id="2878" w:author="Александр Перепечаев" w:date="2021-05-26T13:23:00Z"/>
          <w:rFonts w:ascii="Courier New" w:hAnsi="Courier New" w:cs="Courier New"/>
          <w:bCs/>
          <w:spacing w:val="-4"/>
          <w:rPrChange w:id="2879" w:author="Александр Перепечаев" w:date="2021-05-26T13:24:00Z">
            <w:rPr>
              <w:del w:id="2880" w:author="Александр Перепечаев" w:date="2021-05-26T13:23:00Z"/>
              <w:rFonts w:ascii="Courier New" w:hAnsi="Courier New" w:cs="Courier New"/>
              <w:bCs/>
              <w:spacing w:val="-4"/>
              <w:lang w:val="en-US"/>
            </w:rPr>
          </w:rPrChange>
        </w:rPr>
        <w:pPrChange w:id="2881" w:author="Александр Перепечаев" w:date="2021-05-26T13:23:00Z">
          <w:pPr>
            <w:autoSpaceDE w:val="0"/>
            <w:autoSpaceDN w:val="0"/>
            <w:adjustRightInd w:val="0"/>
            <w:ind w:left="567" w:firstLine="709"/>
          </w:pPr>
        </w:pPrChange>
      </w:pPr>
      <w:del w:id="2882" w:author="Александр Перепечаев" w:date="2021-05-26T13:23:00Z">
        <w:r w:rsidRPr="00AB44D1" w:rsidDel="00AB44D1">
          <w:rPr>
            <w:rFonts w:ascii="Courier New" w:hAnsi="Courier New" w:cs="Courier New"/>
            <w:bCs/>
            <w:spacing w:val="-4"/>
            <w:rPrChange w:id="2883" w:author="Александр Перепечаев" w:date="2021-05-26T13:24:00Z">
              <w:rPr>
                <w:rFonts w:ascii="Courier New" w:hAnsi="Courier New" w:cs="Courier New"/>
                <w:bCs/>
                <w:spacing w:val="-4"/>
                <w:lang w:val="en-US"/>
              </w:rPr>
            </w:rPrChange>
          </w:rPr>
          <w:delText xml:space="preserve">        }</w:delText>
        </w:r>
      </w:del>
    </w:p>
    <w:p w14:paraId="5ECF3D39" w14:textId="58353744" w:rsidR="00B955D5" w:rsidRPr="00AB44D1" w:rsidDel="00AB44D1" w:rsidRDefault="00B955D5" w:rsidP="00AB44D1">
      <w:pPr>
        <w:spacing w:after="240" w:line="360" w:lineRule="auto"/>
        <w:ind w:left="567"/>
        <w:jc w:val="center"/>
        <w:rPr>
          <w:del w:id="2884" w:author="Александр Перепечаев" w:date="2021-05-26T13:23:00Z"/>
          <w:rFonts w:ascii="Courier New" w:hAnsi="Courier New" w:cs="Courier New"/>
          <w:bCs/>
          <w:spacing w:val="-4"/>
          <w:rPrChange w:id="2885" w:author="Александр Перепечаев" w:date="2021-05-26T13:24:00Z">
            <w:rPr>
              <w:del w:id="2886" w:author="Александр Перепечаев" w:date="2021-05-26T13:23:00Z"/>
              <w:rFonts w:ascii="Courier New" w:hAnsi="Courier New" w:cs="Courier New"/>
              <w:bCs/>
              <w:spacing w:val="-4"/>
              <w:lang w:val="en-US"/>
            </w:rPr>
          </w:rPrChange>
        </w:rPr>
        <w:pPrChange w:id="2887" w:author="Александр Перепечаев" w:date="2021-05-26T13:23:00Z">
          <w:pPr>
            <w:autoSpaceDE w:val="0"/>
            <w:autoSpaceDN w:val="0"/>
            <w:adjustRightInd w:val="0"/>
            <w:ind w:left="567" w:firstLine="709"/>
          </w:pPr>
        </w:pPrChange>
      </w:pPr>
    </w:p>
    <w:p w14:paraId="4F6CACB7" w14:textId="7448212E" w:rsidR="00B955D5" w:rsidRPr="00AB44D1" w:rsidDel="00AB44D1" w:rsidRDefault="00B955D5" w:rsidP="00AB44D1">
      <w:pPr>
        <w:spacing w:after="240" w:line="360" w:lineRule="auto"/>
        <w:ind w:left="567"/>
        <w:jc w:val="center"/>
        <w:rPr>
          <w:del w:id="2888" w:author="Александр Перепечаев" w:date="2021-05-26T13:23:00Z"/>
          <w:rFonts w:ascii="Courier New" w:hAnsi="Courier New" w:cs="Courier New"/>
          <w:bCs/>
          <w:spacing w:val="-4"/>
          <w:rPrChange w:id="2889" w:author="Александр Перепечаев" w:date="2021-05-26T13:24:00Z">
            <w:rPr>
              <w:del w:id="2890" w:author="Александр Перепечаев" w:date="2021-05-26T13:23:00Z"/>
              <w:rFonts w:ascii="Courier New" w:hAnsi="Courier New" w:cs="Courier New"/>
              <w:bCs/>
              <w:spacing w:val="-4"/>
              <w:lang w:val="en-US"/>
            </w:rPr>
          </w:rPrChange>
        </w:rPr>
        <w:pPrChange w:id="2891" w:author="Александр Перепечаев" w:date="2021-05-26T13:23:00Z">
          <w:pPr>
            <w:autoSpaceDE w:val="0"/>
            <w:autoSpaceDN w:val="0"/>
            <w:adjustRightInd w:val="0"/>
            <w:ind w:left="567" w:firstLine="709"/>
          </w:pPr>
        </w:pPrChange>
      </w:pPr>
      <w:del w:id="2892" w:author="Александр Перепечаев" w:date="2021-05-26T13:23:00Z">
        <w:r w:rsidRPr="00AB44D1" w:rsidDel="00AB44D1">
          <w:rPr>
            <w:rFonts w:ascii="Courier New" w:hAnsi="Courier New" w:cs="Courier New"/>
            <w:bCs/>
            <w:spacing w:val="-4"/>
            <w:rPrChange w:id="28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289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289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length</w:delText>
        </w:r>
        <w:r w:rsidRPr="00AB44D1" w:rsidDel="00AB44D1">
          <w:rPr>
            <w:rFonts w:ascii="Courier New" w:hAnsi="Courier New" w:cs="Courier New"/>
            <w:bCs/>
            <w:spacing w:val="-4"/>
            <w:rPrChange w:id="2896" w:author="Александр Перепечаев" w:date="2021-05-26T13:24:00Z">
              <w:rPr>
                <w:rFonts w:ascii="Courier New" w:hAnsi="Courier New" w:cs="Courier New"/>
                <w:bCs/>
                <w:spacing w:val="-4"/>
                <w:lang w:val="en-US"/>
              </w:rPr>
            </w:rPrChange>
          </w:rPr>
          <w:delText xml:space="preserve"> &lt;=5){</w:delText>
        </w:r>
      </w:del>
    </w:p>
    <w:p w14:paraId="172ACFBC" w14:textId="0FAE31DD" w:rsidR="00B955D5" w:rsidRPr="00AB44D1" w:rsidDel="00AB44D1" w:rsidRDefault="00B955D5" w:rsidP="00AB44D1">
      <w:pPr>
        <w:spacing w:after="240" w:line="360" w:lineRule="auto"/>
        <w:ind w:left="567"/>
        <w:jc w:val="center"/>
        <w:rPr>
          <w:del w:id="2897" w:author="Александр Перепечаев" w:date="2021-05-26T13:23:00Z"/>
          <w:rFonts w:ascii="Courier New" w:hAnsi="Courier New" w:cs="Courier New"/>
          <w:bCs/>
          <w:spacing w:val="-4"/>
          <w:rPrChange w:id="2898" w:author="Александр Перепечаев" w:date="2021-05-26T13:24:00Z">
            <w:rPr>
              <w:del w:id="2899" w:author="Александр Перепечаев" w:date="2021-05-26T13:23:00Z"/>
              <w:rFonts w:ascii="Courier New" w:hAnsi="Courier New" w:cs="Courier New"/>
              <w:bCs/>
              <w:spacing w:val="-4"/>
              <w:lang w:val="en-US"/>
            </w:rPr>
          </w:rPrChange>
        </w:rPr>
        <w:pPrChange w:id="2900" w:author="Александр Перепечаев" w:date="2021-05-26T13:23:00Z">
          <w:pPr>
            <w:autoSpaceDE w:val="0"/>
            <w:autoSpaceDN w:val="0"/>
            <w:adjustRightInd w:val="0"/>
            <w:ind w:left="567" w:firstLine="709"/>
          </w:pPr>
        </w:pPrChange>
      </w:pPr>
      <w:del w:id="2901" w:author="Александр Перепечаев" w:date="2021-05-26T13:23:00Z">
        <w:r w:rsidRPr="00AB44D1" w:rsidDel="00AB44D1">
          <w:rPr>
            <w:rFonts w:ascii="Courier New" w:hAnsi="Courier New" w:cs="Courier New"/>
            <w:bCs/>
            <w:spacing w:val="-4"/>
            <w:rPrChange w:id="290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AB44D1" w:rsidDel="00AB44D1">
          <w:rPr>
            <w:rFonts w:ascii="Courier New" w:hAnsi="Courier New" w:cs="Courier New"/>
            <w:bCs/>
            <w:spacing w:val="-4"/>
            <w:rPrChange w:id="290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text</w:delText>
        </w:r>
        <w:r w:rsidRPr="00AB44D1" w:rsidDel="00AB44D1">
          <w:rPr>
            <w:rFonts w:ascii="Courier New" w:hAnsi="Courier New" w:cs="Courier New"/>
            <w:bCs/>
            <w:spacing w:val="-4"/>
            <w:rPrChange w:id="2904" w:author="Александр Перепечаев" w:date="2021-05-26T13:24:00Z">
              <w:rPr>
                <w:rFonts w:ascii="Courier New" w:hAnsi="Courier New" w:cs="Courier New"/>
                <w:bCs/>
                <w:spacing w:val="-4"/>
                <w:lang w:val="en-US"/>
              </w:rPr>
            </w:rPrChange>
          </w:rPr>
          <w:delText xml:space="preserve"> = "Почта слишком короткая"</w:delText>
        </w:r>
      </w:del>
    </w:p>
    <w:p w14:paraId="60701E4F" w14:textId="41FA02AD" w:rsidR="00B955D5" w:rsidRPr="00AB44D1" w:rsidDel="00AB44D1" w:rsidRDefault="00B955D5" w:rsidP="00AB44D1">
      <w:pPr>
        <w:spacing w:after="240" w:line="360" w:lineRule="auto"/>
        <w:ind w:left="567"/>
        <w:jc w:val="center"/>
        <w:rPr>
          <w:del w:id="2905" w:author="Александр Перепечаев" w:date="2021-05-26T13:23:00Z"/>
          <w:rFonts w:ascii="Courier New" w:hAnsi="Courier New" w:cs="Courier New"/>
          <w:bCs/>
          <w:spacing w:val="-4"/>
          <w:rPrChange w:id="2906" w:author="Александр Перепечаев" w:date="2021-05-26T13:24:00Z">
            <w:rPr>
              <w:del w:id="2907" w:author="Александр Перепечаев" w:date="2021-05-26T13:23:00Z"/>
              <w:rFonts w:ascii="Courier New" w:hAnsi="Courier New" w:cs="Courier New"/>
              <w:bCs/>
              <w:spacing w:val="-4"/>
              <w:lang w:val="en-US"/>
            </w:rPr>
          </w:rPrChange>
        </w:rPr>
        <w:pPrChange w:id="2908" w:author="Александр Перепечаев" w:date="2021-05-26T13:23:00Z">
          <w:pPr>
            <w:autoSpaceDE w:val="0"/>
            <w:autoSpaceDN w:val="0"/>
            <w:adjustRightInd w:val="0"/>
            <w:ind w:left="567" w:firstLine="709"/>
          </w:pPr>
        </w:pPrChange>
      </w:pPr>
      <w:del w:id="2909" w:author="Александр Перепечаев" w:date="2021-05-26T13:23:00Z">
        <w:r w:rsidRPr="00AB44D1" w:rsidDel="00AB44D1">
          <w:rPr>
            <w:rFonts w:ascii="Courier New" w:hAnsi="Courier New" w:cs="Courier New"/>
            <w:bCs/>
            <w:spacing w:val="-4"/>
            <w:rPrChange w:id="29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del>
    </w:p>
    <w:p w14:paraId="4847B3AF" w14:textId="157E331C" w:rsidR="00B955D5" w:rsidRPr="00AB44D1" w:rsidDel="00AB44D1" w:rsidRDefault="00B955D5" w:rsidP="00AB44D1">
      <w:pPr>
        <w:spacing w:after="240" w:line="360" w:lineRule="auto"/>
        <w:ind w:left="567"/>
        <w:jc w:val="center"/>
        <w:rPr>
          <w:del w:id="2911" w:author="Александр Перепечаев" w:date="2021-05-26T13:23:00Z"/>
          <w:rFonts w:ascii="Courier New" w:hAnsi="Courier New" w:cs="Courier New"/>
          <w:bCs/>
          <w:spacing w:val="-4"/>
          <w:rPrChange w:id="2912" w:author="Александр Перепечаев" w:date="2021-05-26T13:24:00Z">
            <w:rPr>
              <w:del w:id="2913" w:author="Александр Перепечаев" w:date="2021-05-26T13:23:00Z"/>
              <w:rFonts w:ascii="Courier New" w:hAnsi="Courier New" w:cs="Courier New"/>
              <w:bCs/>
              <w:spacing w:val="-4"/>
              <w:lang w:val="en-US"/>
            </w:rPr>
          </w:rPrChange>
        </w:rPr>
        <w:pPrChange w:id="2914" w:author="Александр Перепечаев" w:date="2021-05-26T13:23:00Z">
          <w:pPr>
            <w:autoSpaceDE w:val="0"/>
            <w:autoSpaceDN w:val="0"/>
            <w:adjustRightInd w:val="0"/>
            <w:ind w:left="567" w:firstLine="709"/>
          </w:pPr>
        </w:pPrChange>
      </w:pPr>
      <w:del w:id="2915" w:author="Александр Перепечаев" w:date="2021-05-26T13:23:00Z">
        <w:r w:rsidRPr="00AB44D1" w:rsidDel="00AB44D1">
          <w:rPr>
            <w:rFonts w:ascii="Courier New" w:hAnsi="Courier New" w:cs="Courier New"/>
            <w:bCs/>
            <w:spacing w:val="-4"/>
            <w:rPrChange w:id="2916" w:author="Александр Перепечаев" w:date="2021-05-26T13:24:00Z">
              <w:rPr>
                <w:rFonts w:ascii="Courier New" w:hAnsi="Courier New" w:cs="Courier New"/>
                <w:bCs/>
                <w:spacing w:val="-4"/>
                <w:lang w:val="en-US"/>
              </w:rPr>
            </w:rPrChange>
          </w:rPr>
          <w:delText xml:space="preserve">        }</w:delText>
        </w:r>
      </w:del>
    </w:p>
    <w:p w14:paraId="01C52B80" w14:textId="257B6562" w:rsidR="00B955D5" w:rsidRPr="00AB44D1" w:rsidDel="00AB44D1" w:rsidRDefault="00B955D5" w:rsidP="00AB44D1">
      <w:pPr>
        <w:spacing w:after="240" w:line="360" w:lineRule="auto"/>
        <w:ind w:left="567"/>
        <w:jc w:val="center"/>
        <w:rPr>
          <w:del w:id="2917" w:author="Александр Перепечаев" w:date="2021-05-26T13:23:00Z"/>
          <w:rFonts w:ascii="Courier New" w:hAnsi="Courier New" w:cs="Courier New"/>
          <w:bCs/>
          <w:spacing w:val="-4"/>
          <w:rPrChange w:id="2918" w:author="Александр Перепечаев" w:date="2021-05-26T13:24:00Z">
            <w:rPr>
              <w:del w:id="2919" w:author="Александр Перепечаев" w:date="2021-05-26T13:23:00Z"/>
              <w:rFonts w:ascii="Courier New" w:hAnsi="Courier New" w:cs="Courier New"/>
              <w:bCs/>
              <w:spacing w:val="-4"/>
              <w:lang w:val="en-US"/>
            </w:rPr>
          </w:rPrChange>
        </w:rPr>
        <w:pPrChange w:id="2920" w:author="Александр Перепечаев" w:date="2021-05-26T13:23:00Z">
          <w:pPr>
            <w:autoSpaceDE w:val="0"/>
            <w:autoSpaceDN w:val="0"/>
            <w:adjustRightInd w:val="0"/>
            <w:ind w:left="567" w:firstLine="709"/>
          </w:pPr>
        </w:pPrChange>
      </w:pPr>
    </w:p>
    <w:p w14:paraId="042288B3" w14:textId="135FA72D" w:rsidR="00B955D5" w:rsidRPr="00AB44D1" w:rsidDel="00AB44D1" w:rsidRDefault="00B955D5" w:rsidP="00AB44D1">
      <w:pPr>
        <w:spacing w:after="240" w:line="360" w:lineRule="auto"/>
        <w:ind w:left="567"/>
        <w:jc w:val="center"/>
        <w:rPr>
          <w:del w:id="2921" w:author="Александр Перепечаев" w:date="2021-05-26T13:23:00Z"/>
          <w:rFonts w:ascii="Courier New" w:hAnsi="Courier New" w:cs="Courier New"/>
          <w:bCs/>
          <w:spacing w:val="-4"/>
          <w:rPrChange w:id="2922" w:author="Александр Перепечаев" w:date="2021-05-26T13:24:00Z">
            <w:rPr>
              <w:del w:id="2923" w:author="Александр Перепечаев" w:date="2021-05-26T13:23:00Z"/>
              <w:rFonts w:ascii="Courier New" w:hAnsi="Courier New" w:cs="Courier New"/>
              <w:bCs/>
              <w:spacing w:val="-4"/>
              <w:lang w:val="en-US"/>
            </w:rPr>
          </w:rPrChange>
        </w:rPr>
        <w:pPrChange w:id="2924" w:author="Александр Перепечаев" w:date="2021-05-26T13:23:00Z">
          <w:pPr>
            <w:autoSpaceDE w:val="0"/>
            <w:autoSpaceDN w:val="0"/>
            <w:adjustRightInd w:val="0"/>
            <w:ind w:left="567" w:firstLine="709"/>
          </w:pPr>
        </w:pPrChange>
      </w:pPr>
      <w:del w:id="2925" w:author="Александр Перепечаев" w:date="2021-05-26T13:23:00Z">
        <w:r w:rsidRPr="00AB44D1" w:rsidDel="00AB44D1">
          <w:rPr>
            <w:rFonts w:ascii="Courier New" w:hAnsi="Courier New" w:cs="Courier New"/>
            <w:bCs/>
            <w:spacing w:val="-4"/>
            <w:rPrChange w:id="292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292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passText</w:delText>
        </w:r>
        <w:r w:rsidRPr="00AB44D1" w:rsidDel="00AB44D1">
          <w:rPr>
            <w:rFonts w:ascii="Courier New" w:hAnsi="Courier New" w:cs="Courier New"/>
            <w:bCs/>
            <w:spacing w:val="-4"/>
            <w:rPrChange w:id="2928" w:author="Александр Перепечаев" w:date="2021-05-26T13:24:00Z">
              <w:rPr>
                <w:rFonts w:ascii="Courier New" w:hAnsi="Courier New" w:cs="Courier New"/>
                <w:bCs/>
                <w:spacing w:val="-4"/>
                <w:lang w:val="en-US"/>
              </w:rPr>
            </w:rPrChange>
          </w:rPr>
          <w:delText>1.</w:delText>
        </w:r>
        <w:r w:rsidRPr="00EE5ABE" w:rsidDel="00AB44D1">
          <w:rPr>
            <w:rFonts w:ascii="Courier New" w:hAnsi="Courier New" w:cs="Courier New"/>
            <w:bCs/>
            <w:spacing w:val="-4"/>
            <w:lang w:val="en-US"/>
          </w:rPr>
          <w:delText>compareTo</w:delText>
        </w:r>
        <w:r w:rsidRPr="00AB44D1" w:rsidDel="00AB44D1">
          <w:rPr>
            <w:rFonts w:ascii="Courier New" w:hAnsi="Courier New" w:cs="Courier New"/>
            <w:bCs/>
            <w:spacing w:val="-4"/>
            <w:rPrChange w:id="292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passText</w:delText>
        </w:r>
        <w:r w:rsidRPr="00AB44D1" w:rsidDel="00AB44D1">
          <w:rPr>
            <w:rFonts w:ascii="Courier New" w:hAnsi="Courier New" w:cs="Courier New"/>
            <w:bCs/>
            <w:spacing w:val="-4"/>
            <w:rPrChange w:id="2930" w:author="Александр Перепечаев" w:date="2021-05-26T13:24:00Z">
              <w:rPr>
                <w:rFonts w:ascii="Courier New" w:hAnsi="Courier New" w:cs="Courier New"/>
                <w:bCs/>
                <w:spacing w:val="-4"/>
                <w:lang w:val="en-US"/>
              </w:rPr>
            </w:rPrChange>
          </w:rPr>
          <w:delText>2) != 0){</w:delText>
        </w:r>
      </w:del>
    </w:p>
    <w:p w14:paraId="3BE2DB2D" w14:textId="36857312" w:rsidR="00B955D5" w:rsidRPr="00EE5ABE" w:rsidDel="00AB44D1" w:rsidRDefault="00B955D5" w:rsidP="00AB44D1">
      <w:pPr>
        <w:spacing w:after="240" w:line="360" w:lineRule="auto"/>
        <w:ind w:left="567"/>
        <w:jc w:val="center"/>
        <w:rPr>
          <w:del w:id="2931" w:author="Александр Перепечаев" w:date="2021-05-26T13:23:00Z"/>
          <w:rFonts w:ascii="Courier New" w:hAnsi="Courier New" w:cs="Courier New"/>
          <w:bCs/>
          <w:spacing w:val="-4"/>
        </w:rPr>
        <w:pPrChange w:id="2932" w:author="Александр Перепечаев" w:date="2021-05-26T13:23:00Z">
          <w:pPr>
            <w:autoSpaceDE w:val="0"/>
            <w:autoSpaceDN w:val="0"/>
            <w:adjustRightInd w:val="0"/>
            <w:ind w:left="567" w:firstLine="709"/>
          </w:pPr>
        </w:pPrChange>
      </w:pPr>
      <w:del w:id="2933" w:author="Александр Перепечаев" w:date="2021-05-26T13:23:00Z">
        <w:r w:rsidRPr="00AB44D1" w:rsidDel="00AB44D1">
          <w:rPr>
            <w:rFonts w:ascii="Courier New" w:hAnsi="Courier New" w:cs="Courier New"/>
            <w:bCs/>
            <w:spacing w:val="-4"/>
            <w:rPrChange w:id="29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EE5ABE" w:rsidDel="00AB44D1">
          <w:rPr>
            <w:rFonts w:ascii="Courier New" w:hAnsi="Courier New" w:cs="Courier New"/>
            <w:bCs/>
            <w:spacing w:val="-4"/>
          </w:rPr>
          <w:delText>.</w:delText>
        </w:r>
        <w:r w:rsidRPr="00EE5ABE" w:rsidDel="00AB44D1">
          <w:rPr>
            <w:rFonts w:ascii="Courier New" w:hAnsi="Courier New" w:cs="Courier New"/>
            <w:bCs/>
            <w:spacing w:val="-4"/>
            <w:lang w:val="en-US"/>
          </w:rPr>
          <w:delText>text</w:delText>
        </w:r>
        <w:r w:rsidRPr="00EE5ABE" w:rsidDel="00AB44D1">
          <w:rPr>
            <w:rFonts w:ascii="Courier New" w:hAnsi="Courier New" w:cs="Courier New"/>
            <w:bCs/>
            <w:spacing w:val="-4"/>
          </w:rPr>
          <w:delText xml:space="preserve"> = "Пароли не совпадают"</w:delText>
        </w:r>
      </w:del>
    </w:p>
    <w:p w14:paraId="08FF14E6" w14:textId="27A2052E" w:rsidR="00B955D5" w:rsidRPr="00EE5ABE" w:rsidDel="00AB44D1" w:rsidRDefault="00B955D5" w:rsidP="00AB44D1">
      <w:pPr>
        <w:spacing w:after="240" w:line="360" w:lineRule="auto"/>
        <w:ind w:left="567"/>
        <w:jc w:val="center"/>
        <w:rPr>
          <w:del w:id="2935" w:author="Александр Перепечаев" w:date="2021-05-26T13:23:00Z"/>
          <w:rFonts w:ascii="Courier New" w:hAnsi="Courier New" w:cs="Courier New"/>
          <w:bCs/>
          <w:spacing w:val="-4"/>
        </w:rPr>
        <w:pPrChange w:id="2936" w:author="Александр Перепечаев" w:date="2021-05-26T13:23:00Z">
          <w:pPr>
            <w:autoSpaceDE w:val="0"/>
            <w:autoSpaceDN w:val="0"/>
            <w:adjustRightInd w:val="0"/>
            <w:ind w:left="567" w:firstLine="709"/>
          </w:pPr>
        </w:pPrChange>
      </w:pPr>
      <w:del w:id="2937" w:author="Александр Перепечаев" w:date="2021-05-26T13:23:00Z">
        <w:r w:rsidRPr="00EE5ABE" w:rsidDel="00AB44D1">
          <w:rPr>
            <w:rFonts w:ascii="Courier New" w:hAnsi="Courier New" w:cs="Courier New"/>
            <w:bCs/>
            <w:spacing w:val="-4"/>
          </w:rPr>
          <w:delText xml:space="preserve">            </w:delText>
        </w:r>
        <w:r w:rsidRPr="00EE5ABE" w:rsidDel="00AB44D1">
          <w:rPr>
            <w:rFonts w:ascii="Courier New" w:hAnsi="Courier New" w:cs="Courier New"/>
            <w:bCs/>
            <w:spacing w:val="-4"/>
            <w:lang w:val="en-US"/>
          </w:rPr>
          <w:delText>return</w:delText>
        </w:r>
      </w:del>
    </w:p>
    <w:p w14:paraId="3CD171A7" w14:textId="55691167" w:rsidR="00B955D5" w:rsidRPr="00EE5ABE" w:rsidDel="00AB44D1" w:rsidRDefault="00B955D5" w:rsidP="00AB44D1">
      <w:pPr>
        <w:spacing w:after="240" w:line="360" w:lineRule="auto"/>
        <w:ind w:left="567"/>
        <w:jc w:val="center"/>
        <w:rPr>
          <w:del w:id="2938" w:author="Александр Перепечаев" w:date="2021-05-26T13:23:00Z"/>
          <w:rFonts w:ascii="Courier New" w:hAnsi="Courier New" w:cs="Courier New"/>
          <w:bCs/>
          <w:spacing w:val="-4"/>
        </w:rPr>
        <w:pPrChange w:id="2939" w:author="Александр Перепечаев" w:date="2021-05-26T13:23:00Z">
          <w:pPr>
            <w:autoSpaceDE w:val="0"/>
            <w:autoSpaceDN w:val="0"/>
            <w:adjustRightInd w:val="0"/>
            <w:ind w:left="567" w:firstLine="709"/>
          </w:pPr>
        </w:pPrChange>
      </w:pPr>
      <w:del w:id="2940" w:author="Александр Перепечаев" w:date="2021-05-26T13:23:00Z">
        <w:r w:rsidRPr="00EE5ABE" w:rsidDel="00AB44D1">
          <w:rPr>
            <w:rFonts w:ascii="Courier New" w:hAnsi="Courier New" w:cs="Courier New"/>
            <w:bCs/>
            <w:spacing w:val="-4"/>
          </w:rPr>
          <w:delText xml:space="preserve">        }</w:delText>
        </w:r>
      </w:del>
    </w:p>
    <w:p w14:paraId="4A01F30D" w14:textId="3ACD8B50" w:rsidR="00B955D5" w:rsidRPr="00EE5ABE" w:rsidDel="00AB44D1" w:rsidRDefault="00B955D5" w:rsidP="00AB44D1">
      <w:pPr>
        <w:spacing w:after="240" w:line="360" w:lineRule="auto"/>
        <w:ind w:left="567"/>
        <w:jc w:val="center"/>
        <w:rPr>
          <w:del w:id="2941" w:author="Александр Перепечаев" w:date="2021-05-26T13:23:00Z"/>
          <w:rFonts w:ascii="Courier New" w:hAnsi="Courier New" w:cs="Courier New"/>
          <w:bCs/>
          <w:spacing w:val="-4"/>
        </w:rPr>
        <w:pPrChange w:id="2942" w:author="Александр Перепечаев" w:date="2021-05-26T13:23:00Z">
          <w:pPr>
            <w:autoSpaceDE w:val="0"/>
            <w:autoSpaceDN w:val="0"/>
            <w:adjustRightInd w:val="0"/>
            <w:ind w:left="567" w:firstLine="709"/>
          </w:pPr>
        </w:pPrChange>
      </w:pPr>
    </w:p>
    <w:p w14:paraId="47D61C54" w14:textId="2EC096F0" w:rsidR="00B955D5" w:rsidRPr="00EE5ABE" w:rsidDel="00AB44D1" w:rsidRDefault="00B955D5" w:rsidP="00AB44D1">
      <w:pPr>
        <w:spacing w:after="240" w:line="360" w:lineRule="auto"/>
        <w:ind w:left="567"/>
        <w:jc w:val="center"/>
        <w:rPr>
          <w:del w:id="2943" w:author="Александр Перепечаев" w:date="2021-05-26T13:23:00Z"/>
          <w:rFonts w:ascii="Courier New" w:hAnsi="Courier New" w:cs="Courier New"/>
          <w:bCs/>
          <w:spacing w:val="-4"/>
        </w:rPr>
        <w:pPrChange w:id="2944" w:author="Александр Перепечаев" w:date="2021-05-26T13:23:00Z">
          <w:pPr>
            <w:autoSpaceDE w:val="0"/>
            <w:autoSpaceDN w:val="0"/>
            <w:adjustRightInd w:val="0"/>
            <w:ind w:left="567" w:firstLine="709"/>
          </w:pPr>
        </w:pPrChange>
      </w:pPr>
      <w:del w:id="2945" w:author="Александр Перепечаев" w:date="2021-05-26T13:23:00Z">
        <w:r w:rsidRPr="00EE5ABE" w:rsidDel="00AB44D1">
          <w:rPr>
            <w:rFonts w:ascii="Courier New" w:hAnsi="Courier New" w:cs="Courier New"/>
            <w:bCs/>
            <w:spacing w:val="-4"/>
          </w:rPr>
          <w:delText xml:space="preserve">        </w:delText>
        </w:r>
        <w:r w:rsidRPr="00EE5ABE" w:rsidDel="00AB44D1">
          <w:rPr>
            <w:rFonts w:ascii="Courier New" w:hAnsi="Courier New" w:cs="Courier New"/>
            <w:bCs/>
            <w:spacing w:val="-4"/>
            <w:lang w:val="en-US"/>
          </w:rPr>
          <w:delText>if</w:delText>
        </w:r>
        <w:r w:rsidRPr="00EE5ABE" w:rsidDel="00AB44D1">
          <w:rPr>
            <w:rFonts w:ascii="Courier New" w:hAnsi="Courier New" w:cs="Courier New"/>
            <w:bCs/>
            <w:spacing w:val="-4"/>
          </w:rPr>
          <w:delText>(</w:delText>
        </w:r>
        <w:r w:rsidRPr="00EE5ABE" w:rsidDel="00AB44D1">
          <w:rPr>
            <w:rFonts w:ascii="Courier New" w:hAnsi="Courier New" w:cs="Courier New"/>
            <w:bCs/>
            <w:spacing w:val="-4"/>
            <w:lang w:val="en-US"/>
          </w:rPr>
          <w:delText>passText</w:delText>
        </w:r>
        <w:r w:rsidRPr="00EE5ABE" w:rsidDel="00AB44D1">
          <w:rPr>
            <w:rFonts w:ascii="Courier New" w:hAnsi="Courier New" w:cs="Courier New"/>
            <w:bCs/>
            <w:spacing w:val="-4"/>
          </w:rPr>
          <w:delText>1.</w:delText>
        </w:r>
        <w:r w:rsidRPr="00EE5ABE" w:rsidDel="00AB44D1">
          <w:rPr>
            <w:rFonts w:ascii="Courier New" w:hAnsi="Courier New" w:cs="Courier New"/>
            <w:bCs/>
            <w:spacing w:val="-4"/>
            <w:lang w:val="en-US"/>
          </w:rPr>
          <w:delText>length</w:delText>
        </w:r>
        <w:r w:rsidRPr="00EE5ABE" w:rsidDel="00AB44D1">
          <w:rPr>
            <w:rFonts w:ascii="Courier New" w:hAnsi="Courier New" w:cs="Courier New"/>
            <w:bCs/>
            <w:spacing w:val="-4"/>
          </w:rPr>
          <w:delText xml:space="preserve"> &lt;=5){</w:delText>
        </w:r>
      </w:del>
    </w:p>
    <w:p w14:paraId="7C099DDA" w14:textId="0C520583" w:rsidR="00B955D5" w:rsidRPr="00EE5ABE" w:rsidDel="00AB44D1" w:rsidRDefault="00B955D5" w:rsidP="00AB44D1">
      <w:pPr>
        <w:spacing w:after="240" w:line="360" w:lineRule="auto"/>
        <w:ind w:left="567"/>
        <w:jc w:val="center"/>
        <w:rPr>
          <w:del w:id="2946" w:author="Александр Перепечаев" w:date="2021-05-26T13:23:00Z"/>
          <w:rFonts w:ascii="Courier New" w:hAnsi="Courier New" w:cs="Courier New"/>
          <w:bCs/>
          <w:spacing w:val="-4"/>
        </w:rPr>
        <w:pPrChange w:id="2947" w:author="Александр Перепечаев" w:date="2021-05-26T13:23:00Z">
          <w:pPr>
            <w:autoSpaceDE w:val="0"/>
            <w:autoSpaceDN w:val="0"/>
            <w:adjustRightInd w:val="0"/>
            <w:ind w:left="567" w:firstLine="709"/>
          </w:pPr>
        </w:pPrChange>
      </w:pPr>
      <w:del w:id="2948" w:author="Александр Перепечаев" w:date="2021-05-26T13:23:00Z">
        <w:r w:rsidRPr="00EE5ABE" w:rsidDel="00AB44D1">
          <w:rPr>
            <w:rFonts w:ascii="Courier New" w:hAnsi="Courier New" w:cs="Courier New"/>
            <w:bCs/>
            <w:spacing w:val="-4"/>
          </w:rPr>
          <w:delText xml:space="preserve">            </w:delText>
        </w:r>
        <w:r w:rsidRPr="00EE5ABE" w:rsidDel="00AB44D1">
          <w:rPr>
            <w:rFonts w:ascii="Courier New" w:hAnsi="Courier New" w:cs="Courier New"/>
            <w:bCs/>
            <w:spacing w:val="-4"/>
            <w:lang w:val="en-US"/>
          </w:rPr>
          <w:delText>textViewResult</w:delText>
        </w:r>
        <w:r w:rsidRPr="00EE5ABE" w:rsidDel="00AB44D1">
          <w:rPr>
            <w:rFonts w:ascii="Courier New" w:hAnsi="Courier New" w:cs="Courier New"/>
            <w:bCs/>
            <w:spacing w:val="-4"/>
          </w:rPr>
          <w:delText>.</w:delText>
        </w:r>
        <w:r w:rsidRPr="00EE5ABE" w:rsidDel="00AB44D1">
          <w:rPr>
            <w:rFonts w:ascii="Courier New" w:hAnsi="Courier New" w:cs="Courier New"/>
            <w:bCs/>
            <w:spacing w:val="-4"/>
            <w:lang w:val="en-US"/>
          </w:rPr>
          <w:delText>text</w:delText>
        </w:r>
        <w:r w:rsidRPr="00EE5ABE" w:rsidDel="00AB44D1">
          <w:rPr>
            <w:rFonts w:ascii="Courier New" w:hAnsi="Courier New" w:cs="Courier New"/>
            <w:bCs/>
            <w:spacing w:val="-4"/>
          </w:rPr>
          <w:delText xml:space="preserve"> = "Пароль слишком короткий"</w:delText>
        </w:r>
      </w:del>
    </w:p>
    <w:p w14:paraId="17F99E26" w14:textId="4409C685" w:rsidR="00B955D5" w:rsidRPr="00AB44D1" w:rsidDel="00AB44D1" w:rsidRDefault="00B955D5" w:rsidP="00AB44D1">
      <w:pPr>
        <w:spacing w:after="240" w:line="360" w:lineRule="auto"/>
        <w:ind w:left="567"/>
        <w:jc w:val="center"/>
        <w:rPr>
          <w:del w:id="2949" w:author="Александр Перепечаев" w:date="2021-05-26T13:23:00Z"/>
          <w:rFonts w:ascii="Courier New" w:hAnsi="Courier New" w:cs="Courier New"/>
          <w:bCs/>
          <w:spacing w:val="-4"/>
          <w:rPrChange w:id="2950" w:author="Александр Перепечаев" w:date="2021-05-26T13:24:00Z">
            <w:rPr>
              <w:del w:id="2951" w:author="Александр Перепечаев" w:date="2021-05-26T13:23:00Z"/>
              <w:rFonts w:ascii="Courier New" w:hAnsi="Courier New" w:cs="Courier New"/>
              <w:bCs/>
              <w:spacing w:val="-4"/>
              <w:lang w:val="en-US"/>
            </w:rPr>
          </w:rPrChange>
        </w:rPr>
        <w:pPrChange w:id="2952" w:author="Александр Перепечаев" w:date="2021-05-26T13:23:00Z">
          <w:pPr>
            <w:autoSpaceDE w:val="0"/>
            <w:autoSpaceDN w:val="0"/>
            <w:adjustRightInd w:val="0"/>
            <w:ind w:left="567" w:firstLine="709"/>
          </w:pPr>
        </w:pPrChange>
      </w:pPr>
      <w:del w:id="2953" w:author="Александр Перепечаев" w:date="2021-05-26T13:23:00Z">
        <w:r w:rsidRPr="00EE5ABE" w:rsidDel="00AB44D1">
          <w:rPr>
            <w:rFonts w:ascii="Courier New" w:hAnsi="Courier New" w:cs="Courier New"/>
            <w:bCs/>
            <w:spacing w:val="-4"/>
          </w:rPr>
          <w:delText xml:space="preserve">            </w:delText>
        </w:r>
        <w:r w:rsidRPr="00EE5ABE" w:rsidDel="00AB44D1">
          <w:rPr>
            <w:rFonts w:ascii="Courier New" w:hAnsi="Courier New" w:cs="Courier New"/>
            <w:bCs/>
            <w:spacing w:val="-4"/>
            <w:lang w:val="en-US"/>
          </w:rPr>
          <w:delText>return</w:delText>
        </w:r>
      </w:del>
    </w:p>
    <w:p w14:paraId="5E34C549" w14:textId="31326672" w:rsidR="00B955D5" w:rsidRPr="00AB44D1" w:rsidDel="00AB44D1" w:rsidRDefault="00B955D5" w:rsidP="00AB44D1">
      <w:pPr>
        <w:spacing w:after="240" w:line="360" w:lineRule="auto"/>
        <w:ind w:left="567"/>
        <w:jc w:val="center"/>
        <w:rPr>
          <w:del w:id="2954" w:author="Александр Перепечаев" w:date="2021-05-26T13:23:00Z"/>
          <w:rFonts w:ascii="Courier New" w:hAnsi="Courier New" w:cs="Courier New"/>
          <w:bCs/>
          <w:spacing w:val="-4"/>
          <w:rPrChange w:id="2955" w:author="Александр Перепечаев" w:date="2021-05-26T13:24:00Z">
            <w:rPr>
              <w:del w:id="2956" w:author="Александр Перепечаев" w:date="2021-05-26T13:23:00Z"/>
              <w:rFonts w:ascii="Courier New" w:hAnsi="Courier New" w:cs="Courier New"/>
              <w:bCs/>
              <w:spacing w:val="-4"/>
              <w:lang w:val="en-US"/>
            </w:rPr>
          </w:rPrChange>
        </w:rPr>
        <w:pPrChange w:id="2957" w:author="Александр Перепечаев" w:date="2021-05-26T13:23:00Z">
          <w:pPr>
            <w:autoSpaceDE w:val="0"/>
            <w:autoSpaceDN w:val="0"/>
            <w:adjustRightInd w:val="0"/>
            <w:ind w:left="567" w:firstLine="709"/>
          </w:pPr>
        </w:pPrChange>
      </w:pPr>
      <w:del w:id="2958" w:author="Александр Перепечаев" w:date="2021-05-26T13:23:00Z">
        <w:r w:rsidRPr="00AB44D1" w:rsidDel="00AB44D1">
          <w:rPr>
            <w:rFonts w:ascii="Courier New" w:hAnsi="Courier New" w:cs="Courier New"/>
            <w:bCs/>
            <w:spacing w:val="-4"/>
            <w:rPrChange w:id="2959" w:author="Александр Перепечаев" w:date="2021-05-26T13:24:00Z">
              <w:rPr>
                <w:rFonts w:ascii="Courier New" w:hAnsi="Courier New" w:cs="Courier New"/>
                <w:bCs/>
                <w:spacing w:val="-4"/>
                <w:lang w:val="en-US"/>
              </w:rPr>
            </w:rPrChange>
          </w:rPr>
          <w:delText xml:space="preserve">        }</w:delText>
        </w:r>
      </w:del>
    </w:p>
    <w:p w14:paraId="508463C9" w14:textId="7590EBB8" w:rsidR="00B955D5" w:rsidRPr="00AB44D1" w:rsidDel="00AB44D1" w:rsidRDefault="00B955D5" w:rsidP="00AB44D1">
      <w:pPr>
        <w:spacing w:after="240" w:line="360" w:lineRule="auto"/>
        <w:ind w:left="567"/>
        <w:jc w:val="center"/>
        <w:rPr>
          <w:del w:id="2960" w:author="Александр Перепечаев" w:date="2021-05-26T13:23:00Z"/>
          <w:rFonts w:ascii="Courier New" w:hAnsi="Courier New" w:cs="Courier New"/>
          <w:bCs/>
          <w:spacing w:val="-4"/>
          <w:rPrChange w:id="2961" w:author="Александр Перепечаев" w:date="2021-05-26T13:24:00Z">
            <w:rPr>
              <w:del w:id="2962" w:author="Александр Перепечаев" w:date="2021-05-26T13:23:00Z"/>
              <w:rFonts w:ascii="Courier New" w:hAnsi="Courier New" w:cs="Courier New"/>
              <w:bCs/>
              <w:spacing w:val="-4"/>
              <w:lang w:val="en-US"/>
            </w:rPr>
          </w:rPrChange>
        </w:rPr>
        <w:pPrChange w:id="2963" w:author="Александр Перепечаев" w:date="2021-05-26T13:23:00Z">
          <w:pPr>
            <w:autoSpaceDE w:val="0"/>
            <w:autoSpaceDN w:val="0"/>
            <w:adjustRightInd w:val="0"/>
          </w:pPr>
        </w:pPrChange>
      </w:pPr>
    </w:p>
    <w:p w14:paraId="01F4EEF7" w14:textId="2CAEA66D" w:rsidR="00B955D5" w:rsidRPr="00AB44D1" w:rsidDel="00AB44D1" w:rsidRDefault="00B955D5" w:rsidP="00AB44D1">
      <w:pPr>
        <w:spacing w:after="240" w:line="360" w:lineRule="auto"/>
        <w:ind w:left="567"/>
        <w:jc w:val="center"/>
        <w:rPr>
          <w:del w:id="2964" w:author="Александр Перепечаев" w:date="2021-05-26T13:23:00Z"/>
          <w:rFonts w:ascii="Courier New" w:hAnsi="Courier New" w:cs="Courier New"/>
          <w:bCs/>
          <w:spacing w:val="-4"/>
          <w:rPrChange w:id="2965" w:author="Александр Перепечаев" w:date="2021-05-26T13:24:00Z">
            <w:rPr>
              <w:del w:id="2966" w:author="Александр Перепечаев" w:date="2021-05-26T13:23:00Z"/>
              <w:rFonts w:ascii="Courier New" w:hAnsi="Courier New" w:cs="Courier New"/>
              <w:bCs/>
              <w:spacing w:val="-4"/>
              <w:lang w:val="en-US"/>
            </w:rPr>
          </w:rPrChange>
        </w:rPr>
        <w:pPrChange w:id="2967" w:author="Александр Перепечаев" w:date="2021-05-26T13:23:00Z">
          <w:pPr>
            <w:autoSpaceDE w:val="0"/>
            <w:autoSpaceDN w:val="0"/>
            <w:adjustRightInd w:val="0"/>
            <w:ind w:left="567" w:firstLine="709"/>
          </w:pPr>
        </w:pPrChange>
      </w:pPr>
      <w:del w:id="2968" w:author="Александр Перепечаев" w:date="2021-05-26T13:23:00Z">
        <w:r w:rsidRPr="00AB44D1" w:rsidDel="00AB44D1">
          <w:rPr>
            <w:rFonts w:ascii="Courier New" w:hAnsi="Courier New" w:cs="Courier New"/>
            <w:bCs/>
            <w:spacing w:val="-4"/>
            <w:rPrChange w:id="296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val</w:delText>
        </w:r>
        <w:r w:rsidRPr="00AB44D1" w:rsidDel="00AB44D1">
          <w:rPr>
            <w:rFonts w:ascii="Courier New" w:hAnsi="Courier New" w:cs="Courier New"/>
            <w:bCs/>
            <w:spacing w:val="-4"/>
            <w:rPrChange w:id="297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297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UserRegistration</w:delText>
        </w:r>
        <w:r w:rsidRPr="00AB44D1" w:rsidDel="00AB44D1">
          <w:rPr>
            <w:rFonts w:ascii="Courier New" w:hAnsi="Courier New" w:cs="Courier New"/>
            <w:bCs/>
            <w:spacing w:val="-4"/>
            <w:rPrChange w:id="297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loginText</w:delText>
        </w:r>
        <w:r w:rsidRPr="00AB44D1" w:rsidDel="00AB44D1">
          <w:rPr>
            <w:rFonts w:ascii="Courier New" w:hAnsi="Courier New" w:cs="Courier New"/>
            <w:bCs/>
            <w:spacing w:val="-4"/>
            <w:rPrChange w:id="29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297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passText</w:delText>
        </w:r>
        <w:r w:rsidRPr="00AB44D1" w:rsidDel="00AB44D1">
          <w:rPr>
            <w:rFonts w:ascii="Courier New" w:hAnsi="Courier New" w:cs="Courier New"/>
            <w:bCs/>
            <w:spacing w:val="-4"/>
            <w:rPrChange w:id="2975" w:author="Александр Перепечаев" w:date="2021-05-26T13:24:00Z">
              <w:rPr>
                <w:rFonts w:ascii="Courier New" w:hAnsi="Courier New" w:cs="Courier New"/>
                <w:bCs/>
                <w:spacing w:val="-4"/>
                <w:lang w:val="en-US"/>
              </w:rPr>
            </w:rPrChange>
          </w:rPr>
          <w:delText>1)</w:delText>
        </w:r>
      </w:del>
    </w:p>
    <w:p w14:paraId="2C801E26" w14:textId="43335B6B" w:rsidR="00B955D5" w:rsidRPr="00AB44D1" w:rsidDel="00AB44D1" w:rsidRDefault="00B955D5" w:rsidP="00AB44D1">
      <w:pPr>
        <w:spacing w:after="240" w:line="360" w:lineRule="auto"/>
        <w:ind w:left="567"/>
        <w:jc w:val="center"/>
        <w:rPr>
          <w:del w:id="2976" w:author="Александр Перепечаев" w:date="2021-05-26T13:23:00Z"/>
          <w:rFonts w:ascii="Courier New" w:hAnsi="Courier New" w:cs="Courier New"/>
          <w:bCs/>
          <w:spacing w:val="-4"/>
          <w:rPrChange w:id="2977" w:author="Александр Перепечаев" w:date="2021-05-26T13:24:00Z">
            <w:rPr>
              <w:del w:id="2978" w:author="Александр Перепечаев" w:date="2021-05-26T13:23:00Z"/>
              <w:rFonts w:ascii="Courier New" w:hAnsi="Courier New" w:cs="Courier New"/>
              <w:bCs/>
              <w:spacing w:val="-4"/>
              <w:lang w:val="en-US"/>
            </w:rPr>
          </w:rPrChange>
        </w:rPr>
        <w:pPrChange w:id="2979" w:author="Александр Перепечаев" w:date="2021-05-26T13:23:00Z">
          <w:pPr>
            <w:autoSpaceDE w:val="0"/>
            <w:autoSpaceDN w:val="0"/>
            <w:adjustRightInd w:val="0"/>
            <w:ind w:left="567" w:firstLine="709"/>
          </w:pPr>
        </w:pPrChange>
      </w:pPr>
    </w:p>
    <w:p w14:paraId="4A1155EC" w14:textId="528DEF73" w:rsidR="00B955D5" w:rsidRPr="00AB44D1" w:rsidDel="00AB44D1" w:rsidRDefault="00B955D5" w:rsidP="00AB44D1">
      <w:pPr>
        <w:spacing w:after="240" w:line="360" w:lineRule="auto"/>
        <w:ind w:left="567"/>
        <w:jc w:val="center"/>
        <w:rPr>
          <w:del w:id="2980" w:author="Александр Перепечаев" w:date="2021-05-26T13:23:00Z"/>
          <w:rFonts w:ascii="Courier New" w:hAnsi="Courier New" w:cs="Courier New"/>
          <w:bCs/>
          <w:spacing w:val="-4"/>
          <w:rPrChange w:id="2981" w:author="Александр Перепечаев" w:date="2021-05-26T13:24:00Z">
            <w:rPr>
              <w:del w:id="2982" w:author="Александр Перепечаев" w:date="2021-05-26T13:23:00Z"/>
              <w:rFonts w:ascii="Courier New" w:hAnsi="Courier New" w:cs="Courier New"/>
              <w:bCs/>
              <w:spacing w:val="-4"/>
              <w:lang w:val="en-US"/>
            </w:rPr>
          </w:rPrChange>
        </w:rPr>
        <w:pPrChange w:id="2983" w:author="Александр Перепечаев" w:date="2021-05-26T13:23:00Z">
          <w:pPr>
            <w:autoSpaceDE w:val="0"/>
            <w:autoSpaceDN w:val="0"/>
            <w:adjustRightInd w:val="0"/>
            <w:ind w:left="567" w:firstLine="709"/>
          </w:pPr>
        </w:pPrChange>
      </w:pPr>
      <w:del w:id="2984" w:author="Александр Перепечаев" w:date="2021-05-26T13:23:00Z">
        <w:r w:rsidRPr="00AB44D1" w:rsidDel="00AB44D1">
          <w:rPr>
            <w:rFonts w:ascii="Courier New" w:hAnsi="Courier New" w:cs="Courier New"/>
            <w:bCs/>
            <w:spacing w:val="-4"/>
            <w:rPrChange w:id="298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val</w:delText>
        </w:r>
        <w:r w:rsidRPr="00AB44D1" w:rsidDel="00AB44D1">
          <w:rPr>
            <w:rFonts w:ascii="Courier New" w:hAnsi="Courier New" w:cs="Courier New"/>
            <w:bCs/>
            <w:spacing w:val="-4"/>
            <w:rPrChange w:id="298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298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wikiApiServe</w:delText>
        </w:r>
        <w:r w:rsidRPr="00AB44D1" w:rsidDel="00AB44D1">
          <w:rPr>
            <w:rFonts w:ascii="Courier New" w:hAnsi="Courier New" w:cs="Courier New"/>
            <w:bCs/>
            <w:spacing w:val="-4"/>
            <w:rPrChange w:id="298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createUser</w:delText>
        </w:r>
        <w:r w:rsidRPr="00AB44D1" w:rsidDel="00AB44D1">
          <w:rPr>
            <w:rFonts w:ascii="Courier New" w:hAnsi="Courier New" w:cs="Courier New"/>
            <w:bCs/>
            <w:spacing w:val="-4"/>
            <w:rPrChange w:id="298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2990" w:author="Александр Перепечаев" w:date="2021-05-26T13:24:00Z">
              <w:rPr>
                <w:rFonts w:ascii="Courier New" w:hAnsi="Courier New" w:cs="Courier New"/>
                <w:bCs/>
                <w:spacing w:val="-4"/>
                <w:lang w:val="en-US"/>
              </w:rPr>
            </w:rPrChange>
          </w:rPr>
          <w:delText>)</w:delText>
        </w:r>
      </w:del>
    </w:p>
    <w:p w14:paraId="161A1F78" w14:textId="2A27F2BC" w:rsidR="00B955D5" w:rsidRPr="00AB44D1" w:rsidDel="00AB44D1" w:rsidRDefault="00B955D5" w:rsidP="00AB44D1">
      <w:pPr>
        <w:spacing w:after="240" w:line="360" w:lineRule="auto"/>
        <w:ind w:left="567"/>
        <w:jc w:val="center"/>
        <w:rPr>
          <w:del w:id="2991" w:author="Александр Перепечаев" w:date="2021-05-26T13:23:00Z"/>
          <w:rFonts w:ascii="Courier New" w:hAnsi="Courier New" w:cs="Courier New"/>
          <w:bCs/>
          <w:spacing w:val="-4"/>
          <w:rPrChange w:id="2992" w:author="Александр Перепечаев" w:date="2021-05-26T13:24:00Z">
            <w:rPr>
              <w:del w:id="2993" w:author="Александр Перепечаев" w:date="2021-05-26T13:23:00Z"/>
              <w:rFonts w:ascii="Courier New" w:hAnsi="Courier New" w:cs="Courier New"/>
              <w:bCs/>
              <w:spacing w:val="-4"/>
              <w:lang w:val="en-US"/>
            </w:rPr>
          </w:rPrChange>
        </w:rPr>
        <w:pPrChange w:id="2994" w:author="Александр Перепечаев" w:date="2021-05-26T13:23:00Z">
          <w:pPr>
            <w:autoSpaceDE w:val="0"/>
            <w:autoSpaceDN w:val="0"/>
            <w:adjustRightInd w:val="0"/>
            <w:ind w:left="567" w:firstLine="709"/>
          </w:pPr>
        </w:pPrChange>
      </w:pPr>
    </w:p>
    <w:p w14:paraId="0336052E" w14:textId="30EAAE2B" w:rsidR="00B955D5" w:rsidRPr="00AB44D1" w:rsidDel="00AB44D1" w:rsidRDefault="00B955D5" w:rsidP="00AB44D1">
      <w:pPr>
        <w:spacing w:after="240" w:line="360" w:lineRule="auto"/>
        <w:ind w:left="567"/>
        <w:jc w:val="center"/>
        <w:rPr>
          <w:del w:id="2995" w:author="Александр Перепечаев" w:date="2021-05-26T13:23:00Z"/>
          <w:rFonts w:ascii="Courier New" w:hAnsi="Courier New" w:cs="Courier New"/>
          <w:bCs/>
          <w:spacing w:val="-4"/>
          <w:rPrChange w:id="2996" w:author="Александр Перепечаев" w:date="2021-05-26T13:24:00Z">
            <w:rPr>
              <w:del w:id="2997" w:author="Александр Перепечаев" w:date="2021-05-26T13:23:00Z"/>
              <w:rFonts w:ascii="Courier New" w:hAnsi="Courier New" w:cs="Courier New"/>
              <w:bCs/>
              <w:spacing w:val="-4"/>
              <w:lang w:val="en-US"/>
            </w:rPr>
          </w:rPrChange>
        </w:rPr>
        <w:pPrChange w:id="2998" w:author="Александр Перепечаев" w:date="2021-05-26T13:23:00Z">
          <w:pPr>
            <w:autoSpaceDE w:val="0"/>
            <w:autoSpaceDN w:val="0"/>
            <w:adjustRightInd w:val="0"/>
            <w:ind w:left="567" w:firstLine="709"/>
          </w:pPr>
        </w:pPrChange>
      </w:pPr>
      <w:del w:id="2999" w:author="Александр Перепечаев" w:date="2021-05-26T13:23:00Z">
        <w:r w:rsidRPr="00AB44D1" w:rsidDel="00AB44D1">
          <w:rPr>
            <w:rFonts w:ascii="Courier New" w:hAnsi="Courier New" w:cs="Courier New"/>
            <w:bCs/>
            <w:spacing w:val="-4"/>
            <w:rPrChange w:id="300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300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enqueue</w:delText>
        </w:r>
        <w:r w:rsidRPr="00AB44D1" w:rsidDel="00AB44D1">
          <w:rPr>
            <w:rFonts w:ascii="Courier New" w:hAnsi="Courier New" w:cs="Courier New"/>
            <w:bCs/>
            <w:spacing w:val="-4"/>
            <w:rPrChange w:id="300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object</w:delText>
        </w:r>
        <w:r w:rsidRPr="00AB44D1" w:rsidDel="00AB44D1">
          <w:rPr>
            <w:rFonts w:ascii="Courier New" w:hAnsi="Courier New" w:cs="Courier New"/>
            <w:bCs/>
            <w:spacing w:val="-4"/>
            <w:rPrChange w:id="30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Callback</w:delText>
        </w:r>
        <w:r w:rsidRPr="00AB44D1" w:rsidDel="00AB44D1">
          <w:rPr>
            <w:rFonts w:ascii="Courier New" w:hAnsi="Courier New" w:cs="Courier New"/>
            <w:bCs/>
            <w:spacing w:val="-4"/>
            <w:rPrChange w:id="3004"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3005" w:author="Александр Перепечаев" w:date="2021-05-26T13:24:00Z">
              <w:rPr>
                <w:rFonts w:ascii="Courier New" w:hAnsi="Courier New" w:cs="Courier New"/>
                <w:bCs/>
                <w:spacing w:val="-4"/>
                <w:lang w:val="en-US"/>
              </w:rPr>
            </w:rPrChange>
          </w:rPr>
          <w:delText>&gt; {</w:delText>
        </w:r>
      </w:del>
    </w:p>
    <w:p w14:paraId="4A716D3C" w14:textId="3628820F" w:rsidR="00B955D5" w:rsidRPr="00AB44D1" w:rsidDel="00AB44D1" w:rsidRDefault="00B955D5" w:rsidP="00AB44D1">
      <w:pPr>
        <w:spacing w:after="240" w:line="360" w:lineRule="auto"/>
        <w:ind w:left="567"/>
        <w:jc w:val="center"/>
        <w:rPr>
          <w:del w:id="3006" w:author="Александр Перепечаев" w:date="2021-05-26T13:23:00Z"/>
          <w:rFonts w:ascii="Courier New" w:hAnsi="Courier New" w:cs="Courier New"/>
          <w:bCs/>
          <w:spacing w:val="-4"/>
          <w:rPrChange w:id="3007" w:author="Александр Перепечаев" w:date="2021-05-26T13:24:00Z">
            <w:rPr>
              <w:del w:id="3008" w:author="Александр Перепечаев" w:date="2021-05-26T13:23:00Z"/>
              <w:rFonts w:ascii="Courier New" w:hAnsi="Courier New" w:cs="Courier New"/>
              <w:bCs/>
              <w:spacing w:val="-4"/>
              <w:lang w:val="en-US"/>
            </w:rPr>
          </w:rPrChange>
        </w:rPr>
        <w:pPrChange w:id="3009" w:author="Александр Перепечаев" w:date="2021-05-26T13:23:00Z">
          <w:pPr>
            <w:autoSpaceDE w:val="0"/>
            <w:autoSpaceDN w:val="0"/>
            <w:adjustRightInd w:val="0"/>
            <w:ind w:left="567" w:firstLine="709"/>
          </w:pPr>
        </w:pPrChange>
      </w:pPr>
    </w:p>
    <w:p w14:paraId="7C786120" w14:textId="1A739FA6" w:rsidR="00B955D5" w:rsidRPr="00AB44D1" w:rsidDel="00AB44D1" w:rsidRDefault="00B955D5" w:rsidP="00AB44D1">
      <w:pPr>
        <w:spacing w:after="240" w:line="360" w:lineRule="auto"/>
        <w:ind w:left="567"/>
        <w:jc w:val="center"/>
        <w:rPr>
          <w:del w:id="3010" w:author="Александр Перепечаев" w:date="2021-05-26T13:23:00Z"/>
          <w:rFonts w:ascii="Courier New" w:hAnsi="Courier New" w:cs="Courier New"/>
          <w:bCs/>
          <w:spacing w:val="-4"/>
          <w:rPrChange w:id="3011" w:author="Александр Перепечаев" w:date="2021-05-26T13:24:00Z">
            <w:rPr>
              <w:del w:id="3012" w:author="Александр Перепечаев" w:date="2021-05-26T13:23:00Z"/>
              <w:rFonts w:ascii="Courier New" w:hAnsi="Courier New" w:cs="Courier New"/>
              <w:bCs/>
              <w:spacing w:val="-4"/>
              <w:lang w:val="en-US"/>
            </w:rPr>
          </w:rPrChange>
        </w:rPr>
        <w:pPrChange w:id="3013" w:author="Александр Перепечаев" w:date="2021-05-26T13:23:00Z">
          <w:pPr>
            <w:autoSpaceDE w:val="0"/>
            <w:autoSpaceDN w:val="0"/>
            <w:adjustRightInd w:val="0"/>
            <w:ind w:left="567" w:firstLine="709"/>
          </w:pPr>
        </w:pPrChange>
      </w:pPr>
      <w:del w:id="3014" w:author="Александр Перепечаев" w:date="2021-05-26T13:23:00Z">
        <w:r w:rsidRPr="00AB44D1" w:rsidDel="00AB44D1">
          <w:rPr>
            <w:rFonts w:ascii="Courier New" w:hAnsi="Courier New" w:cs="Courier New"/>
            <w:bCs/>
            <w:spacing w:val="-4"/>
            <w:rPrChange w:id="301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override</w:delText>
        </w:r>
        <w:r w:rsidRPr="00AB44D1" w:rsidDel="00AB44D1">
          <w:rPr>
            <w:rFonts w:ascii="Courier New" w:hAnsi="Courier New" w:cs="Courier New"/>
            <w:bCs/>
            <w:spacing w:val="-4"/>
            <w:rPrChange w:id="301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301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onFailure</w:delText>
        </w:r>
        <w:r w:rsidRPr="00AB44D1" w:rsidDel="00AB44D1">
          <w:rPr>
            <w:rFonts w:ascii="Courier New" w:hAnsi="Courier New" w:cs="Courier New"/>
            <w:bCs/>
            <w:spacing w:val="-4"/>
            <w:rPrChange w:id="301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301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3020"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3021" w:author="Александр Перепечаев" w:date="2021-05-26T13:24:00Z">
              <w:rPr>
                <w:rFonts w:ascii="Courier New" w:hAnsi="Courier New" w:cs="Courier New"/>
                <w:bCs/>
                <w:spacing w:val="-4"/>
                <w:lang w:val="en-US"/>
              </w:rPr>
            </w:rPrChange>
          </w:rPr>
          <w:delText xml:space="preserve">&gt;, </w:delText>
        </w:r>
        <w:r w:rsidRPr="00EE5ABE" w:rsidDel="00AB44D1">
          <w:rPr>
            <w:rFonts w:ascii="Courier New" w:hAnsi="Courier New" w:cs="Courier New"/>
            <w:bCs/>
            <w:spacing w:val="-4"/>
            <w:lang w:val="en-US"/>
          </w:rPr>
          <w:delText>t</w:delText>
        </w:r>
        <w:r w:rsidRPr="00AB44D1" w:rsidDel="00AB44D1">
          <w:rPr>
            <w:rFonts w:ascii="Courier New" w:hAnsi="Courier New" w:cs="Courier New"/>
            <w:bCs/>
            <w:spacing w:val="-4"/>
            <w:rPrChange w:id="302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Throwable</w:delText>
        </w:r>
        <w:r w:rsidRPr="00AB44D1" w:rsidDel="00AB44D1">
          <w:rPr>
            <w:rFonts w:ascii="Courier New" w:hAnsi="Courier New" w:cs="Courier New"/>
            <w:bCs/>
            <w:spacing w:val="-4"/>
            <w:rPrChange w:id="3023" w:author="Александр Перепечаев" w:date="2021-05-26T13:24:00Z">
              <w:rPr>
                <w:rFonts w:ascii="Courier New" w:hAnsi="Courier New" w:cs="Courier New"/>
                <w:bCs/>
                <w:spacing w:val="-4"/>
                <w:lang w:val="en-US"/>
              </w:rPr>
            </w:rPrChange>
          </w:rPr>
          <w:delText>) {</w:delText>
        </w:r>
      </w:del>
    </w:p>
    <w:p w14:paraId="313300A9" w14:textId="524334FC" w:rsidR="00B955D5" w:rsidRPr="00AB44D1" w:rsidDel="00AB44D1" w:rsidRDefault="00B955D5" w:rsidP="00AB44D1">
      <w:pPr>
        <w:spacing w:after="240" w:line="360" w:lineRule="auto"/>
        <w:ind w:left="567"/>
        <w:jc w:val="center"/>
        <w:rPr>
          <w:del w:id="3024" w:author="Александр Перепечаев" w:date="2021-05-26T13:23:00Z"/>
          <w:rFonts w:ascii="Courier New" w:hAnsi="Courier New" w:cs="Courier New"/>
          <w:bCs/>
          <w:spacing w:val="-4"/>
          <w:rPrChange w:id="3025" w:author="Александр Перепечаев" w:date="2021-05-26T13:24:00Z">
            <w:rPr>
              <w:del w:id="3026" w:author="Александр Перепечаев" w:date="2021-05-26T13:23:00Z"/>
              <w:rFonts w:ascii="Courier New" w:hAnsi="Courier New" w:cs="Courier New"/>
              <w:bCs/>
              <w:spacing w:val="-4"/>
              <w:lang w:val="en-US"/>
            </w:rPr>
          </w:rPrChange>
        </w:rPr>
        <w:pPrChange w:id="3027" w:author="Александр Перепечаев" w:date="2021-05-26T13:23:00Z">
          <w:pPr>
            <w:autoSpaceDE w:val="0"/>
            <w:autoSpaceDN w:val="0"/>
            <w:adjustRightInd w:val="0"/>
            <w:ind w:left="567" w:firstLine="709"/>
          </w:pPr>
        </w:pPrChange>
      </w:pPr>
      <w:del w:id="3028" w:author="Александр Перепечаев" w:date="2021-05-26T13:23:00Z">
        <w:r w:rsidRPr="00AB44D1" w:rsidDel="00AB44D1">
          <w:rPr>
            <w:rFonts w:ascii="Courier New" w:hAnsi="Courier New" w:cs="Courier New"/>
            <w:bCs/>
            <w:spacing w:val="-4"/>
            <w:rPrChange w:id="302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AB44D1" w:rsidDel="00AB44D1">
          <w:rPr>
            <w:rFonts w:ascii="Courier New" w:hAnsi="Courier New" w:cs="Courier New"/>
            <w:bCs/>
            <w:spacing w:val="-4"/>
            <w:rPrChange w:id="303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text</w:delText>
        </w:r>
        <w:r w:rsidRPr="00AB44D1" w:rsidDel="00AB44D1">
          <w:rPr>
            <w:rFonts w:ascii="Courier New" w:hAnsi="Courier New" w:cs="Courier New"/>
            <w:bCs/>
            <w:spacing w:val="-4"/>
            <w:rPrChange w:id="303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t</w:delText>
        </w:r>
        <w:r w:rsidRPr="00AB44D1" w:rsidDel="00AB44D1">
          <w:rPr>
            <w:rFonts w:ascii="Courier New" w:hAnsi="Courier New" w:cs="Courier New"/>
            <w:bCs/>
            <w:spacing w:val="-4"/>
            <w:rPrChange w:id="303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message</w:delText>
        </w:r>
      </w:del>
    </w:p>
    <w:p w14:paraId="0CAD2CF0" w14:textId="44B39D8C" w:rsidR="00B955D5" w:rsidRPr="00AB44D1" w:rsidDel="00AB44D1" w:rsidRDefault="00B955D5" w:rsidP="00AB44D1">
      <w:pPr>
        <w:spacing w:after="240" w:line="360" w:lineRule="auto"/>
        <w:ind w:left="567"/>
        <w:jc w:val="center"/>
        <w:rPr>
          <w:del w:id="3033" w:author="Александр Перепечаев" w:date="2021-05-26T13:23:00Z"/>
          <w:rFonts w:ascii="Courier New" w:hAnsi="Courier New" w:cs="Courier New"/>
          <w:bCs/>
          <w:spacing w:val="-4"/>
          <w:rPrChange w:id="3034" w:author="Александр Перепечаев" w:date="2021-05-26T13:24:00Z">
            <w:rPr>
              <w:del w:id="3035" w:author="Александр Перепечаев" w:date="2021-05-26T13:23:00Z"/>
              <w:rFonts w:ascii="Courier New" w:hAnsi="Courier New" w:cs="Courier New"/>
              <w:bCs/>
              <w:spacing w:val="-4"/>
              <w:lang w:val="en-US"/>
            </w:rPr>
          </w:rPrChange>
        </w:rPr>
        <w:pPrChange w:id="3036" w:author="Александр Перепечаев" w:date="2021-05-26T13:23:00Z">
          <w:pPr>
            <w:autoSpaceDE w:val="0"/>
            <w:autoSpaceDN w:val="0"/>
            <w:adjustRightInd w:val="0"/>
            <w:ind w:left="567" w:firstLine="709"/>
          </w:pPr>
        </w:pPrChange>
      </w:pPr>
      <w:del w:id="3037" w:author="Александр Перепечаев" w:date="2021-05-26T13:23:00Z">
        <w:r w:rsidRPr="00AB44D1" w:rsidDel="00AB44D1">
          <w:rPr>
            <w:rFonts w:ascii="Courier New" w:hAnsi="Courier New" w:cs="Courier New"/>
            <w:bCs/>
            <w:spacing w:val="-4"/>
            <w:rPrChange w:id="3038" w:author="Александр Перепечаев" w:date="2021-05-26T13:24:00Z">
              <w:rPr>
                <w:rFonts w:ascii="Courier New" w:hAnsi="Courier New" w:cs="Courier New"/>
                <w:bCs/>
                <w:spacing w:val="-4"/>
                <w:lang w:val="en-US"/>
              </w:rPr>
            </w:rPrChange>
          </w:rPr>
          <w:delText xml:space="preserve">            }</w:delText>
        </w:r>
      </w:del>
    </w:p>
    <w:p w14:paraId="6AA1A8FC" w14:textId="39AFCDE4" w:rsidR="00B955D5" w:rsidRPr="00AB44D1" w:rsidDel="00AB44D1" w:rsidRDefault="00B955D5" w:rsidP="00AB44D1">
      <w:pPr>
        <w:spacing w:after="240" w:line="360" w:lineRule="auto"/>
        <w:ind w:left="567"/>
        <w:jc w:val="center"/>
        <w:rPr>
          <w:del w:id="3039" w:author="Александр Перепечаев" w:date="2021-05-26T13:23:00Z"/>
          <w:rFonts w:ascii="Courier New" w:hAnsi="Courier New" w:cs="Courier New"/>
          <w:bCs/>
          <w:spacing w:val="-4"/>
          <w:rPrChange w:id="3040" w:author="Александр Перепечаев" w:date="2021-05-26T13:24:00Z">
            <w:rPr>
              <w:del w:id="3041" w:author="Александр Перепечаев" w:date="2021-05-26T13:23:00Z"/>
              <w:rFonts w:ascii="Courier New" w:hAnsi="Courier New" w:cs="Courier New"/>
              <w:bCs/>
              <w:spacing w:val="-4"/>
              <w:lang w:val="en-US"/>
            </w:rPr>
          </w:rPrChange>
        </w:rPr>
        <w:pPrChange w:id="3042" w:author="Александр Перепечаев" w:date="2021-05-26T13:23:00Z">
          <w:pPr>
            <w:autoSpaceDE w:val="0"/>
            <w:autoSpaceDN w:val="0"/>
            <w:adjustRightInd w:val="0"/>
            <w:ind w:left="567" w:firstLine="709"/>
          </w:pPr>
        </w:pPrChange>
      </w:pPr>
    </w:p>
    <w:p w14:paraId="56DCB56B" w14:textId="7E8CF6C8" w:rsidR="00B955D5" w:rsidRPr="00AB44D1" w:rsidDel="00AB44D1" w:rsidRDefault="00B955D5" w:rsidP="00AB44D1">
      <w:pPr>
        <w:spacing w:after="240" w:line="360" w:lineRule="auto"/>
        <w:ind w:left="567"/>
        <w:jc w:val="center"/>
        <w:rPr>
          <w:del w:id="3043" w:author="Александр Перепечаев" w:date="2021-05-26T13:23:00Z"/>
          <w:rFonts w:ascii="Courier New" w:hAnsi="Courier New" w:cs="Courier New"/>
          <w:bCs/>
          <w:spacing w:val="-4"/>
          <w:rPrChange w:id="3044" w:author="Александр Перепечаев" w:date="2021-05-26T13:24:00Z">
            <w:rPr>
              <w:del w:id="3045" w:author="Александр Перепечаев" w:date="2021-05-26T13:23:00Z"/>
              <w:rFonts w:ascii="Courier New" w:hAnsi="Courier New" w:cs="Courier New"/>
              <w:bCs/>
              <w:spacing w:val="-4"/>
              <w:lang w:val="en-US"/>
            </w:rPr>
          </w:rPrChange>
        </w:rPr>
        <w:pPrChange w:id="3046" w:author="Александр Перепечаев" w:date="2021-05-26T13:23:00Z">
          <w:pPr>
            <w:autoSpaceDE w:val="0"/>
            <w:autoSpaceDN w:val="0"/>
            <w:adjustRightInd w:val="0"/>
            <w:ind w:left="567" w:firstLine="709"/>
          </w:pPr>
        </w:pPrChange>
      </w:pPr>
      <w:del w:id="3047" w:author="Александр Перепечаев" w:date="2021-05-26T13:23:00Z">
        <w:r w:rsidRPr="00AB44D1" w:rsidDel="00AB44D1">
          <w:rPr>
            <w:rFonts w:ascii="Courier New" w:hAnsi="Courier New" w:cs="Courier New"/>
            <w:bCs/>
            <w:spacing w:val="-4"/>
            <w:rPrChange w:id="304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SuppressLint</w:delText>
        </w:r>
        <w:r w:rsidRPr="00AB44D1" w:rsidDel="00AB44D1">
          <w:rPr>
            <w:rFonts w:ascii="Courier New" w:hAnsi="Courier New" w:cs="Courier New"/>
            <w:bCs/>
            <w:spacing w:val="-4"/>
            <w:rPrChange w:id="304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SetTextI</w:delText>
        </w:r>
        <w:r w:rsidRPr="00AB44D1" w:rsidDel="00AB44D1">
          <w:rPr>
            <w:rFonts w:ascii="Courier New" w:hAnsi="Courier New" w:cs="Courier New"/>
            <w:bCs/>
            <w:spacing w:val="-4"/>
            <w:rPrChange w:id="3050" w:author="Александр Перепечаев" w:date="2021-05-26T13:24:00Z">
              <w:rPr>
                <w:rFonts w:ascii="Courier New" w:hAnsi="Courier New" w:cs="Courier New"/>
                <w:bCs/>
                <w:spacing w:val="-4"/>
                <w:lang w:val="en-US"/>
              </w:rPr>
            </w:rPrChange>
          </w:rPr>
          <w:delText>18</w:delText>
        </w:r>
        <w:r w:rsidRPr="00EE5ABE" w:rsidDel="00AB44D1">
          <w:rPr>
            <w:rFonts w:ascii="Courier New" w:hAnsi="Courier New" w:cs="Courier New"/>
            <w:bCs/>
            <w:spacing w:val="-4"/>
            <w:lang w:val="en-US"/>
          </w:rPr>
          <w:delText>n</w:delText>
        </w:r>
        <w:r w:rsidRPr="00AB44D1" w:rsidDel="00AB44D1">
          <w:rPr>
            <w:rFonts w:ascii="Courier New" w:hAnsi="Courier New" w:cs="Courier New"/>
            <w:bCs/>
            <w:spacing w:val="-4"/>
            <w:rPrChange w:id="3051" w:author="Александр Перепечаев" w:date="2021-05-26T13:24:00Z">
              <w:rPr>
                <w:rFonts w:ascii="Courier New" w:hAnsi="Courier New" w:cs="Courier New"/>
                <w:bCs/>
                <w:spacing w:val="-4"/>
                <w:lang w:val="en-US"/>
              </w:rPr>
            </w:rPrChange>
          </w:rPr>
          <w:delText>")</w:delText>
        </w:r>
      </w:del>
    </w:p>
    <w:p w14:paraId="6C28BCF5" w14:textId="50EDFE3A" w:rsidR="00B955D5" w:rsidRPr="00AB44D1" w:rsidDel="00AB44D1" w:rsidRDefault="00B955D5" w:rsidP="00AB44D1">
      <w:pPr>
        <w:spacing w:after="240" w:line="360" w:lineRule="auto"/>
        <w:ind w:left="567"/>
        <w:jc w:val="center"/>
        <w:rPr>
          <w:del w:id="3052" w:author="Александр Перепечаев" w:date="2021-05-26T13:23:00Z"/>
          <w:rFonts w:ascii="Courier New" w:hAnsi="Courier New" w:cs="Courier New"/>
          <w:bCs/>
          <w:spacing w:val="-4"/>
          <w:rPrChange w:id="3053" w:author="Александр Перепечаев" w:date="2021-05-26T13:24:00Z">
            <w:rPr>
              <w:del w:id="3054" w:author="Александр Перепечаев" w:date="2021-05-26T13:23:00Z"/>
              <w:rFonts w:ascii="Courier New" w:hAnsi="Courier New" w:cs="Courier New"/>
              <w:bCs/>
              <w:spacing w:val="-4"/>
              <w:lang w:val="en-US"/>
            </w:rPr>
          </w:rPrChange>
        </w:rPr>
        <w:pPrChange w:id="3055" w:author="Александр Перепечаев" w:date="2021-05-26T13:23:00Z">
          <w:pPr>
            <w:autoSpaceDE w:val="0"/>
            <w:autoSpaceDN w:val="0"/>
            <w:adjustRightInd w:val="0"/>
            <w:ind w:left="567" w:firstLine="709"/>
          </w:pPr>
        </w:pPrChange>
      </w:pPr>
      <w:del w:id="3056" w:author="Александр Перепечаев" w:date="2021-05-26T13:23:00Z">
        <w:r w:rsidRPr="00AB44D1" w:rsidDel="00AB44D1">
          <w:rPr>
            <w:rFonts w:ascii="Courier New" w:hAnsi="Courier New" w:cs="Courier New"/>
            <w:bCs/>
            <w:spacing w:val="-4"/>
            <w:rPrChange w:id="305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override</w:delText>
        </w:r>
        <w:r w:rsidRPr="00AB44D1" w:rsidDel="00AB44D1">
          <w:rPr>
            <w:rFonts w:ascii="Courier New" w:hAnsi="Courier New" w:cs="Courier New"/>
            <w:bCs/>
            <w:spacing w:val="-4"/>
            <w:rPrChange w:id="305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305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onResponse</w:delText>
        </w:r>
        <w:r w:rsidRPr="00AB44D1" w:rsidDel="00AB44D1">
          <w:rPr>
            <w:rFonts w:ascii="Courier New" w:hAnsi="Courier New" w:cs="Courier New"/>
            <w:bCs/>
            <w:spacing w:val="-4"/>
            <w:rPrChange w:id="306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306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3062"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3063" w:author="Александр Перепечаев" w:date="2021-05-26T13:24:00Z">
              <w:rPr>
                <w:rFonts w:ascii="Courier New" w:hAnsi="Courier New" w:cs="Courier New"/>
                <w:bCs/>
                <w:spacing w:val="-4"/>
                <w:lang w:val="en-US"/>
              </w:rPr>
            </w:rPrChange>
          </w:rPr>
          <w:delText xml:space="preserve">&gt;,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06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065"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3066" w:author="Александр Перепечаев" w:date="2021-05-26T13:24:00Z">
              <w:rPr>
                <w:rFonts w:ascii="Courier New" w:hAnsi="Courier New" w:cs="Courier New"/>
                <w:bCs/>
                <w:spacing w:val="-4"/>
                <w:lang w:val="en-US"/>
              </w:rPr>
            </w:rPrChange>
          </w:rPr>
          <w:delText>&gt;) {</w:delText>
        </w:r>
      </w:del>
    </w:p>
    <w:p w14:paraId="71E60334" w14:textId="64A805E0" w:rsidR="00B955D5" w:rsidRPr="00AB44D1" w:rsidDel="00AB44D1" w:rsidRDefault="00B955D5" w:rsidP="00AB44D1">
      <w:pPr>
        <w:spacing w:after="240" w:line="360" w:lineRule="auto"/>
        <w:ind w:left="567"/>
        <w:jc w:val="center"/>
        <w:rPr>
          <w:del w:id="3067" w:author="Александр Перепечаев" w:date="2021-05-26T13:23:00Z"/>
          <w:rFonts w:ascii="Courier New" w:hAnsi="Courier New" w:cs="Courier New"/>
          <w:bCs/>
          <w:spacing w:val="-4"/>
          <w:rPrChange w:id="3068" w:author="Александр Перепечаев" w:date="2021-05-26T13:24:00Z">
            <w:rPr>
              <w:del w:id="3069" w:author="Александр Перепечаев" w:date="2021-05-26T13:23:00Z"/>
              <w:rFonts w:ascii="Courier New" w:hAnsi="Courier New" w:cs="Courier New"/>
              <w:bCs/>
              <w:spacing w:val="-4"/>
              <w:lang w:val="en-US"/>
            </w:rPr>
          </w:rPrChange>
        </w:rPr>
        <w:pPrChange w:id="3070" w:author="Александр Перепечаев" w:date="2021-05-26T13:23:00Z">
          <w:pPr>
            <w:autoSpaceDE w:val="0"/>
            <w:autoSpaceDN w:val="0"/>
            <w:adjustRightInd w:val="0"/>
            <w:ind w:left="567" w:firstLine="709"/>
          </w:pPr>
        </w:pPrChange>
      </w:pPr>
      <w:del w:id="3071" w:author="Александр Перепечаев" w:date="2021-05-26T13:23:00Z">
        <w:r w:rsidRPr="00AB44D1" w:rsidDel="00AB44D1">
          <w:rPr>
            <w:rFonts w:ascii="Courier New" w:hAnsi="Courier New" w:cs="Courier New"/>
            <w:bCs/>
            <w:spacing w:val="-4"/>
            <w:rPrChange w:id="30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30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07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isSuccessful</w:delText>
        </w:r>
        <w:r w:rsidRPr="00AB44D1" w:rsidDel="00AB44D1">
          <w:rPr>
            <w:rFonts w:ascii="Courier New" w:hAnsi="Courier New" w:cs="Courier New"/>
            <w:bCs/>
            <w:spacing w:val="-4"/>
            <w:rPrChange w:id="3075" w:author="Александр Перепечаев" w:date="2021-05-26T13:24:00Z">
              <w:rPr>
                <w:rFonts w:ascii="Courier New" w:hAnsi="Courier New" w:cs="Courier New"/>
                <w:bCs/>
                <w:spacing w:val="-4"/>
                <w:lang w:val="en-US"/>
              </w:rPr>
            </w:rPrChange>
          </w:rPr>
          <w:delText>){</w:delText>
        </w:r>
      </w:del>
    </w:p>
    <w:p w14:paraId="2015DA01" w14:textId="303F7B52" w:rsidR="00B955D5" w:rsidRPr="00AB44D1" w:rsidDel="00AB44D1" w:rsidRDefault="00B955D5" w:rsidP="00AB44D1">
      <w:pPr>
        <w:spacing w:after="240" w:line="360" w:lineRule="auto"/>
        <w:ind w:left="567"/>
        <w:jc w:val="center"/>
        <w:rPr>
          <w:del w:id="3076" w:author="Александр Перепечаев" w:date="2021-05-26T13:23:00Z"/>
          <w:rFonts w:ascii="Courier New" w:hAnsi="Courier New" w:cs="Courier New"/>
          <w:bCs/>
          <w:spacing w:val="-4"/>
          <w:rPrChange w:id="3077" w:author="Александр Перепечаев" w:date="2021-05-26T13:24:00Z">
            <w:rPr>
              <w:del w:id="3078" w:author="Александр Перепечаев" w:date="2021-05-26T13:23:00Z"/>
              <w:rFonts w:ascii="Courier New" w:hAnsi="Courier New" w:cs="Courier New"/>
              <w:bCs/>
              <w:spacing w:val="-4"/>
              <w:lang w:val="en-US"/>
            </w:rPr>
          </w:rPrChange>
        </w:rPr>
        <w:pPrChange w:id="3079" w:author="Александр Перепечаев" w:date="2021-05-26T13:23:00Z">
          <w:pPr>
            <w:autoSpaceDE w:val="0"/>
            <w:autoSpaceDN w:val="0"/>
            <w:adjustRightInd w:val="0"/>
            <w:ind w:left="567" w:firstLine="709"/>
          </w:pPr>
        </w:pPrChange>
      </w:pPr>
      <w:del w:id="3080" w:author="Александр Перепечаев" w:date="2021-05-26T13:23:00Z">
        <w:r w:rsidRPr="00AB44D1" w:rsidDel="00AB44D1">
          <w:rPr>
            <w:rFonts w:ascii="Courier New" w:hAnsi="Courier New" w:cs="Courier New"/>
            <w:bCs/>
            <w:spacing w:val="-4"/>
            <w:rPrChange w:id="30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308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3083" w:author="Александр Перепечаев" w:date="2021-05-26T13:24:00Z">
              <w:rPr>
                <w:rFonts w:ascii="Courier New" w:hAnsi="Courier New" w:cs="Courier New"/>
                <w:bCs/>
                <w:spacing w:val="-4"/>
                <w:lang w:val="en-US"/>
              </w:rPr>
            </w:rPrChange>
          </w:rPr>
          <w:delText xml:space="preserve"> = ""</w:delText>
        </w:r>
      </w:del>
    </w:p>
    <w:p w14:paraId="01591270" w14:textId="1B07EADA" w:rsidR="00B955D5" w:rsidRPr="00AB44D1" w:rsidDel="00AB44D1" w:rsidRDefault="00B955D5" w:rsidP="00AB44D1">
      <w:pPr>
        <w:spacing w:after="240" w:line="360" w:lineRule="auto"/>
        <w:ind w:left="567"/>
        <w:jc w:val="center"/>
        <w:rPr>
          <w:del w:id="3084" w:author="Александр Перепечаев" w:date="2021-05-26T13:23:00Z"/>
          <w:rFonts w:ascii="Courier New" w:hAnsi="Courier New" w:cs="Courier New"/>
          <w:bCs/>
          <w:spacing w:val="-4"/>
          <w:rPrChange w:id="3085" w:author="Александр Перепечаев" w:date="2021-05-26T13:24:00Z">
            <w:rPr>
              <w:del w:id="3086" w:author="Александр Перепечаев" w:date="2021-05-26T13:23:00Z"/>
              <w:rFonts w:ascii="Courier New" w:hAnsi="Courier New" w:cs="Courier New"/>
              <w:bCs/>
              <w:spacing w:val="-4"/>
              <w:lang w:val="en-US"/>
            </w:rPr>
          </w:rPrChange>
        </w:rPr>
        <w:pPrChange w:id="3087" w:author="Александр Перепечаев" w:date="2021-05-26T13:23:00Z">
          <w:pPr>
            <w:autoSpaceDE w:val="0"/>
            <w:autoSpaceDN w:val="0"/>
            <w:adjustRightInd w:val="0"/>
            <w:ind w:left="567" w:firstLine="709"/>
          </w:pPr>
        </w:pPrChange>
      </w:pPr>
      <w:del w:id="3088" w:author="Александр Перепечаев" w:date="2021-05-26T13:23:00Z">
        <w:r w:rsidRPr="00AB44D1" w:rsidDel="00AB44D1">
          <w:rPr>
            <w:rFonts w:ascii="Courier New" w:hAnsi="Courier New" w:cs="Courier New"/>
            <w:bCs/>
            <w:spacing w:val="-4"/>
            <w:rPrChange w:id="308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3090"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Code</w:delText>
        </w:r>
        <w:r w:rsidRPr="00AB44D1" w:rsidDel="00AB44D1">
          <w:rPr>
            <w:rFonts w:ascii="Courier New" w:hAnsi="Courier New" w:cs="Courier New"/>
            <w:bCs/>
            <w:spacing w:val="-4"/>
            <w:rPrChange w:id="3091" w:author="Александр Перепечаев" w:date="2021-05-26T13:24:00Z">
              <w:rPr>
                <w:rFonts w:ascii="Courier New" w:hAnsi="Courier New" w:cs="Courier New"/>
                <w:bCs/>
                <w:spacing w:val="-4"/>
                <w:lang w:val="en-US"/>
              </w:rPr>
            </w:rPrChange>
          </w:rPr>
          <w:delText xml:space="preserve">: " +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09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code</w:delText>
        </w:r>
        <w:r w:rsidRPr="00AB44D1" w:rsidDel="00AB44D1">
          <w:rPr>
            <w:rFonts w:ascii="Courier New" w:hAnsi="Courier New" w:cs="Courier New"/>
            <w:bCs/>
            <w:spacing w:val="-4"/>
            <w:rPrChange w:id="3093" w:author="Александр Перепечаев" w:date="2021-05-26T13:24:00Z">
              <w:rPr>
                <w:rFonts w:ascii="Courier New" w:hAnsi="Courier New" w:cs="Courier New"/>
                <w:bCs/>
                <w:spacing w:val="-4"/>
                <w:lang w:val="en-US"/>
              </w:rPr>
            </w:rPrChange>
          </w:rPr>
          <w:delText>() + "\</w:delText>
        </w:r>
        <w:r w:rsidRPr="00EE5ABE" w:rsidDel="00AB44D1">
          <w:rPr>
            <w:rFonts w:ascii="Courier New" w:hAnsi="Courier New" w:cs="Courier New"/>
            <w:bCs/>
            <w:spacing w:val="-4"/>
            <w:lang w:val="en-US"/>
          </w:rPr>
          <w:delText>n</w:delText>
        </w:r>
        <w:r w:rsidRPr="00AB44D1" w:rsidDel="00AB44D1">
          <w:rPr>
            <w:rFonts w:ascii="Courier New" w:hAnsi="Courier New" w:cs="Courier New"/>
            <w:bCs/>
            <w:spacing w:val="-4"/>
            <w:rPrChange w:id="3094" w:author="Александр Перепечаев" w:date="2021-05-26T13:24:00Z">
              <w:rPr>
                <w:rFonts w:ascii="Courier New" w:hAnsi="Courier New" w:cs="Courier New"/>
                <w:bCs/>
                <w:spacing w:val="-4"/>
                <w:lang w:val="en-US"/>
              </w:rPr>
            </w:rPrChange>
          </w:rPr>
          <w:delText>"</w:delText>
        </w:r>
      </w:del>
    </w:p>
    <w:p w14:paraId="5124FD65" w14:textId="5FA2403B" w:rsidR="00B955D5" w:rsidRPr="00AB44D1" w:rsidDel="00AB44D1" w:rsidRDefault="00B955D5" w:rsidP="00AB44D1">
      <w:pPr>
        <w:spacing w:after="240" w:line="360" w:lineRule="auto"/>
        <w:ind w:left="567"/>
        <w:jc w:val="center"/>
        <w:rPr>
          <w:del w:id="3095" w:author="Александр Перепечаев" w:date="2021-05-26T13:23:00Z"/>
          <w:rFonts w:ascii="Courier New" w:hAnsi="Courier New" w:cs="Courier New"/>
          <w:bCs/>
          <w:spacing w:val="-4"/>
          <w:rPrChange w:id="3096" w:author="Александр Перепечаев" w:date="2021-05-26T13:24:00Z">
            <w:rPr>
              <w:del w:id="3097" w:author="Александр Перепечаев" w:date="2021-05-26T13:23:00Z"/>
              <w:rFonts w:ascii="Courier New" w:hAnsi="Courier New" w:cs="Courier New"/>
              <w:bCs/>
              <w:spacing w:val="-4"/>
              <w:lang w:val="en-US"/>
            </w:rPr>
          </w:rPrChange>
        </w:rPr>
        <w:pPrChange w:id="3098" w:author="Александр Перепечаев" w:date="2021-05-26T13:23:00Z">
          <w:pPr>
            <w:autoSpaceDE w:val="0"/>
            <w:autoSpaceDN w:val="0"/>
            <w:adjustRightInd w:val="0"/>
            <w:ind w:left="567" w:firstLine="709"/>
          </w:pPr>
        </w:pPrChange>
      </w:pPr>
      <w:del w:id="3099" w:author="Александр Перепечаев" w:date="2021-05-26T13:23:00Z">
        <w:r w:rsidRPr="00AB44D1" w:rsidDel="00AB44D1">
          <w:rPr>
            <w:rFonts w:ascii="Courier New" w:hAnsi="Courier New" w:cs="Courier New"/>
            <w:bCs/>
            <w:spacing w:val="-4"/>
            <w:rPrChange w:id="310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310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message</w:delText>
        </w:r>
        <w:r w:rsidRPr="00AB44D1" w:rsidDel="00AB44D1">
          <w:rPr>
            <w:rFonts w:ascii="Courier New" w:hAnsi="Courier New" w:cs="Courier New"/>
            <w:bCs/>
            <w:spacing w:val="-4"/>
            <w:rPrChange w:id="3102" w:author="Александр Перепечаев" w:date="2021-05-26T13:24:00Z">
              <w:rPr>
                <w:rFonts w:ascii="Courier New" w:hAnsi="Courier New" w:cs="Courier New"/>
                <w:bCs/>
                <w:spacing w:val="-4"/>
                <w:lang w:val="en-US"/>
              </w:rPr>
            </w:rPrChange>
          </w:rPr>
          <w:delText xml:space="preserve">: " +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10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message</w:delText>
        </w:r>
        <w:r w:rsidRPr="00AB44D1" w:rsidDel="00AB44D1">
          <w:rPr>
            <w:rFonts w:ascii="Courier New" w:hAnsi="Courier New" w:cs="Courier New"/>
            <w:bCs/>
            <w:spacing w:val="-4"/>
            <w:rPrChange w:id="3104" w:author="Александр Перепечаев" w:date="2021-05-26T13:24:00Z">
              <w:rPr>
                <w:rFonts w:ascii="Courier New" w:hAnsi="Courier New" w:cs="Courier New"/>
                <w:bCs/>
                <w:spacing w:val="-4"/>
                <w:lang w:val="en-US"/>
              </w:rPr>
            </w:rPrChange>
          </w:rPr>
          <w:delText>() + "\</w:delText>
        </w:r>
        <w:r w:rsidRPr="00EE5ABE" w:rsidDel="00AB44D1">
          <w:rPr>
            <w:rFonts w:ascii="Courier New" w:hAnsi="Courier New" w:cs="Courier New"/>
            <w:bCs/>
            <w:spacing w:val="-4"/>
            <w:lang w:val="en-US"/>
          </w:rPr>
          <w:delText>n</w:delText>
        </w:r>
        <w:r w:rsidRPr="00AB44D1" w:rsidDel="00AB44D1">
          <w:rPr>
            <w:rFonts w:ascii="Courier New" w:hAnsi="Courier New" w:cs="Courier New"/>
            <w:bCs/>
            <w:spacing w:val="-4"/>
            <w:rPrChange w:id="3105" w:author="Александр Перепечаев" w:date="2021-05-26T13:24:00Z">
              <w:rPr>
                <w:rFonts w:ascii="Courier New" w:hAnsi="Courier New" w:cs="Courier New"/>
                <w:bCs/>
                <w:spacing w:val="-4"/>
                <w:lang w:val="en-US"/>
              </w:rPr>
            </w:rPrChange>
          </w:rPr>
          <w:delText>"</w:delText>
        </w:r>
      </w:del>
    </w:p>
    <w:p w14:paraId="1319FA11" w14:textId="6E86F5B1" w:rsidR="00B955D5" w:rsidRPr="00AB44D1" w:rsidDel="00AB44D1" w:rsidRDefault="00B955D5" w:rsidP="00AB44D1">
      <w:pPr>
        <w:spacing w:after="240" w:line="360" w:lineRule="auto"/>
        <w:ind w:left="567"/>
        <w:jc w:val="center"/>
        <w:rPr>
          <w:del w:id="3106" w:author="Александр Перепечаев" w:date="2021-05-26T13:23:00Z"/>
          <w:rFonts w:ascii="Courier New" w:hAnsi="Courier New" w:cs="Courier New"/>
          <w:bCs/>
          <w:spacing w:val="-4"/>
          <w:rPrChange w:id="3107" w:author="Александр Перепечаев" w:date="2021-05-26T13:24:00Z">
            <w:rPr>
              <w:del w:id="3108" w:author="Александр Перепечаев" w:date="2021-05-26T13:23:00Z"/>
              <w:rFonts w:ascii="Courier New" w:hAnsi="Courier New" w:cs="Courier New"/>
              <w:bCs/>
              <w:spacing w:val="-4"/>
              <w:lang w:val="en-US"/>
            </w:rPr>
          </w:rPrChange>
        </w:rPr>
        <w:pPrChange w:id="3109" w:author="Александр Перепечаев" w:date="2021-05-26T13:23:00Z">
          <w:pPr>
            <w:autoSpaceDE w:val="0"/>
            <w:autoSpaceDN w:val="0"/>
            <w:adjustRightInd w:val="0"/>
            <w:ind w:left="567" w:firstLine="709"/>
          </w:pPr>
        </w:pPrChange>
      </w:pPr>
    </w:p>
    <w:p w14:paraId="669B0C1B" w14:textId="095D1276" w:rsidR="00B955D5" w:rsidRPr="00AB44D1" w:rsidDel="00AB44D1" w:rsidRDefault="00B955D5" w:rsidP="00AB44D1">
      <w:pPr>
        <w:spacing w:after="240" w:line="360" w:lineRule="auto"/>
        <w:ind w:left="567"/>
        <w:jc w:val="center"/>
        <w:rPr>
          <w:del w:id="3110" w:author="Александр Перепечаев" w:date="2021-05-26T13:23:00Z"/>
          <w:rFonts w:ascii="Courier New" w:hAnsi="Courier New" w:cs="Courier New"/>
          <w:bCs/>
          <w:spacing w:val="-4"/>
          <w:rPrChange w:id="3111" w:author="Александр Перепечаев" w:date="2021-05-26T13:24:00Z">
            <w:rPr>
              <w:del w:id="3112" w:author="Александр Перепечаев" w:date="2021-05-26T13:23:00Z"/>
              <w:rFonts w:ascii="Courier New" w:hAnsi="Courier New" w:cs="Courier New"/>
              <w:bCs/>
              <w:spacing w:val="-4"/>
              <w:lang w:val="en-US"/>
            </w:rPr>
          </w:rPrChange>
        </w:rPr>
        <w:pPrChange w:id="3113" w:author="Александр Перепечаев" w:date="2021-05-26T13:23:00Z">
          <w:pPr>
            <w:autoSpaceDE w:val="0"/>
            <w:autoSpaceDN w:val="0"/>
            <w:adjustRightInd w:val="0"/>
            <w:ind w:left="567" w:firstLine="709"/>
          </w:pPr>
        </w:pPrChange>
      </w:pPr>
      <w:del w:id="3114" w:author="Александр Перепечаев" w:date="2021-05-26T13:23:00Z">
        <w:r w:rsidRPr="00AB44D1" w:rsidDel="00AB44D1">
          <w:rPr>
            <w:rFonts w:ascii="Courier New" w:hAnsi="Courier New" w:cs="Courier New"/>
            <w:bCs/>
            <w:spacing w:val="-4"/>
            <w:rPrChange w:id="311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AB44D1" w:rsidDel="00AB44D1">
          <w:rPr>
            <w:rFonts w:ascii="Courier New" w:hAnsi="Courier New" w:cs="Courier New"/>
            <w:bCs/>
            <w:spacing w:val="-4"/>
            <w:rPrChange w:id="311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text</w:delText>
        </w:r>
        <w:r w:rsidRPr="00AB44D1" w:rsidDel="00AB44D1">
          <w:rPr>
            <w:rFonts w:ascii="Courier New" w:hAnsi="Courier New" w:cs="Courier New"/>
            <w:bCs/>
            <w:spacing w:val="-4"/>
            <w:rPrChange w:id="311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content</w:delText>
        </w:r>
      </w:del>
    </w:p>
    <w:p w14:paraId="652C4EE8" w14:textId="78AA7F81" w:rsidR="00B955D5" w:rsidRPr="00AB44D1" w:rsidDel="00AB44D1" w:rsidRDefault="00B955D5" w:rsidP="00AB44D1">
      <w:pPr>
        <w:spacing w:after="240" w:line="360" w:lineRule="auto"/>
        <w:ind w:left="567"/>
        <w:jc w:val="center"/>
        <w:rPr>
          <w:del w:id="3118" w:author="Александр Перепечаев" w:date="2021-05-26T13:23:00Z"/>
          <w:rFonts w:ascii="Courier New" w:hAnsi="Courier New" w:cs="Courier New"/>
          <w:bCs/>
          <w:spacing w:val="-4"/>
          <w:rPrChange w:id="3119" w:author="Александр Перепечаев" w:date="2021-05-26T13:24:00Z">
            <w:rPr>
              <w:del w:id="3120" w:author="Александр Перепечаев" w:date="2021-05-26T13:23:00Z"/>
              <w:rFonts w:ascii="Courier New" w:hAnsi="Courier New" w:cs="Courier New"/>
              <w:bCs/>
              <w:spacing w:val="-4"/>
              <w:lang w:val="en-US"/>
            </w:rPr>
          </w:rPrChange>
        </w:rPr>
        <w:pPrChange w:id="3121" w:author="Александр Перепечаев" w:date="2021-05-26T13:23:00Z">
          <w:pPr>
            <w:autoSpaceDE w:val="0"/>
            <w:autoSpaceDN w:val="0"/>
            <w:adjustRightInd w:val="0"/>
            <w:ind w:left="567" w:firstLine="709"/>
          </w:pPr>
        </w:pPrChange>
      </w:pPr>
      <w:del w:id="3122" w:author="Александр Перепечаев" w:date="2021-05-26T13:23:00Z">
        <w:r w:rsidRPr="00AB44D1" w:rsidDel="00AB44D1">
          <w:rPr>
            <w:rFonts w:ascii="Courier New" w:hAnsi="Courier New" w:cs="Courier New"/>
            <w:bCs/>
            <w:spacing w:val="-4"/>
            <w:rPrChange w:id="312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del>
    </w:p>
    <w:p w14:paraId="6FDC1815" w14:textId="20D098B7" w:rsidR="00B955D5" w:rsidRPr="00AB44D1" w:rsidDel="00AB44D1" w:rsidRDefault="00B955D5" w:rsidP="00AB44D1">
      <w:pPr>
        <w:spacing w:after="240" w:line="360" w:lineRule="auto"/>
        <w:ind w:left="567"/>
        <w:jc w:val="center"/>
        <w:rPr>
          <w:del w:id="3124" w:author="Александр Перепечаев" w:date="2021-05-26T13:23:00Z"/>
          <w:rFonts w:ascii="Courier New" w:hAnsi="Courier New" w:cs="Courier New"/>
          <w:bCs/>
          <w:spacing w:val="-4"/>
          <w:rPrChange w:id="3125" w:author="Александр Перепечаев" w:date="2021-05-26T13:24:00Z">
            <w:rPr>
              <w:del w:id="3126" w:author="Александр Перепечаев" w:date="2021-05-26T13:23:00Z"/>
              <w:rFonts w:ascii="Courier New" w:hAnsi="Courier New" w:cs="Courier New"/>
              <w:bCs/>
              <w:spacing w:val="-4"/>
              <w:lang w:val="en-US"/>
            </w:rPr>
          </w:rPrChange>
        </w:rPr>
        <w:pPrChange w:id="3127" w:author="Александр Перепечаев" w:date="2021-05-26T13:23:00Z">
          <w:pPr>
            <w:autoSpaceDE w:val="0"/>
            <w:autoSpaceDN w:val="0"/>
            <w:adjustRightInd w:val="0"/>
            <w:ind w:left="567" w:firstLine="709"/>
          </w:pPr>
        </w:pPrChange>
      </w:pPr>
      <w:del w:id="3128" w:author="Александр Перепечаев" w:date="2021-05-26T13:23:00Z">
        <w:r w:rsidRPr="00AB44D1" w:rsidDel="00AB44D1">
          <w:rPr>
            <w:rFonts w:ascii="Courier New" w:hAnsi="Courier New" w:cs="Courier New"/>
            <w:bCs/>
            <w:spacing w:val="-4"/>
            <w:rPrChange w:id="3129" w:author="Александр Перепечаев" w:date="2021-05-26T13:24:00Z">
              <w:rPr>
                <w:rFonts w:ascii="Courier New" w:hAnsi="Courier New" w:cs="Courier New"/>
                <w:bCs/>
                <w:spacing w:val="-4"/>
                <w:lang w:val="en-US"/>
              </w:rPr>
            </w:rPrChange>
          </w:rPr>
          <w:delText xml:space="preserve">                }</w:delText>
        </w:r>
      </w:del>
    </w:p>
    <w:p w14:paraId="6994DCDB" w14:textId="1CDC1B75" w:rsidR="00B955D5" w:rsidRPr="00AB44D1" w:rsidDel="00AB44D1" w:rsidRDefault="00B955D5" w:rsidP="00AB44D1">
      <w:pPr>
        <w:spacing w:after="240" w:line="360" w:lineRule="auto"/>
        <w:ind w:left="567"/>
        <w:jc w:val="center"/>
        <w:rPr>
          <w:del w:id="3130" w:author="Александр Перепечаев" w:date="2021-05-26T13:23:00Z"/>
          <w:rFonts w:ascii="Courier New" w:hAnsi="Courier New" w:cs="Courier New"/>
          <w:bCs/>
          <w:spacing w:val="-4"/>
          <w:rPrChange w:id="3131" w:author="Александр Перепечаев" w:date="2021-05-26T13:24:00Z">
            <w:rPr>
              <w:del w:id="3132" w:author="Александр Перепечаев" w:date="2021-05-26T13:23:00Z"/>
              <w:rFonts w:ascii="Courier New" w:hAnsi="Courier New" w:cs="Courier New"/>
              <w:bCs/>
              <w:spacing w:val="-4"/>
              <w:lang w:val="en-US"/>
            </w:rPr>
          </w:rPrChange>
        </w:rPr>
        <w:pPrChange w:id="3133" w:author="Александр Перепечаев" w:date="2021-05-26T13:23:00Z">
          <w:pPr>
            <w:autoSpaceDE w:val="0"/>
            <w:autoSpaceDN w:val="0"/>
            <w:adjustRightInd w:val="0"/>
            <w:ind w:left="567" w:firstLine="709"/>
          </w:pPr>
        </w:pPrChange>
      </w:pPr>
      <w:del w:id="3134" w:author="Александр Перепечаев" w:date="2021-05-26T13:23:00Z">
        <w:r w:rsidRPr="00AB44D1" w:rsidDel="00AB44D1">
          <w:rPr>
            <w:rFonts w:ascii="Courier New" w:hAnsi="Courier New" w:cs="Courier New"/>
            <w:bCs/>
            <w:spacing w:val="-4"/>
            <w:rPrChange w:id="3135" w:author="Александр Перепечаев" w:date="2021-05-26T13:24:00Z">
              <w:rPr>
                <w:rFonts w:ascii="Courier New" w:hAnsi="Courier New" w:cs="Courier New"/>
                <w:bCs/>
                <w:spacing w:val="-4"/>
                <w:lang w:val="en-US"/>
              </w:rPr>
            </w:rPrChange>
          </w:rPr>
          <w:delText xml:space="preserve">                //Если все хорошо0</w:delText>
        </w:r>
      </w:del>
    </w:p>
    <w:p w14:paraId="0EE9A7E3" w14:textId="4308AA51" w:rsidR="00B955D5" w:rsidRPr="00AB44D1" w:rsidDel="00AB44D1" w:rsidRDefault="00B955D5" w:rsidP="00AB44D1">
      <w:pPr>
        <w:spacing w:after="240" w:line="360" w:lineRule="auto"/>
        <w:ind w:left="567"/>
        <w:jc w:val="center"/>
        <w:rPr>
          <w:del w:id="3136" w:author="Александр Перепечаев" w:date="2021-05-26T13:23:00Z"/>
          <w:rFonts w:ascii="Courier New" w:hAnsi="Courier New" w:cs="Courier New"/>
          <w:bCs/>
          <w:spacing w:val="-4"/>
          <w:rPrChange w:id="3137" w:author="Александр Перепечаев" w:date="2021-05-26T13:24:00Z">
            <w:rPr>
              <w:del w:id="3138" w:author="Александр Перепечаев" w:date="2021-05-26T13:23:00Z"/>
              <w:rFonts w:ascii="Courier New" w:hAnsi="Courier New" w:cs="Courier New"/>
              <w:bCs/>
              <w:spacing w:val="-4"/>
              <w:lang w:val="en-US"/>
            </w:rPr>
          </w:rPrChange>
        </w:rPr>
        <w:pPrChange w:id="3139" w:author="Александр Перепечаев" w:date="2021-05-26T13:23:00Z">
          <w:pPr>
            <w:autoSpaceDE w:val="0"/>
            <w:autoSpaceDN w:val="0"/>
            <w:adjustRightInd w:val="0"/>
            <w:ind w:left="567" w:firstLine="709"/>
          </w:pPr>
        </w:pPrChange>
      </w:pPr>
      <w:del w:id="3140" w:author="Александр Перепечаев" w:date="2021-05-26T13:23:00Z">
        <w:r w:rsidRPr="00AB44D1" w:rsidDel="00AB44D1">
          <w:rPr>
            <w:rFonts w:ascii="Courier New" w:hAnsi="Courier New" w:cs="Courier New"/>
            <w:bCs/>
            <w:spacing w:val="-4"/>
            <w:rPrChange w:id="314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31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3143" w:author="Александр Перепечаев" w:date="2021-05-26T13:24:00Z">
              <w:rPr>
                <w:rFonts w:ascii="Courier New" w:hAnsi="Courier New" w:cs="Courier New"/>
                <w:bCs/>
                <w:spacing w:val="-4"/>
                <w:lang w:val="en-US"/>
              </w:rPr>
            </w:rPrChange>
          </w:rPr>
          <w:delText xml:space="preserve"> = ""</w:delText>
        </w:r>
      </w:del>
    </w:p>
    <w:p w14:paraId="34DA5947" w14:textId="05E5E6EE" w:rsidR="00B955D5" w:rsidRPr="00AB44D1" w:rsidDel="00AB44D1" w:rsidRDefault="00B955D5" w:rsidP="00AB44D1">
      <w:pPr>
        <w:spacing w:after="240" w:line="360" w:lineRule="auto"/>
        <w:ind w:left="567"/>
        <w:jc w:val="center"/>
        <w:rPr>
          <w:del w:id="3144" w:author="Александр Перепечаев" w:date="2021-05-26T13:23:00Z"/>
          <w:rFonts w:ascii="Courier New" w:hAnsi="Courier New" w:cs="Courier New"/>
          <w:bCs/>
          <w:spacing w:val="-4"/>
          <w:rPrChange w:id="3145" w:author="Александр Перепечаев" w:date="2021-05-26T13:24:00Z">
            <w:rPr>
              <w:del w:id="3146" w:author="Александр Перепечаев" w:date="2021-05-26T13:23:00Z"/>
              <w:rFonts w:ascii="Courier New" w:hAnsi="Courier New" w:cs="Courier New"/>
              <w:bCs/>
              <w:spacing w:val="-4"/>
              <w:lang w:val="en-US"/>
            </w:rPr>
          </w:rPrChange>
        </w:rPr>
        <w:pPrChange w:id="3147" w:author="Александр Перепечаев" w:date="2021-05-26T13:23:00Z">
          <w:pPr>
            <w:autoSpaceDE w:val="0"/>
            <w:autoSpaceDN w:val="0"/>
            <w:adjustRightInd w:val="0"/>
            <w:ind w:left="567" w:firstLine="709"/>
          </w:pPr>
        </w:pPrChange>
      </w:pPr>
      <w:del w:id="3148" w:author="Александр Перепечаев" w:date="2021-05-26T13:23:00Z">
        <w:r w:rsidRPr="00AB44D1" w:rsidDel="00AB44D1">
          <w:rPr>
            <w:rFonts w:ascii="Courier New" w:hAnsi="Courier New" w:cs="Courier New"/>
            <w:bCs/>
            <w:spacing w:val="-4"/>
            <w:rPrChange w:id="314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3150"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Code</w:delText>
        </w:r>
        <w:r w:rsidRPr="00AB44D1" w:rsidDel="00AB44D1">
          <w:rPr>
            <w:rFonts w:ascii="Courier New" w:hAnsi="Courier New" w:cs="Courier New"/>
            <w:bCs/>
            <w:spacing w:val="-4"/>
            <w:rPrChange w:id="3151" w:author="Александр Перепечаев" w:date="2021-05-26T13:24:00Z">
              <w:rPr>
                <w:rFonts w:ascii="Courier New" w:hAnsi="Courier New" w:cs="Courier New"/>
                <w:bCs/>
                <w:spacing w:val="-4"/>
                <w:lang w:val="en-US"/>
              </w:rPr>
            </w:rPrChange>
          </w:rPr>
          <w:delText xml:space="preserve">: " +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15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code</w:delText>
        </w:r>
        <w:r w:rsidRPr="00AB44D1" w:rsidDel="00AB44D1">
          <w:rPr>
            <w:rFonts w:ascii="Courier New" w:hAnsi="Courier New" w:cs="Courier New"/>
            <w:bCs/>
            <w:spacing w:val="-4"/>
            <w:rPrChange w:id="3153" w:author="Александр Перепечаев" w:date="2021-05-26T13:24:00Z">
              <w:rPr>
                <w:rFonts w:ascii="Courier New" w:hAnsi="Courier New" w:cs="Courier New"/>
                <w:bCs/>
                <w:spacing w:val="-4"/>
                <w:lang w:val="en-US"/>
              </w:rPr>
            </w:rPrChange>
          </w:rPr>
          <w:delText>() + "\</w:delText>
        </w:r>
        <w:r w:rsidRPr="00EE5ABE" w:rsidDel="00AB44D1">
          <w:rPr>
            <w:rFonts w:ascii="Courier New" w:hAnsi="Courier New" w:cs="Courier New"/>
            <w:bCs/>
            <w:spacing w:val="-4"/>
            <w:lang w:val="en-US"/>
          </w:rPr>
          <w:delText>n</w:delText>
        </w:r>
        <w:r w:rsidRPr="00AB44D1" w:rsidDel="00AB44D1">
          <w:rPr>
            <w:rFonts w:ascii="Courier New" w:hAnsi="Courier New" w:cs="Courier New"/>
            <w:bCs/>
            <w:spacing w:val="-4"/>
            <w:rPrChange w:id="3154" w:author="Александр Перепечаев" w:date="2021-05-26T13:24:00Z">
              <w:rPr>
                <w:rFonts w:ascii="Courier New" w:hAnsi="Courier New" w:cs="Courier New"/>
                <w:bCs/>
                <w:spacing w:val="-4"/>
                <w:lang w:val="en-US"/>
              </w:rPr>
            </w:rPrChange>
          </w:rPr>
          <w:delText>"</w:delText>
        </w:r>
      </w:del>
    </w:p>
    <w:p w14:paraId="379FB9E8" w14:textId="2178557F" w:rsidR="00B955D5" w:rsidRPr="00AB44D1" w:rsidDel="00AB44D1" w:rsidRDefault="00B955D5" w:rsidP="00AB44D1">
      <w:pPr>
        <w:spacing w:after="240" w:line="360" w:lineRule="auto"/>
        <w:ind w:left="567"/>
        <w:jc w:val="center"/>
        <w:rPr>
          <w:del w:id="3155" w:author="Александр Перепечаев" w:date="2021-05-26T13:23:00Z"/>
          <w:rFonts w:ascii="Courier New" w:hAnsi="Courier New" w:cs="Courier New"/>
          <w:bCs/>
          <w:spacing w:val="-4"/>
          <w:rPrChange w:id="3156" w:author="Александр Перепечаев" w:date="2021-05-26T13:24:00Z">
            <w:rPr>
              <w:del w:id="3157" w:author="Александр Перепечаев" w:date="2021-05-26T13:23:00Z"/>
              <w:rFonts w:ascii="Courier New" w:hAnsi="Courier New" w:cs="Courier New"/>
              <w:bCs/>
              <w:spacing w:val="-4"/>
              <w:lang w:val="en-US"/>
            </w:rPr>
          </w:rPrChange>
        </w:rPr>
        <w:pPrChange w:id="3158" w:author="Александр Перепечаев" w:date="2021-05-26T13:23:00Z">
          <w:pPr>
            <w:autoSpaceDE w:val="0"/>
            <w:autoSpaceDN w:val="0"/>
            <w:adjustRightInd w:val="0"/>
            <w:ind w:left="567" w:firstLine="709"/>
          </w:pPr>
        </w:pPrChange>
      </w:pPr>
      <w:del w:id="3159" w:author="Александр Перепечаев" w:date="2021-05-26T13:23:00Z">
        <w:r w:rsidRPr="00AB44D1" w:rsidDel="00AB44D1">
          <w:rPr>
            <w:rFonts w:ascii="Courier New" w:hAnsi="Courier New" w:cs="Courier New"/>
            <w:bCs/>
            <w:spacing w:val="-4"/>
            <w:rPrChange w:id="316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316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message</w:delText>
        </w:r>
        <w:r w:rsidRPr="00AB44D1" w:rsidDel="00AB44D1">
          <w:rPr>
            <w:rFonts w:ascii="Courier New" w:hAnsi="Courier New" w:cs="Courier New"/>
            <w:bCs/>
            <w:spacing w:val="-4"/>
            <w:rPrChange w:id="3162" w:author="Александр Перепечаев" w:date="2021-05-26T13:24:00Z">
              <w:rPr>
                <w:rFonts w:ascii="Courier New" w:hAnsi="Courier New" w:cs="Courier New"/>
                <w:bCs/>
                <w:spacing w:val="-4"/>
                <w:lang w:val="en-US"/>
              </w:rPr>
            </w:rPrChange>
          </w:rPr>
          <w:delText xml:space="preserve">: " +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16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message</w:delText>
        </w:r>
        <w:r w:rsidRPr="00AB44D1" w:rsidDel="00AB44D1">
          <w:rPr>
            <w:rFonts w:ascii="Courier New" w:hAnsi="Courier New" w:cs="Courier New"/>
            <w:bCs/>
            <w:spacing w:val="-4"/>
            <w:rPrChange w:id="3164" w:author="Александр Перепечаев" w:date="2021-05-26T13:24:00Z">
              <w:rPr>
                <w:rFonts w:ascii="Courier New" w:hAnsi="Courier New" w:cs="Courier New"/>
                <w:bCs/>
                <w:spacing w:val="-4"/>
                <w:lang w:val="en-US"/>
              </w:rPr>
            </w:rPrChange>
          </w:rPr>
          <w:delText>() + "\</w:delText>
        </w:r>
        <w:r w:rsidRPr="00EE5ABE" w:rsidDel="00AB44D1">
          <w:rPr>
            <w:rFonts w:ascii="Courier New" w:hAnsi="Courier New" w:cs="Courier New"/>
            <w:bCs/>
            <w:spacing w:val="-4"/>
            <w:lang w:val="en-US"/>
          </w:rPr>
          <w:delText>n</w:delText>
        </w:r>
        <w:r w:rsidRPr="00AB44D1" w:rsidDel="00AB44D1">
          <w:rPr>
            <w:rFonts w:ascii="Courier New" w:hAnsi="Courier New" w:cs="Courier New"/>
            <w:bCs/>
            <w:spacing w:val="-4"/>
            <w:rPrChange w:id="3165" w:author="Александр Перепечаев" w:date="2021-05-26T13:24:00Z">
              <w:rPr>
                <w:rFonts w:ascii="Courier New" w:hAnsi="Courier New" w:cs="Courier New"/>
                <w:bCs/>
                <w:spacing w:val="-4"/>
                <w:lang w:val="en-US"/>
              </w:rPr>
            </w:rPrChange>
          </w:rPr>
          <w:delText>"</w:delText>
        </w:r>
      </w:del>
    </w:p>
    <w:p w14:paraId="05ABCD34" w14:textId="38E1D415" w:rsidR="00B955D5" w:rsidRPr="00AB44D1" w:rsidDel="00AB44D1" w:rsidRDefault="00B955D5" w:rsidP="00AB44D1">
      <w:pPr>
        <w:spacing w:after="240" w:line="360" w:lineRule="auto"/>
        <w:ind w:left="567"/>
        <w:jc w:val="center"/>
        <w:rPr>
          <w:del w:id="3166" w:author="Александр Перепечаев" w:date="2021-05-26T13:23:00Z"/>
          <w:rFonts w:ascii="Courier New" w:hAnsi="Courier New" w:cs="Courier New"/>
          <w:bCs/>
          <w:spacing w:val="-4"/>
          <w:rPrChange w:id="3167" w:author="Александр Перепечаев" w:date="2021-05-26T13:24:00Z">
            <w:rPr>
              <w:del w:id="3168" w:author="Александр Перепечаев" w:date="2021-05-26T13:23:00Z"/>
              <w:rFonts w:ascii="Courier New" w:hAnsi="Courier New" w:cs="Courier New"/>
              <w:bCs/>
              <w:spacing w:val="-4"/>
              <w:lang w:val="en-US"/>
            </w:rPr>
          </w:rPrChange>
        </w:rPr>
        <w:pPrChange w:id="3169" w:author="Александр Перепечаев" w:date="2021-05-26T13:23:00Z">
          <w:pPr>
            <w:autoSpaceDE w:val="0"/>
            <w:autoSpaceDN w:val="0"/>
            <w:adjustRightInd w:val="0"/>
            <w:ind w:left="567" w:firstLine="709"/>
          </w:pPr>
        </w:pPrChange>
      </w:pPr>
      <w:del w:id="3170" w:author="Александр Перепечаев" w:date="2021-05-26T13:23:00Z">
        <w:r w:rsidRPr="00AB44D1" w:rsidDel="00AB44D1">
          <w:rPr>
            <w:rFonts w:ascii="Courier New" w:hAnsi="Courier New" w:cs="Courier New"/>
            <w:bCs/>
            <w:spacing w:val="-4"/>
            <w:rPrChange w:id="317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AB44D1" w:rsidDel="00AB44D1">
          <w:rPr>
            <w:rFonts w:ascii="Courier New" w:hAnsi="Courier New" w:cs="Courier New"/>
            <w:bCs/>
            <w:spacing w:val="-4"/>
            <w:rPrChange w:id="317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text</w:delText>
        </w:r>
        <w:r w:rsidRPr="00AB44D1" w:rsidDel="00AB44D1">
          <w:rPr>
            <w:rFonts w:ascii="Courier New" w:hAnsi="Courier New" w:cs="Courier New"/>
            <w:bCs/>
            <w:spacing w:val="-4"/>
            <w:rPrChange w:id="317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content</w:delText>
        </w:r>
      </w:del>
    </w:p>
    <w:p w14:paraId="2AEC0827" w14:textId="5C4BBEE8" w:rsidR="00B955D5" w:rsidRPr="00AB44D1" w:rsidDel="00AB44D1" w:rsidRDefault="00B955D5" w:rsidP="00AB44D1">
      <w:pPr>
        <w:spacing w:after="240" w:line="360" w:lineRule="auto"/>
        <w:ind w:left="567"/>
        <w:jc w:val="center"/>
        <w:rPr>
          <w:del w:id="3174" w:author="Александр Перепечаев" w:date="2021-05-26T13:23:00Z"/>
          <w:rFonts w:ascii="Courier New" w:hAnsi="Courier New" w:cs="Courier New"/>
          <w:bCs/>
          <w:spacing w:val="-4"/>
          <w:rPrChange w:id="3175" w:author="Александр Перепечаев" w:date="2021-05-26T13:24:00Z">
            <w:rPr>
              <w:del w:id="3176" w:author="Александр Перепечаев" w:date="2021-05-26T13:23:00Z"/>
              <w:rFonts w:ascii="Courier New" w:hAnsi="Courier New" w:cs="Courier New"/>
              <w:bCs/>
              <w:spacing w:val="-4"/>
              <w:lang w:val="en-US"/>
            </w:rPr>
          </w:rPrChange>
        </w:rPr>
        <w:pPrChange w:id="3177" w:author="Александр Перепечаев" w:date="2021-05-26T13:23:00Z">
          <w:pPr>
            <w:autoSpaceDE w:val="0"/>
            <w:autoSpaceDN w:val="0"/>
            <w:adjustRightInd w:val="0"/>
            <w:ind w:left="567" w:firstLine="709"/>
          </w:pPr>
        </w:pPrChange>
      </w:pPr>
      <w:del w:id="3178" w:author="Александр Перепечаев" w:date="2021-05-26T13:23:00Z">
        <w:r w:rsidRPr="00AB44D1" w:rsidDel="00AB44D1">
          <w:rPr>
            <w:rFonts w:ascii="Courier New" w:hAnsi="Courier New" w:cs="Courier New"/>
            <w:bCs/>
            <w:spacing w:val="-4"/>
            <w:rPrChange w:id="317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318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obj</w:delText>
        </w:r>
        <w:r w:rsidRPr="00AB44D1" w:rsidDel="00AB44D1">
          <w:rPr>
            <w:rFonts w:ascii="Courier New" w:hAnsi="Courier New" w:cs="Courier New"/>
            <w:bCs/>
            <w:spacing w:val="-4"/>
            <w:rPrChange w:id="318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18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3183" w:author="Александр Перепечаев" w:date="2021-05-26T13:24:00Z">
              <w:rPr>
                <w:rFonts w:ascii="Courier New" w:hAnsi="Courier New" w:cs="Courier New"/>
                <w:bCs/>
                <w:spacing w:val="-4"/>
                <w:lang w:val="en-US"/>
              </w:rPr>
            </w:rPrChange>
          </w:rPr>
          <w:delText>();</w:delText>
        </w:r>
      </w:del>
    </w:p>
    <w:p w14:paraId="3C0185DA" w14:textId="60E7A89D" w:rsidR="00B955D5" w:rsidRPr="00AB44D1" w:rsidDel="00AB44D1" w:rsidRDefault="00B955D5" w:rsidP="00AB44D1">
      <w:pPr>
        <w:spacing w:after="240" w:line="360" w:lineRule="auto"/>
        <w:ind w:left="567"/>
        <w:jc w:val="center"/>
        <w:rPr>
          <w:del w:id="3184" w:author="Александр Перепечаев" w:date="2021-05-26T13:23:00Z"/>
          <w:rFonts w:ascii="Courier New" w:hAnsi="Courier New" w:cs="Courier New"/>
          <w:bCs/>
          <w:spacing w:val="-4"/>
          <w:rPrChange w:id="3185" w:author="Александр Перепечаев" w:date="2021-05-26T13:24:00Z">
            <w:rPr>
              <w:del w:id="3186" w:author="Александр Перепечаев" w:date="2021-05-26T13:23:00Z"/>
              <w:rFonts w:ascii="Courier New" w:hAnsi="Courier New" w:cs="Courier New"/>
              <w:bCs/>
              <w:spacing w:val="-4"/>
              <w:lang w:val="en-US"/>
            </w:rPr>
          </w:rPrChange>
        </w:rPr>
        <w:pPrChange w:id="3187" w:author="Александр Перепечаев" w:date="2021-05-26T13:23:00Z">
          <w:pPr>
            <w:autoSpaceDE w:val="0"/>
            <w:autoSpaceDN w:val="0"/>
            <w:adjustRightInd w:val="0"/>
            <w:ind w:left="567" w:firstLine="709"/>
          </w:pPr>
        </w:pPrChange>
      </w:pPr>
    </w:p>
    <w:p w14:paraId="2178D330" w14:textId="56811DA7" w:rsidR="00B955D5" w:rsidRPr="00AB44D1" w:rsidDel="00AB44D1" w:rsidRDefault="00B955D5" w:rsidP="00AB44D1">
      <w:pPr>
        <w:spacing w:after="240" w:line="360" w:lineRule="auto"/>
        <w:ind w:left="567"/>
        <w:jc w:val="center"/>
        <w:rPr>
          <w:del w:id="3188" w:author="Александр Перепечаев" w:date="2021-05-26T13:23:00Z"/>
          <w:rFonts w:ascii="Courier New" w:hAnsi="Courier New" w:cs="Courier New"/>
          <w:bCs/>
          <w:spacing w:val="-4"/>
          <w:rPrChange w:id="3189" w:author="Александр Перепечаев" w:date="2021-05-26T13:24:00Z">
            <w:rPr>
              <w:del w:id="3190" w:author="Александр Перепечаев" w:date="2021-05-26T13:23:00Z"/>
              <w:rFonts w:ascii="Courier New" w:hAnsi="Courier New" w:cs="Courier New"/>
              <w:bCs/>
              <w:spacing w:val="-4"/>
              <w:lang w:val="en-US"/>
            </w:rPr>
          </w:rPrChange>
        </w:rPr>
        <w:pPrChange w:id="3191" w:author="Александр Перепечаев" w:date="2021-05-26T13:23:00Z">
          <w:pPr>
            <w:autoSpaceDE w:val="0"/>
            <w:autoSpaceDN w:val="0"/>
            <w:adjustRightInd w:val="0"/>
            <w:ind w:left="567" w:firstLine="709"/>
          </w:pPr>
        </w:pPrChange>
      </w:pPr>
      <w:del w:id="3192" w:author="Александр Перепечаев" w:date="2021-05-26T13:23:00Z">
        <w:r w:rsidRPr="00AB44D1" w:rsidDel="00AB44D1">
          <w:rPr>
            <w:rFonts w:ascii="Courier New" w:hAnsi="Courier New" w:cs="Courier New"/>
            <w:bCs/>
            <w:spacing w:val="-4"/>
            <w:rPrChange w:id="31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val</w:delText>
        </w:r>
        <w:r w:rsidRPr="00AB44D1" w:rsidDel="00AB44D1">
          <w:rPr>
            <w:rFonts w:ascii="Courier New" w:hAnsi="Courier New" w:cs="Courier New"/>
            <w:bCs/>
            <w:spacing w:val="-4"/>
            <w:rPrChange w:id="319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intent</w:delText>
        </w:r>
        <w:r w:rsidRPr="00AB44D1" w:rsidDel="00AB44D1">
          <w:rPr>
            <w:rFonts w:ascii="Courier New" w:hAnsi="Courier New" w:cs="Courier New"/>
            <w:bCs/>
            <w:spacing w:val="-4"/>
            <w:rPrChange w:id="319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Intent</w:delText>
        </w:r>
        <w:r w:rsidRPr="00AB44D1" w:rsidDel="00AB44D1">
          <w:rPr>
            <w:rFonts w:ascii="Courier New" w:hAnsi="Courier New" w:cs="Courier New"/>
            <w:bCs/>
            <w:spacing w:val="-4"/>
            <w:rPrChange w:id="319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this</w:delText>
        </w:r>
        <w:r w:rsidRPr="00AB44D1" w:rsidDel="00AB44D1">
          <w:rPr>
            <w:rFonts w:ascii="Courier New" w:hAnsi="Courier New" w:cs="Courier New"/>
            <w:bCs/>
            <w:spacing w:val="-4"/>
            <w:rPrChange w:id="319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Registration</w:delText>
        </w:r>
        <w:r w:rsidRPr="00AB44D1" w:rsidDel="00AB44D1">
          <w:rPr>
            <w:rFonts w:ascii="Courier New" w:hAnsi="Courier New" w:cs="Courier New"/>
            <w:bCs/>
            <w:spacing w:val="-4"/>
            <w:rPrChange w:id="319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EmotionActivity</w:delText>
        </w:r>
        <w:r w:rsidRPr="00AB44D1" w:rsidDel="00AB44D1">
          <w:rPr>
            <w:rFonts w:ascii="Courier New" w:hAnsi="Courier New" w:cs="Courier New"/>
            <w:bCs/>
            <w:spacing w:val="-4"/>
            <w:rPrChange w:id="319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class</w:delText>
        </w:r>
        <w:r w:rsidRPr="00AB44D1" w:rsidDel="00AB44D1">
          <w:rPr>
            <w:rFonts w:ascii="Courier New" w:hAnsi="Courier New" w:cs="Courier New"/>
            <w:bCs/>
            <w:spacing w:val="-4"/>
            <w:rPrChange w:id="320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java</w:delText>
        </w:r>
        <w:r w:rsidRPr="00AB44D1" w:rsidDel="00AB44D1">
          <w:rPr>
            <w:rFonts w:ascii="Courier New" w:hAnsi="Courier New" w:cs="Courier New"/>
            <w:bCs/>
            <w:spacing w:val="-4"/>
            <w:rPrChange w:id="3201" w:author="Александр Перепечаев" w:date="2021-05-26T13:24:00Z">
              <w:rPr>
                <w:rFonts w:ascii="Courier New" w:hAnsi="Courier New" w:cs="Courier New"/>
                <w:bCs/>
                <w:spacing w:val="-4"/>
                <w:lang w:val="en-US"/>
              </w:rPr>
            </w:rPrChange>
          </w:rPr>
          <w:delText>)</w:delText>
        </w:r>
      </w:del>
    </w:p>
    <w:p w14:paraId="334AADDB" w14:textId="798C3F25" w:rsidR="00B955D5" w:rsidRPr="00AB44D1" w:rsidDel="00AB44D1" w:rsidRDefault="00B955D5" w:rsidP="00AB44D1">
      <w:pPr>
        <w:spacing w:after="240" w:line="360" w:lineRule="auto"/>
        <w:ind w:left="567"/>
        <w:jc w:val="center"/>
        <w:rPr>
          <w:del w:id="3202" w:author="Александр Перепечаев" w:date="2021-05-26T13:23:00Z"/>
          <w:rFonts w:ascii="Courier New" w:hAnsi="Courier New" w:cs="Courier New"/>
          <w:bCs/>
          <w:spacing w:val="-4"/>
          <w:rPrChange w:id="3203" w:author="Александр Перепечаев" w:date="2021-05-26T13:24:00Z">
            <w:rPr>
              <w:del w:id="3204" w:author="Александр Перепечаев" w:date="2021-05-26T13:23:00Z"/>
              <w:rFonts w:ascii="Courier New" w:hAnsi="Courier New" w:cs="Courier New"/>
              <w:bCs/>
              <w:spacing w:val="-4"/>
              <w:lang w:val="en-US"/>
            </w:rPr>
          </w:rPrChange>
        </w:rPr>
        <w:pPrChange w:id="3205" w:author="Александр Перепечаев" w:date="2021-05-26T13:23:00Z">
          <w:pPr>
            <w:autoSpaceDE w:val="0"/>
            <w:autoSpaceDN w:val="0"/>
            <w:adjustRightInd w:val="0"/>
            <w:ind w:left="567" w:firstLine="709"/>
          </w:pPr>
        </w:pPrChange>
      </w:pPr>
      <w:del w:id="3206" w:author="Александр Перепечаев" w:date="2021-05-26T13:23:00Z">
        <w:r w:rsidRPr="00AB44D1" w:rsidDel="00AB44D1">
          <w:rPr>
            <w:rFonts w:ascii="Courier New" w:hAnsi="Courier New" w:cs="Courier New"/>
            <w:bCs/>
            <w:spacing w:val="-4"/>
            <w:rPrChange w:id="320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intent</w:delText>
        </w:r>
        <w:r w:rsidRPr="00AB44D1" w:rsidDel="00AB44D1">
          <w:rPr>
            <w:rFonts w:ascii="Courier New" w:hAnsi="Courier New" w:cs="Courier New"/>
            <w:bCs/>
            <w:spacing w:val="-4"/>
            <w:rPrChange w:id="320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putExtra</w:delText>
        </w:r>
        <w:r w:rsidRPr="00AB44D1" w:rsidDel="00AB44D1">
          <w:rPr>
            <w:rFonts w:ascii="Courier New" w:hAnsi="Courier New" w:cs="Courier New"/>
            <w:bCs/>
            <w:spacing w:val="-4"/>
            <w:rPrChange w:id="320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32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obj</w:delText>
        </w:r>
        <w:r w:rsidRPr="00AB44D1" w:rsidDel="00AB44D1">
          <w:rPr>
            <w:rFonts w:ascii="Courier New" w:hAnsi="Courier New" w:cs="Courier New"/>
            <w:bCs/>
            <w:spacing w:val="-4"/>
            <w:rPrChange w:id="321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3212" w:author="Александр Перепечаев" w:date="2021-05-26T13:24:00Z">
              <w:rPr>
                <w:rFonts w:ascii="Courier New" w:hAnsi="Courier New" w:cs="Courier New"/>
                <w:bCs/>
                <w:spacing w:val="-4"/>
                <w:lang w:val="en-US"/>
              </w:rPr>
            </w:rPrChange>
          </w:rPr>
          <w:delText>);</w:delText>
        </w:r>
      </w:del>
    </w:p>
    <w:p w14:paraId="52FC8718" w14:textId="28C348B1" w:rsidR="00B955D5" w:rsidRPr="00AB44D1" w:rsidDel="00AB44D1" w:rsidRDefault="00B955D5" w:rsidP="00AB44D1">
      <w:pPr>
        <w:spacing w:after="240" w:line="360" w:lineRule="auto"/>
        <w:ind w:left="567"/>
        <w:jc w:val="center"/>
        <w:rPr>
          <w:del w:id="3213" w:author="Александр Перепечаев" w:date="2021-05-26T13:23:00Z"/>
          <w:rFonts w:ascii="Courier New" w:hAnsi="Courier New" w:cs="Courier New"/>
          <w:bCs/>
          <w:spacing w:val="-4"/>
          <w:rPrChange w:id="3214" w:author="Александр Перепечаев" w:date="2021-05-26T13:24:00Z">
            <w:rPr>
              <w:del w:id="3215" w:author="Александр Перепечаев" w:date="2021-05-26T13:23:00Z"/>
              <w:rFonts w:ascii="Courier New" w:hAnsi="Courier New" w:cs="Courier New"/>
              <w:bCs/>
              <w:spacing w:val="-4"/>
              <w:lang w:val="en-US"/>
            </w:rPr>
          </w:rPrChange>
        </w:rPr>
        <w:pPrChange w:id="3216" w:author="Александр Перепечаев" w:date="2021-05-26T13:23:00Z">
          <w:pPr>
            <w:autoSpaceDE w:val="0"/>
            <w:autoSpaceDN w:val="0"/>
            <w:adjustRightInd w:val="0"/>
            <w:ind w:left="567" w:firstLine="709"/>
          </w:pPr>
        </w:pPrChange>
      </w:pPr>
      <w:del w:id="3217" w:author="Александр Перепечаев" w:date="2021-05-26T13:23:00Z">
        <w:r w:rsidRPr="00AB44D1" w:rsidDel="00AB44D1">
          <w:rPr>
            <w:rFonts w:ascii="Courier New" w:hAnsi="Courier New" w:cs="Courier New"/>
            <w:bCs/>
            <w:spacing w:val="-4"/>
            <w:rPrChange w:id="321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intent</w:delText>
        </w:r>
        <w:r w:rsidRPr="00AB44D1" w:rsidDel="00AB44D1">
          <w:rPr>
            <w:rFonts w:ascii="Courier New" w:hAnsi="Courier New" w:cs="Courier New"/>
            <w:bCs/>
            <w:spacing w:val="-4"/>
            <w:rPrChange w:id="321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putExtra</w:delText>
        </w:r>
        <w:r w:rsidRPr="00AB44D1" w:rsidDel="00AB44D1">
          <w:rPr>
            <w:rFonts w:ascii="Courier New" w:hAnsi="Courier New" w:cs="Courier New"/>
            <w:bCs/>
            <w:spacing w:val="-4"/>
            <w:rPrChange w:id="322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32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obj</w:delText>
        </w:r>
        <w:r w:rsidRPr="00AB44D1" w:rsidDel="00AB44D1">
          <w:rPr>
            <w:rFonts w:ascii="Courier New" w:hAnsi="Courier New" w:cs="Courier New"/>
            <w:bCs/>
            <w:spacing w:val="-4"/>
            <w:rPrChange w:id="322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3223" w:author="Александр Перепечаев" w:date="2021-05-26T13:24:00Z">
              <w:rPr>
                <w:rFonts w:ascii="Courier New" w:hAnsi="Courier New" w:cs="Courier New"/>
                <w:bCs/>
                <w:spacing w:val="-4"/>
                <w:lang w:val="en-US"/>
              </w:rPr>
            </w:rPrChange>
          </w:rPr>
          <w:delText>);</w:delText>
        </w:r>
      </w:del>
    </w:p>
    <w:p w14:paraId="3CD78A12" w14:textId="344CD393" w:rsidR="00B955D5" w:rsidRPr="00AB44D1" w:rsidDel="00AB44D1" w:rsidRDefault="00B955D5" w:rsidP="00AB44D1">
      <w:pPr>
        <w:spacing w:after="240" w:line="360" w:lineRule="auto"/>
        <w:ind w:left="567"/>
        <w:jc w:val="center"/>
        <w:rPr>
          <w:del w:id="3224" w:author="Александр Перепечаев" w:date="2021-05-26T13:23:00Z"/>
          <w:rFonts w:ascii="Courier New" w:hAnsi="Courier New" w:cs="Courier New"/>
          <w:bCs/>
          <w:spacing w:val="-4"/>
          <w:rPrChange w:id="3225" w:author="Александр Перепечаев" w:date="2021-05-26T13:24:00Z">
            <w:rPr>
              <w:del w:id="3226" w:author="Александр Перепечаев" w:date="2021-05-26T13:23:00Z"/>
              <w:rFonts w:ascii="Courier New" w:hAnsi="Courier New" w:cs="Courier New"/>
              <w:bCs/>
              <w:spacing w:val="-4"/>
              <w:lang w:val="en-US"/>
            </w:rPr>
          </w:rPrChange>
        </w:rPr>
        <w:pPrChange w:id="3227" w:author="Александр Перепечаев" w:date="2021-05-26T13:23:00Z">
          <w:pPr>
            <w:autoSpaceDE w:val="0"/>
            <w:autoSpaceDN w:val="0"/>
            <w:adjustRightInd w:val="0"/>
            <w:ind w:left="567" w:firstLine="709"/>
          </w:pPr>
        </w:pPrChange>
      </w:pPr>
      <w:del w:id="3228" w:author="Александр Перепечаев" w:date="2021-05-26T13:23:00Z">
        <w:r w:rsidRPr="00AB44D1" w:rsidDel="00AB44D1">
          <w:rPr>
            <w:rFonts w:ascii="Courier New" w:hAnsi="Courier New" w:cs="Courier New"/>
            <w:bCs/>
            <w:spacing w:val="-4"/>
            <w:rPrChange w:id="322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startActivity</w:delText>
        </w:r>
        <w:r w:rsidRPr="00AB44D1" w:rsidDel="00AB44D1">
          <w:rPr>
            <w:rFonts w:ascii="Courier New" w:hAnsi="Courier New" w:cs="Courier New"/>
            <w:bCs/>
            <w:spacing w:val="-4"/>
            <w:rPrChange w:id="323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intent</w:delText>
        </w:r>
        <w:r w:rsidRPr="00AB44D1" w:rsidDel="00AB44D1">
          <w:rPr>
            <w:rFonts w:ascii="Courier New" w:hAnsi="Courier New" w:cs="Courier New"/>
            <w:bCs/>
            <w:spacing w:val="-4"/>
            <w:rPrChange w:id="3231" w:author="Александр Перепечаев" w:date="2021-05-26T13:24:00Z">
              <w:rPr>
                <w:rFonts w:ascii="Courier New" w:hAnsi="Courier New" w:cs="Courier New"/>
                <w:bCs/>
                <w:spacing w:val="-4"/>
                <w:lang w:val="en-US"/>
              </w:rPr>
            </w:rPrChange>
          </w:rPr>
          <w:delText>)</w:delText>
        </w:r>
      </w:del>
    </w:p>
    <w:p w14:paraId="1B58C8E5" w14:textId="552193A8" w:rsidR="00B955D5" w:rsidRPr="00AB44D1" w:rsidDel="00AB44D1" w:rsidRDefault="00B955D5" w:rsidP="00AB44D1">
      <w:pPr>
        <w:spacing w:after="240" w:line="360" w:lineRule="auto"/>
        <w:ind w:left="567"/>
        <w:jc w:val="center"/>
        <w:rPr>
          <w:del w:id="3232" w:author="Александр Перепечаев" w:date="2021-05-26T13:23:00Z"/>
          <w:rFonts w:ascii="Courier New" w:hAnsi="Courier New" w:cs="Courier New"/>
          <w:bCs/>
          <w:spacing w:val="-4"/>
          <w:rPrChange w:id="3233" w:author="Александр Перепечаев" w:date="2021-05-26T13:24:00Z">
            <w:rPr>
              <w:del w:id="3234" w:author="Александр Перепечаев" w:date="2021-05-26T13:23:00Z"/>
              <w:rFonts w:ascii="Courier New" w:hAnsi="Courier New" w:cs="Courier New"/>
              <w:bCs/>
              <w:spacing w:val="-4"/>
              <w:lang w:val="en-US"/>
            </w:rPr>
          </w:rPrChange>
        </w:rPr>
        <w:pPrChange w:id="3235" w:author="Александр Перепечаев" w:date="2021-05-26T13:23:00Z">
          <w:pPr>
            <w:autoSpaceDE w:val="0"/>
            <w:autoSpaceDN w:val="0"/>
            <w:adjustRightInd w:val="0"/>
            <w:ind w:left="567" w:firstLine="709"/>
          </w:pPr>
        </w:pPrChange>
      </w:pPr>
      <w:del w:id="3236" w:author="Александр Перепечаев" w:date="2021-05-26T13:23:00Z">
        <w:r w:rsidRPr="00AB44D1" w:rsidDel="00AB44D1">
          <w:rPr>
            <w:rFonts w:ascii="Courier New" w:hAnsi="Courier New" w:cs="Courier New"/>
            <w:bCs/>
            <w:spacing w:val="-4"/>
            <w:rPrChange w:id="3237" w:author="Александр Перепечаев" w:date="2021-05-26T13:24:00Z">
              <w:rPr>
                <w:rFonts w:ascii="Courier New" w:hAnsi="Courier New" w:cs="Courier New"/>
                <w:bCs/>
                <w:spacing w:val="-4"/>
                <w:lang w:val="en-US"/>
              </w:rPr>
            </w:rPrChange>
          </w:rPr>
          <w:delText xml:space="preserve"> } })    }}</w:delText>
        </w:r>
      </w:del>
    </w:p>
    <w:p w14:paraId="381FB942" w14:textId="17D888E8" w:rsidR="00B955D5" w:rsidRPr="00CD2482" w:rsidDel="00AB44D1" w:rsidRDefault="006569E9" w:rsidP="00AB44D1">
      <w:pPr>
        <w:spacing w:after="240" w:line="360" w:lineRule="auto"/>
        <w:ind w:left="567"/>
        <w:jc w:val="center"/>
        <w:rPr>
          <w:del w:id="3238" w:author="Александр Перепечаев" w:date="2021-05-26T13:23:00Z"/>
          <w:rFonts w:ascii="Courier New" w:hAnsi="Courier New" w:cs="Courier New"/>
          <w:b/>
          <w:bCs/>
          <w:spacing w:val="-4"/>
          <w:sz w:val="16"/>
          <w:szCs w:val="16"/>
        </w:rPr>
        <w:pPrChange w:id="3239" w:author="Александр Перепечаев" w:date="2021-05-26T13:23:00Z">
          <w:pPr>
            <w:pStyle w:val="afffe"/>
            <w:ind w:firstLine="0"/>
          </w:pPr>
        </w:pPrChange>
      </w:pPr>
      <w:del w:id="3240" w:author="Александр Перепечаев" w:date="2021-05-26T13:23:00Z">
        <w:r w:rsidRPr="0085241E" w:rsidDel="00AB44D1">
          <w:rPr>
            <w:bCs/>
            <w:color w:val="171717"/>
            <w:lang w:eastAsia="en-US"/>
          </w:rPr>
          <w:delText>Листинг</w:delText>
        </w:r>
        <w:r w:rsidRPr="00CD2482" w:rsidDel="00AB44D1">
          <w:rPr>
            <w:bCs/>
            <w:color w:val="171717"/>
            <w:lang w:eastAsia="en-US"/>
          </w:rPr>
          <w:delText xml:space="preserve"> </w:delText>
        </w:r>
        <w:r w:rsidRPr="0085241E" w:rsidDel="00AB44D1">
          <w:rPr>
            <w:bCs/>
            <w:color w:val="171717"/>
            <w:lang w:eastAsia="en-US"/>
          </w:rPr>
          <w:delText>Б</w:delText>
        </w:r>
        <w:r w:rsidRPr="00CD2482" w:rsidDel="00AB44D1">
          <w:rPr>
            <w:bCs/>
            <w:color w:val="171717"/>
            <w:lang w:eastAsia="en-US"/>
          </w:rPr>
          <w:delText>.</w:delText>
        </w:r>
        <w:r w:rsidR="000D6561" w:rsidRPr="00CD2482" w:rsidDel="00AB44D1">
          <w:rPr>
            <w:bCs/>
            <w:color w:val="171717"/>
            <w:lang w:eastAsia="en-US"/>
          </w:rPr>
          <w:delText>4</w:delText>
        </w:r>
        <w:r w:rsidRPr="00CD2482" w:rsidDel="00AB44D1">
          <w:rPr>
            <w:bCs/>
            <w:color w:val="171717"/>
            <w:lang w:eastAsia="en-US"/>
          </w:rPr>
          <w:delText xml:space="preserve"> –  </w:delText>
        </w:r>
        <w:r w:rsidR="00B955D5" w:rsidRPr="00EE5ABE" w:rsidDel="00AB44D1">
          <w:rPr>
            <w:bCs/>
          </w:rPr>
          <w:delText>Исходный</w:delText>
        </w:r>
        <w:r w:rsidR="00B955D5" w:rsidRPr="00CD2482" w:rsidDel="00AB44D1">
          <w:rPr>
            <w:bCs/>
          </w:rPr>
          <w:delText xml:space="preserve"> </w:delText>
        </w:r>
        <w:r w:rsidR="00B955D5" w:rsidRPr="00EE5ABE" w:rsidDel="00AB44D1">
          <w:rPr>
            <w:bCs/>
          </w:rPr>
          <w:delText>код</w:delText>
        </w:r>
        <w:r w:rsidR="00B955D5" w:rsidRPr="00CD2482" w:rsidDel="00AB44D1">
          <w:rPr>
            <w:bCs/>
          </w:rPr>
          <w:delText xml:space="preserve"> </w:delText>
        </w:r>
        <w:r w:rsidR="00B955D5" w:rsidRPr="00EE5ABE" w:rsidDel="00AB44D1">
          <w:rPr>
            <w:bCs/>
          </w:rPr>
          <w:delText>фрагмента</w:delText>
        </w:r>
        <w:r w:rsidR="00B955D5" w:rsidRPr="00CD2482" w:rsidDel="00AB44D1">
          <w:rPr>
            <w:bCs/>
          </w:rPr>
          <w:delText xml:space="preserve"> </w:delText>
        </w:r>
        <w:r w:rsidR="00B955D5" w:rsidRPr="00EE5ABE" w:rsidDel="00AB44D1">
          <w:rPr>
            <w:bCs/>
            <w:lang w:val="en-US"/>
          </w:rPr>
          <w:delText>photoAnalysis</w:delText>
        </w:r>
      </w:del>
    </w:p>
    <w:p w14:paraId="3412D811" w14:textId="177F447E" w:rsidR="00B955D5" w:rsidRPr="00AB44D1" w:rsidDel="00AB44D1" w:rsidRDefault="00B955D5" w:rsidP="00AB44D1">
      <w:pPr>
        <w:spacing w:after="240" w:line="360" w:lineRule="auto"/>
        <w:ind w:left="567"/>
        <w:jc w:val="center"/>
        <w:rPr>
          <w:del w:id="3241" w:author="Александр Перепечаев" w:date="2021-05-26T13:23:00Z"/>
          <w:rFonts w:ascii="Courier New" w:hAnsi="Courier New" w:cs="Courier New"/>
          <w:bCs/>
          <w:spacing w:val="-4"/>
          <w:rPrChange w:id="3242" w:author="Александр Перепечаев" w:date="2021-05-26T13:24:00Z">
            <w:rPr>
              <w:del w:id="3243" w:author="Александр Перепечаев" w:date="2021-05-26T13:23:00Z"/>
              <w:rFonts w:ascii="Courier New" w:hAnsi="Courier New" w:cs="Courier New"/>
              <w:bCs/>
              <w:spacing w:val="-4"/>
              <w:lang w:val="en-US"/>
            </w:rPr>
          </w:rPrChange>
        </w:rPr>
        <w:pPrChange w:id="3244" w:author="Александр Перепечаев" w:date="2021-05-26T13:23:00Z">
          <w:pPr>
            <w:autoSpaceDE w:val="0"/>
            <w:autoSpaceDN w:val="0"/>
            <w:adjustRightInd w:val="0"/>
            <w:ind w:left="567" w:firstLine="709"/>
          </w:pPr>
        </w:pPrChange>
      </w:pPr>
      <w:del w:id="3245" w:author="Александр Перепечаев" w:date="2021-05-26T13:23:00Z">
        <w:r w:rsidRPr="00EE5ABE" w:rsidDel="00AB44D1">
          <w:rPr>
            <w:rFonts w:ascii="Courier New" w:hAnsi="Courier New" w:cs="Courier New"/>
            <w:bCs/>
            <w:spacing w:val="-4"/>
            <w:lang w:val="en-US"/>
          </w:rPr>
          <w:delText>package</w:delText>
        </w:r>
        <w:r w:rsidRPr="00AB44D1" w:rsidDel="00AB44D1">
          <w:rPr>
            <w:rFonts w:ascii="Courier New" w:hAnsi="Courier New" w:cs="Courier New"/>
            <w:bCs/>
            <w:spacing w:val="-4"/>
            <w:rPrChange w:id="324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w:delText>
        </w:r>
        <w:r w:rsidRPr="00AB44D1" w:rsidDel="00AB44D1">
          <w:rPr>
            <w:rFonts w:ascii="Courier New" w:hAnsi="Courier New" w:cs="Courier New"/>
            <w:bCs/>
            <w:spacing w:val="-4"/>
            <w:rPrChange w:id="324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example</w:delText>
        </w:r>
        <w:r w:rsidRPr="00AB44D1" w:rsidDel="00AB44D1">
          <w:rPr>
            <w:rFonts w:ascii="Courier New" w:hAnsi="Courier New" w:cs="Courier New"/>
            <w:bCs/>
            <w:spacing w:val="-4"/>
            <w:rPrChange w:id="324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myapplication</w:delText>
        </w:r>
        <w:r w:rsidRPr="00AB44D1" w:rsidDel="00AB44D1">
          <w:rPr>
            <w:rFonts w:ascii="Courier New" w:hAnsi="Courier New" w:cs="Courier New"/>
            <w:bCs/>
            <w:spacing w:val="-4"/>
            <w:rPrChange w:id="324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fragment</w:delText>
        </w:r>
      </w:del>
    </w:p>
    <w:p w14:paraId="51F7DBC4" w14:textId="087350E5" w:rsidR="00B955D5" w:rsidRPr="00AB44D1" w:rsidDel="00AB44D1" w:rsidRDefault="00B955D5" w:rsidP="00AB44D1">
      <w:pPr>
        <w:spacing w:after="240" w:line="360" w:lineRule="auto"/>
        <w:ind w:left="567"/>
        <w:jc w:val="center"/>
        <w:rPr>
          <w:del w:id="3250" w:author="Александр Перепечаев" w:date="2021-05-26T13:23:00Z"/>
          <w:rFonts w:ascii="Courier New" w:hAnsi="Courier New" w:cs="Courier New"/>
          <w:bCs/>
          <w:spacing w:val="-4"/>
          <w:rPrChange w:id="3251" w:author="Александр Перепечаев" w:date="2021-05-26T13:24:00Z">
            <w:rPr>
              <w:del w:id="3252" w:author="Александр Перепечаев" w:date="2021-05-26T13:23:00Z"/>
              <w:rFonts w:ascii="Courier New" w:hAnsi="Courier New" w:cs="Courier New"/>
              <w:bCs/>
              <w:spacing w:val="-4"/>
              <w:lang w:val="en-US"/>
            </w:rPr>
          </w:rPrChange>
        </w:rPr>
        <w:pPrChange w:id="3253" w:author="Александр Перепечаев" w:date="2021-05-26T13:23:00Z">
          <w:pPr>
            <w:autoSpaceDE w:val="0"/>
            <w:autoSpaceDN w:val="0"/>
            <w:adjustRightInd w:val="0"/>
            <w:ind w:left="567" w:firstLine="709"/>
          </w:pPr>
        </w:pPrChange>
      </w:pPr>
    </w:p>
    <w:p w14:paraId="2CB6D502" w14:textId="6C3B80F8" w:rsidR="00B955D5" w:rsidRPr="00AB44D1" w:rsidDel="00AB44D1" w:rsidRDefault="00B955D5" w:rsidP="00AB44D1">
      <w:pPr>
        <w:spacing w:after="240" w:line="360" w:lineRule="auto"/>
        <w:ind w:left="567"/>
        <w:jc w:val="center"/>
        <w:rPr>
          <w:del w:id="3254" w:author="Александр Перепечаев" w:date="2021-05-26T13:23:00Z"/>
          <w:rFonts w:ascii="Courier New" w:hAnsi="Courier New" w:cs="Courier New"/>
          <w:bCs/>
          <w:spacing w:val="-4"/>
          <w:rPrChange w:id="3255" w:author="Александр Перепечаев" w:date="2021-05-26T13:24:00Z">
            <w:rPr>
              <w:del w:id="3256" w:author="Александр Перепечаев" w:date="2021-05-26T13:23:00Z"/>
              <w:rFonts w:ascii="Courier New" w:hAnsi="Courier New" w:cs="Courier New"/>
              <w:bCs/>
              <w:spacing w:val="-4"/>
              <w:lang w:val="en-US"/>
            </w:rPr>
          </w:rPrChange>
        </w:rPr>
        <w:pPrChange w:id="3257" w:author="Александр Перепечаев" w:date="2021-05-26T13:23:00Z">
          <w:pPr>
            <w:autoSpaceDE w:val="0"/>
            <w:autoSpaceDN w:val="0"/>
            <w:adjustRightInd w:val="0"/>
            <w:ind w:left="567" w:firstLine="709"/>
          </w:pPr>
        </w:pPrChange>
      </w:pPr>
      <w:del w:id="3258"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25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326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annotation</w:delText>
        </w:r>
        <w:r w:rsidRPr="00AB44D1" w:rsidDel="00AB44D1">
          <w:rPr>
            <w:rFonts w:ascii="Courier New" w:hAnsi="Courier New" w:cs="Courier New"/>
            <w:bCs/>
            <w:spacing w:val="-4"/>
            <w:rPrChange w:id="326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SuppressLint</w:delText>
        </w:r>
      </w:del>
    </w:p>
    <w:p w14:paraId="7D16694B" w14:textId="5501ABBC" w:rsidR="00B955D5" w:rsidRPr="00AB44D1" w:rsidDel="00AB44D1" w:rsidRDefault="00B955D5" w:rsidP="00AB44D1">
      <w:pPr>
        <w:spacing w:after="240" w:line="360" w:lineRule="auto"/>
        <w:ind w:left="567"/>
        <w:jc w:val="center"/>
        <w:rPr>
          <w:del w:id="3262" w:author="Александр Перепечаев" w:date="2021-05-26T13:23:00Z"/>
          <w:rFonts w:ascii="Courier New" w:hAnsi="Courier New" w:cs="Courier New"/>
          <w:bCs/>
          <w:spacing w:val="-4"/>
          <w:rPrChange w:id="3263" w:author="Александр Перепечаев" w:date="2021-05-26T13:24:00Z">
            <w:rPr>
              <w:del w:id="3264" w:author="Александр Перепечаев" w:date="2021-05-26T13:23:00Z"/>
              <w:rFonts w:ascii="Courier New" w:hAnsi="Courier New" w:cs="Courier New"/>
              <w:bCs/>
              <w:spacing w:val="-4"/>
              <w:lang w:val="en-US"/>
            </w:rPr>
          </w:rPrChange>
        </w:rPr>
        <w:pPrChange w:id="3265" w:author="Александр Перепечаев" w:date="2021-05-26T13:23:00Z">
          <w:pPr>
            <w:autoSpaceDE w:val="0"/>
            <w:autoSpaceDN w:val="0"/>
            <w:adjustRightInd w:val="0"/>
            <w:ind w:left="567" w:firstLine="709"/>
          </w:pPr>
        </w:pPrChange>
      </w:pPr>
      <w:del w:id="3266"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26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326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os</w:delText>
        </w:r>
        <w:r w:rsidRPr="00AB44D1" w:rsidDel="00AB44D1">
          <w:rPr>
            <w:rFonts w:ascii="Courier New" w:hAnsi="Courier New" w:cs="Courier New"/>
            <w:bCs/>
            <w:spacing w:val="-4"/>
            <w:rPrChange w:id="326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Bundle</w:delText>
        </w:r>
      </w:del>
    </w:p>
    <w:p w14:paraId="5FD24B98" w14:textId="1FAA9309" w:rsidR="00B955D5" w:rsidRPr="00AB44D1" w:rsidDel="00AB44D1" w:rsidRDefault="00B955D5" w:rsidP="00AB44D1">
      <w:pPr>
        <w:spacing w:after="240" w:line="360" w:lineRule="auto"/>
        <w:ind w:left="567"/>
        <w:jc w:val="center"/>
        <w:rPr>
          <w:del w:id="3270" w:author="Александр Перепечаев" w:date="2021-05-26T13:23:00Z"/>
          <w:rFonts w:ascii="Courier New" w:hAnsi="Courier New" w:cs="Courier New"/>
          <w:bCs/>
          <w:spacing w:val="-4"/>
          <w:rPrChange w:id="3271" w:author="Александр Перепечаев" w:date="2021-05-26T13:24:00Z">
            <w:rPr>
              <w:del w:id="3272" w:author="Александр Перепечаев" w:date="2021-05-26T13:23:00Z"/>
              <w:rFonts w:ascii="Courier New" w:hAnsi="Courier New" w:cs="Courier New"/>
              <w:bCs/>
              <w:spacing w:val="-4"/>
              <w:lang w:val="en-US"/>
            </w:rPr>
          </w:rPrChange>
        </w:rPr>
        <w:pPrChange w:id="3273" w:author="Александр Перепечаев" w:date="2021-05-26T13:23:00Z">
          <w:pPr>
            <w:autoSpaceDE w:val="0"/>
            <w:autoSpaceDN w:val="0"/>
            <w:adjustRightInd w:val="0"/>
            <w:ind w:left="567" w:firstLine="709"/>
          </w:pPr>
        </w:pPrChange>
      </w:pPr>
      <w:del w:id="3274"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2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androidx</w:delText>
        </w:r>
        <w:r w:rsidRPr="00AB44D1" w:rsidDel="00AB44D1">
          <w:rPr>
            <w:rFonts w:ascii="Courier New" w:hAnsi="Courier New" w:cs="Courier New"/>
            <w:bCs/>
            <w:spacing w:val="-4"/>
            <w:rPrChange w:id="327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fragment</w:delText>
        </w:r>
        <w:r w:rsidRPr="00AB44D1" w:rsidDel="00AB44D1">
          <w:rPr>
            <w:rFonts w:ascii="Courier New" w:hAnsi="Courier New" w:cs="Courier New"/>
            <w:bCs/>
            <w:spacing w:val="-4"/>
            <w:rPrChange w:id="327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app</w:delText>
        </w:r>
        <w:r w:rsidRPr="00AB44D1" w:rsidDel="00AB44D1">
          <w:rPr>
            <w:rFonts w:ascii="Courier New" w:hAnsi="Courier New" w:cs="Courier New"/>
            <w:bCs/>
            <w:spacing w:val="-4"/>
            <w:rPrChange w:id="327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Fragment</w:delText>
        </w:r>
      </w:del>
    </w:p>
    <w:p w14:paraId="21AAEF0C" w14:textId="7DDF13CA" w:rsidR="00B955D5" w:rsidRPr="00AB44D1" w:rsidDel="00AB44D1" w:rsidRDefault="00B955D5" w:rsidP="00AB44D1">
      <w:pPr>
        <w:spacing w:after="240" w:line="360" w:lineRule="auto"/>
        <w:ind w:left="567"/>
        <w:jc w:val="center"/>
        <w:rPr>
          <w:del w:id="3279" w:author="Александр Перепечаев" w:date="2021-05-26T13:23:00Z"/>
          <w:rFonts w:ascii="Courier New" w:hAnsi="Courier New" w:cs="Courier New"/>
          <w:bCs/>
          <w:spacing w:val="-4"/>
          <w:rPrChange w:id="3280" w:author="Александр Перепечаев" w:date="2021-05-26T13:24:00Z">
            <w:rPr>
              <w:del w:id="3281" w:author="Александр Перепечаев" w:date="2021-05-26T13:23:00Z"/>
              <w:rFonts w:ascii="Courier New" w:hAnsi="Courier New" w:cs="Courier New"/>
              <w:bCs/>
              <w:spacing w:val="-4"/>
              <w:lang w:val="en-US"/>
            </w:rPr>
          </w:rPrChange>
        </w:rPr>
        <w:pPrChange w:id="3282" w:author="Александр Перепечаев" w:date="2021-05-26T13:23:00Z">
          <w:pPr>
            <w:autoSpaceDE w:val="0"/>
            <w:autoSpaceDN w:val="0"/>
            <w:adjustRightInd w:val="0"/>
            <w:ind w:left="567" w:firstLine="709"/>
          </w:pPr>
        </w:pPrChange>
      </w:pPr>
      <w:del w:id="3283"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2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328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view</w:delText>
        </w:r>
        <w:r w:rsidRPr="00AB44D1" w:rsidDel="00AB44D1">
          <w:rPr>
            <w:rFonts w:ascii="Courier New" w:hAnsi="Courier New" w:cs="Courier New"/>
            <w:bCs/>
            <w:spacing w:val="-4"/>
            <w:rPrChange w:id="328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LayoutInflater</w:delText>
        </w:r>
      </w:del>
    </w:p>
    <w:p w14:paraId="35A15742" w14:textId="0530B3A6" w:rsidR="00B955D5" w:rsidRPr="00AB44D1" w:rsidDel="00AB44D1" w:rsidRDefault="00B955D5" w:rsidP="00AB44D1">
      <w:pPr>
        <w:spacing w:after="240" w:line="360" w:lineRule="auto"/>
        <w:ind w:left="567"/>
        <w:jc w:val="center"/>
        <w:rPr>
          <w:del w:id="3287" w:author="Александр Перепечаев" w:date="2021-05-26T13:23:00Z"/>
          <w:rFonts w:ascii="Courier New" w:hAnsi="Courier New" w:cs="Courier New"/>
          <w:bCs/>
          <w:spacing w:val="-4"/>
          <w:rPrChange w:id="3288" w:author="Александр Перепечаев" w:date="2021-05-26T13:24:00Z">
            <w:rPr>
              <w:del w:id="3289" w:author="Александр Перепечаев" w:date="2021-05-26T13:23:00Z"/>
              <w:rFonts w:ascii="Courier New" w:hAnsi="Courier New" w:cs="Courier New"/>
              <w:bCs/>
              <w:spacing w:val="-4"/>
              <w:lang w:val="en-US"/>
            </w:rPr>
          </w:rPrChange>
        </w:rPr>
        <w:pPrChange w:id="3290" w:author="Александр Перепечаев" w:date="2021-05-26T13:23:00Z">
          <w:pPr>
            <w:autoSpaceDE w:val="0"/>
            <w:autoSpaceDN w:val="0"/>
            <w:adjustRightInd w:val="0"/>
            <w:ind w:left="567" w:firstLine="709"/>
          </w:pPr>
        </w:pPrChange>
      </w:pPr>
      <w:del w:id="3291"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2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329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view</w:delText>
        </w:r>
        <w:r w:rsidRPr="00AB44D1" w:rsidDel="00AB44D1">
          <w:rPr>
            <w:rFonts w:ascii="Courier New" w:hAnsi="Courier New" w:cs="Courier New"/>
            <w:bCs/>
            <w:spacing w:val="-4"/>
            <w:rPrChange w:id="329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View</w:delText>
        </w:r>
      </w:del>
    </w:p>
    <w:p w14:paraId="099D45CA" w14:textId="2003DC76" w:rsidR="00B955D5" w:rsidRPr="00AB44D1" w:rsidDel="00AB44D1" w:rsidRDefault="00B955D5" w:rsidP="00AB44D1">
      <w:pPr>
        <w:spacing w:after="240" w:line="360" w:lineRule="auto"/>
        <w:ind w:left="567"/>
        <w:jc w:val="center"/>
        <w:rPr>
          <w:del w:id="3295" w:author="Александр Перепечаев" w:date="2021-05-26T13:23:00Z"/>
          <w:rFonts w:ascii="Courier New" w:hAnsi="Courier New" w:cs="Courier New"/>
          <w:bCs/>
          <w:spacing w:val="-4"/>
          <w:rPrChange w:id="3296" w:author="Александр Перепечаев" w:date="2021-05-26T13:24:00Z">
            <w:rPr>
              <w:del w:id="3297" w:author="Александр Перепечаев" w:date="2021-05-26T13:23:00Z"/>
              <w:rFonts w:ascii="Courier New" w:hAnsi="Courier New" w:cs="Courier New"/>
              <w:bCs/>
              <w:spacing w:val="-4"/>
              <w:lang w:val="en-US"/>
            </w:rPr>
          </w:rPrChange>
        </w:rPr>
        <w:pPrChange w:id="3298" w:author="Александр Перепечаев" w:date="2021-05-26T13:23:00Z">
          <w:pPr>
            <w:autoSpaceDE w:val="0"/>
            <w:autoSpaceDN w:val="0"/>
            <w:adjustRightInd w:val="0"/>
            <w:ind w:left="567" w:firstLine="709"/>
          </w:pPr>
        </w:pPrChange>
      </w:pPr>
      <w:del w:id="3299"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30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330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view</w:delText>
        </w:r>
        <w:r w:rsidRPr="00AB44D1" w:rsidDel="00AB44D1">
          <w:rPr>
            <w:rFonts w:ascii="Courier New" w:hAnsi="Courier New" w:cs="Courier New"/>
            <w:bCs/>
            <w:spacing w:val="-4"/>
            <w:rPrChange w:id="330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ViewGroup</w:delText>
        </w:r>
      </w:del>
    </w:p>
    <w:p w14:paraId="718AFC72" w14:textId="18B0314E" w:rsidR="00B955D5" w:rsidRPr="00AB44D1" w:rsidDel="00AB44D1" w:rsidRDefault="00B955D5" w:rsidP="00AB44D1">
      <w:pPr>
        <w:spacing w:after="240" w:line="360" w:lineRule="auto"/>
        <w:ind w:left="567"/>
        <w:jc w:val="center"/>
        <w:rPr>
          <w:del w:id="3303" w:author="Александр Перепечаев" w:date="2021-05-26T13:23:00Z"/>
          <w:rFonts w:ascii="Courier New" w:hAnsi="Courier New" w:cs="Courier New"/>
          <w:bCs/>
          <w:spacing w:val="-4"/>
          <w:rPrChange w:id="3304" w:author="Александр Перепечаев" w:date="2021-05-26T13:24:00Z">
            <w:rPr>
              <w:del w:id="3305" w:author="Александр Перепечаев" w:date="2021-05-26T13:23:00Z"/>
              <w:rFonts w:ascii="Courier New" w:hAnsi="Courier New" w:cs="Courier New"/>
              <w:bCs/>
              <w:spacing w:val="-4"/>
              <w:lang w:val="en-US"/>
            </w:rPr>
          </w:rPrChange>
        </w:rPr>
        <w:pPrChange w:id="3306" w:author="Александр Перепечаев" w:date="2021-05-26T13:23:00Z">
          <w:pPr>
            <w:autoSpaceDE w:val="0"/>
            <w:autoSpaceDN w:val="0"/>
            <w:adjustRightInd w:val="0"/>
            <w:ind w:left="567" w:firstLine="709"/>
          </w:pPr>
        </w:pPrChange>
      </w:pPr>
      <w:del w:id="3307"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3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android</w:delText>
        </w:r>
        <w:r w:rsidRPr="00AB44D1" w:rsidDel="00AB44D1">
          <w:rPr>
            <w:rFonts w:ascii="Courier New" w:hAnsi="Courier New" w:cs="Courier New"/>
            <w:bCs/>
            <w:spacing w:val="-4"/>
            <w:rPrChange w:id="330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widget</w:delText>
        </w:r>
        <w:r w:rsidRPr="00AB44D1" w:rsidDel="00AB44D1">
          <w:rPr>
            <w:rFonts w:ascii="Courier New" w:hAnsi="Courier New" w:cs="Courier New"/>
            <w:bCs/>
            <w:spacing w:val="-4"/>
            <w:rPrChange w:id="331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TextView</w:delText>
        </w:r>
      </w:del>
    </w:p>
    <w:p w14:paraId="7C0385BD" w14:textId="3A604C9C" w:rsidR="00B955D5" w:rsidRPr="00AB44D1" w:rsidDel="00AB44D1" w:rsidRDefault="00B955D5" w:rsidP="00AB44D1">
      <w:pPr>
        <w:spacing w:after="240" w:line="360" w:lineRule="auto"/>
        <w:ind w:left="567"/>
        <w:jc w:val="center"/>
        <w:rPr>
          <w:del w:id="3311" w:author="Александр Перепечаев" w:date="2021-05-26T13:23:00Z"/>
          <w:rFonts w:ascii="Courier New" w:hAnsi="Courier New" w:cs="Courier New"/>
          <w:bCs/>
          <w:spacing w:val="-4"/>
          <w:rPrChange w:id="3312" w:author="Александр Перепечаев" w:date="2021-05-26T13:24:00Z">
            <w:rPr>
              <w:del w:id="3313" w:author="Александр Перепечаев" w:date="2021-05-26T13:23:00Z"/>
              <w:rFonts w:ascii="Courier New" w:hAnsi="Courier New" w:cs="Courier New"/>
              <w:bCs/>
              <w:spacing w:val="-4"/>
              <w:lang w:val="en-US"/>
            </w:rPr>
          </w:rPrChange>
        </w:rPr>
        <w:pPrChange w:id="3314" w:author="Александр Перепечаев" w:date="2021-05-26T13:23:00Z">
          <w:pPr>
            <w:autoSpaceDE w:val="0"/>
            <w:autoSpaceDN w:val="0"/>
            <w:adjustRightInd w:val="0"/>
            <w:ind w:left="567" w:firstLine="709"/>
          </w:pPr>
        </w:pPrChange>
      </w:pPr>
    </w:p>
    <w:p w14:paraId="2E2EAC41" w14:textId="7A9FE59E" w:rsidR="00B955D5" w:rsidRPr="00AB44D1" w:rsidDel="00AB44D1" w:rsidRDefault="00B955D5" w:rsidP="00AB44D1">
      <w:pPr>
        <w:spacing w:after="240" w:line="360" w:lineRule="auto"/>
        <w:ind w:left="567"/>
        <w:jc w:val="center"/>
        <w:rPr>
          <w:del w:id="3315" w:author="Александр Перепечаев" w:date="2021-05-26T13:23:00Z"/>
          <w:rFonts w:ascii="Courier New" w:hAnsi="Courier New" w:cs="Courier New"/>
          <w:bCs/>
          <w:spacing w:val="-4"/>
          <w:rPrChange w:id="3316" w:author="Александр Перепечаев" w:date="2021-05-26T13:24:00Z">
            <w:rPr>
              <w:del w:id="3317" w:author="Александр Перепечаев" w:date="2021-05-26T13:23:00Z"/>
              <w:rFonts w:ascii="Courier New" w:hAnsi="Courier New" w:cs="Courier New"/>
              <w:bCs/>
              <w:spacing w:val="-4"/>
              <w:lang w:val="en-US"/>
            </w:rPr>
          </w:rPrChange>
        </w:rPr>
        <w:pPrChange w:id="3318" w:author="Александр Перепечаев" w:date="2021-05-26T13:23:00Z">
          <w:pPr>
            <w:autoSpaceDE w:val="0"/>
            <w:autoSpaceDN w:val="0"/>
            <w:adjustRightInd w:val="0"/>
            <w:ind w:left="567" w:firstLine="709"/>
          </w:pPr>
        </w:pPrChange>
      </w:pPr>
      <w:del w:id="3319"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32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w:delText>
        </w:r>
        <w:r w:rsidRPr="00AB44D1" w:rsidDel="00AB44D1">
          <w:rPr>
            <w:rFonts w:ascii="Courier New" w:hAnsi="Courier New" w:cs="Courier New"/>
            <w:bCs/>
            <w:spacing w:val="-4"/>
            <w:rPrChange w:id="332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example</w:delText>
        </w:r>
        <w:r w:rsidRPr="00AB44D1" w:rsidDel="00AB44D1">
          <w:rPr>
            <w:rFonts w:ascii="Courier New" w:hAnsi="Courier New" w:cs="Courier New"/>
            <w:bCs/>
            <w:spacing w:val="-4"/>
            <w:rPrChange w:id="332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myapplication</w:delText>
        </w:r>
        <w:r w:rsidRPr="00AB44D1" w:rsidDel="00AB44D1">
          <w:rPr>
            <w:rFonts w:ascii="Courier New" w:hAnsi="Courier New" w:cs="Courier New"/>
            <w:bCs/>
            <w:spacing w:val="-4"/>
            <w:rPrChange w:id="332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w:delText>
        </w:r>
      </w:del>
    </w:p>
    <w:p w14:paraId="4F93188C" w14:textId="1997F67C" w:rsidR="00B955D5" w:rsidRPr="00AB44D1" w:rsidDel="00AB44D1" w:rsidRDefault="00B955D5" w:rsidP="00AB44D1">
      <w:pPr>
        <w:spacing w:after="240" w:line="360" w:lineRule="auto"/>
        <w:ind w:left="567"/>
        <w:jc w:val="center"/>
        <w:rPr>
          <w:del w:id="3324" w:author="Александр Перепечаев" w:date="2021-05-26T13:23:00Z"/>
          <w:rFonts w:ascii="Courier New" w:hAnsi="Courier New" w:cs="Courier New"/>
          <w:bCs/>
          <w:spacing w:val="-4"/>
          <w:rPrChange w:id="3325" w:author="Александр Перепечаев" w:date="2021-05-26T13:24:00Z">
            <w:rPr>
              <w:del w:id="3326" w:author="Александр Перепечаев" w:date="2021-05-26T13:23:00Z"/>
              <w:rFonts w:ascii="Courier New" w:hAnsi="Courier New" w:cs="Courier New"/>
              <w:bCs/>
              <w:spacing w:val="-4"/>
              <w:lang w:val="en-US"/>
            </w:rPr>
          </w:rPrChange>
        </w:rPr>
        <w:pPrChange w:id="3327" w:author="Александр Перепечаев" w:date="2021-05-26T13:23:00Z">
          <w:pPr>
            <w:autoSpaceDE w:val="0"/>
            <w:autoSpaceDN w:val="0"/>
            <w:adjustRightInd w:val="0"/>
            <w:ind w:left="567" w:firstLine="709"/>
          </w:pPr>
        </w:pPrChange>
      </w:pPr>
      <w:del w:id="3328"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32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w:delText>
        </w:r>
        <w:r w:rsidRPr="00AB44D1" w:rsidDel="00AB44D1">
          <w:rPr>
            <w:rFonts w:ascii="Courier New" w:hAnsi="Courier New" w:cs="Courier New"/>
            <w:bCs/>
            <w:spacing w:val="-4"/>
            <w:rPrChange w:id="333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example</w:delText>
        </w:r>
        <w:r w:rsidRPr="00AB44D1" w:rsidDel="00AB44D1">
          <w:rPr>
            <w:rFonts w:ascii="Courier New" w:hAnsi="Courier New" w:cs="Courier New"/>
            <w:bCs/>
            <w:spacing w:val="-4"/>
            <w:rPrChange w:id="333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myapplication</w:delText>
        </w:r>
        <w:r w:rsidRPr="00AB44D1" w:rsidDel="00AB44D1">
          <w:rPr>
            <w:rFonts w:ascii="Courier New" w:hAnsi="Courier New" w:cs="Courier New"/>
            <w:bCs/>
            <w:spacing w:val="-4"/>
            <w:rPrChange w:id="333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model</w:delText>
        </w:r>
        <w:r w:rsidRPr="00AB44D1" w:rsidDel="00AB44D1">
          <w:rPr>
            <w:rFonts w:ascii="Courier New" w:hAnsi="Courier New" w:cs="Courier New"/>
            <w:bCs/>
            <w:spacing w:val="-4"/>
            <w:rPrChange w:id="333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ImageName</w:delText>
        </w:r>
      </w:del>
    </w:p>
    <w:p w14:paraId="59219204" w14:textId="7049AFC0" w:rsidR="00B955D5" w:rsidRPr="00AB44D1" w:rsidDel="00AB44D1" w:rsidRDefault="00B955D5" w:rsidP="00AB44D1">
      <w:pPr>
        <w:spacing w:after="240" w:line="360" w:lineRule="auto"/>
        <w:ind w:left="567"/>
        <w:jc w:val="center"/>
        <w:rPr>
          <w:del w:id="3334" w:author="Александр Перепечаев" w:date="2021-05-26T13:23:00Z"/>
          <w:rFonts w:ascii="Courier New" w:hAnsi="Courier New" w:cs="Courier New"/>
          <w:bCs/>
          <w:spacing w:val="-4"/>
          <w:rPrChange w:id="3335" w:author="Александр Перепечаев" w:date="2021-05-26T13:24:00Z">
            <w:rPr>
              <w:del w:id="3336" w:author="Александр Перепечаев" w:date="2021-05-26T13:23:00Z"/>
              <w:rFonts w:ascii="Courier New" w:hAnsi="Courier New" w:cs="Courier New"/>
              <w:bCs/>
              <w:spacing w:val="-4"/>
              <w:lang w:val="en-US"/>
            </w:rPr>
          </w:rPrChange>
        </w:rPr>
        <w:pPrChange w:id="3337" w:author="Александр Перепечаев" w:date="2021-05-26T13:23:00Z">
          <w:pPr>
            <w:autoSpaceDE w:val="0"/>
            <w:autoSpaceDN w:val="0"/>
            <w:adjustRightInd w:val="0"/>
            <w:ind w:left="567" w:firstLine="709"/>
          </w:pPr>
        </w:pPrChange>
      </w:pPr>
      <w:del w:id="3338"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33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w:delText>
        </w:r>
        <w:r w:rsidRPr="00AB44D1" w:rsidDel="00AB44D1">
          <w:rPr>
            <w:rFonts w:ascii="Courier New" w:hAnsi="Courier New" w:cs="Courier New"/>
            <w:bCs/>
            <w:spacing w:val="-4"/>
            <w:rPrChange w:id="334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example</w:delText>
        </w:r>
        <w:r w:rsidRPr="00AB44D1" w:rsidDel="00AB44D1">
          <w:rPr>
            <w:rFonts w:ascii="Courier New" w:hAnsi="Courier New" w:cs="Courier New"/>
            <w:bCs/>
            <w:spacing w:val="-4"/>
            <w:rPrChange w:id="334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myapplication</w:delText>
        </w:r>
        <w:r w:rsidRPr="00AB44D1" w:rsidDel="00AB44D1">
          <w:rPr>
            <w:rFonts w:ascii="Courier New" w:hAnsi="Courier New" w:cs="Courier New"/>
            <w:bCs/>
            <w:spacing w:val="-4"/>
            <w:rPrChange w:id="334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wikiApiServe</w:delText>
        </w:r>
      </w:del>
    </w:p>
    <w:p w14:paraId="77EB9784" w14:textId="4B4DB58C" w:rsidR="00B955D5" w:rsidRPr="00AB44D1" w:rsidDel="00AB44D1" w:rsidRDefault="00B955D5" w:rsidP="00AB44D1">
      <w:pPr>
        <w:spacing w:after="240" w:line="360" w:lineRule="auto"/>
        <w:ind w:left="567"/>
        <w:jc w:val="center"/>
        <w:rPr>
          <w:del w:id="3343" w:author="Александр Перепечаев" w:date="2021-05-26T13:23:00Z"/>
          <w:rFonts w:ascii="Courier New" w:hAnsi="Courier New" w:cs="Courier New"/>
          <w:bCs/>
          <w:spacing w:val="-4"/>
          <w:rPrChange w:id="3344" w:author="Александр Перепечаев" w:date="2021-05-26T13:24:00Z">
            <w:rPr>
              <w:del w:id="3345" w:author="Александр Перепечаев" w:date="2021-05-26T13:23:00Z"/>
              <w:rFonts w:ascii="Courier New" w:hAnsi="Courier New" w:cs="Courier New"/>
              <w:bCs/>
              <w:spacing w:val="-4"/>
              <w:lang w:val="en-US"/>
            </w:rPr>
          </w:rPrChange>
        </w:rPr>
        <w:pPrChange w:id="3346" w:author="Александр Перепечаев" w:date="2021-05-26T13:23:00Z">
          <w:pPr>
            <w:autoSpaceDE w:val="0"/>
            <w:autoSpaceDN w:val="0"/>
            <w:adjustRightInd w:val="0"/>
            <w:ind w:left="567" w:firstLine="709"/>
          </w:pPr>
        </w:pPrChange>
      </w:pPr>
      <w:del w:id="3347"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34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3349"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Call</w:delText>
        </w:r>
      </w:del>
    </w:p>
    <w:p w14:paraId="24208AA8" w14:textId="4AAABEB0" w:rsidR="00B955D5" w:rsidRPr="00AB44D1" w:rsidDel="00AB44D1" w:rsidRDefault="00B955D5" w:rsidP="00AB44D1">
      <w:pPr>
        <w:spacing w:after="240" w:line="360" w:lineRule="auto"/>
        <w:ind w:left="567"/>
        <w:jc w:val="center"/>
        <w:rPr>
          <w:del w:id="3350" w:author="Александр Перепечаев" w:date="2021-05-26T13:23:00Z"/>
          <w:rFonts w:ascii="Courier New" w:hAnsi="Courier New" w:cs="Courier New"/>
          <w:bCs/>
          <w:spacing w:val="-4"/>
          <w:rPrChange w:id="3351" w:author="Александр Перепечаев" w:date="2021-05-26T13:24:00Z">
            <w:rPr>
              <w:del w:id="3352" w:author="Александр Перепечаев" w:date="2021-05-26T13:23:00Z"/>
              <w:rFonts w:ascii="Courier New" w:hAnsi="Courier New" w:cs="Courier New"/>
              <w:bCs/>
              <w:spacing w:val="-4"/>
              <w:lang w:val="en-US"/>
            </w:rPr>
          </w:rPrChange>
        </w:rPr>
        <w:pPrChange w:id="3353" w:author="Александр Перепечаев" w:date="2021-05-26T13:23:00Z">
          <w:pPr>
            <w:autoSpaceDE w:val="0"/>
            <w:autoSpaceDN w:val="0"/>
            <w:adjustRightInd w:val="0"/>
            <w:ind w:left="567" w:firstLine="709"/>
          </w:pPr>
        </w:pPrChange>
      </w:pPr>
      <w:del w:id="3354"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3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3356"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Callback</w:delText>
        </w:r>
      </w:del>
    </w:p>
    <w:p w14:paraId="0F74117F" w14:textId="3E35046F" w:rsidR="00B955D5" w:rsidRPr="00AB44D1" w:rsidDel="00AB44D1" w:rsidRDefault="00B955D5" w:rsidP="00AB44D1">
      <w:pPr>
        <w:spacing w:after="240" w:line="360" w:lineRule="auto"/>
        <w:ind w:left="567"/>
        <w:jc w:val="center"/>
        <w:rPr>
          <w:del w:id="3357" w:author="Александр Перепечаев" w:date="2021-05-26T13:23:00Z"/>
          <w:rFonts w:ascii="Courier New" w:hAnsi="Courier New" w:cs="Courier New"/>
          <w:bCs/>
          <w:spacing w:val="-4"/>
          <w:rPrChange w:id="3358" w:author="Александр Перепечаев" w:date="2021-05-26T13:24:00Z">
            <w:rPr>
              <w:del w:id="3359" w:author="Александр Перепечаев" w:date="2021-05-26T13:23:00Z"/>
              <w:rFonts w:ascii="Courier New" w:hAnsi="Courier New" w:cs="Courier New"/>
              <w:bCs/>
              <w:spacing w:val="-4"/>
              <w:lang w:val="en-US"/>
            </w:rPr>
          </w:rPrChange>
        </w:rPr>
        <w:pPrChange w:id="3360" w:author="Александр Перепечаев" w:date="2021-05-26T13:23:00Z">
          <w:pPr>
            <w:autoSpaceDE w:val="0"/>
            <w:autoSpaceDN w:val="0"/>
            <w:adjustRightInd w:val="0"/>
            <w:ind w:left="567" w:firstLine="709"/>
          </w:pPr>
        </w:pPrChange>
      </w:pPr>
      <w:del w:id="3361" w:author="Александр Перепечаев" w:date="2021-05-26T13:23:00Z">
        <w:r w:rsidRPr="00EE5ABE" w:rsidDel="00AB44D1">
          <w:rPr>
            <w:rFonts w:ascii="Courier New" w:hAnsi="Courier New" w:cs="Courier New"/>
            <w:bCs/>
            <w:spacing w:val="-4"/>
            <w:lang w:val="en-US"/>
          </w:rPr>
          <w:delText>import</w:delText>
        </w:r>
        <w:r w:rsidRPr="00AB44D1" w:rsidDel="00AB44D1">
          <w:rPr>
            <w:rFonts w:ascii="Courier New" w:hAnsi="Courier New" w:cs="Courier New"/>
            <w:bCs/>
            <w:spacing w:val="-4"/>
            <w:rPrChange w:id="336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retrofit</w:delText>
        </w:r>
        <w:r w:rsidRPr="00AB44D1" w:rsidDel="00AB44D1">
          <w:rPr>
            <w:rFonts w:ascii="Courier New" w:hAnsi="Courier New" w:cs="Courier New"/>
            <w:bCs/>
            <w:spacing w:val="-4"/>
            <w:rPrChange w:id="3363" w:author="Александр Перепечаев" w:date="2021-05-26T13:24:00Z">
              <w:rPr>
                <w:rFonts w:ascii="Courier New" w:hAnsi="Courier New" w:cs="Courier New"/>
                <w:bCs/>
                <w:spacing w:val="-4"/>
                <w:lang w:val="en-US"/>
              </w:rPr>
            </w:rPrChange>
          </w:rPr>
          <w:delText>2.</w:delText>
        </w:r>
        <w:r w:rsidRPr="00EE5ABE" w:rsidDel="00AB44D1">
          <w:rPr>
            <w:rFonts w:ascii="Courier New" w:hAnsi="Courier New" w:cs="Courier New"/>
            <w:bCs/>
            <w:spacing w:val="-4"/>
            <w:lang w:val="en-US"/>
          </w:rPr>
          <w:delText>Response</w:delText>
        </w:r>
      </w:del>
    </w:p>
    <w:p w14:paraId="72CFED08" w14:textId="12F7FBEE" w:rsidR="00B955D5" w:rsidRPr="00AB44D1" w:rsidDel="00AB44D1" w:rsidRDefault="00B955D5" w:rsidP="00AB44D1">
      <w:pPr>
        <w:spacing w:after="240" w:line="360" w:lineRule="auto"/>
        <w:ind w:left="567"/>
        <w:jc w:val="center"/>
        <w:rPr>
          <w:del w:id="3364" w:author="Александр Перепечаев" w:date="2021-05-26T13:23:00Z"/>
          <w:rFonts w:ascii="Courier New" w:hAnsi="Courier New" w:cs="Courier New"/>
          <w:bCs/>
          <w:spacing w:val="-4"/>
          <w:rPrChange w:id="3365" w:author="Александр Перепечаев" w:date="2021-05-26T13:24:00Z">
            <w:rPr>
              <w:del w:id="3366" w:author="Александр Перепечаев" w:date="2021-05-26T13:23:00Z"/>
              <w:rFonts w:ascii="Courier New" w:hAnsi="Courier New" w:cs="Courier New"/>
              <w:bCs/>
              <w:spacing w:val="-4"/>
              <w:lang w:val="en-US"/>
            </w:rPr>
          </w:rPrChange>
        </w:rPr>
        <w:pPrChange w:id="3367" w:author="Александр Перепечаев" w:date="2021-05-26T13:23:00Z">
          <w:pPr>
            <w:autoSpaceDE w:val="0"/>
            <w:autoSpaceDN w:val="0"/>
            <w:adjustRightInd w:val="0"/>
            <w:ind w:left="567" w:firstLine="709"/>
          </w:pPr>
        </w:pPrChange>
      </w:pPr>
    </w:p>
    <w:p w14:paraId="2DC53914" w14:textId="695410AF" w:rsidR="00B955D5" w:rsidRPr="00AB44D1" w:rsidDel="00AB44D1" w:rsidRDefault="00B955D5" w:rsidP="00AB44D1">
      <w:pPr>
        <w:spacing w:after="240" w:line="360" w:lineRule="auto"/>
        <w:ind w:left="567"/>
        <w:jc w:val="center"/>
        <w:rPr>
          <w:del w:id="3368" w:author="Александр Перепечаев" w:date="2021-05-26T13:23:00Z"/>
          <w:rFonts w:ascii="Courier New" w:hAnsi="Courier New" w:cs="Courier New"/>
          <w:bCs/>
          <w:spacing w:val="-4"/>
          <w:rPrChange w:id="3369" w:author="Александр Перепечаев" w:date="2021-05-26T13:24:00Z">
            <w:rPr>
              <w:del w:id="3370" w:author="Александр Перепечаев" w:date="2021-05-26T13:23:00Z"/>
              <w:rFonts w:ascii="Courier New" w:hAnsi="Courier New" w:cs="Courier New"/>
              <w:bCs/>
              <w:spacing w:val="-4"/>
              <w:lang w:val="en-US"/>
            </w:rPr>
          </w:rPrChange>
        </w:rPr>
        <w:pPrChange w:id="3371" w:author="Александр Перепечаев" w:date="2021-05-26T13:23:00Z">
          <w:pPr>
            <w:autoSpaceDE w:val="0"/>
            <w:autoSpaceDN w:val="0"/>
            <w:adjustRightInd w:val="0"/>
            <w:ind w:left="567" w:firstLine="709"/>
          </w:pPr>
        </w:pPrChange>
      </w:pPr>
      <w:del w:id="3372" w:author="Александр Перепечаев" w:date="2021-05-26T13:23:00Z">
        <w:r w:rsidRPr="00AB44D1" w:rsidDel="00AB44D1">
          <w:rPr>
            <w:rFonts w:ascii="Courier New" w:hAnsi="Courier New" w:cs="Courier New"/>
            <w:bCs/>
            <w:spacing w:val="-4"/>
            <w:rPrChange w:id="33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TODO</w:delText>
        </w:r>
        <w:r w:rsidRPr="00AB44D1" w:rsidDel="00AB44D1">
          <w:rPr>
            <w:rFonts w:ascii="Courier New" w:hAnsi="Courier New" w:cs="Courier New"/>
            <w:bCs/>
            <w:spacing w:val="-4"/>
            <w:rPrChange w:id="337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Rename</w:delText>
        </w:r>
        <w:r w:rsidRPr="00AB44D1" w:rsidDel="00AB44D1">
          <w:rPr>
            <w:rFonts w:ascii="Courier New" w:hAnsi="Courier New" w:cs="Courier New"/>
            <w:bCs/>
            <w:spacing w:val="-4"/>
            <w:rPrChange w:id="33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parameter</w:delText>
        </w:r>
        <w:r w:rsidRPr="00AB44D1" w:rsidDel="00AB44D1">
          <w:rPr>
            <w:rFonts w:ascii="Courier New" w:hAnsi="Courier New" w:cs="Courier New"/>
            <w:bCs/>
            <w:spacing w:val="-4"/>
            <w:rPrChange w:id="337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arguments</w:delText>
        </w:r>
        <w:r w:rsidRPr="00AB44D1" w:rsidDel="00AB44D1">
          <w:rPr>
            <w:rFonts w:ascii="Courier New" w:hAnsi="Courier New" w:cs="Courier New"/>
            <w:bCs/>
            <w:spacing w:val="-4"/>
            <w:rPrChange w:id="337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choose</w:delText>
        </w:r>
        <w:r w:rsidRPr="00AB44D1" w:rsidDel="00AB44D1">
          <w:rPr>
            <w:rFonts w:ascii="Courier New" w:hAnsi="Courier New" w:cs="Courier New"/>
            <w:bCs/>
            <w:spacing w:val="-4"/>
            <w:rPrChange w:id="337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names</w:delText>
        </w:r>
        <w:r w:rsidRPr="00AB44D1" w:rsidDel="00AB44D1">
          <w:rPr>
            <w:rFonts w:ascii="Courier New" w:hAnsi="Courier New" w:cs="Courier New"/>
            <w:bCs/>
            <w:spacing w:val="-4"/>
            <w:rPrChange w:id="337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that</w:delText>
        </w:r>
        <w:r w:rsidRPr="00AB44D1" w:rsidDel="00AB44D1">
          <w:rPr>
            <w:rFonts w:ascii="Courier New" w:hAnsi="Courier New" w:cs="Courier New"/>
            <w:bCs/>
            <w:spacing w:val="-4"/>
            <w:rPrChange w:id="338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match</w:delText>
        </w:r>
      </w:del>
    </w:p>
    <w:p w14:paraId="022B80C6" w14:textId="79445BEB" w:rsidR="00B955D5" w:rsidRPr="00AB44D1" w:rsidDel="00AB44D1" w:rsidRDefault="00B955D5" w:rsidP="00AB44D1">
      <w:pPr>
        <w:spacing w:after="240" w:line="360" w:lineRule="auto"/>
        <w:ind w:left="567"/>
        <w:jc w:val="center"/>
        <w:rPr>
          <w:del w:id="3381" w:author="Александр Перепечаев" w:date="2021-05-26T13:23:00Z"/>
          <w:rFonts w:ascii="Courier New" w:hAnsi="Courier New" w:cs="Courier New"/>
          <w:bCs/>
          <w:spacing w:val="-4"/>
          <w:rPrChange w:id="3382" w:author="Александр Перепечаев" w:date="2021-05-26T13:24:00Z">
            <w:rPr>
              <w:del w:id="3383" w:author="Александр Перепечаев" w:date="2021-05-26T13:23:00Z"/>
              <w:rFonts w:ascii="Courier New" w:hAnsi="Courier New" w:cs="Courier New"/>
              <w:bCs/>
              <w:spacing w:val="-4"/>
              <w:lang w:val="en-US"/>
            </w:rPr>
          </w:rPrChange>
        </w:rPr>
        <w:pPrChange w:id="3384" w:author="Александр Перепечаев" w:date="2021-05-26T13:23:00Z">
          <w:pPr>
            <w:autoSpaceDE w:val="0"/>
            <w:autoSpaceDN w:val="0"/>
            <w:adjustRightInd w:val="0"/>
            <w:ind w:left="567" w:firstLine="709"/>
          </w:pPr>
        </w:pPrChange>
      </w:pPr>
      <w:del w:id="3385" w:author="Александр Перепечаев" w:date="2021-05-26T13:23:00Z">
        <w:r w:rsidRPr="00AB44D1" w:rsidDel="00AB44D1">
          <w:rPr>
            <w:rFonts w:ascii="Courier New" w:hAnsi="Courier New" w:cs="Courier New"/>
            <w:bCs/>
            <w:spacing w:val="-4"/>
            <w:rPrChange w:id="338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the</w:delText>
        </w:r>
        <w:r w:rsidRPr="00AB44D1" w:rsidDel="00AB44D1">
          <w:rPr>
            <w:rFonts w:ascii="Courier New" w:hAnsi="Courier New" w:cs="Courier New"/>
            <w:bCs/>
            <w:spacing w:val="-4"/>
            <w:rPrChange w:id="338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fragment</w:delText>
        </w:r>
        <w:r w:rsidRPr="00AB44D1" w:rsidDel="00AB44D1">
          <w:rPr>
            <w:rFonts w:ascii="Courier New" w:hAnsi="Courier New" w:cs="Courier New"/>
            <w:bCs/>
            <w:spacing w:val="-4"/>
            <w:rPrChange w:id="338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initialization</w:delText>
        </w:r>
        <w:r w:rsidRPr="00AB44D1" w:rsidDel="00AB44D1">
          <w:rPr>
            <w:rFonts w:ascii="Courier New" w:hAnsi="Courier New" w:cs="Courier New"/>
            <w:bCs/>
            <w:spacing w:val="-4"/>
            <w:rPrChange w:id="338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parameters</w:delText>
        </w:r>
        <w:r w:rsidRPr="00AB44D1" w:rsidDel="00AB44D1">
          <w:rPr>
            <w:rFonts w:ascii="Courier New" w:hAnsi="Courier New" w:cs="Courier New"/>
            <w:bCs/>
            <w:spacing w:val="-4"/>
            <w:rPrChange w:id="339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339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w:delText>
        </w:r>
        <w:r w:rsidRPr="00AB44D1" w:rsidDel="00AB44D1">
          <w:rPr>
            <w:rFonts w:ascii="Courier New" w:hAnsi="Courier New" w:cs="Courier New"/>
            <w:bCs/>
            <w:spacing w:val="-4"/>
            <w:rPrChange w:id="33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ARG</w:delText>
        </w:r>
        <w:r w:rsidRPr="00AB44D1" w:rsidDel="00AB44D1">
          <w:rPr>
            <w:rFonts w:ascii="Courier New" w:hAnsi="Courier New" w:cs="Courier New"/>
            <w:bCs/>
            <w:spacing w:val="-4"/>
            <w:rPrChange w:id="3393" w:author="Александр Перепечаев" w:date="2021-05-26T13:24:00Z">
              <w:rPr>
                <w:rFonts w:ascii="Courier New" w:hAnsi="Courier New" w:cs="Courier New"/>
                <w:bCs/>
                <w:spacing w:val="-4"/>
                <w:lang w:val="en-US"/>
              </w:rPr>
            </w:rPrChange>
          </w:rPr>
          <w:delText>_</w:delText>
        </w:r>
        <w:r w:rsidRPr="00EE5ABE" w:rsidDel="00AB44D1">
          <w:rPr>
            <w:rFonts w:ascii="Courier New" w:hAnsi="Courier New" w:cs="Courier New"/>
            <w:bCs/>
            <w:spacing w:val="-4"/>
            <w:lang w:val="en-US"/>
          </w:rPr>
          <w:delText>ITEM</w:delText>
        </w:r>
        <w:r w:rsidRPr="00AB44D1" w:rsidDel="00AB44D1">
          <w:rPr>
            <w:rFonts w:ascii="Courier New" w:hAnsi="Courier New" w:cs="Courier New"/>
            <w:bCs/>
            <w:spacing w:val="-4"/>
            <w:rPrChange w:id="3394" w:author="Александр Перепечаев" w:date="2021-05-26T13:24:00Z">
              <w:rPr>
                <w:rFonts w:ascii="Courier New" w:hAnsi="Courier New" w:cs="Courier New"/>
                <w:bCs/>
                <w:spacing w:val="-4"/>
                <w:lang w:val="en-US"/>
              </w:rPr>
            </w:rPrChange>
          </w:rPr>
          <w:delText>_</w:delText>
        </w:r>
        <w:r w:rsidRPr="00EE5ABE" w:rsidDel="00AB44D1">
          <w:rPr>
            <w:rFonts w:ascii="Courier New" w:hAnsi="Courier New" w:cs="Courier New"/>
            <w:bCs/>
            <w:spacing w:val="-4"/>
            <w:lang w:val="en-US"/>
          </w:rPr>
          <w:delText>NUMBER</w:delText>
        </w:r>
      </w:del>
    </w:p>
    <w:p w14:paraId="59F7CA80" w14:textId="32B774AC" w:rsidR="00B955D5" w:rsidRPr="00AB44D1" w:rsidDel="00AB44D1" w:rsidRDefault="00B955D5" w:rsidP="00AB44D1">
      <w:pPr>
        <w:spacing w:after="240" w:line="360" w:lineRule="auto"/>
        <w:ind w:left="567"/>
        <w:jc w:val="center"/>
        <w:rPr>
          <w:del w:id="3395" w:author="Александр Перепечаев" w:date="2021-05-26T13:23:00Z"/>
          <w:rFonts w:ascii="Courier New" w:hAnsi="Courier New" w:cs="Courier New"/>
          <w:bCs/>
          <w:spacing w:val="-4"/>
          <w:rPrChange w:id="3396" w:author="Александр Перепечаев" w:date="2021-05-26T13:24:00Z">
            <w:rPr>
              <w:del w:id="3397" w:author="Александр Перепечаев" w:date="2021-05-26T13:23:00Z"/>
              <w:rFonts w:ascii="Courier New" w:hAnsi="Courier New" w:cs="Courier New"/>
              <w:bCs/>
              <w:spacing w:val="-4"/>
              <w:lang w:val="en-US"/>
            </w:rPr>
          </w:rPrChange>
        </w:rPr>
        <w:pPrChange w:id="3398" w:author="Александр Перепечаев" w:date="2021-05-26T13:23:00Z">
          <w:pPr>
            <w:autoSpaceDE w:val="0"/>
            <w:autoSpaceDN w:val="0"/>
            <w:adjustRightInd w:val="0"/>
            <w:ind w:left="567" w:firstLine="709"/>
          </w:pPr>
        </w:pPrChange>
      </w:pPr>
      <w:del w:id="3399" w:author="Александр Перепечаев" w:date="2021-05-26T13:23:00Z">
        <w:r w:rsidRPr="00EE5ABE" w:rsidDel="00AB44D1">
          <w:rPr>
            <w:rFonts w:ascii="Courier New" w:hAnsi="Courier New" w:cs="Courier New"/>
            <w:bCs/>
            <w:spacing w:val="-4"/>
            <w:lang w:val="en-US"/>
          </w:rPr>
          <w:delText>private</w:delText>
        </w:r>
        <w:r w:rsidRPr="00AB44D1" w:rsidDel="00AB44D1">
          <w:rPr>
            <w:rFonts w:ascii="Courier New" w:hAnsi="Courier New" w:cs="Courier New"/>
            <w:bCs/>
            <w:spacing w:val="-4"/>
            <w:rPrChange w:id="340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340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val</w:delText>
        </w:r>
        <w:r w:rsidRPr="00AB44D1" w:rsidDel="00AB44D1">
          <w:rPr>
            <w:rFonts w:ascii="Courier New" w:hAnsi="Courier New" w:cs="Courier New"/>
            <w:bCs/>
            <w:spacing w:val="-4"/>
            <w:rPrChange w:id="340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ARG</w:delText>
        </w:r>
        <w:r w:rsidRPr="00AB44D1" w:rsidDel="00AB44D1">
          <w:rPr>
            <w:rFonts w:ascii="Courier New" w:hAnsi="Courier New" w:cs="Courier New"/>
            <w:bCs/>
            <w:spacing w:val="-4"/>
            <w:rPrChange w:id="3403" w:author="Александр Перепечаев" w:date="2021-05-26T13:24:00Z">
              <w:rPr>
                <w:rFonts w:ascii="Courier New" w:hAnsi="Courier New" w:cs="Courier New"/>
                <w:bCs/>
                <w:spacing w:val="-4"/>
                <w:lang w:val="en-US"/>
              </w:rPr>
            </w:rPrChange>
          </w:rPr>
          <w:delText>_</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3404" w:author="Александр Перепечаев" w:date="2021-05-26T13:24:00Z">
              <w:rPr>
                <w:rFonts w:ascii="Courier New" w:hAnsi="Courier New" w:cs="Courier New"/>
                <w:bCs/>
                <w:spacing w:val="-4"/>
                <w:lang w:val="en-US"/>
              </w:rPr>
            </w:rPrChange>
          </w:rPr>
          <w:delText>1 = "</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3405" w:author="Александр Перепечаев" w:date="2021-05-26T13:24:00Z">
              <w:rPr>
                <w:rFonts w:ascii="Courier New" w:hAnsi="Courier New" w:cs="Courier New"/>
                <w:bCs/>
                <w:spacing w:val="-4"/>
                <w:lang w:val="en-US"/>
              </w:rPr>
            </w:rPrChange>
          </w:rPr>
          <w:delText>1"</w:delText>
        </w:r>
      </w:del>
    </w:p>
    <w:p w14:paraId="12206E8A" w14:textId="027596FE" w:rsidR="00B955D5" w:rsidRPr="00AB44D1" w:rsidDel="00AB44D1" w:rsidRDefault="00B955D5" w:rsidP="00AB44D1">
      <w:pPr>
        <w:spacing w:after="240" w:line="360" w:lineRule="auto"/>
        <w:ind w:left="567"/>
        <w:jc w:val="center"/>
        <w:rPr>
          <w:del w:id="3406" w:author="Александр Перепечаев" w:date="2021-05-26T13:23:00Z"/>
          <w:rFonts w:ascii="Courier New" w:hAnsi="Courier New" w:cs="Courier New"/>
          <w:bCs/>
          <w:spacing w:val="-4"/>
          <w:rPrChange w:id="3407" w:author="Александр Перепечаев" w:date="2021-05-26T13:24:00Z">
            <w:rPr>
              <w:del w:id="3408" w:author="Александр Перепечаев" w:date="2021-05-26T13:23:00Z"/>
              <w:rFonts w:ascii="Courier New" w:hAnsi="Courier New" w:cs="Courier New"/>
              <w:bCs/>
              <w:spacing w:val="-4"/>
              <w:lang w:val="en-US"/>
            </w:rPr>
          </w:rPrChange>
        </w:rPr>
        <w:pPrChange w:id="3409" w:author="Александр Перепечаев" w:date="2021-05-26T13:23:00Z">
          <w:pPr>
            <w:autoSpaceDE w:val="0"/>
            <w:autoSpaceDN w:val="0"/>
            <w:adjustRightInd w:val="0"/>
            <w:ind w:left="567" w:firstLine="709"/>
          </w:pPr>
        </w:pPrChange>
      </w:pPr>
      <w:del w:id="3410" w:author="Александр Перепечаев" w:date="2021-05-26T13:23:00Z">
        <w:r w:rsidRPr="00EE5ABE" w:rsidDel="00AB44D1">
          <w:rPr>
            <w:rFonts w:ascii="Courier New" w:hAnsi="Courier New" w:cs="Courier New"/>
            <w:bCs/>
            <w:spacing w:val="-4"/>
            <w:lang w:val="en-US"/>
          </w:rPr>
          <w:delText>private</w:delText>
        </w:r>
        <w:r w:rsidRPr="00AB44D1" w:rsidDel="00AB44D1">
          <w:rPr>
            <w:rFonts w:ascii="Courier New" w:hAnsi="Courier New" w:cs="Courier New"/>
            <w:bCs/>
            <w:spacing w:val="-4"/>
            <w:rPrChange w:id="341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34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val</w:delText>
        </w:r>
        <w:r w:rsidRPr="00AB44D1" w:rsidDel="00AB44D1">
          <w:rPr>
            <w:rFonts w:ascii="Courier New" w:hAnsi="Courier New" w:cs="Courier New"/>
            <w:bCs/>
            <w:spacing w:val="-4"/>
            <w:rPrChange w:id="341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ARG</w:delText>
        </w:r>
        <w:r w:rsidRPr="00AB44D1" w:rsidDel="00AB44D1">
          <w:rPr>
            <w:rFonts w:ascii="Courier New" w:hAnsi="Courier New" w:cs="Courier New"/>
            <w:bCs/>
            <w:spacing w:val="-4"/>
            <w:rPrChange w:id="3414" w:author="Александр Перепечаев" w:date="2021-05-26T13:24:00Z">
              <w:rPr>
                <w:rFonts w:ascii="Courier New" w:hAnsi="Courier New" w:cs="Courier New"/>
                <w:bCs/>
                <w:spacing w:val="-4"/>
                <w:lang w:val="en-US"/>
              </w:rPr>
            </w:rPrChange>
          </w:rPr>
          <w:delText>_</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3415" w:author="Александр Перепечаев" w:date="2021-05-26T13:24:00Z">
              <w:rPr>
                <w:rFonts w:ascii="Courier New" w:hAnsi="Courier New" w:cs="Courier New"/>
                <w:bCs/>
                <w:spacing w:val="-4"/>
                <w:lang w:val="en-US"/>
              </w:rPr>
            </w:rPrChange>
          </w:rPr>
          <w:delText>2 = "</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3416" w:author="Александр Перепечаев" w:date="2021-05-26T13:24:00Z">
              <w:rPr>
                <w:rFonts w:ascii="Courier New" w:hAnsi="Courier New" w:cs="Courier New"/>
                <w:bCs/>
                <w:spacing w:val="-4"/>
                <w:lang w:val="en-US"/>
              </w:rPr>
            </w:rPrChange>
          </w:rPr>
          <w:delText>2"</w:delText>
        </w:r>
      </w:del>
    </w:p>
    <w:p w14:paraId="013D6D0B" w14:textId="742E4006" w:rsidR="00B955D5" w:rsidRPr="00AB44D1" w:rsidDel="00AB44D1" w:rsidRDefault="00B955D5" w:rsidP="00AB44D1">
      <w:pPr>
        <w:spacing w:after="240" w:line="360" w:lineRule="auto"/>
        <w:ind w:left="567"/>
        <w:jc w:val="center"/>
        <w:rPr>
          <w:del w:id="3417" w:author="Александр Перепечаев" w:date="2021-05-26T13:23:00Z"/>
          <w:rFonts w:ascii="Courier New" w:hAnsi="Courier New" w:cs="Courier New"/>
          <w:bCs/>
          <w:spacing w:val="-4"/>
          <w:rPrChange w:id="3418" w:author="Александр Перепечаев" w:date="2021-05-26T13:24:00Z">
            <w:rPr>
              <w:del w:id="3419" w:author="Александр Перепечаев" w:date="2021-05-26T13:23:00Z"/>
              <w:rFonts w:ascii="Courier New" w:hAnsi="Courier New" w:cs="Courier New"/>
              <w:bCs/>
              <w:spacing w:val="-4"/>
              <w:lang w:val="en-US"/>
            </w:rPr>
          </w:rPrChange>
        </w:rPr>
        <w:pPrChange w:id="3420" w:author="Александр Перепечаев" w:date="2021-05-26T13:23:00Z">
          <w:pPr>
            <w:autoSpaceDE w:val="0"/>
            <w:autoSpaceDN w:val="0"/>
            <w:adjustRightInd w:val="0"/>
            <w:ind w:left="567" w:firstLine="709"/>
          </w:pPr>
        </w:pPrChange>
      </w:pPr>
    </w:p>
    <w:p w14:paraId="2C8CE85C" w14:textId="1A9D8025" w:rsidR="00B955D5" w:rsidRPr="00AB44D1" w:rsidDel="00AB44D1" w:rsidRDefault="00B955D5" w:rsidP="00AB44D1">
      <w:pPr>
        <w:spacing w:after="240" w:line="360" w:lineRule="auto"/>
        <w:ind w:left="567"/>
        <w:jc w:val="center"/>
        <w:rPr>
          <w:del w:id="3421" w:author="Александр Перепечаев" w:date="2021-05-26T13:23:00Z"/>
          <w:rFonts w:ascii="Courier New" w:hAnsi="Courier New" w:cs="Courier New"/>
          <w:bCs/>
          <w:spacing w:val="-4"/>
          <w:rPrChange w:id="3422" w:author="Александр Перепечаев" w:date="2021-05-26T13:24:00Z">
            <w:rPr>
              <w:del w:id="3423" w:author="Александр Перепечаев" w:date="2021-05-26T13:23:00Z"/>
              <w:rFonts w:ascii="Courier New" w:hAnsi="Courier New" w:cs="Courier New"/>
              <w:bCs/>
              <w:spacing w:val="-4"/>
              <w:lang w:val="en-US"/>
            </w:rPr>
          </w:rPrChange>
        </w:rPr>
        <w:pPrChange w:id="3424" w:author="Александр Перепечаев" w:date="2021-05-26T13:23:00Z">
          <w:pPr>
            <w:autoSpaceDE w:val="0"/>
            <w:autoSpaceDN w:val="0"/>
            <w:adjustRightInd w:val="0"/>
            <w:ind w:left="567" w:firstLine="709"/>
          </w:pPr>
        </w:pPrChange>
      </w:pPr>
      <w:del w:id="3425" w:author="Александр Перепечаев" w:date="2021-05-26T13:23:00Z">
        <w:r w:rsidRPr="00AB44D1" w:rsidDel="00AB44D1">
          <w:rPr>
            <w:rFonts w:ascii="Courier New" w:hAnsi="Courier New" w:cs="Courier New"/>
            <w:bCs/>
            <w:spacing w:val="-4"/>
            <w:rPrChange w:id="3426" w:author="Александр Перепечаев" w:date="2021-05-26T13:24:00Z">
              <w:rPr>
                <w:rFonts w:ascii="Courier New" w:hAnsi="Courier New" w:cs="Courier New"/>
                <w:bCs/>
                <w:spacing w:val="-4"/>
                <w:lang w:val="en-US"/>
              </w:rPr>
            </w:rPrChange>
          </w:rPr>
          <w:delText>/**</w:delText>
        </w:r>
      </w:del>
    </w:p>
    <w:p w14:paraId="34BACF17" w14:textId="5489DF65" w:rsidR="00B955D5" w:rsidRPr="00AB44D1" w:rsidDel="00AB44D1" w:rsidRDefault="00B955D5" w:rsidP="00AB44D1">
      <w:pPr>
        <w:spacing w:after="240" w:line="360" w:lineRule="auto"/>
        <w:ind w:left="567"/>
        <w:jc w:val="center"/>
        <w:rPr>
          <w:del w:id="3427" w:author="Александр Перепечаев" w:date="2021-05-26T13:23:00Z"/>
          <w:rFonts w:ascii="Courier New" w:hAnsi="Courier New" w:cs="Courier New"/>
          <w:bCs/>
          <w:spacing w:val="-4"/>
          <w:rPrChange w:id="3428" w:author="Александр Перепечаев" w:date="2021-05-26T13:24:00Z">
            <w:rPr>
              <w:del w:id="3429" w:author="Александр Перепечаев" w:date="2021-05-26T13:23:00Z"/>
              <w:rFonts w:ascii="Courier New" w:hAnsi="Courier New" w:cs="Courier New"/>
              <w:bCs/>
              <w:spacing w:val="-4"/>
              <w:lang w:val="en-US"/>
            </w:rPr>
          </w:rPrChange>
        </w:rPr>
        <w:pPrChange w:id="3430" w:author="Александр Перепечаев" w:date="2021-05-26T13:23:00Z">
          <w:pPr>
            <w:autoSpaceDE w:val="0"/>
            <w:autoSpaceDN w:val="0"/>
            <w:adjustRightInd w:val="0"/>
            <w:ind w:left="567" w:firstLine="709"/>
          </w:pPr>
        </w:pPrChange>
      </w:pPr>
      <w:del w:id="3431" w:author="Александр Перепечаев" w:date="2021-05-26T13:23:00Z">
        <w:r w:rsidRPr="00AB44D1" w:rsidDel="00AB44D1">
          <w:rPr>
            <w:rFonts w:ascii="Courier New" w:hAnsi="Courier New" w:cs="Courier New"/>
            <w:bCs/>
            <w:spacing w:val="-4"/>
            <w:rPrChange w:id="343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delText>
        </w:r>
        <w:r w:rsidRPr="00AB44D1" w:rsidDel="00AB44D1">
          <w:rPr>
            <w:rFonts w:ascii="Courier New" w:hAnsi="Courier New" w:cs="Courier New"/>
            <w:bCs/>
            <w:spacing w:val="-4"/>
            <w:rPrChange w:id="343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simple</w:delText>
        </w:r>
        <w:r w:rsidRPr="00AB44D1" w:rsidDel="00AB44D1">
          <w:rPr>
            <w:rFonts w:ascii="Courier New" w:hAnsi="Courier New" w:cs="Courier New"/>
            <w:bCs/>
            <w:spacing w:val="-4"/>
            <w:rPrChange w:id="34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Fragment</w:delText>
        </w:r>
        <w:r w:rsidRPr="00AB44D1" w:rsidDel="00AB44D1">
          <w:rPr>
            <w:rFonts w:ascii="Courier New" w:hAnsi="Courier New" w:cs="Courier New"/>
            <w:bCs/>
            <w:spacing w:val="-4"/>
            <w:rPrChange w:id="34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subclass</w:delText>
        </w:r>
        <w:r w:rsidRPr="00AB44D1" w:rsidDel="00AB44D1">
          <w:rPr>
            <w:rFonts w:ascii="Courier New" w:hAnsi="Courier New" w:cs="Courier New"/>
            <w:bCs/>
            <w:spacing w:val="-4"/>
            <w:rPrChange w:id="3436" w:author="Александр Перепечаев" w:date="2021-05-26T13:24:00Z">
              <w:rPr>
                <w:rFonts w:ascii="Courier New" w:hAnsi="Courier New" w:cs="Courier New"/>
                <w:bCs/>
                <w:spacing w:val="-4"/>
                <w:lang w:val="en-US"/>
              </w:rPr>
            </w:rPrChange>
          </w:rPr>
          <w:delText>.</w:delText>
        </w:r>
      </w:del>
    </w:p>
    <w:p w14:paraId="7DA77723" w14:textId="268876BA" w:rsidR="00B955D5" w:rsidRPr="00AB44D1" w:rsidDel="00AB44D1" w:rsidRDefault="00B955D5" w:rsidP="00AB44D1">
      <w:pPr>
        <w:spacing w:after="240" w:line="360" w:lineRule="auto"/>
        <w:ind w:left="567"/>
        <w:jc w:val="center"/>
        <w:rPr>
          <w:del w:id="3437" w:author="Александр Перепечаев" w:date="2021-05-26T13:23:00Z"/>
          <w:rFonts w:ascii="Courier New" w:hAnsi="Courier New" w:cs="Courier New"/>
          <w:bCs/>
          <w:spacing w:val="-4"/>
          <w:rPrChange w:id="3438" w:author="Александр Перепечаев" w:date="2021-05-26T13:24:00Z">
            <w:rPr>
              <w:del w:id="3439" w:author="Александр Перепечаев" w:date="2021-05-26T13:23:00Z"/>
              <w:rFonts w:ascii="Courier New" w:hAnsi="Courier New" w:cs="Courier New"/>
              <w:bCs/>
              <w:spacing w:val="-4"/>
              <w:lang w:val="en-US"/>
            </w:rPr>
          </w:rPrChange>
        </w:rPr>
        <w:pPrChange w:id="3440" w:author="Александр Перепечаев" w:date="2021-05-26T13:23:00Z">
          <w:pPr>
            <w:autoSpaceDE w:val="0"/>
            <w:autoSpaceDN w:val="0"/>
            <w:adjustRightInd w:val="0"/>
            <w:ind w:left="567" w:firstLine="709"/>
          </w:pPr>
        </w:pPrChange>
      </w:pPr>
      <w:del w:id="3441" w:author="Александр Перепечаев" w:date="2021-05-26T13:23:00Z">
        <w:r w:rsidRPr="00AB44D1" w:rsidDel="00AB44D1">
          <w:rPr>
            <w:rFonts w:ascii="Courier New" w:hAnsi="Courier New" w:cs="Courier New"/>
            <w:bCs/>
            <w:spacing w:val="-4"/>
            <w:rPrChange w:id="344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Use</w:delText>
        </w:r>
        <w:r w:rsidRPr="00AB44D1" w:rsidDel="00AB44D1">
          <w:rPr>
            <w:rFonts w:ascii="Courier New" w:hAnsi="Courier New" w:cs="Courier New"/>
            <w:bCs/>
            <w:spacing w:val="-4"/>
            <w:rPrChange w:id="344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the</w:delText>
        </w:r>
        <w:r w:rsidRPr="00AB44D1" w:rsidDel="00AB44D1">
          <w:rPr>
            <w:rFonts w:ascii="Courier New" w:hAnsi="Courier New" w:cs="Courier New"/>
            <w:bCs/>
            <w:spacing w:val="-4"/>
            <w:rPrChange w:id="344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photoAnalysis</w:delText>
        </w:r>
        <w:r w:rsidRPr="00AB44D1" w:rsidDel="00AB44D1">
          <w:rPr>
            <w:rFonts w:ascii="Courier New" w:hAnsi="Courier New" w:cs="Courier New"/>
            <w:bCs/>
            <w:spacing w:val="-4"/>
            <w:rPrChange w:id="344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newInstance</w:delText>
        </w:r>
        <w:r w:rsidRPr="00AB44D1" w:rsidDel="00AB44D1">
          <w:rPr>
            <w:rFonts w:ascii="Courier New" w:hAnsi="Courier New" w:cs="Courier New"/>
            <w:bCs/>
            <w:spacing w:val="-4"/>
            <w:rPrChange w:id="344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factory</w:delText>
        </w:r>
        <w:r w:rsidRPr="00AB44D1" w:rsidDel="00AB44D1">
          <w:rPr>
            <w:rFonts w:ascii="Courier New" w:hAnsi="Courier New" w:cs="Courier New"/>
            <w:bCs/>
            <w:spacing w:val="-4"/>
            <w:rPrChange w:id="344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method</w:delText>
        </w:r>
        <w:r w:rsidRPr="00AB44D1" w:rsidDel="00AB44D1">
          <w:rPr>
            <w:rFonts w:ascii="Courier New" w:hAnsi="Courier New" w:cs="Courier New"/>
            <w:bCs/>
            <w:spacing w:val="-4"/>
            <w:rPrChange w:id="344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to</w:delText>
        </w:r>
      </w:del>
    </w:p>
    <w:p w14:paraId="1C9270BE" w14:textId="0BE5E83F" w:rsidR="00B955D5" w:rsidRPr="00AB44D1" w:rsidDel="00AB44D1" w:rsidRDefault="00B955D5" w:rsidP="00AB44D1">
      <w:pPr>
        <w:spacing w:after="240" w:line="360" w:lineRule="auto"/>
        <w:ind w:left="567"/>
        <w:jc w:val="center"/>
        <w:rPr>
          <w:del w:id="3449" w:author="Александр Перепечаев" w:date="2021-05-26T13:23:00Z"/>
          <w:rFonts w:ascii="Courier New" w:hAnsi="Courier New" w:cs="Courier New"/>
          <w:bCs/>
          <w:spacing w:val="-4"/>
          <w:rPrChange w:id="3450" w:author="Александр Перепечаев" w:date="2021-05-26T13:24:00Z">
            <w:rPr>
              <w:del w:id="3451" w:author="Александр Перепечаев" w:date="2021-05-26T13:23:00Z"/>
              <w:rFonts w:ascii="Courier New" w:hAnsi="Courier New" w:cs="Courier New"/>
              <w:bCs/>
              <w:spacing w:val="-4"/>
              <w:lang w:val="en-US"/>
            </w:rPr>
          </w:rPrChange>
        </w:rPr>
        <w:pPrChange w:id="3452" w:author="Александр Перепечаев" w:date="2021-05-26T13:23:00Z">
          <w:pPr>
            <w:autoSpaceDE w:val="0"/>
            <w:autoSpaceDN w:val="0"/>
            <w:adjustRightInd w:val="0"/>
            <w:ind w:left="567" w:firstLine="709"/>
          </w:pPr>
        </w:pPrChange>
      </w:pPr>
      <w:del w:id="3453" w:author="Александр Перепечаев" w:date="2021-05-26T13:23:00Z">
        <w:r w:rsidRPr="00AB44D1" w:rsidDel="00AB44D1">
          <w:rPr>
            <w:rFonts w:ascii="Courier New" w:hAnsi="Courier New" w:cs="Courier New"/>
            <w:bCs/>
            <w:spacing w:val="-4"/>
            <w:rPrChange w:id="345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create</w:delText>
        </w:r>
        <w:r w:rsidRPr="00AB44D1" w:rsidDel="00AB44D1">
          <w:rPr>
            <w:rFonts w:ascii="Courier New" w:hAnsi="Courier New" w:cs="Courier New"/>
            <w:bCs/>
            <w:spacing w:val="-4"/>
            <w:rPrChange w:id="34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w:delText>
        </w:r>
        <w:r w:rsidRPr="00AB44D1" w:rsidDel="00AB44D1">
          <w:rPr>
            <w:rFonts w:ascii="Courier New" w:hAnsi="Courier New" w:cs="Courier New"/>
            <w:bCs/>
            <w:spacing w:val="-4"/>
            <w:rPrChange w:id="34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instance</w:delText>
        </w:r>
        <w:r w:rsidRPr="00AB44D1" w:rsidDel="00AB44D1">
          <w:rPr>
            <w:rFonts w:ascii="Courier New" w:hAnsi="Courier New" w:cs="Courier New"/>
            <w:bCs/>
            <w:spacing w:val="-4"/>
            <w:rPrChange w:id="345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of</w:delText>
        </w:r>
        <w:r w:rsidRPr="00AB44D1" w:rsidDel="00AB44D1">
          <w:rPr>
            <w:rFonts w:ascii="Courier New" w:hAnsi="Courier New" w:cs="Courier New"/>
            <w:bCs/>
            <w:spacing w:val="-4"/>
            <w:rPrChange w:id="345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this</w:delText>
        </w:r>
        <w:r w:rsidRPr="00AB44D1" w:rsidDel="00AB44D1">
          <w:rPr>
            <w:rFonts w:ascii="Courier New" w:hAnsi="Courier New" w:cs="Courier New"/>
            <w:bCs/>
            <w:spacing w:val="-4"/>
            <w:rPrChange w:id="345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fragment</w:delText>
        </w:r>
        <w:r w:rsidRPr="00AB44D1" w:rsidDel="00AB44D1">
          <w:rPr>
            <w:rFonts w:ascii="Courier New" w:hAnsi="Courier New" w:cs="Courier New"/>
            <w:bCs/>
            <w:spacing w:val="-4"/>
            <w:rPrChange w:id="3460" w:author="Александр Перепечаев" w:date="2021-05-26T13:24:00Z">
              <w:rPr>
                <w:rFonts w:ascii="Courier New" w:hAnsi="Courier New" w:cs="Courier New"/>
                <w:bCs/>
                <w:spacing w:val="-4"/>
                <w:lang w:val="en-US"/>
              </w:rPr>
            </w:rPrChange>
          </w:rPr>
          <w:delText>.</w:delText>
        </w:r>
      </w:del>
    </w:p>
    <w:p w14:paraId="38FBDE00" w14:textId="67D01760" w:rsidR="00B955D5" w:rsidRPr="00AB44D1" w:rsidDel="00AB44D1" w:rsidRDefault="00B955D5" w:rsidP="00AB44D1">
      <w:pPr>
        <w:spacing w:after="240" w:line="360" w:lineRule="auto"/>
        <w:ind w:left="567"/>
        <w:jc w:val="center"/>
        <w:rPr>
          <w:del w:id="3461" w:author="Александр Перепечаев" w:date="2021-05-26T13:23:00Z"/>
          <w:rFonts w:ascii="Courier New" w:hAnsi="Courier New" w:cs="Courier New"/>
          <w:bCs/>
          <w:spacing w:val="-4"/>
          <w:rPrChange w:id="3462" w:author="Александр Перепечаев" w:date="2021-05-26T13:24:00Z">
            <w:rPr>
              <w:del w:id="3463" w:author="Александр Перепечаев" w:date="2021-05-26T13:23:00Z"/>
              <w:rFonts w:ascii="Courier New" w:hAnsi="Courier New" w:cs="Courier New"/>
              <w:bCs/>
              <w:spacing w:val="-4"/>
              <w:lang w:val="en-US"/>
            </w:rPr>
          </w:rPrChange>
        </w:rPr>
        <w:pPrChange w:id="3464" w:author="Александр Перепечаев" w:date="2021-05-26T13:23:00Z">
          <w:pPr>
            <w:autoSpaceDE w:val="0"/>
            <w:autoSpaceDN w:val="0"/>
            <w:adjustRightInd w:val="0"/>
            <w:ind w:left="567" w:firstLine="709"/>
          </w:pPr>
        </w:pPrChange>
      </w:pPr>
      <w:del w:id="3465" w:author="Александр Перепечаев" w:date="2021-05-26T13:23:00Z">
        <w:r w:rsidRPr="00AB44D1" w:rsidDel="00AB44D1">
          <w:rPr>
            <w:rFonts w:ascii="Courier New" w:hAnsi="Courier New" w:cs="Courier New"/>
            <w:bCs/>
            <w:spacing w:val="-4"/>
            <w:rPrChange w:id="3466" w:author="Александр Перепечаев" w:date="2021-05-26T13:24:00Z">
              <w:rPr>
                <w:rFonts w:ascii="Courier New" w:hAnsi="Courier New" w:cs="Courier New"/>
                <w:bCs/>
                <w:spacing w:val="-4"/>
                <w:lang w:val="en-US"/>
              </w:rPr>
            </w:rPrChange>
          </w:rPr>
          <w:delText xml:space="preserve"> */</w:delText>
        </w:r>
      </w:del>
    </w:p>
    <w:p w14:paraId="31806996" w14:textId="50B8BAF2" w:rsidR="00B955D5" w:rsidRPr="00AB44D1" w:rsidDel="00AB44D1" w:rsidRDefault="00B955D5" w:rsidP="00AB44D1">
      <w:pPr>
        <w:spacing w:after="240" w:line="360" w:lineRule="auto"/>
        <w:ind w:left="567"/>
        <w:jc w:val="center"/>
        <w:rPr>
          <w:del w:id="3467" w:author="Александр Перепечаев" w:date="2021-05-26T13:23:00Z"/>
          <w:rFonts w:ascii="Courier New" w:hAnsi="Courier New" w:cs="Courier New"/>
          <w:bCs/>
          <w:spacing w:val="-4"/>
          <w:rPrChange w:id="3468" w:author="Александр Перепечаев" w:date="2021-05-26T13:24:00Z">
            <w:rPr>
              <w:del w:id="3469" w:author="Александр Перепечаев" w:date="2021-05-26T13:23:00Z"/>
              <w:rFonts w:ascii="Courier New" w:hAnsi="Courier New" w:cs="Courier New"/>
              <w:bCs/>
              <w:spacing w:val="-4"/>
              <w:lang w:val="en-US"/>
            </w:rPr>
          </w:rPrChange>
        </w:rPr>
        <w:pPrChange w:id="3470" w:author="Александр Перепечаев" w:date="2021-05-26T13:23:00Z">
          <w:pPr>
            <w:autoSpaceDE w:val="0"/>
            <w:autoSpaceDN w:val="0"/>
            <w:adjustRightInd w:val="0"/>
            <w:ind w:left="567" w:firstLine="709"/>
          </w:pPr>
        </w:pPrChange>
      </w:pPr>
      <w:del w:id="3471" w:author="Александр Перепечаев" w:date="2021-05-26T13:23:00Z">
        <w:r w:rsidRPr="00EE5ABE" w:rsidDel="00AB44D1">
          <w:rPr>
            <w:rFonts w:ascii="Courier New" w:hAnsi="Courier New" w:cs="Courier New"/>
            <w:bCs/>
            <w:spacing w:val="-4"/>
            <w:lang w:val="en-US"/>
          </w:rPr>
          <w:delText>class</w:delText>
        </w:r>
        <w:r w:rsidRPr="00AB44D1" w:rsidDel="00AB44D1">
          <w:rPr>
            <w:rFonts w:ascii="Courier New" w:hAnsi="Courier New" w:cs="Courier New"/>
            <w:bCs/>
            <w:spacing w:val="-4"/>
            <w:rPrChange w:id="34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photoAnalysis</w:delText>
        </w:r>
        <w:r w:rsidRPr="00AB44D1" w:rsidDel="00AB44D1">
          <w:rPr>
            <w:rFonts w:ascii="Courier New" w:hAnsi="Courier New" w:cs="Courier New"/>
            <w:bCs/>
            <w:spacing w:val="-4"/>
            <w:rPrChange w:id="347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Fragment</w:delText>
        </w:r>
        <w:r w:rsidRPr="00AB44D1" w:rsidDel="00AB44D1">
          <w:rPr>
            <w:rFonts w:ascii="Courier New" w:hAnsi="Courier New" w:cs="Courier New"/>
            <w:bCs/>
            <w:spacing w:val="-4"/>
            <w:rPrChange w:id="3474" w:author="Александр Перепечаев" w:date="2021-05-26T13:24:00Z">
              <w:rPr>
                <w:rFonts w:ascii="Courier New" w:hAnsi="Courier New" w:cs="Courier New"/>
                <w:bCs/>
                <w:spacing w:val="-4"/>
                <w:lang w:val="en-US"/>
              </w:rPr>
            </w:rPrChange>
          </w:rPr>
          <w:delText>() {</w:delText>
        </w:r>
      </w:del>
    </w:p>
    <w:p w14:paraId="265F7330" w14:textId="507FDBB4" w:rsidR="00B955D5" w:rsidRPr="00AB44D1" w:rsidDel="00AB44D1" w:rsidRDefault="00B955D5" w:rsidP="00AB44D1">
      <w:pPr>
        <w:spacing w:after="240" w:line="360" w:lineRule="auto"/>
        <w:ind w:left="567"/>
        <w:jc w:val="center"/>
        <w:rPr>
          <w:del w:id="3475" w:author="Александр Перепечаев" w:date="2021-05-26T13:23:00Z"/>
          <w:rFonts w:ascii="Courier New" w:hAnsi="Courier New" w:cs="Courier New"/>
          <w:bCs/>
          <w:spacing w:val="-4"/>
          <w:rPrChange w:id="3476" w:author="Александр Перепечаев" w:date="2021-05-26T13:24:00Z">
            <w:rPr>
              <w:del w:id="3477" w:author="Александр Перепечаев" w:date="2021-05-26T13:23:00Z"/>
              <w:rFonts w:ascii="Courier New" w:hAnsi="Courier New" w:cs="Courier New"/>
              <w:bCs/>
              <w:spacing w:val="-4"/>
              <w:lang w:val="en-US"/>
            </w:rPr>
          </w:rPrChange>
        </w:rPr>
        <w:pPrChange w:id="3478" w:author="Александр Перепечаев" w:date="2021-05-26T13:23:00Z">
          <w:pPr>
            <w:autoSpaceDE w:val="0"/>
            <w:autoSpaceDN w:val="0"/>
            <w:adjustRightInd w:val="0"/>
            <w:ind w:left="567" w:firstLine="709"/>
          </w:pPr>
        </w:pPrChange>
      </w:pPr>
      <w:del w:id="3479" w:author="Александр Перепечаев" w:date="2021-05-26T13:23:00Z">
        <w:r w:rsidRPr="00AB44D1" w:rsidDel="00AB44D1">
          <w:rPr>
            <w:rFonts w:ascii="Courier New" w:hAnsi="Courier New" w:cs="Courier New"/>
            <w:bCs/>
            <w:spacing w:val="-4"/>
            <w:rPrChange w:id="348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TODO</w:delText>
        </w:r>
        <w:r w:rsidRPr="00AB44D1" w:rsidDel="00AB44D1">
          <w:rPr>
            <w:rFonts w:ascii="Courier New" w:hAnsi="Courier New" w:cs="Courier New"/>
            <w:bCs/>
            <w:spacing w:val="-4"/>
            <w:rPrChange w:id="34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Rename</w:delText>
        </w:r>
        <w:r w:rsidRPr="00AB44D1" w:rsidDel="00AB44D1">
          <w:rPr>
            <w:rFonts w:ascii="Courier New" w:hAnsi="Courier New" w:cs="Courier New"/>
            <w:bCs/>
            <w:spacing w:val="-4"/>
            <w:rPrChange w:id="348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w:delText>
        </w:r>
        <w:r w:rsidRPr="00AB44D1" w:rsidDel="00AB44D1">
          <w:rPr>
            <w:rFonts w:ascii="Courier New" w:hAnsi="Courier New" w:cs="Courier New"/>
            <w:bCs/>
            <w:spacing w:val="-4"/>
            <w:rPrChange w:id="348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change</w:delText>
        </w:r>
        <w:r w:rsidRPr="00AB44D1" w:rsidDel="00AB44D1">
          <w:rPr>
            <w:rFonts w:ascii="Courier New" w:hAnsi="Courier New" w:cs="Courier New"/>
            <w:bCs/>
            <w:spacing w:val="-4"/>
            <w:rPrChange w:id="34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types</w:delText>
        </w:r>
        <w:r w:rsidRPr="00AB44D1" w:rsidDel="00AB44D1">
          <w:rPr>
            <w:rFonts w:ascii="Courier New" w:hAnsi="Courier New" w:cs="Courier New"/>
            <w:bCs/>
            <w:spacing w:val="-4"/>
            <w:rPrChange w:id="348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of</w:delText>
        </w:r>
        <w:r w:rsidRPr="00AB44D1" w:rsidDel="00AB44D1">
          <w:rPr>
            <w:rFonts w:ascii="Courier New" w:hAnsi="Courier New" w:cs="Courier New"/>
            <w:bCs/>
            <w:spacing w:val="-4"/>
            <w:rPrChange w:id="348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parameters</w:delText>
        </w:r>
      </w:del>
    </w:p>
    <w:p w14:paraId="36D2CE28" w14:textId="4F0B9369" w:rsidR="00B955D5" w:rsidRPr="00AB44D1" w:rsidDel="00AB44D1" w:rsidRDefault="00B955D5" w:rsidP="00AB44D1">
      <w:pPr>
        <w:spacing w:after="240" w:line="360" w:lineRule="auto"/>
        <w:ind w:left="567"/>
        <w:jc w:val="center"/>
        <w:rPr>
          <w:del w:id="3487" w:author="Александр Перепечаев" w:date="2021-05-26T13:23:00Z"/>
          <w:rFonts w:ascii="Courier New" w:hAnsi="Courier New" w:cs="Courier New"/>
          <w:bCs/>
          <w:spacing w:val="-4"/>
          <w:rPrChange w:id="3488" w:author="Александр Перепечаев" w:date="2021-05-26T13:24:00Z">
            <w:rPr>
              <w:del w:id="3489" w:author="Александр Перепечаев" w:date="2021-05-26T13:23:00Z"/>
              <w:rFonts w:ascii="Courier New" w:hAnsi="Courier New" w:cs="Courier New"/>
              <w:bCs/>
              <w:spacing w:val="-4"/>
              <w:lang w:val="en-US"/>
            </w:rPr>
          </w:rPrChange>
        </w:rPr>
        <w:pPrChange w:id="3490" w:author="Александр Перепечаев" w:date="2021-05-26T13:23:00Z">
          <w:pPr>
            <w:autoSpaceDE w:val="0"/>
            <w:autoSpaceDN w:val="0"/>
            <w:adjustRightInd w:val="0"/>
            <w:ind w:left="567" w:firstLine="709"/>
          </w:pPr>
        </w:pPrChange>
      </w:pPr>
      <w:del w:id="3491" w:author="Александр Перепечаев" w:date="2021-05-26T13:23:00Z">
        <w:r w:rsidRPr="00AB44D1" w:rsidDel="00AB44D1">
          <w:rPr>
            <w:rFonts w:ascii="Courier New" w:hAnsi="Courier New" w:cs="Courier New"/>
            <w:bCs/>
            <w:spacing w:val="-4"/>
            <w:rPrChange w:id="34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private</w:delText>
        </w:r>
        <w:r w:rsidRPr="00AB44D1" w:rsidDel="00AB44D1">
          <w:rPr>
            <w:rFonts w:ascii="Courier New" w:hAnsi="Courier New" w:cs="Courier New"/>
            <w:bCs/>
            <w:spacing w:val="-4"/>
            <w:rPrChange w:id="34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349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3495" w:author="Александр Перепечаев" w:date="2021-05-26T13:24:00Z">
              <w:rPr>
                <w:rFonts w:ascii="Courier New" w:hAnsi="Courier New" w:cs="Courier New"/>
                <w:bCs/>
                <w:spacing w:val="-4"/>
                <w:lang w:val="en-US"/>
              </w:rPr>
            </w:rPrChange>
          </w:rPr>
          <w:delText xml:space="preserve">1: </w:delText>
        </w:r>
        <w:r w:rsidRPr="00EE5ABE" w:rsidDel="00AB44D1">
          <w:rPr>
            <w:rFonts w:ascii="Courier New" w:hAnsi="Courier New" w:cs="Courier New"/>
            <w:bCs/>
            <w:spacing w:val="-4"/>
            <w:lang w:val="en-US"/>
          </w:rPr>
          <w:delText>String</w:delText>
        </w:r>
        <w:r w:rsidRPr="00AB44D1" w:rsidDel="00AB44D1">
          <w:rPr>
            <w:rFonts w:ascii="Courier New" w:hAnsi="Courier New" w:cs="Courier New"/>
            <w:bCs/>
            <w:spacing w:val="-4"/>
            <w:rPrChange w:id="349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null</w:delText>
        </w:r>
      </w:del>
    </w:p>
    <w:p w14:paraId="503BA694" w14:textId="7BD45B44" w:rsidR="00B955D5" w:rsidRPr="00AB44D1" w:rsidDel="00AB44D1" w:rsidRDefault="00B955D5" w:rsidP="00AB44D1">
      <w:pPr>
        <w:spacing w:after="240" w:line="360" w:lineRule="auto"/>
        <w:ind w:left="567"/>
        <w:jc w:val="center"/>
        <w:rPr>
          <w:del w:id="3497" w:author="Александр Перепечаев" w:date="2021-05-26T13:23:00Z"/>
          <w:rFonts w:ascii="Courier New" w:hAnsi="Courier New" w:cs="Courier New"/>
          <w:bCs/>
          <w:spacing w:val="-4"/>
          <w:rPrChange w:id="3498" w:author="Александр Перепечаев" w:date="2021-05-26T13:24:00Z">
            <w:rPr>
              <w:del w:id="3499" w:author="Александр Перепечаев" w:date="2021-05-26T13:23:00Z"/>
              <w:rFonts w:ascii="Courier New" w:hAnsi="Courier New" w:cs="Courier New"/>
              <w:bCs/>
              <w:spacing w:val="-4"/>
              <w:lang w:val="en-US"/>
            </w:rPr>
          </w:rPrChange>
        </w:rPr>
        <w:pPrChange w:id="3500" w:author="Александр Перепечаев" w:date="2021-05-26T13:23:00Z">
          <w:pPr>
            <w:autoSpaceDE w:val="0"/>
            <w:autoSpaceDN w:val="0"/>
            <w:adjustRightInd w:val="0"/>
            <w:ind w:left="567" w:firstLine="709"/>
          </w:pPr>
        </w:pPrChange>
      </w:pPr>
      <w:del w:id="3501" w:author="Александр Перепечаев" w:date="2021-05-26T13:23:00Z">
        <w:r w:rsidRPr="00AB44D1" w:rsidDel="00AB44D1">
          <w:rPr>
            <w:rFonts w:ascii="Courier New" w:hAnsi="Courier New" w:cs="Courier New"/>
            <w:bCs/>
            <w:spacing w:val="-4"/>
            <w:rPrChange w:id="350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private</w:delText>
        </w:r>
        <w:r w:rsidRPr="00AB44D1" w:rsidDel="00AB44D1">
          <w:rPr>
            <w:rFonts w:ascii="Courier New" w:hAnsi="Courier New" w:cs="Courier New"/>
            <w:bCs/>
            <w:spacing w:val="-4"/>
            <w:rPrChange w:id="35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350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3505" w:author="Александр Перепечаев" w:date="2021-05-26T13:24:00Z">
              <w:rPr>
                <w:rFonts w:ascii="Courier New" w:hAnsi="Courier New" w:cs="Courier New"/>
                <w:bCs/>
                <w:spacing w:val="-4"/>
                <w:lang w:val="en-US"/>
              </w:rPr>
            </w:rPrChange>
          </w:rPr>
          <w:delText xml:space="preserve">2: </w:delText>
        </w:r>
        <w:r w:rsidRPr="00EE5ABE" w:rsidDel="00AB44D1">
          <w:rPr>
            <w:rFonts w:ascii="Courier New" w:hAnsi="Courier New" w:cs="Courier New"/>
            <w:bCs/>
            <w:spacing w:val="-4"/>
            <w:lang w:val="en-US"/>
          </w:rPr>
          <w:delText>String</w:delText>
        </w:r>
        <w:r w:rsidRPr="00AB44D1" w:rsidDel="00AB44D1">
          <w:rPr>
            <w:rFonts w:ascii="Courier New" w:hAnsi="Courier New" w:cs="Courier New"/>
            <w:bCs/>
            <w:spacing w:val="-4"/>
            <w:rPrChange w:id="350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null</w:delText>
        </w:r>
      </w:del>
    </w:p>
    <w:p w14:paraId="1B7251A3" w14:textId="49EB75ED" w:rsidR="00B955D5" w:rsidRPr="00AB44D1" w:rsidDel="00AB44D1" w:rsidRDefault="00B955D5" w:rsidP="00AB44D1">
      <w:pPr>
        <w:spacing w:after="240" w:line="360" w:lineRule="auto"/>
        <w:ind w:left="567"/>
        <w:jc w:val="center"/>
        <w:rPr>
          <w:del w:id="3507" w:author="Александр Перепечаев" w:date="2021-05-26T13:23:00Z"/>
          <w:rFonts w:ascii="Courier New" w:hAnsi="Courier New" w:cs="Courier New"/>
          <w:bCs/>
          <w:spacing w:val="-4"/>
          <w:rPrChange w:id="3508" w:author="Александр Перепечаев" w:date="2021-05-26T13:24:00Z">
            <w:rPr>
              <w:del w:id="3509" w:author="Александр Перепечаев" w:date="2021-05-26T13:23:00Z"/>
              <w:rFonts w:ascii="Courier New" w:hAnsi="Courier New" w:cs="Courier New"/>
              <w:bCs/>
              <w:spacing w:val="-4"/>
              <w:lang w:val="en-US"/>
            </w:rPr>
          </w:rPrChange>
        </w:rPr>
        <w:pPrChange w:id="3510" w:author="Александр Перепечаев" w:date="2021-05-26T13:23:00Z">
          <w:pPr>
            <w:autoSpaceDE w:val="0"/>
            <w:autoSpaceDN w:val="0"/>
            <w:adjustRightInd w:val="0"/>
            <w:ind w:left="567" w:firstLine="709"/>
          </w:pPr>
        </w:pPrChange>
      </w:pPr>
      <w:del w:id="3511" w:author="Александр Перепечаев" w:date="2021-05-26T13:23:00Z">
        <w:r w:rsidRPr="00AB44D1" w:rsidDel="00AB44D1">
          <w:rPr>
            <w:rFonts w:ascii="Courier New" w:hAnsi="Courier New" w:cs="Courier New"/>
            <w:bCs/>
            <w:spacing w:val="-4"/>
            <w:rPrChange w:id="35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private</w:delText>
        </w:r>
        <w:r w:rsidRPr="00AB44D1" w:rsidDel="00AB44D1">
          <w:rPr>
            <w:rFonts w:ascii="Courier New" w:hAnsi="Courier New" w:cs="Courier New"/>
            <w:bCs/>
            <w:spacing w:val="-4"/>
            <w:rPrChange w:id="351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lateinit</w:delText>
        </w:r>
        <w:r w:rsidRPr="00AB44D1" w:rsidDel="00AB44D1">
          <w:rPr>
            <w:rFonts w:ascii="Courier New" w:hAnsi="Courier New" w:cs="Courier New"/>
            <w:bCs/>
            <w:spacing w:val="-4"/>
            <w:rPrChange w:id="351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351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AB44D1" w:rsidDel="00AB44D1">
          <w:rPr>
            <w:rFonts w:ascii="Courier New" w:hAnsi="Courier New" w:cs="Courier New"/>
            <w:bCs/>
            <w:spacing w:val="-4"/>
            <w:rPrChange w:id="351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w:delText>
        </w:r>
        <w:r w:rsidRPr="00AB44D1" w:rsidDel="00AB44D1">
          <w:rPr>
            <w:rFonts w:ascii="Courier New" w:hAnsi="Courier New" w:cs="Courier New"/>
            <w:bCs/>
            <w:spacing w:val="-4"/>
            <w:rPrChange w:id="3517" w:author="Александр Перепечаев" w:date="2021-05-26T13:24:00Z">
              <w:rPr>
                <w:rFonts w:ascii="Courier New" w:hAnsi="Courier New" w:cs="Courier New"/>
                <w:bCs/>
                <w:spacing w:val="-4"/>
                <w:lang w:val="en-US"/>
              </w:rPr>
            </w:rPrChange>
          </w:rPr>
          <w:delText>;</w:delText>
        </w:r>
      </w:del>
    </w:p>
    <w:p w14:paraId="0BB293D7" w14:textId="6917CF46" w:rsidR="00B955D5" w:rsidRPr="00AB44D1" w:rsidDel="00AB44D1" w:rsidRDefault="00B955D5" w:rsidP="00AB44D1">
      <w:pPr>
        <w:spacing w:after="240" w:line="360" w:lineRule="auto"/>
        <w:ind w:left="567"/>
        <w:jc w:val="center"/>
        <w:rPr>
          <w:del w:id="3518" w:author="Александр Перепечаев" w:date="2021-05-26T13:23:00Z"/>
          <w:rFonts w:ascii="Courier New" w:hAnsi="Courier New" w:cs="Courier New"/>
          <w:bCs/>
          <w:spacing w:val="-4"/>
          <w:rPrChange w:id="3519" w:author="Александр Перепечаев" w:date="2021-05-26T13:24:00Z">
            <w:rPr>
              <w:del w:id="3520" w:author="Александр Перепечаев" w:date="2021-05-26T13:23:00Z"/>
              <w:rFonts w:ascii="Courier New" w:hAnsi="Courier New" w:cs="Courier New"/>
              <w:bCs/>
              <w:spacing w:val="-4"/>
              <w:lang w:val="en-US"/>
            </w:rPr>
          </w:rPrChange>
        </w:rPr>
        <w:pPrChange w:id="3521" w:author="Александр Перепечаев" w:date="2021-05-26T13:23:00Z">
          <w:pPr>
            <w:autoSpaceDE w:val="0"/>
            <w:autoSpaceDN w:val="0"/>
            <w:adjustRightInd w:val="0"/>
            <w:ind w:left="567" w:firstLine="709"/>
          </w:pPr>
        </w:pPrChange>
      </w:pPr>
    </w:p>
    <w:p w14:paraId="5CDE465E" w14:textId="76BD5429" w:rsidR="00B955D5" w:rsidRPr="00AB44D1" w:rsidDel="00AB44D1" w:rsidRDefault="00B955D5" w:rsidP="00AB44D1">
      <w:pPr>
        <w:spacing w:after="240" w:line="360" w:lineRule="auto"/>
        <w:ind w:left="567"/>
        <w:jc w:val="center"/>
        <w:rPr>
          <w:del w:id="3522" w:author="Александр Перепечаев" w:date="2021-05-26T13:23:00Z"/>
          <w:rFonts w:ascii="Courier New" w:hAnsi="Courier New" w:cs="Courier New"/>
          <w:bCs/>
          <w:spacing w:val="-4"/>
          <w:rPrChange w:id="3523" w:author="Александр Перепечаев" w:date="2021-05-26T13:24:00Z">
            <w:rPr>
              <w:del w:id="3524" w:author="Александр Перепечаев" w:date="2021-05-26T13:23:00Z"/>
              <w:rFonts w:ascii="Courier New" w:hAnsi="Courier New" w:cs="Courier New"/>
              <w:bCs/>
              <w:spacing w:val="-4"/>
              <w:lang w:val="en-US"/>
            </w:rPr>
          </w:rPrChange>
        </w:rPr>
        <w:pPrChange w:id="3525" w:author="Александр Перепечаев" w:date="2021-05-26T13:23:00Z">
          <w:pPr>
            <w:autoSpaceDE w:val="0"/>
            <w:autoSpaceDN w:val="0"/>
            <w:adjustRightInd w:val="0"/>
            <w:ind w:left="567" w:firstLine="709"/>
          </w:pPr>
        </w:pPrChange>
      </w:pPr>
      <w:del w:id="3526" w:author="Александр Перепечаев" w:date="2021-05-26T13:23:00Z">
        <w:r w:rsidRPr="00AB44D1" w:rsidDel="00AB44D1">
          <w:rPr>
            <w:rFonts w:ascii="Courier New" w:hAnsi="Courier New" w:cs="Courier New"/>
            <w:bCs/>
            <w:spacing w:val="-4"/>
            <w:rPrChange w:id="352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override</w:delText>
        </w:r>
        <w:r w:rsidRPr="00AB44D1" w:rsidDel="00AB44D1">
          <w:rPr>
            <w:rFonts w:ascii="Courier New" w:hAnsi="Courier New" w:cs="Courier New"/>
            <w:bCs/>
            <w:spacing w:val="-4"/>
            <w:rPrChange w:id="352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352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onCreate</w:delText>
        </w:r>
        <w:r w:rsidRPr="00AB44D1" w:rsidDel="00AB44D1">
          <w:rPr>
            <w:rFonts w:ascii="Courier New" w:hAnsi="Courier New" w:cs="Courier New"/>
            <w:bCs/>
            <w:spacing w:val="-4"/>
            <w:rPrChange w:id="353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savedInstanceState</w:delText>
        </w:r>
        <w:r w:rsidRPr="00AB44D1" w:rsidDel="00AB44D1">
          <w:rPr>
            <w:rFonts w:ascii="Courier New" w:hAnsi="Courier New" w:cs="Courier New"/>
            <w:bCs/>
            <w:spacing w:val="-4"/>
            <w:rPrChange w:id="353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Bundle</w:delText>
        </w:r>
        <w:r w:rsidRPr="00AB44D1" w:rsidDel="00AB44D1">
          <w:rPr>
            <w:rFonts w:ascii="Courier New" w:hAnsi="Courier New" w:cs="Courier New"/>
            <w:bCs/>
            <w:spacing w:val="-4"/>
            <w:rPrChange w:id="3532" w:author="Александр Перепечаев" w:date="2021-05-26T13:24:00Z">
              <w:rPr>
                <w:rFonts w:ascii="Courier New" w:hAnsi="Courier New" w:cs="Courier New"/>
                <w:bCs/>
                <w:spacing w:val="-4"/>
                <w:lang w:val="en-US"/>
              </w:rPr>
            </w:rPrChange>
          </w:rPr>
          <w:delText>?) {</w:delText>
        </w:r>
      </w:del>
    </w:p>
    <w:p w14:paraId="563E64E1" w14:textId="74340C96" w:rsidR="00B955D5" w:rsidRPr="00AB44D1" w:rsidDel="00AB44D1" w:rsidRDefault="00B955D5" w:rsidP="00AB44D1">
      <w:pPr>
        <w:spacing w:after="240" w:line="360" w:lineRule="auto"/>
        <w:ind w:left="567"/>
        <w:jc w:val="center"/>
        <w:rPr>
          <w:del w:id="3533" w:author="Александр Перепечаев" w:date="2021-05-26T13:23:00Z"/>
          <w:rFonts w:ascii="Courier New" w:hAnsi="Courier New" w:cs="Courier New"/>
          <w:bCs/>
          <w:spacing w:val="-4"/>
          <w:rPrChange w:id="3534" w:author="Александр Перепечаев" w:date="2021-05-26T13:24:00Z">
            <w:rPr>
              <w:del w:id="3535" w:author="Александр Перепечаев" w:date="2021-05-26T13:23:00Z"/>
              <w:rFonts w:ascii="Courier New" w:hAnsi="Courier New" w:cs="Courier New"/>
              <w:bCs/>
              <w:spacing w:val="-4"/>
              <w:lang w:val="en-US"/>
            </w:rPr>
          </w:rPrChange>
        </w:rPr>
        <w:pPrChange w:id="3536" w:author="Александр Перепечаев" w:date="2021-05-26T13:23:00Z">
          <w:pPr>
            <w:autoSpaceDE w:val="0"/>
            <w:autoSpaceDN w:val="0"/>
            <w:adjustRightInd w:val="0"/>
            <w:ind w:left="567" w:firstLine="709"/>
          </w:pPr>
        </w:pPrChange>
      </w:pPr>
      <w:del w:id="3537" w:author="Александр Перепечаев" w:date="2021-05-26T13:23:00Z">
        <w:r w:rsidRPr="00AB44D1" w:rsidDel="00AB44D1">
          <w:rPr>
            <w:rFonts w:ascii="Courier New" w:hAnsi="Courier New" w:cs="Courier New"/>
            <w:bCs/>
            <w:spacing w:val="-4"/>
            <w:rPrChange w:id="353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super</w:delText>
        </w:r>
        <w:r w:rsidRPr="00AB44D1" w:rsidDel="00AB44D1">
          <w:rPr>
            <w:rFonts w:ascii="Courier New" w:hAnsi="Courier New" w:cs="Courier New"/>
            <w:bCs/>
            <w:spacing w:val="-4"/>
            <w:rPrChange w:id="353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onCreate</w:delText>
        </w:r>
        <w:r w:rsidRPr="00AB44D1" w:rsidDel="00AB44D1">
          <w:rPr>
            <w:rFonts w:ascii="Courier New" w:hAnsi="Courier New" w:cs="Courier New"/>
            <w:bCs/>
            <w:spacing w:val="-4"/>
            <w:rPrChange w:id="354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savedInstanceState</w:delText>
        </w:r>
        <w:r w:rsidRPr="00AB44D1" w:rsidDel="00AB44D1">
          <w:rPr>
            <w:rFonts w:ascii="Courier New" w:hAnsi="Courier New" w:cs="Courier New"/>
            <w:bCs/>
            <w:spacing w:val="-4"/>
            <w:rPrChange w:id="3541" w:author="Александр Перепечаев" w:date="2021-05-26T13:24:00Z">
              <w:rPr>
                <w:rFonts w:ascii="Courier New" w:hAnsi="Courier New" w:cs="Courier New"/>
                <w:bCs/>
                <w:spacing w:val="-4"/>
                <w:lang w:val="en-US"/>
              </w:rPr>
            </w:rPrChange>
          </w:rPr>
          <w:delText>)</w:delText>
        </w:r>
      </w:del>
    </w:p>
    <w:p w14:paraId="32B0F8AF" w14:textId="59505771" w:rsidR="00B955D5" w:rsidRPr="00AB44D1" w:rsidDel="00AB44D1" w:rsidRDefault="00B955D5" w:rsidP="00AB44D1">
      <w:pPr>
        <w:spacing w:after="240" w:line="360" w:lineRule="auto"/>
        <w:ind w:left="567"/>
        <w:jc w:val="center"/>
        <w:rPr>
          <w:del w:id="3542" w:author="Александр Перепечаев" w:date="2021-05-26T13:23:00Z"/>
          <w:rFonts w:ascii="Courier New" w:hAnsi="Courier New" w:cs="Courier New"/>
          <w:bCs/>
          <w:spacing w:val="-4"/>
          <w:rPrChange w:id="3543" w:author="Александр Перепечаев" w:date="2021-05-26T13:24:00Z">
            <w:rPr>
              <w:del w:id="3544" w:author="Александр Перепечаев" w:date="2021-05-26T13:23:00Z"/>
              <w:rFonts w:ascii="Courier New" w:hAnsi="Courier New" w:cs="Courier New"/>
              <w:bCs/>
              <w:spacing w:val="-4"/>
              <w:lang w:val="en-US"/>
            </w:rPr>
          </w:rPrChange>
        </w:rPr>
        <w:pPrChange w:id="3545" w:author="Александр Перепечаев" w:date="2021-05-26T13:23:00Z">
          <w:pPr>
            <w:autoSpaceDE w:val="0"/>
            <w:autoSpaceDN w:val="0"/>
            <w:adjustRightInd w:val="0"/>
            <w:ind w:left="567" w:firstLine="709"/>
          </w:pPr>
        </w:pPrChange>
      </w:pPr>
      <w:del w:id="3546" w:author="Александр Перепечаев" w:date="2021-05-26T13:23:00Z">
        <w:r w:rsidRPr="00AB44D1" w:rsidDel="00AB44D1">
          <w:rPr>
            <w:rFonts w:ascii="Courier New" w:hAnsi="Courier New" w:cs="Courier New"/>
            <w:bCs/>
            <w:spacing w:val="-4"/>
            <w:rPrChange w:id="354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arguments</w:delText>
        </w:r>
        <w:r w:rsidRPr="00AB44D1" w:rsidDel="00AB44D1">
          <w:rPr>
            <w:rFonts w:ascii="Courier New" w:hAnsi="Courier New" w:cs="Courier New"/>
            <w:bCs/>
            <w:spacing w:val="-4"/>
            <w:rPrChange w:id="354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let</w:delText>
        </w:r>
        <w:r w:rsidRPr="00AB44D1" w:rsidDel="00AB44D1">
          <w:rPr>
            <w:rFonts w:ascii="Courier New" w:hAnsi="Courier New" w:cs="Courier New"/>
            <w:bCs/>
            <w:spacing w:val="-4"/>
            <w:rPrChange w:id="3549" w:author="Александр Перепечаев" w:date="2021-05-26T13:24:00Z">
              <w:rPr>
                <w:rFonts w:ascii="Courier New" w:hAnsi="Courier New" w:cs="Courier New"/>
                <w:bCs/>
                <w:spacing w:val="-4"/>
                <w:lang w:val="en-US"/>
              </w:rPr>
            </w:rPrChange>
          </w:rPr>
          <w:delText xml:space="preserve"> {</w:delText>
        </w:r>
      </w:del>
    </w:p>
    <w:p w14:paraId="4A412F76" w14:textId="6C01A3E3" w:rsidR="00B955D5" w:rsidRPr="00AB44D1" w:rsidDel="00AB44D1" w:rsidRDefault="00B955D5" w:rsidP="00AB44D1">
      <w:pPr>
        <w:spacing w:after="240" w:line="360" w:lineRule="auto"/>
        <w:ind w:left="567"/>
        <w:jc w:val="center"/>
        <w:rPr>
          <w:del w:id="3550" w:author="Александр Перепечаев" w:date="2021-05-26T13:23:00Z"/>
          <w:rFonts w:ascii="Courier New" w:hAnsi="Courier New" w:cs="Courier New"/>
          <w:bCs/>
          <w:spacing w:val="-4"/>
          <w:rPrChange w:id="3551" w:author="Александр Перепечаев" w:date="2021-05-26T13:24:00Z">
            <w:rPr>
              <w:del w:id="3552" w:author="Александр Перепечаев" w:date="2021-05-26T13:23:00Z"/>
              <w:rFonts w:ascii="Courier New" w:hAnsi="Courier New" w:cs="Courier New"/>
              <w:bCs/>
              <w:spacing w:val="-4"/>
              <w:lang w:val="en-US"/>
            </w:rPr>
          </w:rPrChange>
        </w:rPr>
        <w:pPrChange w:id="3553" w:author="Александр Перепечаев" w:date="2021-05-26T13:23:00Z">
          <w:pPr>
            <w:autoSpaceDE w:val="0"/>
            <w:autoSpaceDN w:val="0"/>
            <w:adjustRightInd w:val="0"/>
            <w:ind w:left="567" w:firstLine="709"/>
          </w:pPr>
        </w:pPrChange>
      </w:pPr>
      <w:del w:id="3554" w:author="Александр Перепечаев" w:date="2021-05-26T13:23:00Z">
        <w:r w:rsidRPr="00AB44D1" w:rsidDel="00AB44D1">
          <w:rPr>
            <w:rFonts w:ascii="Courier New" w:hAnsi="Courier New" w:cs="Courier New"/>
            <w:bCs/>
            <w:spacing w:val="-4"/>
            <w:rPrChange w:id="35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3556" w:author="Александр Перепечаев" w:date="2021-05-26T13:24:00Z">
              <w:rPr>
                <w:rFonts w:ascii="Courier New" w:hAnsi="Courier New" w:cs="Courier New"/>
                <w:bCs/>
                <w:spacing w:val="-4"/>
                <w:lang w:val="en-US"/>
              </w:rPr>
            </w:rPrChange>
          </w:rPr>
          <w:delText xml:space="preserve">1 = </w:delText>
        </w:r>
        <w:r w:rsidRPr="00EE5ABE" w:rsidDel="00AB44D1">
          <w:rPr>
            <w:rFonts w:ascii="Courier New" w:hAnsi="Courier New" w:cs="Courier New"/>
            <w:bCs/>
            <w:spacing w:val="-4"/>
            <w:lang w:val="en-US"/>
          </w:rPr>
          <w:delText>it</w:delText>
        </w:r>
        <w:r w:rsidRPr="00AB44D1" w:rsidDel="00AB44D1">
          <w:rPr>
            <w:rFonts w:ascii="Courier New" w:hAnsi="Courier New" w:cs="Courier New"/>
            <w:bCs/>
            <w:spacing w:val="-4"/>
            <w:rPrChange w:id="355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getString</w:delText>
        </w:r>
        <w:r w:rsidRPr="00AB44D1" w:rsidDel="00AB44D1">
          <w:rPr>
            <w:rFonts w:ascii="Courier New" w:hAnsi="Courier New" w:cs="Courier New"/>
            <w:bCs/>
            <w:spacing w:val="-4"/>
            <w:rPrChange w:id="355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ARG</w:delText>
        </w:r>
        <w:r w:rsidRPr="00AB44D1" w:rsidDel="00AB44D1">
          <w:rPr>
            <w:rFonts w:ascii="Courier New" w:hAnsi="Courier New" w:cs="Courier New"/>
            <w:bCs/>
            <w:spacing w:val="-4"/>
            <w:rPrChange w:id="3559" w:author="Александр Перепечаев" w:date="2021-05-26T13:24:00Z">
              <w:rPr>
                <w:rFonts w:ascii="Courier New" w:hAnsi="Courier New" w:cs="Courier New"/>
                <w:bCs/>
                <w:spacing w:val="-4"/>
                <w:lang w:val="en-US"/>
              </w:rPr>
            </w:rPrChange>
          </w:rPr>
          <w:delText>_</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3560" w:author="Александр Перепечаев" w:date="2021-05-26T13:24:00Z">
              <w:rPr>
                <w:rFonts w:ascii="Courier New" w:hAnsi="Courier New" w:cs="Courier New"/>
                <w:bCs/>
                <w:spacing w:val="-4"/>
                <w:lang w:val="en-US"/>
              </w:rPr>
            </w:rPrChange>
          </w:rPr>
          <w:delText>1)</w:delText>
        </w:r>
      </w:del>
    </w:p>
    <w:p w14:paraId="41C68C32" w14:textId="13A9D55C" w:rsidR="00B955D5" w:rsidRPr="00AB44D1" w:rsidDel="00AB44D1" w:rsidRDefault="00B955D5" w:rsidP="00AB44D1">
      <w:pPr>
        <w:spacing w:after="240" w:line="360" w:lineRule="auto"/>
        <w:ind w:left="567"/>
        <w:jc w:val="center"/>
        <w:rPr>
          <w:del w:id="3561" w:author="Александр Перепечаев" w:date="2021-05-26T13:23:00Z"/>
          <w:rFonts w:ascii="Courier New" w:hAnsi="Courier New" w:cs="Courier New"/>
          <w:bCs/>
          <w:spacing w:val="-4"/>
          <w:rPrChange w:id="3562" w:author="Александр Перепечаев" w:date="2021-05-26T13:24:00Z">
            <w:rPr>
              <w:del w:id="3563" w:author="Александр Перепечаев" w:date="2021-05-26T13:23:00Z"/>
              <w:rFonts w:ascii="Courier New" w:hAnsi="Courier New" w:cs="Courier New"/>
              <w:bCs/>
              <w:spacing w:val="-4"/>
              <w:lang w:val="en-US"/>
            </w:rPr>
          </w:rPrChange>
        </w:rPr>
        <w:pPrChange w:id="3564" w:author="Александр Перепечаев" w:date="2021-05-26T13:23:00Z">
          <w:pPr>
            <w:autoSpaceDE w:val="0"/>
            <w:autoSpaceDN w:val="0"/>
            <w:adjustRightInd w:val="0"/>
            <w:ind w:left="567" w:firstLine="709"/>
          </w:pPr>
        </w:pPrChange>
      </w:pPr>
      <w:del w:id="3565" w:author="Александр Перепечаев" w:date="2021-05-26T13:23:00Z">
        <w:r w:rsidRPr="00AB44D1" w:rsidDel="00AB44D1">
          <w:rPr>
            <w:rFonts w:ascii="Courier New" w:hAnsi="Courier New" w:cs="Courier New"/>
            <w:bCs/>
            <w:spacing w:val="-4"/>
            <w:rPrChange w:id="356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3567" w:author="Александр Перепечаев" w:date="2021-05-26T13:24:00Z">
              <w:rPr>
                <w:rFonts w:ascii="Courier New" w:hAnsi="Courier New" w:cs="Courier New"/>
                <w:bCs/>
                <w:spacing w:val="-4"/>
                <w:lang w:val="en-US"/>
              </w:rPr>
            </w:rPrChange>
          </w:rPr>
          <w:delText xml:space="preserve">2 = </w:delText>
        </w:r>
        <w:r w:rsidRPr="00EE5ABE" w:rsidDel="00AB44D1">
          <w:rPr>
            <w:rFonts w:ascii="Courier New" w:hAnsi="Courier New" w:cs="Courier New"/>
            <w:bCs/>
            <w:spacing w:val="-4"/>
            <w:lang w:val="en-US"/>
          </w:rPr>
          <w:delText>it</w:delText>
        </w:r>
        <w:r w:rsidRPr="00AB44D1" w:rsidDel="00AB44D1">
          <w:rPr>
            <w:rFonts w:ascii="Courier New" w:hAnsi="Courier New" w:cs="Courier New"/>
            <w:bCs/>
            <w:spacing w:val="-4"/>
            <w:rPrChange w:id="356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getString</w:delText>
        </w:r>
        <w:r w:rsidRPr="00AB44D1" w:rsidDel="00AB44D1">
          <w:rPr>
            <w:rFonts w:ascii="Courier New" w:hAnsi="Courier New" w:cs="Courier New"/>
            <w:bCs/>
            <w:spacing w:val="-4"/>
            <w:rPrChange w:id="356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ARG</w:delText>
        </w:r>
        <w:r w:rsidRPr="00AB44D1" w:rsidDel="00AB44D1">
          <w:rPr>
            <w:rFonts w:ascii="Courier New" w:hAnsi="Courier New" w:cs="Courier New"/>
            <w:bCs/>
            <w:spacing w:val="-4"/>
            <w:rPrChange w:id="3570" w:author="Александр Перепечаев" w:date="2021-05-26T13:24:00Z">
              <w:rPr>
                <w:rFonts w:ascii="Courier New" w:hAnsi="Courier New" w:cs="Courier New"/>
                <w:bCs/>
                <w:spacing w:val="-4"/>
                <w:lang w:val="en-US"/>
              </w:rPr>
            </w:rPrChange>
          </w:rPr>
          <w:delText>_</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3571" w:author="Александр Перепечаев" w:date="2021-05-26T13:24:00Z">
              <w:rPr>
                <w:rFonts w:ascii="Courier New" w:hAnsi="Courier New" w:cs="Courier New"/>
                <w:bCs/>
                <w:spacing w:val="-4"/>
                <w:lang w:val="en-US"/>
              </w:rPr>
            </w:rPrChange>
          </w:rPr>
          <w:delText>2)</w:delText>
        </w:r>
      </w:del>
    </w:p>
    <w:p w14:paraId="702DD44F" w14:textId="20342DB4" w:rsidR="00B955D5" w:rsidRPr="00AB44D1" w:rsidDel="00AB44D1" w:rsidRDefault="00B955D5" w:rsidP="00AB44D1">
      <w:pPr>
        <w:spacing w:after="240" w:line="360" w:lineRule="auto"/>
        <w:ind w:left="567"/>
        <w:jc w:val="center"/>
        <w:rPr>
          <w:del w:id="3572" w:author="Александр Перепечаев" w:date="2021-05-26T13:23:00Z"/>
          <w:rFonts w:ascii="Courier New" w:hAnsi="Courier New" w:cs="Courier New"/>
          <w:bCs/>
          <w:spacing w:val="-4"/>
          <w:rPrChange w:id="3573" w:author="Александр Перепечаев" w:date="2021-05-26T13:24:00Z">
            <w:rPr>
              <w:del w:id="3574" w:author="Александр Перепечаев" w:date="2021-05-26T13:23:00Z"/>
              <w:rFonts w:ascii="Courier New" w:hAnsi="Courier New" w:cs="Courier New"/>
              <w:bCs/>
              <w:spacing w:val="-4"/>
              <w:lang w:val="en-US"/>
            </w:rPr>
          </w:rPrChange>
        </w:rPr>
        <w:pPrChange w:id="3575" w:author="Александр Перепечаев" w:date="2021-05-26T13:23:00Z">
          <w:pPr>
            <w:autoSpaceDE w:val="0"/>
            <w:autoSpaceDN w:val="0"/>
            <w:adjustRightInd w:val="0"/>
            <w:ind w:left="567" w:firstLine="709"/>
          </w:pPr>
        </w:pPrChange>
      </w:pPr>
      <w:del w:id="3576" w:author="Александр Перепечаев" w:date="2021-05-26T13:23:00Z">
        <w:r w:rsidRPr="00AB44D1" w:rsidDel="00AB44D1">
          <w:rPr>
            <w:rFonts w:ascii="Courier New" w:hAnsi="Courier New" w:cs="Courier New"/>
            <w:bCs/>
            <w:spacing w:val="-4"/>
            <w:rPrChange w:id="3577" w:author="Александр Перепечаев" w:date="2021-05-26T13:24:00Z">
              <w:rPr>
                <w:rFonts w:ascii="Courier New" w:hAnsi="Courier New" w:cs="Courier New"/>
                <w:bCs/>
                <w:spacing w:val="-4"/>
                <w:lang w:val="en-US"/>
              </w:rPr>
            </w:rPrChange>
          </w:rPr>
          <w:delText xml:space="preserve">        } }</w:delText>
        </w:r>
      </w:del>
    </w:p>
    <w:p w14:paraId="2936DAD4" w14:textId="3EA3180F" w:rsidR="00B955D5" w:rsidRPr="00AB44D1" w:rsidDel="00AB44D1" w:rsidRDefault="00B955D5" w:rsidP="00AB44D1">
      <w:pPr>
        <w:spacing w:after="240" w:line="360" w:lineRule="auto"/>
        <w:ind w:left="567"/>
        <w:jc w:val="center"/>
        <w:rPr>
          <w:del w:id="3578" w:author="Александр Перепечаев" w:date="2021-05-26T13:23:00Z"/>
          <w:rFonts w:ascii="Courier New" w:hAnsi="Courier New" w:cs="Courier New"/>
          <w:bCs/>
          <w:spacing w:val="-4"/>
          <w:rPrChange w:id="3579" w:author="Александр Перепечаев" w:date="2021-05-26T13:24:00Z">
            <w:rPr>
              <w:del w:id="3580" w:author="Александр Перепечаев" w:date="2021-05-26T13:23:00Z"/>
              <w:rFonts w:ascii="Courier New" w:hAnsi="Courier New" w:cs="Courier New"/>
              <w:bCs/>
              <w:spacing w:val="-4"/>
              <w:lang w:val="en-US"/>
            </w:rPr>
          </w:rPrChange>
        </w:rPr>
        <w:pPrChange w:id="3581" w:author="Александр Перепечаев" w:date="2021-05-26T13:23:00Z">
          <w:pPr>
            <w:autoSpaceDE w:val="0"/>
            <w:autoSpaceDN w:val="0"/>
            <w:adjustRightInd w:val="0"/>
            <w:ind w:left="567" w:firstLine="709"/>
          </w:pPr>
        </w:pPrChange>
      </w:pPr>
      <w:del w:id="3582" w:author="Александр Перепечаев" w:date="2021-05-26T13:23:00Z">
        <w:r w:rsidRPr="00AB44D1" w:rsidDel="00AB44D1">
          <w:rPr>
            <w:rFonts w:ascii="Courier New" w:hAnsi="Courier New" w:cs="Courier New"/>
            <w:bCs/>
            <w:spacing w:val="-4"/>
            <w:rPrChange w:id="358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override</w:delText>
        </w:r>
        <w:r w:rsidRPr="00AB44D1" w:rsidDel="00AB44D1">
          <w:rPr>
            <w:rFonts w:ascii="Courier New" w:hAnsi="Courier New" w:cs="Courier New"/>
            <w:bCs/>
            <w:spacing w:val="-4"/>
            <w:rPrChange w:id="35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358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onCreateView</w:delText>
        </w:r>
        <w:r w:rsidRPr="00AB44D1" w:rsidDel="00AB44D1">
          <w:rPr>
            <w:rFonts w:ascii="Courier New" w:hAnsi="Courier New" w:cs="Courier New"/>
            <w:bCs/>
            <w:spacing w:val="-4"/>
            <w:rPrChange w:id="3586" w:author="Александр Перепечаев" w:date="2021-05-26T13:24:00Z">
              <w:rPr>
                <w:rFonts w:ascii="Courier New" w:hAnsi="Courier New" w:cs="Courier New"/>
                <w:bCs/>
                <w:spacing w:val="-4"/>
                <w:lang w:val="en-US"/>
              </w:rPr>
            </w:rPrChange>
          </w:rPr>
          <w:delText>(</w:delText>
        </w:r>
      </w:del>
    </w:p>
    <w:p w14:paraId="3875C1DF" w14:textId="2DDBC0DD" w:rsidR="00B955D5" w:rsidRPr="00AB44D1" w:rsidDel="00AB44D1" w:rsidRDefault="00B955D5" w:rsidP="00AB44D1">
      <w:pPr>
        <w:spacing w:after="240" w:line="360" w:lineRule="auto"/>
        <w:ind w:left="567"/>
        <w:jc w:val="center"/>
        <w:rPr>
          <w:del w:id="3587" w:author="Александр Перепечаев" w:date="2021-05-26T13:23:00Z"/>
          <w:rFonts w:ascii="Courier New" w:hAnsi="Courier New" w:cs="Courier New"/>
          <w:bCs/>
          <w:spacing w:val="-4"/>
          <w:rPrChange w:id="3588" w:author="Александр Перепечаев" w:date="2021-05-26T13:24:00Z">
            <w:rPr>
              <w:del w:id="3589" w:author="Александр Перепечаев" w:date="2021-05-26T13:23:00Z"/>
              <w:rFonts w:ascii="Courier New" w:hAnsi="Courier New" w:cs="Courier New"/>
              <w:bCs/>
              <w:spacing w:val="-4"/>
              <w:lang w:val="en-US"/>
            </w:rPr>
          </w:rPrChange>
        </w:rPr>
        <w:pPrChange w:id="3590" w:author="Александр Перепечаев" w:date="2021-05-26T13:23:00Z">
          <w:pPr>
            <w:autoSpaceDE w:val="0"/>
            <w:autoSpaceDN w:val="0"/>
            <w:adjustRightInd w:val="0"/>
            <w:ind w:left="567" w:firstLine="709"/>
          </w:pPr>
        </w:pPrChange>
      </w:pPr>
      <w:del w:id="3591" w:author="Александр Перепечаев" w:date="2021-05-26T13:23:00Z">
        <w:r w:rsidRPr="00AB44D1" w:rsidDel="00AB44D1">
          <w:rPr>
            <w:rFonts w:ascii="Courier New" w:hAnsi="Courier New" w:cs="Courier New"/>
            <w:bCs/>
            <w:spacing w:val="-4"/>
            <w:rPrChange w:id="35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inflater</w:delText>
        </w:r>
        <w:r w:rsidRPr="00AB44D1" w:rsidDel="00AB44D1">
          <w:rPr>
            <w:rFonts w:ascii="Courier New" w:hAnsi="Courier New" w:cs="Courier New"/>
            <w:bCs/>
            <w:spacing w:val="-4"/>
            <w:rPrChange w:id="35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LayoutInflater</w:delText>
        </w:r>
        <w:r w:rsidRPr="00AB44D1" w:rsidDel="00AB44D1">
          <w:rPr>
            <w:rFonts w:ascii="Courier New" w:hAnsi="Courier New" w:cs="Courier New"/>
            <w:bCs/>
            <w:spacing w:val="-4"/>
            <w:rPrChange w:id="359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container</w:delText>
        </w:r>
        <w:r w:rsidRPr="00AB44D1" w:rsidDel="00AB44D1">
          <w:rPr>
            <w:rFonts w:ascii="Courier New" w:hAnsi="Courier New" w:cs="Courier New"/>
            <w:bCs/>
            <w:spacing w:val="-4"/>
            <w:rPrChange w:id="359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ViewGroup</w:delText>
        </w:r>
        <w:r w:rsidRPr="00AB44D1" w:rsidDel="00AB44D1">
          <w:rPr>
            <w:rFonts w:ascii="Courier New" w:hAnsi="Courier New" w:cs="Courier New"/>
            <w:bCs/>
            <w:spacing w:val="-4"/>
            <w:rPrChange w:id="3596" w:author="Александр Перепечаев" w:date="2021-05-26T13:24:00Z">
              <w:rPr>
                <w:rFonts w:ascii="Courier New" w:hAnsi="Courier New" w:cs="Courier New"/>
                <w:bCs/>
                <w:spacing w:val="-4"/>
                <w:lang w:val="en-US"/>
              </w:rPr>
            </w:rPrChange>
          </w:rPr>
          <w:delText>?,</w:delText>
        </w:r>
      </w:del>
    </w:p>
    <w:p w14:paraId="189B4D19" w14:textId="4AB9427D" w:rsidR="00B955D5" w:rsidRPr="00AB44D1" w:rsidDel="00AB44D1" w:rsidRDefault="00B955D5" w:rsidP="00AB44D1">
      <w:pPr>
        <w:spacing w:after="240" w:line="360" w:lineRule="auto"/>
        <w:ind w:left="567"/>
        <w:jc w:val="center"/>
        <w:rPr>
          <w:del w:id="3597" w:author="Александр Перепечаев" w:date="2021-05-26T13:23:00Z"/>
          <w:rFonts w:ascii="Courier New" w:hAnsi="Courier New" w:cs="Courier New"/>
          <w:bCs/>
          <w:spacing w:val="-4"/>
          <w:rPrChange w:id="3598" w:author="Александр Перепечаев" w:date="2021-05-26T13:24:00Z">
            <w:rPr>
              <w:del w:id="3599" w:author="Александр Перепечаев" w:date="2021-05-26T13:23:00Z"/>
              <w:rFonts w:ascii="Courier New" w:hAnsi="Courier New" w:cs="Courier New"/>
              <w:bCs/>
              <w:spacing w:val="-4"/>
              <w:lang w:val="en-US"/>
            </w:rPr>
          </w:rPrChange>
        </w:rPr>
        <w:pPrChange w:id="3600" w:author="Александр Перепечаев" w:date="2021-05-26T13:23:00Z">
          <w:pPr>
            <w:autoSpaceDE w:val="0"/>
            <w:autoSpaceDN w:val="0"/>
            <w:adjustRightInd w:val="0"/>
            <w:ind w:left="567" w:firstLine="709"/>
          </w:pPr>
        </w:pPrChange>
      </w:pPr>
      <w:del w:id="3601" w:author="Александр Перепечаев" w:date="2021-05-26T13:23:00Z">
        <w:r w:rsidRPr="00AB44D1" w:rsidDel="00AB44D1">
          <w:rPr>
            <w:rFonts w:ascii="Courier New" w:hAnsi="Courier New" w:cs="Courier New"/>
            <w:bCs/>
            <w:spacing w:val="-4"/>
            <w:rPrChange w:id="360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savedInstanceState</w:delText>
        </w:r>
        <w:r w:rsidRPr="00AB44D1" w:rsidDel="00AB44D1">
          <w:rPr>
            <w:rFonts w:ascii="Courier New" w:hAnsi="Courier New" w:cs="Courier New"/>
            <w:bCs/>
            <w:spacing w:val="-4"/>
            <w:rPrChange w:id="36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Bundle</w:delText>
        </w:r>
        <w:r w:rsidRPr="00AB44D1" w:rsidDel="00AB44D1">
          <w:rPr>
            <w:rFonts w:ascii="Courier New" w:hAnsi="Courier New" w:cs="Courier New"/>
            <w:bCs/>
            <w:spacing w:val="-4"/>
            <w:rPrChange w:id="3604" w:author="Александр Перепечаев" w:date="2021-05-26T13:24:00Z">
              <w:rPr>
                <w:rFonts w:ascii="Courier New" w:hAnsi="Courier New" w:cs="Courier New"/>
                <w:bCs/>
                <w:spacing w:val="-4"/>
                <w:lang w:val="en-US"/>
              </w:rPr>
            </w:rPrChange>
          </w:rPr>
          <w:delText>?</w:delText>
        </w:r>
      </w:del>
    </w:p>
    <w:p w14:paraId="18E97DB1" w14:textId="548BDF8B" w:rsidR="00B955D5" w:rsidRPr="00AB44D1" w:rsidDel="00AB44D1" w:rsidRDefault="00B955D5" w:rsidP="00AB44D1">
      <w:pPr>
        <w:spacing w:after="240" w:line="360" w:lineRule="auto"/>
        <w:ind w:left="567"/>
        <w:jc w:val="center"/>
        <w:rPr>
          <w:del w:id="3605" w:author="Александр Перепечаев" w:date="2021-05-26T13:23:00Z"/>
          <w:rFonts w:ascii="Courier New" w:hAnsi="Courier New" w:cs="Courier New"/>
          <w:bCs/>
          <w:spacing w:val="-4"/>
          <w:rPrChange w:id="3606" w:author="Александр Перепечаев" w:date="2021-05-26T13:24:00Z">
            <w:rPr>
              <w:del w:id="3607" w:author="Александр Перепечаев" w:date="2021-05-26T13:23:00Z"/>
              <w:rFonts w:ascii="Courier New" w:hAnsi="Courier New" w:cs="Courier New"/>
              <w:bCs/>
              <w:spacing w:val="-4"/>
              <w:lang w:val="en-US"/>
            </w:rPr>
          </w:rPrChange>
        </w:rPr>
        <w:pPrChange w:id="3608" w:author="Александр Перепечаев" w:date="2021-05-26T13:23:00Z">
          <w:pPr>
            <w:autoSpaceDE w:val="0"/>
            <w:autoSpaceDN w:val="0"/>
            <w:adjustRightInd w:val="0"/>
            <w:ind w:left="567" w:firstLine="709"/>
          </w:pPr>
        </w:pPrChange>
      </w:pPr>
      <w:del w:id="3609" w:author="Александр Перепечаев" w:date="2021-05-26T13:23:00Z">
        <w:r w:rsidRPr="00AB44D1" w:rsidDel="00AB44D1">
          <w:rPr>
            <w:rFonts w:ascii="Courier New" w:hAnsi="Courier New" w:cs="Courier New"/>
            <w:bCs/>
            <w:spacing w:val="-4"/>
            <w:rPrChange w:id="361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View</w:delText>
        </w:r>
        <w:r w:rsidRPr="00AB44D1" w:rsidDel="00AB44D1">
          <w:rPr>
            <w:rFonts w:ascii="Courier New" w:hAnsi="Courier New" w:cs="Courier New"/>
            <w:bCs/>
            <w:spacing w:val="-4"/>
            <w:rPrChange w:id="3611" w:author="Александр Перепечаев" w:date="2021-05-26T13:24:00Z">
              <w:rPr>
                <w:rFonts w:ascii="Courier New" w:hAnsi="Courier New" w:cs="Courier New"/>
                <w:bCs/>
                <w:spacing w:val="-4"/>
                <w:lang w:val="en-US"/>
              </w:rPr>
            </w:rPrChange>
          </w:rPr>
          <w:delText>? {</w:delText>
        </w:r>
      </w:del>
    </w:p>
    <w:p w14:paraId="5087BF53" w14:textId="7C99422B" w:rsidR="00B955D5" w:rsidRPr="00AB44D1" w:rsidDel="00AB44D1" w:rsidRDefault="00B955D5" w:rsidP="00AB44D1">
      <w:pPr>
        <w:spacing w:after="240" w:line="360" w:lineRule="auto"/>
        <w:ind w:left="567"/>
        <w:jc w:val="center"/>
        <w:rPr>
          <w:del w:id="3612" w:author="Александр Перепечаев" w:date="2021-05-26T13:23:00Z"/>
          <w:rFonts w:ascii="Courier New" w:hAnsi="Courier New" w:cs="Courier New"/>
          <w:bCs/>
          <w:spacing w:val="-4"/>
          <w:rPrChange w:id="3613" w:author="Александр Перепечаев" w:date="2021-05-26T13:24:00Z">
            <w:rPr>
              <w:del w:id="3614" w:author="Александр Перепечаев" w:date="2021-05-26T13:23:00Z"/>
              <w:rFonts w:ascii="Courier New" w:hAnsi="Courier New" w:cs="Courier New"/>
              <w:bCs/>
              <w:spacing w:val="-4"/>
              <w:lang w:val="en-US"/>
            </w:rPr>
          </w:rPrChange>
        </w:rPr>
        <w:pPrChange w:id="3615" w:author="Александр Перепечаев" w:date="2021-05-26T13:23:00Z">
          <w:pPr>
            <w:autoSpaceDE w:val="0"/>
            <w:autoSpaceDN w:val="0"/>
            <w:adjustRightInd w:val="0"/>
            <w:ind w:left="567" w:firstLine="709"/>
          </w:pPr>
        </w:pPrChange>
      </w:pPr>
      <w:del w:id="3616" w:author="Александр Перепечаев" w:date="2021-05-26T13:23:00Z">
        <w:r w:rsidRPr="00AB44D1" w:rsidDel="00AB44D1">
          <w:rPr>
            <w:rFonts w:ascii="Courier New" w:hAnsi="Courier New" w:cs="Courier New"/>
            <w:bCs/>
            <w:spacing w:val="-4"/>
            <w:rPrChange w:id="361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Inflate</w:delText>
        </w:r>
        <w:r w:rsidRPr="00AB44D1" w:rsidDel="00AB44D1">
          <w:rPr>
            <w:rFonts w:ascii="Courier New" w:hAnsi="Courier New" w:cs="Courier New"/>
            <w:bCs/>
            <w:spacing w:val="-4"/>
            <w:rPrChange w:id="361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the</w:delText>
        </w:r>
        <w:r w:rsidRPr="00AB44D1" w:rsidDel="00AB44D1">
          <w:rPr>
            <w:rFonts w:ascii="Courier New" w:hAnsi="Courier New" w:cs="Courier New"/>
            <w:bCs/>
            <w:spacing w:val="-4"/>
            <w:rPrChange w:id="361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layout</w:delText>
        </w:r>
        <w:r w:rsidRPr="00AB44D1" w:rsidDel="00AB44D1">
          <w:rPr>
            <w:rFonts w:ascii="Courier New" w:hAnsi="Courier New" w:cs="Courier New"/>
            <w:bCs/>
            <w:spacing w:val="-4"/>
            <w:rPrChange w:id="362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for</w:delText>
        </w:r>
        <w:r w:rsidRPr="00AB44D1" w:rsidDel="00AB44D1">
          <w:rPr>
            <w:rFonts w:ascii="Courier New" w:hAnsi="Courier New" w:cs="Courier New"/>
            <w:bCs/>
            <w:spacing w:val="-4"/>
            <w:rPrChange w:id="36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this</w:delText>
        </w:r>
        <w:r w:rsidRPr="00AB44D1" w:rsidDel="00AB44D1">
          <w:rPr>
            <w:rFonts w:ascii="Courier New" w:hAnsi="Courier New" w:cs="Courier New"/>
            <w:bCs/>
            <w:spacing w:val="-4"/>
            <w:rPrChange w:id="362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fragment</w:delText>
        </w:r>
      </w:del>
    </w:p>
    <w:p w14:paraId="02C3ACB2" w14:textId="0D3C41F4" w:rsidR="00B955D5" w:rsidRPr="00AB44D1" w:rsidDel="00AB44D1" w:rsidRDefault="00B955D5" w:rsidP="00AB44D1">
      <w:pPr>
        <w:spacing w:after="240" w:line="360" w:lineRule="auto"/>
        <w:ind w:left="567"/>
        <w:jc w:val="center"/>
        <w:rPr>
          <w:del w:id="3623" w:author="Александр Перепечаев" w:date="2021-05-26T13:23:00Z"/>
          <w:rFonts w:ascii="Courier New" w:hAnsi="Courier New" w:cs="Courier New"/>
          <w:bCs/>
          <w:spacing w:val="-4"/>
          <w:rPrChange w:id="3624" w:author="Александр Перепечаев" w:date="2021-05-26T13:24:00Z">
            <w:rPr>
              <w:del w:id="3625" w:author="Александр Перепечаев" w:date="2021-05-26T13:23:00Z"/>
              <w:rFonts w:ascii="Courier New" w:hAnsi="Courier New" w:cs="Courier New"/>
              <w:bCs/>
              <w:spacing w:val="-4"/>
              <w:lang w:val="en-US"/>
            </w:rPr>
          </w:rPrChange>
        </w:rPr>
        <w:pPrChange w:id="3626" w:author="Александр Перепечаев" w:date="2021-05-26T13:23:00Z">
          <w:pPr>
            <w:autoSpaceDE w:val="0"/>
            <w:autoSpaceDN w:val="0"/>
            <w:adjustRightInd w:val="0"/>
            <w:ind w:left="567" w:firstLine="709"/>
          </w:pPr>
        </w:pPrChange>
      </w:pPr>
      <w:del w:id="3627" w:author="Александр Перепечаев" w:date="2021-05-26T13:23:00Z">
        <w:r w:rsidRPr="00AB44D1" w:rsidDel="00AB44D1">
          <w:rPr>
            <w:rFonts w:ascii="Courier New" w:hAnsi="Courier New" w:cs="Courier New"/>
            <w:bCs/>
            <w:spacing w:val="-4"/>
            <w:rPrChange w:id="362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362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inflater</w:delText>
        </w:r>
        <w:r w:rsidRPr="00AB44D1" w:rsidDel="00AB44D1">
          <w:rPr>
            <w:rFonts w:ascii="Courier New" w:hAnsi="Courier New" w:cs="Courier New"/>
            <w:bCs/>
            <w:spacing w:val="-4"/>
            <w:rPrChange w:id="363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inflate</w:delText>
        </w:r>
        <w:r w:rsidRPr="00AB44D1" w:rsidDel="00AB44D1">
          <w:rPr>
            <w:rFonts w:ascii="Courier New" w:hAnsi="Courier New" w:cs="Courier New"/>
            <w:bCs/>
            <w:spacing w:val="-4"/>
            <w:rPrChange w:id="363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w:delText>
        </w:r>
        <w:r w:rsidRPr="00AB44D1" w:rsidDel="00AB44D1">
          <w:rPr>
            <w:rFonts w:ascii="Courier New" w:hAnsi="Courier New" w:cs="Courier New"/>
            <w:bCs/>
            <w:spacing w:val="-4"/>
            <w:rPrChange w:id="363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layout</w:delText>
        </w:r>
        <w:r w:rsidRPr="00AB44D1" w:rsidDel="00AB44D1">
          <w:rPr>
            <w:rFonts w:ascii="Courier New" w:hAnsi="Courier New" w:cs="Courier New"/>
            <w:bCs/>
            <w:spacing w:val="-4"/>
            <w:rPrChange w:id="363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fragment</w:delText>
        </w:r>
        <w:r w:rsidRPr="00AB44D1" w:rsidDel="00AB44D1">
          <w:rPr>
            <w:rFonts w:ascii="Courier New" w:hAnsi="Courier New" w:cs="Courier New"/>
            <w:bCs/>
            <w:spacing w:val="-4"/>
            <w:rPrChange w:id="3634" w:author="Александр Перепечаев" w:date="2021-05-26T13:24:00Z">
              <w:rPr>
                <w:rFonts w:ascii="Courier New" w:hAnsi="Courier New" w:cs="Courier New"/>
                <w:bCs/>
                <w:spacing w:val="-4"/>
                <w:lang w:val="en-US"/>
              </w:rPr>
            </w:rPrChange>
          </w:rPr>
          <w:delText>_</w:delText>
        </w:r>
        <w:r w:rsidRPr="00EE5ABE" w:rsidDel="00AB44D1">
          <w:rPr>
            <w:rFonts w:ascii="Courier New" w:hAnsi="Courier New" w:cs="Courier New"/>
            <w:bCs/>
            <w:spacing w:val="-4"/>
            <w:lang w:val="en-US"/>
          </w:rPr>
          <w:delText>photo</w:delText>
        </w:r>
        <w:r w:rsidRPr="00AB44D1" w:rsidDel="00AB44D1">
          <w:rPr>
            <w:rFonts w:ascii="Courier New" w:hAnsi="Courier New" w:cs="Courier New"/>
            <w:bCs/>
            <w:spacing w:val="-4"/>
            <w:rPrChange w:id="3635" w:author="Александр Перепечаев" w:date="2021-05-26T13:24:00Z">
              <w:rPr>
                <w:rFonts w:ascii="Courier New" w:hAnsi="Courier New" w:cs="Courier New"/>
                <w:bCs/>
                <w:spacing w:val="-4"/>
                <w:lang w:val="en-US"/>
              </w:rPr>
            </w:rPrChange>
          </w:rPr>
          <w:delText>_</w:delText>
        </w:r>
        <w:r w:rsidRPr="00EE5ABE" w:rsidDel="00AB44D1">
          <w:rPr>
            <w:rFonts w:ascii="Courier New" w:hAnsi="Courier New" w:cs="Courier New"/>
            <w:bCs/>
            <w:spacing w:val="-4"/>
            <w:lang w:val="en-US"/>
          </w:rPr>
          <w:delText>analysis</w:delText>
        </w:r>
        <w:r w:rsidRPr="00AB44D1" w:rsidDel="00AB44D1">
          <w:rPr>
            <w:rFonts w:ascii="Courier New" w:hAnsi="Courier New" w:cs="Courier New"/>
            <w:bCs/>
            <w:spacing w:val="-4"/>
            <w:rPrChange w:id="363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container</w:delText>
        </w:r>
        <w:r w:rsidRPr="00AB44D1" w:rsidDel="00AB44D1">
          <w:rPr>
            <w:rFonts w:ascii="Courier New" w:hAnsi="Courier New" w:cs="Courier New"/>
            <w:bCs/>
            <w:spacing w:val="-4"/>
            <w:rPrChange w:id="363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false</w:delText>
        </w:r>
        <w:r w:rsidRPr="00AB44D1" w:rsidDel="00AB44D1">
          <w:rPr>
            <w:rFonts w:ascii="Courier New" w:hAnsi="Courier New" w:cs="Courier New"/>
            <w:bCs/>
            <w:spacing w:val="-4"/>
            <w:rPrChange w:id="3638" w:author="Александр Перепечаев" w:date="2021-05-26T13:24:00Z">
              <w:rPr>
                <w:rFonts w:ascii="Courier New" w:hAnsi="Courier New" w:cs="Courier New"/>
                <w:bCs/>
                <w:spacing w:val="-4"/>
                <w:lang w:val="en-US"/>
              </w:rPr>
            </w:rPrChange>
          </w:rPr>
          <w:delText>)</w:delText>
        </w:r>
      </w:del>
    </w:p>
    <w:p w14:paraId="27C4DE77" w14:textId="2B582DB4" w:rsidR="00B955D5" w:rsidRPr="00AB44D1" w:rsidDel="00AB44D1" w:rsidRDefault="00B955D5" w:rsidP="00AB44D1">
      <w:pPr>
        <w:spacing w:after="240" w:line="360" w:lineRule="auto"/>
        <w:ind w:left="567"/>
        <w:jc w:val="center"/>
        <w:rPr>
          <w:del w:id="3639" w:author="Александр Перепечаев" w:date="2021-05-26T13:23:00Z"/>
          <w:rFonts w:ascii="Courier New" w:hAnsi="Courier New" w:cs="Courier New"/>
          <w:bCs/>
          <w:spacing w:val="-4"/>
          <w:rPrChange w:id="3640" w:author="Александр Перепечаев" w:date="2021-05-26T13:24:00Z">
            <w:rPr>
              <w:del w:id="3641" w:author="Александр Перепечаев" w:date="2021-05-26T13:23:00Z"/>
              <w:rFonts w:ascii="Courier New" w:hAnsi="Courier New" w:cs="Courier New"/>
              <w:bCs/>
              <w:spacing w:val="-4"/>
              <w:lang w:val="en-US"/>
            </w:rPr>
          </w:rPrChange>
        </w:rPr>
        <w:pPrChange w:id="3642" w:author="Александр Перепечаев" w:date="2021-05-26T13:23:00Z">
          <w:pPr>
            <w:autoSpaceDE w:val="0"/>
            <w:autoSpaceDN w:val="0"/>
            <w:adjustRightInd w:val="0"/>
            <w:ind w:left="567" w:firstLine="709"/>
          </w:pPr>
        </w:pPrChange>
      </w:pPr>
      <w:del w:id="3643" w:author="Александр Перепечаев" w:date="2021-05-26T13:23:00Z">
        <w:r w:rsidRPr="00AB44D1" w:rsidDel="00AB44D1">
          <w:rPr>
            <w:rFonts w:ascii="Courier New" w:hAnsi="Courier New" w:cs="Courier New"/>
            <w:bCs/>
            <w:spacing w:val="-4"/>
            <w:rPrChange w:id="3644" w:author="Александр Перепечаев" w:date="2021-05-26T13:24:00Z">
              <w:rPr>
                <w:rFonts w:ascii="Courier New" w:hAnsi="Courier New" w:cs="Courier New"/>
                <w:bCs/>
                <w:spacing w:val="-4"/>
                <w:lang w:val="en-US"/>
              </w:rPr>
            </w:rPrChange>
          </w:rPr>
          <w:delText xml:space="preserve">    }</w:delText>
        </w:r>
      </w:del>
    </w:p>
    <w:p w14:paraId="46973EBE" w14:textId="70DE0989" w:rsidR="00B955D5" w:rsidRPr="00AB44D1" w:rsidDel="00AB44D1" w:rsidRDefault="00B955D5" w:rsidP="00AB44D1">
      <w:pPr>
        <w:spacing w:after="240" w:line="360" w:lineRule="auto"/>
        <w:ind w:left="567"/>
        <w:jc w:val="center"/>
        <w:rPr>
          <w:del w:id="3645" w:author="Александр Перепечаев" w:date="2021-05-26T13:23:00Z"/>
          <w:rFonts w:ascii="Courier New" w:hAnsi="Courier New" w:cs="Courier New"/>
          <w:bCs/>
          <w:spacing w:val="-4"/>
          <w:rPrChange w:id="3646" w:author="Александр Перепечаев" w:date="2021-05-26T13:24:00Z">
            <w:rPr>
              <w:del w:id="3647" w:author="Александр Перепечаев" w:date="2021-05-26T13:23:00Z"/>
              <w:rFonts w:ascii="Courier New" w:hAnsi="Courier New" w:cs="Courier New"/>
              <w:bCs/>
              <w:spacing w:val="-4"/>
              <w:lang w:val="en-US"/>
            </w:rPr>
          </w:rPrChange>
        </w:rPr>
        <w:pPrChange w:id="3648" w:author="Александр Перепечаев" w:date="2021-05-26T13:23:00Z">
          <w:pPr>
            <w:autoSpaceDE w:val="0"/>
            <w:autoSpaceDN w:val="0"/>
            <w:adjustRightInd w:val="0"/>
            <w:ind w:left="567" w:firstLine="709"/>
          </w:pPr>
        </w:pPrChange>
      </w:pPr>
    </w:p>
    <w:p w14:paraId="334EE2C1" w14:textId="309852E6" w:rsidR="00B955D5" w:rsidRPr="00AB44D1" w:rsidDel="00AB44D1" w:rsidRDefault="00B955D5" w:rsidP="00AB44D1">
      <w:pPr>
        <w:spacing w:after="240" w:line="360" w:lineRule="auto"/>
        <w:ind w:left="567"/>
        <w:jc w:val="center"/>
        <w:rPr>
          <w:del w:id="3649" w:author="Александр Перепечаев" w:date="2021-05-26T13:23:00Z"/>
          <w:rFonts w:ascii="Courier New" w:hAnsi="Courier New" w:cs="Courier New"/>
          <w:bCs/>
          <w:spacing w:val="-4"/>
          <w:rPrChange w:id="3650" w:author="Александр Перепечаев" w:date="2021-05-26T13:24:00Z">
            <w:rPr>
              <w:del w:id="3651" w:author="Александр Перепечаев" w:date="2021-05-26T13:23:00Z"/>
              <w:rFonts w:ascii="Courier New" w:hAnsi="Courier New" w:cs="Courier New"/>
              <w:bCs/>
              <w:spacing w:val="-4"/>
              <w:lang w:val="en-US"/>
            </w:rPr>
          </w:rPrChange>
        </w:rPr>
        <w:pPrChange w:id="3652" w:author="Александр Перепечаев" w:date="2021-05-26T13:23:00Z">
          <w:pPr>
            <w:autoSpaceDE w:val="0"/>
            <w:autoSpaceDN w:val="0"/>
            <w:adjustRightInd w:val="0"/>
            <w:ind w:left="567" w:firstLine="709"/>
          </w:pPr>
        </w:pPrChange>
      </w:pPr>
      <w:del w:id="3653" w:author="Александр Перепечаев" w:date="2021-05-26T13:23:00Z">
        <w:r w:rsidRPr="00AB44D1" w:rsidDel="00AB44D1">
          <w:rPr>
            <w:rFonts w:ascii="Courier New" w:hAnsi="Courier New" w:cs="Courier New"/>
            <w:bCs/>
            <w:spacing w:val="-4"/>
            <w:rPrChange w:id="365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override</w:delText>
        </w:r>
        <w:r w:rsidRPr="00AB44D1" w:rsidDel="00AB44D1">
          <w:rPr>
            <w:rFonts w:ascii="Courier New" w:hAnsi="Courier New" w:cs="Courier New"/>
            <w:bCs/>
            <w:spacing w:val="-4"/>
            <w:rPrChange w:id="36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36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onViewCreated</w:delText>
        </w:r>
        <w:r w:rsidRPr="00AB44D1" w:rsidDel="00AB44D1">
          <w:rPr>
            <w:rFonts w:ascii="Courier New" w:hAnsi="Courier New" w:cs="Courier New"/>
            <w:bCs/>
            <w:spacing w:val="-4"/>
            <w:rPrChange w:id="365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view</w:delText>
        </w:r>
        <w:r w:rsidRPr="00AB44D1" w:rsidDel="00AB44D1">
          <w:rPr>
            <w:rFonts w:ascii="Courier New" w:hAnsi="Courier New" w:cs="Courier New"/>
            <w:bCs/>
            <w:spacing w:val="-4"/>
            <w:rPrChange w:id="365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View</w:delText>
        </w:r>
        <w:r w:rsidRPr="00AB44D1" w:rsidDel="00AB44D1">
          <w:rPr>
            <w:rFonts w:ascii="Courier New" w:hAnsi="Courier New" w:cs="Courier New"/>
            <w:bCs/>
            <w:spacing w:val="-4"/>
            <w:rPrChange w:id="365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savedInstanceState</w:delText>
        </w:r>
        <w:r w:rsidRPr="00AB44D1" w:rsidDel="00AB44D1">
          <w:rPr>
            <w:rFonts w:ascii="Courier New" w:hAnsi="Courier New" w:cs="Courier New"/>
            <w:bCs/>
            <w:spacing w:val="-4"/>
            <w:rPrChange w:id="366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Bundle</w:delText>
        </w:r>
        <w:r w:rsidRPr="00AB44D1" w:rsidDel="00AB44D1">
          <w:rPr>
            <w:rFonts w:ascii="Courier New" w:hAnsi="Courier New" w:cs="Courier New"/>
            <w:bCs/>
            <w:spacing w:val="-4"/>
            <w:rPrChange w:id="3661" w:author="Александр Перепечаев" w:date="2021-05-26T13:24:00Z">
              <w:rPr>
                <w:rFonts w:ascii="Courier New" w:hAnsi="Courier New" w:cs="Courier New"/>
                <w:bCs/>
                <w:spacing w:val="-4"/>
                <w:lang w:val="en-US"/>
              </w:rPr>
            </w:rPrChange>
          </w:rPr>
          <w:delText>?) {</w:delText>
        </w:r>
      </w:del>
    </w:p>
    <w:p w14:paraId="745DD6E2" w14:textId="20F98A26" w:rsidR="00B955D5" w:rsidRPr="00AB44D1" w:rsidDel="00AB44D1" w:rsidRDefault="00B955D5" w:rsidP="00AB44D1">
      <w:pPr>
        <w:spacing w:after="240" w:line="360" w:lineRule="auto"/>
        <w:ind w:left="567"/>
        <w:jc w:val="center"/>
        <w:rPr>
          <w:del w:id="3662" w:author="Александр Перепечаев" w:date="2021-05-26T13:23:00Z"/>
          <w:rFonts w:ascii="Courier New" w:hAnsi="Courier New" w:cs="Courier New"/>
          <w:bCs/>
          <w:spacing w:val="-4"/>
          <w:rPrChange w:id="3663" w:author="Александр Перепечаев" w:date="2021-05-26T13:24:00Z">
            <w:rPr>
              <w:del w:id="3664" w:author="Александр Перепечаев" w:date="2021-05-26T13:23:00Z"/>
              <w:rFonts w:ascii="Courier New" w:hAnsi="Courier New" w:cs="Courier New"/>
              <w:bCs/>
              <w:spacing w:val="-4"/>
              <w:lang w:val="en-US"/>
            </w:rPr>
          </w:rPrChange>
        </w:rPr>
        <w:pPrChange w:id="3665" w:author="Александр Перепечаев" w:date="2021-05-26T13:23:00Z">
          <w:pPr>
            <w:autoSpaceDE w:val="0"/>
            <w:autoSpaceDN w:val="0"/>
            <w:adjustRightInd w:val="0"/>
            <w:ind w:left="567" w:firstLine="709"/>
          </w:pPr>
        </w:pPrChange>
      </w:pPr>
      <w:del w:id="3666" w:author="Александр Перепечаев" w:date="2021-05-26T13:23:00Z">
        <w:r w:rsidRPr="00AB44D1" w:rsidDel="00AB44D1">
          <w:rPr>
            <w:rFonts w:ascii="Courier New" w:hAnsi="Courier New" w:cs="Courier New"/>
            <w:bCs/>
            <w:spacing w:val="-4"/>
            <w:rPrChange w:id="366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super</w:delText>
        </w:r>
        <w:r w:rsidRPr="00AB44D1" w:rsidDel="00AB44D1">
          <w:rPr>
            <w:rFonts w:ascii="Courier New" w:hAnsi="Courier New" w:cs="Courier New"/>
            <w:bCs/>
            <w:spacing w:val="-4"/>
            <w:rPrChange w:id="366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onViewCreated</w:delText>
        </w:r>
        <w:r w:rsidRPr="00AB44D1" w:rsidDel="00AB44D1">
          <w:rPr>
            <w:rFonts w:ascii="Courier New" w:hAnsi="Courier New" w:cs="Courier New"/>
            <w:bCs/>
            <w:spacing w:val="-4"/>
            <w:rPrChange w:id="366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view</w:delText>
        </w:r>
        <w:r w:rsidRPr="00AB44D1" w:rsidDel="00AB44D1">
          <w:rPr>
            <w:rFonts w:ascii="Courier New" w:hAnsi="Courier New" w:cs="Courier New"/>
            <w:bCs/>
            <w:spacing w:val="-4"/>
            <w:rPrChange w:id="367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savedInstanceState</w:delText>
        </w:r>
        <w:r w:rsidRPr="00AB44D1" w:rsidDel="00AB44D1">
          <w:rPr>
            <w:rFonts w:ascii="Courier New" w:hAnsi="Courier New" w:cs="Courier New"/>
            <w:bCs/>
            <w:spacing w:val="-4"/>
            <w:rPrChange w:id="3671" w:author="Александр Перепечаев" w:date="2021-05-26T13:24:00Z">
              <w:rPr>
                <w:rFonts w:ascii="Courier New" w:hAnsi="Courier New" w:cs="Courier New"/>
                <w:bCs/>
                <w:spacing w:val="-4"/>
                <w:lang w:val="en-US"/>
              </w:rPr>
            </w:rPrChange>
          </w:rPr>
          <w:delText>)</w:delText>
        </w:r>
      </w:del>
    </w:p>
    <w:p w14:paraId="4F0994F6" w14:textId="203599DD" w:rsidR="00B955D5" w:rsidRPr="00AB44D1" w:rsidDel="00AB44D1" w:rsidRDefault="00B955D5" w:rsidP="00AB44D1">
      <w:pPr>
        <w:spacing w:after="240" w:line="360" w:lineRule="auto"/>
        <w:ind w:left="567"/>
        <w:jc w:val="center"/>
        <w:rPr>
          <w:del w:id="3672" w:author="Александр Перепечаев" w:date="2021-05-26T13:23:00Z"/>
          <w:rFonts w:ascii="Courier New" w:hAnsi="Courier New" w:cs="Courier New"/>
          <w:bCs/>
          <w:spacing w:val="-4"/>
          <w:rPrChange w:id="3673" w:author="Александр Перепечаев" w:date="2021-05-26T13:24:00Z">
            <w:rPr>
              <w:del w:id="3674" w:author="Александр Перепечаев" w:date="2021-05-26T13:23:00Z"/>
              <w:rFonts w:ascii="Courier New" w:hAnsi="Courier New" w:cs="Courier New"/>
              <w:bCs/>
              <w:spacing w:val="-4"/>
              <w:lang w:val="en-US"/>
            </w:rPr>
          </w:rPrChange>
        </w:rPr>
        <w:pPrChange w:id="3675" w:author="Александр Перепечаев" w:date="2021-05-26T13:23:00Z">
          <w:pPr>
            <w:autoSpaceDE w:val="0"/>
            <w:autoSpaceDN w:val="0"/>
            <w:adjustRightInd w:val="0"/>
            <w:ind w:left="567" w:firstLine="709"/>
          </w:pPr>
        </w:pPrChange>
      </w:pPr>
    </w:p>
    <w:p w14:paraId="3DA47AC2" w14:textId="4FAA814A" w:rsidR="00B955D5" w:rsidRPr="00AB44D1" w:rsidDel="00AB44D1" w:rsidRDefault="00B955D5" w:rsidP="00AB44D1">
      <w:pPr>
        <w:spacing w:after="240" w:line="360" w:lineRule="auto"/>
        <w:ind w:left="567"/>
        <w:jc w:val="center"/>
        <w:rPr>
          <w:del w:id="3676" w:author="Александр Перепечаев" w:date="2021-05-26T13:23:00Z"/>
          <w:rFonts w:ascii="Courier New" w:hAnsi="Courier New" w:cs="Courier New"/>
          <w:bCs/>
          <w:spacing w:val="-4"/>
          <w:rPrChange w:id="3677" w:author="Александр Перепечаев" w:date="2021-05-26T13:24:00Z">
            <w:rPr>
              <w:del w:id="3678" w:author="Александр Перепечаев" w:date="2021-05-26T13:23:00Z"/>
              <w:rFonts w:ascii="Courier New" w:hAnsi="Courier New" w:cs="Courier New"/>
              <w:bCs/>
              <w:spacing w:val="-4"/>
              <w:lang w:val="en-US"/>
            </w:rPr>
          </w:rPrChange>
        </w:rPr>
        <w:pPrChange w:id="3679" w:author="Александр Перепечаев" w:date="2021-05-26T13:23:00Z">
          <w:pPr>
            <w:autoSpaceDE w:val="0"/>
            <w:autoSpaceDN w:val="0"/>
            <w:adjustRightInd w:val="0"/>
            <w:ind w:left="567" w:firstLine="709"/>
          </w:pPr>
        </w:pPrChange>
      </w:pPr>
      <w:del w:id="3680" w:author="Александр Перепечаев" w:date="2021-05-26T13:23:00Z">
        <w:r w:rsidRPr="00AB44D1" w:rsidDel="00AB44D1">
          <w:rPr>
            <w:rFonts w:ascii="Courier New" w:hAnsi="Courier New" w:cs="Courier New"/>
            <w:bCs/>
            <w:spacing w:val="-4"/>
            <w:rPrChange w:id="36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AB44D1" w:rsidDel="00AB44D1">
          <w:rPr>
            <w:rFonts w:ascii="Courier New" w:hAnsi="Courier New" w:cs="Courier New"/>
            <w:bCs/>
            <w:spacing w:val="-4"/>
            <w:rPrChange w:id="368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view</w:delText>
        </w:r>
        <w:r w:rsidRPr="00AB44D1" w:rsidDel="00AB44D1">
          <w:rPr>
            <w:rFonts w:ascii="Courier New" w:hAnsi="Courier New" w:cs="Courier New"/>
            <w:bCs/>
            <w:spacing w:val="-4"/>
            <w:rPrChange w:id="368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findViewById</w:delText>
        </w:r>
        <w:r w:rsidRPr="00AB44D1" w:rsidDel="00AB44D1">
          <w:rPr>
            <w:rFonts w:ascii="Courier New" w:hAnsi="Courier New" w:cs="Courier New"/>
            <w:bCs/>
            <w:spacing w:val="-4"/>
            <w:rPrChange w:id="3684"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TextView</w:delText>
        </w:r>
        <w:r w:rsidRPr="00AB44D1" w:rsidDel="00AB44D1">
          <w:rPr>
            <w:rFonts w:ascii="Courier New" w:hAnsi="Courier New" w:cs="Courier New"/>
            <w:bCs/>
            <w:spacing w:val="-4"/>
            <w:rPrChange w:id="3685" w:author="Александр Перепечаев" w:date="2021-05-26T13:24:00Z">
              <w:rPr>
                <w:rFonts w:ascii="Courier New" w:hAnsi="Courier New" w:cs="Courier New"/>
                <w:bCs/>
                <w:spacing w:val="-4"/>
                <w:lang w:val="en-US"/>
              </w:rPr>
            </w:rPrChange>
          </w:rPr>
          <w:delText>&gt;(</w:delText>
        </w:r>
        <w:r w:rsidRPr="00EE5ABE" w:rsidDel="00AB44D1">
          <w:rPr>
            <w:rFonts w:ascii="Courier New" w:hAnsi="Courier New" w:cs="Courier New"/>
            <w:bCs/>
            <w:spacing w:val="-4"/>
            <w:lang w:val="en-US"/>
          </w:rPr>
          <w:delText>R</w:delText>
        </w:r>
        <w:r w:rsidRPr="00AB44D1" w:rsidDel="00AB44D1">
          <w:rPr>
            <w:rFonts w:ascii="Courier New" w:hAnsi="Courier New" w:cs="Courier New"/>
            <w:bCs/>
            <w:spacing w:val="-4"/>
            <w:rPrChange w:id="368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368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text</w:delText>
        </w:r>
        <w:r w:rsidRPr="00AB44D1" w:rsidDel="00AB44D1">
          <w:rPr>
            <w:rFonts w:ascii="Courier New" w:hAnsi="Courier New" w:cs="Courier New"/>
            <w:bCs/>
            <w:spacing w:val="-4"/>
            <w:rPrChange w:id="3688" w:author="Александр Перепечаев" w:date="2021-05-26T13:24:00Z">
              <w:rPr>
                <w:rFonts w:ascii="Courier New" w:hAnsi="Courier New" w:cs="Courier New"/>
                <w:bCs/>
                <w:spacing w:val="-4"/>
                <w:lang w:val="en-US"/>
              </w:rPr>
            </w:rPrChange>
          </w:rPr>
          <w:delText>_</w:delText>
        </w:r>
        <w:r w:rsidRPr="00EE5ABE" w:rsidDel="00AB44D1">
          <w:rPr>
            <w:rFonts w:ascii="Courier New" w:hAnsi="Courier New" w:cs="Courier New"/>
            <w:bCs/>
            <w:spacing w:val="-4"/>
            <w:lang w:val="en-US"/>
          </w:rPr>
          <w:delText>view</w:delText>
        </w:r>
        <w:r w:rsidRPr="00AB44D1" w:rsidDel="00AB44D1">
          <w:rPr>
            <w:rFonts w:ascii="Courier New" w:hAnsi="Courier New" w:cs="Courier New"/>
            <w:bCs/>
            <w:spacing w:val="-4"/>
            <w:rPrChange w:id="3689" w:author="Александр Перепечаев" w:date="2021-05-26T13:24:00Z">
              <w:rPr>
                <w:rFonts w:ascii="Courier New" w:hAnsi="Courier New" w:cs="Courier New"/>
                <w:bCs/>
                <w:spacing w:val="-4"/>
                <w:lang w:val="en-US"/>
              </w:rPr>
            </w:rPrChange>
          </w:rPr>
          <w:delText>_</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3690" w:author="Александр Перепечаев" w:date="2021-05-26T13:24:00Z">
              <w:rPr>
                <w:rFonts w:ascii="Courier New" w:hAnsi="Courier New" w:cs="Courier New"/>
                <w:bCs/>
                <w:spacing w:val="-4"/>
                <w:lang w:val="en-US"/>
              </w:rPr>
            </w:rPrChange>
          </w:rPr>
          <w:delText>)</w:delText>
        </w:r>
      </w:del>
    </w:p>
    <w:p w14:paraId="6A0632B3" w14:textId="5B2ED24B" w:rsidR="00B955D5" w:rsidRPr="00AB44D1" w:rsidDel="00AB44D1" w:rsidRDefault="00B955D5" w:rsidP="00AB44D1">
      <w:pPr>
        <w:spacing w:after="240" w:line="360" w:lineRule="auto"/>
        <w:ind w:left="567"/>
        <w:jc w:val="center"/>
        <w:rPr>
          <w:del w:id="3691" w:author="Александр Перепечаев" w:date="2021-05-26T13:23:00Z"/>
          <w:rFonts w:ascii="Courier New" w:hAnsi="Courier New" w:cs="Courier New"/>
          <w:bCs/>
          <w:spacing w:val="-4"/>
          <w:rPrChange w:id="3692" w:author="Александр Перепечаев" w:date="2021-05-26T13:24:00Z">
            <w:rPr>
              <w:del w:id="3693" w:author="Александр Перепечаев" w:date="2021-05-26T13:23:00Z"/>
              <w:rFonts w:ascii="Courier New" w:hAnsi="Courier New" w:cs="Courier New"/>
              <w:bCs/>
              <w:spacing w:val="-4"/>
              <w:lang w:val="en-US"/>
            </w:rPr>
          </w:rPrChange>
        </w:rPr>
        <w:pPrChange w:id="3694" w:author="Александр Перепечаев" w:date="2021-05-26T13:23:00Z">
          <w:pPr>
            <w:autoSpaceDE w:val="0"/>
            <w:autoSpaceDN w:val="0"/>
            <w:adjustRightInd w:val="0"/>
            <w:ind w:left="567" w:firstLine="709"/>
          </w:pPr>
        </w:pPrChange>
      </w:pPr>
    </w:p>
    <w:p w14:paraId="0AD3EF26" w14:textId="5C43E375" w:rsidR="00B955D5" w:rsidRPr="00AB44D1" w:rsidDel="00AB44D1" w:rsidRDefault="00B955D5" w:rsidP="00AB44D1">
      <w:pPr>
        <w:spacing w:after="240" w:line="360" w:lineRule="auto"/>
        <w:ind w:left="567"/>
        <w:jc w:val="center"/>
        <w:rPr>
          <w:del w:id="3695" w:author="Александр Перепечаев" w:date="2021-05-26T13:23:00Z"/>
          <w:rFonts w:ascii="Courier New" w:hAnsi="Courier New" w:cs="Courier New"/>
          <w:bCs/>
          <w:spacing w:val="-4"/>
          <w:rPrChange w:id="3696" w:author="Александр Перепечаев" w:date="2021-05-26T13:24:00Z">
            <w:rPr>
              <w:del w:id="3697" w:author="Александр Перепечаев" w:date="2021-05-26T13:23:00Z"/>
              <w:rFonts w:ascii="Courier New" w:hAnsi="Courier New" w:cs="Courier New"/>
              <w:bCs/>
              <w:spacing w:val="-4"/>
              <w:lang w:val="en-US"/>
            </w:rPr>
          </w:rPrChange>
        </w:rPr>
        <w:pPrChange w:id="3698" w:author="Александр Перепечаев" w:date="2021-05-26T13:23:00Z">
          <w:pPr>
            <w:autoSpaceDE w:val="0"/>
            <w:autoSpaceDN w:val="0"/>
            <w:adjustRightInd w:val="0"/>
            <w:ind w:left="567" w:firstLine="709"/>
          </w:pPr>
        </w:pPrChange>
      </w:pPr>
      <w:del w:id="3699" w:author="Александр Перепечаев" w:date="2021-05-26T13:23:00Z">
        <w:r w:rsidRPr="00AB44D1" w:rsidDel="00AB44D1">
          <w:rPr>
            <w:rFonts w:ascii="Courier New" w:hAnsi="Courier New" w:cs="Courier New"/>
            <w:bCs/>
            <w:spacing w:val="-4"/>
            <w:rPrChange w:id="370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getImageName</w:delText>
        </w:r>
        <w:r w:rsidRPr="00AB44D1" w:rsidDel="00AB44D1">
          <w:rPr>
            <w:rFonts w:ascii="Courier New" w:hAnsi="Courier New" w:cs="Courier New"/>
            <w:bCs/>
            <w:spacing w:val="-4"/>
            <w:rPrChange w:id="3701" w:author="Александр Перепечаев" w:date="2021-05-26T13:24:00Z">
              <w:rPr>
                <w:rFonts w:ascii="Courier New" w:hAnsi="Courier New" w:cs="Courier New"/>
                <w:bCs/>
                <w:spacing w:val="-4"/>
                <w:lang w:val="en-US"/>
              </w:rPr>
            </w:rPrChange>
          </w:rPr>
          <w:delText>()</w:delText>
        </w:r>
      </w:del>
    </w:p>
    <w:p w14:paraId="7F8A2A6A" w14:textId="3379E495" w:rsidR="00B955D5" w:rsidRPr="00AB44D1" w:rsidDel="00AB44D1" w:rsidRDefault="00B955D5" w:rsidP="00AB44D1">
      <w:pPr>
        <w:spacing w:after="240" w:line="360" w:lineRule="auto"/>
        <w:ind w:left="567"/>
        <w:jc w:val="center"/>
        <w:rPr>
          <w:del w:id="3702" w:author="Александр Перепечаев" w:date="2021-05-26T13:23:00Z"/>
          <w:rFonts w:ascii="Courier New" w:hAnsi="Courier New" w:cs="Courier New"/>
          <w:bCs/>
          <w:spacing w:val="-4"/>
          <w:rPrChange w:id="3703" w:author="Александр Перепечаев" w:date="2021-05-26T13:24:00Z">
            <w:rPr>
              <w:del w:id="3704" w:author="Александр Перепечаев" w:date="2021-05-26T13:23:00Z"/>
              <w:rFonts w:ascii="Courier New" w:hAnsi="Courier New" w:cs="Courier New"/>
              <w:bCs/>
              <w:spacing w:val="-4"/>
              <w:lang w:val="en-US"/>
            </w:rPr>
          </w:rPrChange>
        </w:rPr>
        <w:pPrChange w:id="3705" w:author="Александр Перепечаев" w:date="2021-05-26T13:23:00Z">
          <w:pPr>
            <w:autoSpaceDE w:val="0"/>
            <w:autoSpaceDN w:val="0"/>
            <w:adjustRightInd w:val="0"/>
            <w:ind w:left="567" w:firstLine="709"/>
          </w:pPr>
        </w:pPrChange>
      </w:pPr>
    </w:p>
    <w:p w14:paraId="728A2BC0" w14:textId="33E03691" w:rsidR="00B955D5" w:rsidRPr="00AB44D1" w:rsidDel="00AB44D1" w:rsidRDefault="00B955D5" w:rsidP="00AB44D1">
      <w:pPr>
        <w:spacing w:after="240" w:line="360" w:lineRule="auto"/>
        <w:ind w:left="567"/>
        <w:jc w:val="center"/>
        <w:rPr>
          <w:del w:id="3706" w:author="Александр Перепечаев" w:date="2021-05-26T13:23:00Z"/>
          <w:rFonts w:ascii="Courier New" w:hAnsi="Courier New" w:cs="Courier New"/>
          <w:bCs/>
          <w:spacing w:val="-4"/>
          <w:rPrChange w:id="3707" w:author="Александр Перепечаев" w:date="2021-05-26T13:24:00Z">
            <w:rPr>
              <w:del w:id="3708" w:author="Александр Перепечаев" w:date="2021-05-26T13:23:00Z"/>
              <w:rFonts w:ascii="Courier New" w:hAnsi="Courier New" w:cs="Courier New"/>
              <w:bCs/>
              <w:spacing w:val="-4"/>
              <w:lang w:val="en-US"/>
            </w:rPr>
          </w:rPrChange>
        </w:rPr>
        <w:pPrChange w:id="3709" w:author="Александр Перепечаев" w:date="2021-05-26T13:23:00Z">
          <w:pPr>
            <w:autoSpaceDE w:val="0"/>
            <w:autoSpaceDN w:val="0"/>
            <w:adjustRightInd w:val="0"/>
            <w:ind w:left="567" w:firstLine="709"/>
          </w:pPr>
        </w:pPrChange>
      </w:pPr>
      <w:del w:id="3710" w:author="Александр Перепечаев" w:date="2021-05-26T13:23:00Z">
        <w:r w:rsidRPr="00AB44D1" w:rsidDel="00AB44D1">
          <w:rPr>
            <w:rFonts w:ascii="Courier New" w:hAnsi="Courier New" w:cs="Courier New"/>
            <w:bCs/>
            <w:spacing w:val="-4"/>
            <w:rPrChange w:id="3711" w:author="Александр Перепечаев" w:date="2021-05-26T13:24:00Z">
              <w:rPr>
                <w:rFonts w:ascii="Courier New" w:hAnsi="Courier New" w:cs="Courier New"/>
                <w:bCs/>
                <w:spacing w:val="-4"/>
                <w:lang w:val="en-US"/>
              </w:rPr>
            </w:rPrChange>
          </w:rPr>
          <w:delText xml:space="preserve">    }</w:delText>
        </w:r>
      </w:del>
    </w:p>
    <w:p w14:paraId="39BD5FB5" w14:textId="3B9A38BC" w:rsidR="00B955D5" w:rsidRPr="00AB44D1" w:rsidDel="00AB44D1" w:rsidRDefault="00B955D5" w:rsidP="00AB44D1">
      <w:pPr>
        <w:spacing w:after="240" w:line="360" w:lineRule="auto"/>
        <w:ind w:left="567"/>
        <w:jc w:val="center"/>
        <w:rPr>
          <w:del w:id="3712" w:author="Александр Перепечаев" w:date="2021-05-26T13:23:00Z"/>
          <w:rFonts w:ascii="Courier New" w:hAnsi="Courier New" w:cs="Courier New"/>
          <w:bCs/>
          <w:spacing w:val="-4"/>
          <w:rPrChange w:id="3713" w:author="Александр Перепечаев" w:date="2021-05-26T13:24:00Z">
            <w:rPr>
              <w:del w:id="3714" w:author="Александр Перепечаев" w:date="2021-05-26T13:23:00Z"/>
              <w:rFonts w:ascii="Courier New" w:hAnsi="Courier New" w:cs="Courier New"/>
              <w:bCs/>
              <w:spacing w:val="-4"/>
              <w:lang w:val="en-US"/>
            </w:rPr>
          </w:rPrChange>
        </w:rPr>
        <w:pPrChange w:id="3715" w:author="Александр Перепечаев" w:date="2021-05-26T13:23:00Z">
          <w:pPr>
            <w:autoSpaceDE w:val="0"/>
            <w:autoSpaceDN w:val="0"/>
            <w:adjustRightInd w:val="0"/>
            <w:ind w:left="567" w:firstLine="709"/>
          </w:pPr>
        </w:pPrChange>
      </w:pPr>
    </w:p>
    <w:p w14:paraId="310D7F71" w14:textId="7E81FF70" w:rsidR="00B955D5" w:rsidRPr="00AB44D1" w:rsidDel="00AB44D1" w:rsidRDefault="00B955D5" w:rsidP="00AB44D1">
      <w:pPr>
        <w:spacing w:after="240" w:line="360" w:lineRule="auto"/>
        <w:ind w:left="567"/>
        <w:jc w:val="center"/>
        <w:rPr>
          <w:del w:id="3716" w:author="Александр Перепечаев" w:date="2021-05-26T13:23:00Z"/>
          <w:rFonts w:ascii="Courier New" w:hAnsi="Courier New" w:cs="Courier New"/>
          <w:bCs/>
          <w:spacing w:val="-4"/>
          <w:rPrChange w:id="3717" w:author="Александр Перепечаев" w:date="2021-05-26T13:24:00Z">
            <w:rPr>
              <w:del w:id="3718" w:author="Александр Перепечаев" w:date="2021-05-26T13:23:00Z"/>
              <w:rFonts w:ascii="Courier New" w:hAnsi="Courier New" w:cs="Courier New"/>
              <w:bCs/>
              <w:spacing w:val="-4"/>
              <w:lang w:val="en-US"/>
            </w:rPr>
          </w:rPrChange>
        </w:rPr>
        <w:pPrChange w:id="3719" w:author="Александр Перепечаев" w:date="2021-05-26T13:23:00Z">
          <w:pPr>
            <w:autoSpaceDE w:val="0"/>
            <w:autoSpaceDN w:val="0"/>
            <w:adjustRightInd w:val="0"/>
            <w:ind w:left="567" w:firstLine="709"/>
          </w:pPr>
        </w:pPrChange>
      </w:pPr>
      <w:del w:id="3720" w:author="Александр Перепечаев" w:date="2021-05-26T13:23:00Z">
        <w:r w:rsidRPr="00AB44D1" w:rsidDel="00AB44D1">
          <w:rPr>
            <w:rFonts w:ascii="Courier New" w:hAnsi="Courier New" w:cs="Courier New"/>
            <w:bCs/>
            <w:spacing w:val="-4"/>
            <w:rPrChange w:id="37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372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getImageName</w:delText>
        </w:r>
        <w:r w:rsidRPr="00AB44D1" w:rsidDel="00AB44D1">
          <w:rPr>
            <w:rFonts w:ascii="Courier New" w:hAnsi="Courier New" w:cs="Courier New"/>
            <w:bCs/>
            <w:spacing w:val="-4"/>
            <w:rPrChange w:id="3723" w:author="Александр Перепечаев" w:date="2021-05-26T13:24:00Z">
              <w:rPr>
                <w:rFonts w:ascii="Courier New" w:hAnsi="Courier New" w:cs="Courier New"/>
                <w:bCs/>
                <w:spacing w:val="-4"/>
                <w:lang w:val="en-US"/>
              </w:rPr>
            </w:rPrChange>
          </w:rPr>
          <w:delText>(){</w:delText>
        </w:r>
      </w:del>
    </w:p>
    <w:p w14:paraId="6DDEDFF9" w14:textId="5C315902" w:rsidR="00B955D5" w:rsidRPr="00AB44D1" w:rsidDel="00AB44D1" w:rsidRDefault="00B955D5" w:rsidP="00AB44D1">
      <w:pPr>
        <w:spacing w:after="240" w:line="360" w:lineRule="auto"/>
        <w:ind w:left="567"/>
        <w:jc w:val="center"/>
        <w:rPr>
          <w:del w:id="3724" w:author="Александр Перепечаев" w:date="2021-05-26T13:23:00Z"/>
          <w:rFonts w:ascii="Courier New" w:hAnsi="Courier New" w:cs="Courier New"/>
          <w:bCs/>
          <w:spacing w:val="-4"/>
          <w:rPrChange w:id="3725" w:author="Александр Перепечаев" w:date="2021-05-26T13:24:00Z">
            <w:rPr>
              <w:del w:id="3726" w:author="Александр Перепечаев" w:date="2021-05-26T13:23:00Z"/>
              <w:rFonts w:ascii="Courier New" w:hAnsi="Courier New" w:cs="Courier New"/>
              <w:bCs/>
              <w:spacing w:val="-4"/>
              <w:lang w:val="en-US"/>
            </w:rPr>
          </w:rPrChange>
        </w:rPr>
        <w:pPrChange w:id="3727" w:author="Александр Перепечаев" w:date="2021-05-26T13:23:00Z">
          <w:pPr>
            <w:autoSpaceDE w:val="0"/>
            <w:autoSpaceDN w:val="0"/>
            <w:adjustRightInd w:val="0"/>
            <w:ind w:left="567" w:firstLine="709"/>
          </w:pPr>
        </w:pPrChange>
      </w:pPr>
    </w:p>
    <w:p w14:paraId="1A435011" w14:textId="1B183A51" w:rsidR="00B955D5" w:rsidRPr="00AB44D1" w:rsidDel="00AB44D1" w:rsidRDefault="00B955D5" w:rsidP="00AB44D1">
      <w:pPr>
        <w:spacing w:after="240" w:line="360" w:lineRule="auto"/>
        <w:ind w:left="567"/>
        <w:jc w:val="center"/>
        <w:rPr>
          <w:del w:id="3728" w:author="Александр Перепечаев" w:date="2021-05-26T13:23:00Z"/>
          <w:rFonts w:ascii="Courier New" w:hAnsi="Courier New" w:cs="Courier New"/>
          <w:bCs/>
          <w:spacing w:val="-4"/>
          <w:rPrChange w:id="3729" w:author="Александр Перепечаев" w:date="2021-05-26T13:24:00Z">
            <w:rPr>
              <w:del w:id="3730" w:author="Александр Перепечаев" w:date="2021-05-26T13:23:00Z"/>
              <w:rFonts w:ascii="Courier New" w:hAnsi="Courier New" w:cs="Courier New"/>
              <w:bCs/>
              <w:spacing w:val="-4"/>
              <w:lang w:val="en-US"/>
            </w:rPr>
          </w:rPrChange>
        </w:rPr>
        <w:pPrChange w:id="3731" w:author="Александр Перепечаев" w:date="2021-05-26T13:23:00Z">
          <w:pPr>
            <w:autoSpaceDE w:val="0"/>
            <w:autoSpaceDN w:val="0"/>
            <w:adjustRightInd w:val="0"/>
            <w:ind w:left="567" w:firstLine="709"/>
          </w:pPr>
        </w:pPrChange>
      </w:pPr>
      <w:del w:id="3732" w:author="Александр Перепечаев" w:date="2021-05-26T13:23:00Z">
        <w:r w:rsidRPr="00AB44D1" w:rsidDel="00AB44D1">
          <w:rPr>
            <w:rFonts w:ascii="Courier New" w:hAnsi="Courier New" w:cs="Courier New"/>
            <w:bCs/>
            <w:spacing w:val="-4"/>
            <w:rPrChange w:id="373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val</w:delText>
        </w:r>
        <w:r w:rsidRPr="00AB44D1" w:rsidDel="00AB44D1">
          <w:rPr>
            <w:rFonts w:ascii="Courier New" w:hAnsi="Courier New" w:cs="Courier New"/>
            <w:bCs/>
            <w:spacing w:val="-4"/>
            <w:rPrChange w:id="37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373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wikiApiServe</w:delText>
        </w:r>
        <w:r w:rsidRPr="00AB44D1" w:rsidDel="00AB44D1">
          <w:rPr>
            <w:rFonts w:ascii="Courier New" w:hAnsi="Courier New" w:cs="Courier New"/>
            <w:bCs/>
            <w:spacing w:val="-4"/>
            <w:rPrChange w:id="373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getImages</w:delText>
        </w:r>
        <w:r w:rsidRPr="00AB44D1" w:rsidDel="00AB44D1">
          <w:rPr>
            <w:rFonts w:ascii="Courier New" w:hAnsi="Courier New" w:cs="Courier New"/>
            <w:bCs/>
            <w:spacing w:val="-4"/>
            <w:rPrChange w:id="3737" w:author="Александр Перепечаев" w:date="2021-05-26T13:24:00Z">
              <w:rPr>
                <w:rFonts w:ascii="Courier New" w:hAnsi="Courier New" w:cs="Courier New"/>
                <w:bCs/>
                <w:spacing w:val="-4"/>
                <w:lang w:val="en-US"/>
              </w:rPr>
            </w:rPrChange>
          </w:rPr>
          <w:delText>()</w:delText>
        </w:r>
      </w:del>
    </w:p>
    <w:p w14:paraId="2363525A" w14:textId="0B81EE00" w:rsidR="00B955D5" w:rsidRPr="00AB44D1" w:rsidDel="00AB44D1" w:rsidRDefault="00B955D5" w:rsidP="00AB44D1">
      <w:pPr>
        <w:spacing w:after="240" w:line="360" w:lineRule="auto"/>
        <w:ind w:left="567"/>
        <w:jc w:val="center"/>
        <w:rPr>
          <w:del w:id="3738" w:author="Александр Перепечаев" w:date="2021-05-26T13:23:00Z"/>
          <w:rFonts w:ascii="Courier New" w:hAnsi="Courier New" w:cs="Courier New"/>
          <w:bCs/>
          <w:spacing w:val="-4"/>
          <w:rPrChange w:id="3739" w:author="Александр Перепечаев" w:date="2021-05-26T13:24:00Z">
            <w:rPr>
              <w:del w:id="3740" w:author="Александр Перепечаев" w:date="2021-05-26T13:23:00Z"/>
              <w:rFonts w:ascii="Courier New" w:hAnsi="Courier New" w:cs="Courier New"/>
              <w:bCs/>
              <w:spacing w:val="-4"/>
              <w:lang w:val="en-US"/>
            </w:rPr>
          </w:rPrChange>
        </w:rPr>
        <w:pPrChange w:id="3741" w:author="Александр Перепечаев" w:date="2021-05-26T13:23:00Z">
          <w:pPr>
            <w:autoSpaceDE w:val="0"/>
            <w:autoSpaceDN w:val="0"/>
            <w:adjustRightInd w:val="0"/>
            <w:ind w:left="567" w:firstLine="709"/>
          </w:pPr>
        </w:pPrChange>
      </w:pPr>
    </w:p>
    <w:p w14:paraId="345B06AF" w14:textId="59D415CF" w:rsidR="00B955D5" w:rsidRPr="00AB44D1" w:rsidDel="00AB44D1" w:rsidRDefault="00B955D5" w:rsidP="00AB44D1">
      <w:pPr>
        <w:spacing w:after="240" w:line="360" w:lineRule="auto"/>
        <w:ind w:left="567"/>
        <w:jc w:val="center"/>
        <w:rPr>
          <w:del w:id="3742" w:author="Александр Перепечаев" w:date="2021-05-26T13:23:00Z"/>
          <w:rFonts w:ascii="Courier New" w:hAnsi="Courier New" w:cs="Courier New"/>
          <w:bCs/>
          <w:spacing w:val="-4"/>
          <w:rPrChange w:id="3743" w:author="Александр Перепечаев" w:date="2021-05-26T13:24:00Z">
            <w:rPr>
              <w:del w:id="3744" w:author="Александр Перепечаев" w:date="2021-05-26T13:23:00Z"/>
              <w:rFonts w:ascii="Courier New" w:hAnsi="Courier New" w:cs="Courier New"/>
              <w:bCs/>
              <w:spacing w:val="-4"/>
              <w:lang w:val="en-US"/>
            </w:rPr>
          </w:rPrChange>
        </w:rPr>
        <w:pPrChange w:id="3745" w:author="Александр Перепечаев" w:date="2021-05-26T13:23:00Z">
          <w:pPr>
            <w:autoSpaceDE w:val="0"/>
            <w:autoSpaceDN w:val="0"/>
            <w:adjustRightInd w:val="0"/>
            <w:ind w:left="567" w:firstLine="709"/>
          </w:pPr>
        </w:pPrChange>
      </w:pPr>
      <w:del w:id="3746" w:author="Александр Перепечаев" w:date="2021-05-26T13:23:00Z">
        <w:r w:rsidRPr="00AB44D1" w:rsidDel="00AB44D1">
          <w:rPr>
            <w:rFonts w:ascii="Courier New" w:hAnsi="Courier New" w:cs="Courier New"/>
            <w:bCs/>
            <w:spacing w:val="-4"/>
            <w:rPrChange w:id="374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374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enqueue</w:delText>
        </w:r>
        <w:r w:rsidRPr="00AB44D1" w:rsidDel="00AB44D1">
          <w:rPr>
            <w:rFonts w:ascii="Courier New" w:hAnsi="Courier New" w:cs="Courier New"/>
            <w:bCs/>
            <w:spacing w:val="-4"/>
            <w:rPrChange w:id="374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object</w:delText>
        </w:r>
        <w:r w:rsidRPr="00AB44D1" w:rsidDel="00AB44D1">
          <w:rPr>
            <w:rFonts w:ascii="Courier New" w:hAnsi="Courier New" w:cs="Courier New"/>
            <w:bCs/>
            <w:spacing w:val="-4"/>
            <w:rPrChange w:id="375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Callback</w:delText>
        </w:r>
        <w:r w:rsidRPr="00AB44D1" w:rsidDel="00AB44D1">
          <w:rPr>
            <w:rFonts w:ascii="Courier New" w:hAnsi="Courier New" w:cs="Courier New"/>
            <w:bCs/>
            <w:spacing w:val="-4"/>
            <w:rPrChange w:id="3751"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List</w:delText>
        </w:r>
        <w:r w:rsidRPr="00AB44D1" w:rsidDel="00AB44D1">
          <w:rPr>
            <w:rFonts w:ascii="Courier New" w:hAnsi="Courier New" w:cs="Courier New"/>
            <w:bCs/>
            <w:spacing w:val="-4"/>
            <w:rPrChange w:id="3752"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ImageName</w:delText>
        </w:r>
        <w:r w:rsidRPr="00AB44D1" w:rsidDel="00AB44D1">
          <w:rPr>
            <w:rFonts w:ascii="Courier New" w:hAnsi="Courier New" w:cs="Courier New"/>
            <w:bCs/>
            <w:spacing w:val="-4"/>
            <w:rPrChange w:id="3753" w:author="Александр Перепечаев" w:date="2021-05-26T13:24:00Z">
              <w:rPr>
                <w:rFonts w:ascii="Courier New" w:hAnsi="Courier New" w:cs="Courier New"/>
                <w:bCs/>
                <w:spacing w:val="-4"/>
                <w:lang w:val="en-US"/>
              </w:rPr>
            </w:rPrChange>
          </w:rPr>
          <w:delText>&gt;&gt; {</w:delText>
        </w:r>
      </w:del>
    </w:p>
    <w:p w14:paraId="231C4610" w14:textId="38558DE7" w:rsidR="00B955D5" w:rsidRPr="00AB44D1" w:rsidDel="00AB44D1" w:rsidRDefault="00B955D5" w:rsidP="00AB44D1">
      <w:pPr>
        <w:spacing w:after="240" w:line="360" w:lineRule="auto"/>
        <w:ind w:left="567"/>
        <w:jc w:val="center"/>
        <w:rPr>
          <w:del w:id="3754" w:author="Александр Перепечаев" w:date="2021-05-26T13:23:00Z"/>
          <w:rFonts w:ascii="Courier New" w:hAnsi="Courier New" w:cs="Courier New"/>
          <w:bCs/>
          <w:spacing w:val="-4"/>
          <w:rPrChange w:id="3755" w:author="Александр Перепечаев" w:date="2021-05-26T13:24:00Z">
            <w:rPr>
              <w:del w:id="3756" w:author="Александр Перепечаев" w:date="2021-05-26T13:23:00Z"/>
              <w:rFonts w:ascii="Courier New" w:hAnsi="Courier New" w:cs="Courier New"/>
              <w:bCs/>
              <w:spacing w:val="-4"/>
              <w:lang w:val="en-US"/>
            </w:rPr>
          </w:rPrChange>
        </w:rPr>
        <w:pPrChange w:id="3757" w:author="Александр Перепечаев" w:date="2021-05-26T13:23:00Z">
          <w:pPr>
            <w:autoSpaceDE w:val="0"/>
            <w:autoSpaceDN w:val="0"/>
            <w:adjustRightInd w:val="0"/>
            <w:ind w:left="567" w:firstLine="709"/>
          </w:pPr>
        </w:pPrChange>
      </w:pPr>
    </w:p>
    <w:p w14:paraId="0EB8892A" w14:textId="1E44814F" w:rsidR="00B955D5" w:rsidRPr="00AB44D1" w:rsidDel="00AB44D1" w:rsidRDefault="00B955D5" w:rsidP="00AB44D1">
      <w:pPr>
        <w:spacing w:after="240" w:line="360" w:lineRule="auto"/>
        <w:ind w:left="567"/>
        <w:jc w:val="center"/>
        <w:rPr>
          <w:del w:id="3758" w:author="Александр Перепечаев" w:date="2021-05-26T13:23:00Z"/>
          <w:rFonts w:ascii="Courier New" w:hAnsi="Courier New" w:cs="Courier New"/>
          <w:bCs/>
          <w:spacing w:val="-4"/>
          <w:rPrChange w:id="3759" w:author="Александр Перепечаев" w:date="2021-05-26T13:24:00Z">
            <w:rPr>
              <w:del w:id="3760" w:author="Александр Перепечаев" w:date="2021-05-26T13:23:00Z"/>
              <w:rFonts w:ascii="Courier New" w:hAnsi="Courier New" w:cs="Courier New"/>
              <w:bCs/>
              <w:spacing w:val="-4"/>
              <w:lang w:val="en-US"/>
            </w:rPr>
          </w:rPrChange>
        </w:rPr>
        <w:pPrChange w:id="3761" w:author="Александр Перепечаев" w:date="2021-05-26T13:23:00Z">
          <w:pPr>
            <w:autoSpaceDE w:val="0"/>
            <w:autoSpaceDN w:val="0"/>
            <w:adjustRightInd w:val="0"/>
            <w:ind w:left="567" w:firstLine="709"/>
          </w:pPr>
        </w:pPrChange>
      </w:pPr>
      <w:del w:id="3762" w:author="Александр Перепечаев" w:date="2021-05-26T13:23:00Z">
        <w:r w:rsidRPr="00AB44D1" w:rsidDel="00AB44D1">
          <w:rPr>
            <w:rFonts w:ascii="Courier New" w:hAnsi="Courier New" w:cs="Courier New"/>
            <w:bCs/>
            <w:spacing w:val="-4"/>
            <w:rPrChange w:id="376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override</w:delText>
        </w:r>
        <w:r w:rsidRPr="00AB44D1" w:rsidDel="00AB44D1">
          <w:rPr>
            <w:rFonts w:ascii="Courier New" w:hAnsi="Courier New" w:cs="Courier New"/>
            <w:bCs/>
            <w:spacing w:val="-4"/>
            <w:rPrChange w:id="376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376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onFailure</w:delText>
        </w:r>
        <w:r w:rsidRPr="00AB44D1" w:rsidDel="00AB44D1">
          <w:rPr>
            <w:rFonts w:ascii="Courier New" w:hAnsi="Courier New" w:cs="Courier New"/>
            <w:bCs/>
            <w:spacing w:val="-4"/>
            <w:rPrChange w:id="376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376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3768"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List</w:delText>
        </w:r>
        <w:r w:rsidRPr="00AB44D1" w:rsidDel="00AB44D1">
          <w:rPr>
            <w:rFonts w:ascii="Courier New" w:hAnsi="Courier New" w:cs="Courier New"/>
            <w:bCs/>
            <w:spacing w:val="-4"/>
            <w:rPrChange w:id="3769"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ImageName</w:delText>
        </w:r>
        <w:r w:rsidRPr="00AB44D1" w:rsidDel="00AB44D1">
          <w:rPr>
            <w:rFonts w:ascii="Courier New" w:hAnsi="Courier New" w:cs="Courier New"/>
            <w:bCs/>
            <w:spacing w:val="-4"/>
            <w:rPrChange w:id="3770" w:author="Александр Перепечаев" w:date="2021-05-26T13:24:00Z">
              <w:rPr>
                <w:rFonts w:ascii="Courier New" w:hAnsi="Courier New" w:cs="Courier New"/>
                <w:bCs/>
                <w:spacing w:val="-4"/>
                <w:lang w:val="en-US"/>
              </w:rPr>
            </w:rPrChange>
          </w:rPr>
          <w:delText xml:space="preserve">&gt;&gt;, </w:delText>
        </w:r>
        <w:r w:rsidRPr="00EE5ABE" w:rsidDel="00AB44D1">
          <w:rPr>
            <w:rFonts w:ascii="Courier New" w:hAnsi="Courier New" w:cs="Courier New"/>
            <w:bCs/>
            <w:spacing w:val="-4"/>
            <w:lang w:val="en-US"/>
          </w:rPr>
          <w:delText>t</w:delText>
        </w:r>
        <w:r w:rsidRPr="00AB44D1" w:rsidDel="00AB44D1">
          <w:rPr>
            <w:rFonts w:ascii="Courier New" w:hAnsi="Courier New" w:cs="Courier New"/>
            <w:bCs/>
            <w:spacing w:val="-4"/>
            <w:rPrChange w:id="377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Throwable</w:delText>
        </w:r>
        <w:r w:rsidRPr="00AB44D1" w:rsidDel="00AB44D1">
          <w:rPr>
            <w:rFonts w:ascii="Courier New" w:hAnsi="Courier New" w:cs="Courier New"/>
            <w:bCs/>
            <w:spacing w:val="-4"/>
            <w:rPrChange w:id="3772" w:author="Александр Перепечаев" w:date="2021-05-26T13:24:00Z">
              <w:rPr>
                <w:rFonts w:ascii="Courier New" w:hAnsi="Courier New" w:cs="Courier New"/>
                <w:bCs/>
                <w:spacing w:val="-4"/>
                <w:lang w:val="en-US"/>
              </w:rPr>
            </w:rPrChange>
          </w:rPr>
          <w:delText>) {</w:delText>
        </w:r>
      </w:del>
    </w:p>
    <w:p w14:paraId="5872D052" w14:textId="313D2FF5" w:rsidR="00B955D5" w:rsidRPr="00AB44D1" w:rsidDel="00AB44D1" w:rsidRDefault="00B955D5" w:rsidP="00AB44D1">
      <w:pPr>
        <w:spacing w:after="240" w:line="360" w:lineRule="auto"/>
        <w:ind w:left="567"/>
        <w:jc w:val="center"/>
        <w:rPr>
          <w:del w:id="3773" w:author="Александр Перепечаев" w:date="2021-05-26T13:23:00Z"/>
          <w:rFonts w:ascii="Courier New" w:hAnsi="Courier New" w:cs="Courier New"/>
          <w:bCs/>
          <w:spacing w:val="-4"/>
          <w:rPrChange w:id="3774" w:author="Александр Перепечаев" w:date="2021-05-26T13:24:00Z">
            <w:rPr>
              <w:del w:id="3775" w:author="Александр Перепечаев" w:date="2021-05-26T13:23:00Z"/>
              <w:rFonts w:ascii="Courier New" w:hAnsi="Courier New" w:cs="Courier New"/>
              <w:bCs/>
              <w:spacing w:val="-4"/>
              <w:lang w:val="en-US"/>
            </w:rPr>
          </w:rPrChange>
        </w:rPr>
        <w:pPrChange w:id="3776" w:author="Александр Перепечаев" w:date="2021-05-26T13:23:00Z">
          <w:pPr>
            <w:autoSpaceDE w:val="0"/>
            <w:autoSpaceDN w:val="0"/>
            <w:adjustRightInd w:val="0"/>
            <w:ind w:left="567" w:firstLine="709"/>
          </w:pPr>
        </w:pPrChange>
      </w:pPr>
      <w:del w:id="3777" w:author="Александр Перепечаев" w:date="2021-05-26T13:23:00Z">
        <w:r w:rsidRPr="00AB44D1" w:rsidDel="00AB44D1">
          <w:rPr>
            <w:rFonts w:ascii="Courier New" w:hAnsi="Courier New" w:cs="Courier New"/>
            <w:bCs/>
            <w:spacing w:val="-4"/>
            <w:rPrChange w:id="377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AB44D1" w:rsidDel="00AB44D1">
          <w:rPr>
            <w:rFonts w:ascii="Courier New" w:hAnsi="Courier New" w:cs="Courier New"/>
            <w:bCs/>
            <w:spacing w:val="-4"/>
            <w:rPrChange w:id="377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text</w:delText>
        </w:r>
        <w:r w:rsidRPr="00AB44D1" w:rsidDel="00AB44D1">
          <w:rPr>
            <w:rFonts w:ascii="Courier New" w:hAnsi="Courier New" w:cs="Courier New"/>
            <w:bCs/>
            <w:spacing w:val="-4"/>
            <w:rPrChange w:id="378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t</w:delText>
        </w:r>
        <w:r w:rsidRPr="00AB44D1" w:rsidDel="00AB44D1">
          <w:rPr>
            <w:rFonts w:ascii="Courier New" w:hAnsi="Courier New" w:cs="Courier New"/>
            <w:bCs/>
            <w:spacing w:val="-4"/>
            <w:rPrChange w:id="378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message</w:delText>
        </w:r>
      </w:del>
    </w:p>
    <w:p w14:paraId="47AEBF3E" w14:textId="38CABB00" w:rsidR="00B955D5" w:rsidRPr="00AB44D1" w:rsidDel="00AB44D1" w:rsidRDefault="00B955D5" w:rsidP="00AB44D1">
      <w:pPr>
        <w:spacing w:after="240" w:line="360" w:lineRule="auto"/>
        <w:ind w:left="567"/>
        <w:jc w:val="center"/>
        <w:rPr>
          <w:del w:id="3782" w:author="Александр Перепечаев" w:date="2021-05-26T13:23:00Z"/>
          <w:rFonts w:ascii="Courier New" w:hAnsi="Courier New" w:cs="Courier New"/>
          <w:bCs/>
          <w:spacing w:val="-4"/>
          <w:rPrChange w:id="3783" w:author="Александр Перепечаев" w:date="2021-05-26T13:24:00Z">
            <w:rPr>
              <w:del w:id="3784" w:author="Александр Перепечаев" w:date="2021-05-26T13:23:00Z"/>
              <w:rFonts w:ascii="Courier New" w:hAnsi="Courier New" w:cs="Courier New"/>
              <w:bCs/>
              <w:spacing w:val="-4"/>
              <w:lang w:val="en-US"/>
            </w:rPr>
          </w:rPrChange>
        </w:rPr>
        <w:pPrChange w:id="3785" w:author="Александр Перепечаев" w:date="2021-05-26T13:23:00Z">
          <w:pPr>
            <w:autoSpaceDE w:val="0"/>
            <w:autoSpaceDN w:val="0"/>
            <w:adjustRightInd w:val="0"/>
            <w:ind w:left="567" w:firstLine="709"/>
          </w:pPr>
        </w:pPrChange>
      </w:pPr>
      <w:del w:id="3786" w:author="Александр Перепечаев" w:date="2021-05-26T13:23:00Z">
        <w:r w:rsidRPr="00AB44D1" w:rsidDel="00AB44D1">
          <w:rPr>
            <w:rFonts w:ascii="Courier New" w:hAnsi="Courier New" w:cs="Courier New"/>
            <w:bCs/>
            <w:spacing w:val="-4"/>
            <w:rPrChange w:id="3787" w:author="Александр Перепечаев" w:date="2021-05-26T13:24:00Z">
              <w:rPr>
                <w:rFonts w:ascii="Courier New" w:hAnsi="Courier New" w:cs="Courier New"/>
                <w:bCs/>
                <w:spacing w:val="-4"/>
                <w:lang w:val="en-US"/>
              </w:rPr>
            </w:rPrChange>
          </w:rPr>
          <w:delText xml:space="preserve">            }</w:delText>
        </w:r>
      </w:del>
    </w:p>
    <w:p w14:paraId="15EB851E" w14:textId="5474CB50" w:rsidR="00B955D5" w:rsidRPr="00AB44D1" w:rsidDel="00AB44D1" w:rsidRDefault="00B955D5" w:rsidP="00AB44D1">
      <w:pPr>
        <w:spacing w:after="240" w:line="360" w:lineRule="auto"/>
        <w:ind w:left="567"/>
        <w:jc w:val="center"/>
        <w:rPr>
          <w:del w:id="3788" w:author="Александр Перепечаев" w:date="2021-05-26T13:23:00Z"/>
          <w:rFonts w:ascii="Courier New" w:hAnsi="Courier New" w:cs="Courier New"/>
          <w:bCs/>
          <w:spacing w:val="-4"/>
          <w:rPrChange w:id="3789" w:author="Александр Перепечаев" w:date="2021-05-26T13:24:00Z">
            <w:rPr>
              <w:del w:id="3790" w:author="Александр Перепечаев" w:date="2021-05-26T13:23:00Z"/>
              <w:rFonts w:ascii="Courier New" w:hAnsi="Courier New" w:cs="Courier New"/>
              <w:bCs/>
              <w:spacing w:val="-4"/>
              <w:lang w:val="en-US"/>
            </w:rPr>
          </w:rPrChange>
        </w:rPr>
        <w:pPrChange w:id="3791" w:author="Александр Перепечаев" w:date="2021-05-26T13:23:00Z">
          <w:pPr>
            <w:autoSpaceDE w:val="0"/>
            <w:autoSpaceDN w:val="0"/>
            <w:adjustRightInd w:val="0"/>
            <w:ind w:left="567" w:firstLine="709"/>
          </w:pPr>
        </w:pPrChange>
      </w:pPr>
    </w:p>
    <w:p w14:paraId="075E9057" w14:textId="20499F14" w:rsidR="00B955D5" w:rsidRPr="00AB44D1" w:rsidDel="00AB44D1" w:rsidRDefault="00B955D5" w:rsidP="00AB44D1">
      <w:pPr>
        <w:spacing w:after="240" w:line="360" w:lineRule="auto"/>
        <w:ind w:left="567"/>
        <w:jc w:val="center"/>
        <w:rPr>
          <w:del w:id="3792" w:author="Александр Перепечаев" w:date="2021-05-26T13:23:00Z"/>
          <w:rFonts w:ascii="Courier New" w:hAnsi="Courier New" w:cs="Courier New"/>
          <w:bCs/>
          <w:spacing w:val="-4"/>
          <w:rPrChange w:id="3793" w:author="Александр Перепечаев" w:date="2021-05-26T13:24:00Z">
            <w:rPr>
              <w:del w:id="3794" w:author="Александр Перепечаев" w:date="2021-05-26T13:23:00Z"/>
              <w:rFonts w:ascii="Courier New" w:hAnsi="Courier New" w:cs="Courier New"/>
              <w:bCs/>
              <w:spacing w:val="-4"/>
              <w:lang w:val="en-US"/>
            </w:rPr>
          </w:rPrChange>
        </w:rPr>
        <w:pPrChange w:id="3795" w:author="Александр Перепечаев" w:date="2021-05-26T13:23:00Z">
          <w:pPr>
            <w:autoSpaceDE w:val="0"/>
            <w:autoSpaceDN w:val="0"/>
            <w:adjustRightInd w:val="0"/>
            <w:ind w:left="567" w:firstLine="709"/>
          </w:pPr>
        </w:pPrChange>
      </w:pPr>
      <w:del w:id="3796" w:author="Александр Перепечаев" w:date="2021-05-26T13:23:00Z">
        <w:r w:rsidRPr="00AB44D1" w:rsidDel="00AB44D1">
          <w:rPr>
            <w:rFonts w:ascii="Courier New" w:hAnsi="Courier New" w:cs="Courier New"/>
            <w:bCs/>
            <w:spacing w:val="-4"/>
            <w:rPrChange w:id="379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SuppressLint</w:delText>
        </w:r>
        <w:r w:rsidRPr="00AB44D1" w:rsidDel="00AB44D1">
          <w:rPr>
            <w:rFonts w:ascii="Courier New" w:hAnsi="Courier New" w:cs="Courier New"/>
            <w:bCs/>
            <w:spacing w:val="-4"/>
            <w:rPrChange w:id="379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SetTextI</w:delText>
        </w:r>
        <w:r w:rsidRPr="00AB44D1" w:rsidDel="00AB44D1">
          <w:rPr>
            <w:rFonts w:ascii="Courier New" w:hAnsi="Courier New" w:cs="Courier New"/>
            <w:bCs/>
            <w:spacing w:val="-4"/>
            <w:rPrChange w:id="3799" w:author="Александр Перепечаев" w:date="2021-05-26T13:24:00Z">
              <w:rPr>
                <w:rFonts w:ascii="Courier New" w:hAnsi="Courier New" w:cs="Courier New"/>
                <w:bCs/>
                <w:spacing w:val="-4"/>
                <w:lang w:val="en-US"/>
              </w:rPr>
            </w:rPrChange>
          </w:rPr>
          <w:delText>18</w:delText>
        </w:r>
        <w:r w:rsidRPr="00EE5ABE" w:rsidDel="00AB44D1">
          <w:rPr>
            <w:rFonts w:ascii="Courier New" w:hAnsi="Courier New" w:cs="Courier New"/>
            <w:bCs/>
            <w:spacing w:val="-4"/>
            <w:lang w:val="en-US"/>
          </w:rPr>
          <w:delText>n</w:delText>
        </w:r>
        <w:r w:rsidRPr="00AB44D1" w:rsidDel="00AB44D1">
          <w:rPr>
            <w:rFonts w:ascii="Courier New" w:hAnsi="Courier New" w:cs="Courier New"/>
            <w:bCs/>
            <w:spacing w:val="-4"/>
            <w:rPrChange w:id="3800" w:author="Александр Перепечаев" w:date="2021-05-26T13:24:00Z">
              <w:rPr>
                <w:rFonts w:ascii="Courier New" w:hAnsi="Courier New" w:cs="Courier New"/>
                <w:bCs/>
                <w:spacing w:val="-4"/>
                <w:lang w:val="en-US"/>
              </w:rPr>
            </w:rPrChange>
          </w:rPr>
          <w:delText>")</w:delText>
        </w:r>
      </w:del>
    </w:p>
    <w:p w14:paraId="51D4152C" w14:textId="3F4867F6" w:rsidR="00B955D5" w:rsidRPr="00AB44D1" w:rsidDel="00AB44D1" w:rsidRDefault="00B955D5" w:rsidP="00AB44D1">
      <w:pPr>
        <w:spacing w:after="240" w:line="360" w:lineRule="auto"/>
        <w:ind w:left="567"/>
        <w:jc w:val="center"/>
        <w:rPr>
          <w:del w:id="3801" w:author="Александр Перепечаев" w:date="2021-05-26T13:23:00Z"/>
          <w:rFonts w:ascii="Courier New" w:hAnsi="Courier New" w:cs="Courier New"/>
          <w:bCs/>
          <w:spacing w:val="-4"/>
          <w:rPrChange w:id="3802" w:author="Александр Перепечаев" w:date="2021-05-26T13:24:00Z">
            <w:rPr>
              <w:del w:id="3803" w:author="Александр Перепечаев" w:date="2021-05-26T13:23:00Z"/>
              <w:rFonts w:ascii="Courier New" w:hAnsi="Courier New" w:cs="Courier New"/>
              <w:bCs/>
              <w:spacing w:val="-4"/>
              <w:lang w:val="en-US"/>
            </w:rPr>
          </w:rPrChange>
        </w:rPr>
        <w:pPrChange w:id="3804" w:author="Александр Перепечаев" w:date="2021-05-26T13:23:00Z">
          <w:pPr>
            <w:autoSpaceDE w:val="0"/>
            <w:autoSpaceDN w:val="0"/>
            <w:adjustRightInd w:val="0"/>
            <w:ind w:left="567" w:firstLine="709"/>
          </w:pPr>
        </w:pPrChange>
      </w:pPr>
      <w:del w:id="3805" w:author="Александр Перепечаев" w:date="2021-05-26T13:23:00Z">
        <w:r w:rsidRPr="00AB44D1" w:rsidDel="00AB44D1">
          <w:rPr>
            <w:rFonts w:ascii="Courier New" w:hAnsi="Courier New" w:cs="Courier New"/>
            <w:bCs/>
            <w:spacing w:val="-4"/>
            <w:rPrChange w:id="380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override</w:delText>
        </w:r>
        <w:r w:rsidRPr="00AB44D1" w:rsidDel="00AB44D1">
          <w:rPr>
            <w:rFonts w:ascii="Courier New" w:hAnsi="Courier New" w:cs="Courier New"/>
            <w:bCs/>
            <w:spacing w:val="-4"/>
            <w:rPrChange w:id="380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w:delText>
        </w:r>
        <w:r w:rsidRPr="00AB44D1" w:rsidDel="00AB44D1">
          <w:rPr>
            <w:rFonts w:ascii="Courier New" w:hAnsi="Courier New" w:cs="Courier New"/>
            <w:bCs/>
            <w:spacing w:val="-4"/>
            <w:rPrChange w:id="38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onResponse</w:delText>
        </w:r>
        <w:r w:rsidRPr="00AB44D1" w:rsidDel="00AB44D1">
          <w:rPr>
            <w:rFonts w:ascii="Courier New" w:hAnsi="Courier New" w:cs="Courier New"/>
            <w:bCs/>
            <w:spacing w:val="-4"/>
            <w:rPrChange w:id="380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38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Call</w:delText>
        </w:r>
        <w:r w:rsidRPr="00AB44D1" w:rsidDel="00AB44D1">
          <w:rPr>
            <w:rFonts w:ascii="Courier New" w:hAnsi="Courier New" w:cs="Courier New"/>
            <w:bCs/>
            <w:spacing w:val="-4"/>
            <w:rPrChange w:id="3811"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List</w:delText>
        </w:r>
        <w:r w:rsidRPr="00AB44D1" w:rsidDel="00AB44D1">
          <w:rPr>
            <w:rFonts w:ascii="Courier New" w:hAnsi="Courier New" w:cs="Courier New"/>
            <w:bCs/>
            <w:spacing w:val="-4"/>
            <w:rPrChange w:id="3812"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ImageName</w:delText>
        </w:r>
        <w:r w:rsidRPr="00AB44D1" w:rsidDel="00AB44D1">
          <w:rPr>
            <w:rFonts w:ascii="Courier New" w:hAnsi="Courier New" w:cs="Courier New"/>
            <w:bCs/>
            <w:spacing w:val="-4"/>
            <w:rPrChange w:id="3813" w:author="Александр Перепечаев" w:date="2021-05-26T13:24:00Z">
              <w:rPr>
                <w:rFonts w:ascii="Courier New" w:hAnsi="Courier New" w:cs="Courier New"/>
                <w:bCs/>
                <w:spacing w:val="-4"/>
                <w:lang w:val="en-US"/>
              </w:rPr>
            </w:rPrChange>
          </w:rPr>
          <w:delText xml:space="preserve">&gt;&gt;,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81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815"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List</w:delText>
        </w:r>
        <w:r w:rsidRPr="00AB44D1" w:rsidDel="00AB44D1">
          <w:rPr>
            <w:rFonts w:ascii="Courier New" w:hAnsi="Courier New" w:cs="Courier New"/>
            <w:bCs/>
            <w:spacing w:val="-4"/>
            <w:rPrChange w:id="3816" w:author="Александр Перепечаев" w:date="2021-05-26T13:24:00Z">
              <w:rPr>
                <w:rFonts w:ascii="Courier New" w:hAnsi="Courier New" w:cs="Courier New"/>
                <w:bCs/>
                <w:spacing w:val="-4"/>
                <w:lang w:val="en-US"/>
              </w:rPr>
            </w:rPrChange>
          </w:rPr>
          <w:delText>&lt;</w:delText>
        </w:r>
        <w:r w:rsidRPr="00EE5ABE" w:rsidDel="00AB44D1">
          <w:rPr>
            <w:rFonts w:ascii="Courier New" w:hAnsi="Courier New" w:cs="Courier New"/>
            <w:bCs/>
            <w:spacing w:val="-4"/>
            <w:lang w:val="en-US"/>
          </w:rPr>
          <w:delText>ImageName</w:delText>
        </w:r>
        <w:r w:rsidRPr="00AB44D1" w:rsidDel="00AB44D1">
          <w:rPr>
            <w:rFonts w:ascii="Courier New" w:hAnsi="Courier New" w:cs="Courier New"/>
            <w:bCs/>
            <w:spacing w:val="-4"/>
            <w:rPrChange w:id="3817" w:author="Александр Перепечаев" w:date="2021-05-26T13:24:00Z">
              <w:rPr>
                <w:rFonts w:ascii="Courier New" w:hAnsi="Courier New" w:cs="Courier New"/>
                <w:bCs/>
                <w:spacing w:val="-4"/>
                <w:lang w:val="en-US"/>
              </w:rPr>
            </w:rPrChange>
          </w:rPr>
          <w:delText>&gt;&gt;) {</w:delText>
        </w:r>
      </w:del>
    </w:p>
    <w:p w14:paraId="503D2255" w14:textId="59044A81" w:rsidR="00B955D5" w:rsidRPr="00AB44D1" w:rsidDel="00AB44D1" w:rsidRDefault="00B955D5" w:rsidP="00AB44D1">
      <w:pPr>
        <w:spacing w:after="240" w:line="360" w:lineRule="auto"/>
        <w:ind w:left="567"/>
        <w:jc w:val="center"/>
        <w:rPr>
          <w:del w:id="3818" w:author="Александр Перепечаев" w:date="2021-05-26T13:23:00Z"/>
          <w:rFonts w:ascii="Courier New" w:hAnsi="Courier New" w:cs="Courier New"/>
          <w:bCs/>
          <w:spacing w:val="-4"/>
          <w:rPrChange w:id="3819" w:author="Александр Перепечаев" w:date="2021-05-26T13:24:00Z">
            <w:rPr>
              <w:del w:id="3820" w:author="Александр Перепечаев" w:date="2021-05-26T13:23:00Z"/>
              <w:rFonts w:ascii="Courier New" w:hAnsi="Courier New" w:cs="Courier New"/>
              <w:bCs/>
              <w:spacing w:val="-4"/>
              <w:lang w:val="en-US"/>
            </w:rPr>
          </w:rPrChange>
        </w:rPr>
        <w:pPrChange w:id="3821" w:author="Александр Перепечаев" w:date="2021-05-26T13:23:00Z">
          <w:pPr>
            <w:autoSpaceDE w:val="0"/>
            <w:autoSpaceDN w:val="0"/>
            <w:adjustRightInd w:val="0"/>
            <w:ind w:left="567" w:firstLine="709"/>
          </w:pPr>
        </w:pPrChange>
      </w:pPr>
      <w:del w:id="3822" w:author="Александр Перепечаев" w:date="2021-05-26T13:23:00Z">
        <w:r w:rsidRPr="00AB44D1" w:rsidDel="00AB44D1">
          <w:rPr>
            <w:rFonts w:ascii="Courier New" w:hAnsi="Courier New" w:cs="Courier New"/>
            <w:bCs/>
            <w:spacing w:val="-4"/>
            <w:rPrChange w:id="382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382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82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isSuccessful</w:delText>
        </w:r>
        <w:r w:rsidRPr="00AB44D1" w:rsidDel="00AB44D1">
          <w:rPr>
            <w:rFonts w:ascii="Courier New" w:hAnsi="Courier New" w:cs="Courier New"/>
            <w:bCs/>
            <w:spacing w:val="-4"/>
            <w:rPrChange w:id="3826" w:author="Александр Перепечаев" w:date="2021-05-26T13:24:00Z">
              <w:rPr>
                <w:rFonts w:ascii="Courier New" w:hAnsi="Courier New" w:cs="Courier New"/>
                <w:bCs/>
                <w:spacing w:val="-4"/>
                <w:lang w:val="en-US"/>
              </w:rPr>
            </w:rPrChange>
          </w:rPr>
          <w:delText>){</w:delText>
        </w:r>
      </w:del>
    </w:p>
    <w:p w14:paraId="545AFF8E" w14:textId="03366959" w:rsidR="00B955D5" w:rsidRPr="00AB44D1" w:rsidDel="00AB44D1" w:rsidRDefault="00B955D5" w:rsidP="00AB44D1">
      <w:pPr>
        <w:spacing w:after="240" w:line="360" w:lineRule="auto"/>
        <w:ind w:left="567"/>
        <w:jc w:val="center"/>
        <w:rPr>
          <w:del w:id="3827" w:author="Александр Перепечаев" w:date="2021-05-26T13:23:00Z"/>
          <w:rFonts w:ascii="Courier New" w:hAnsi="Courier New" w:cs="Courier New"/>
          <w:bCs/>
          <w:spacing w:val="-4"/>
          <w:rPrChange w:id="3828" w:author="Александр Перепечаев" w:date="2021-05-26T13:24:00Z">
            <w:rPr>
              <w:del w:id="3829" w:author="Александр Перепечаев" w:date="2021-05-26T13:23:00Z"/>
              <w:rFonts w:ascii="Courier New" w:hAnsi="Courier New" w:cs="Courier New"/>
              <w:bCs/>
              <w:spacing w:val="-4"/>
              <w:lang w:val="en-US"/>
            </w:rPr>
          </w:rPrChange>
        </w:rPr>
        <w:pPrChange w:id="3830" w:author="Александр Перепечаев" w:date="2021-05-26T13:23:00Z">
          <w:pPr>
            <w:autoSpaceDE w:val="0"/>
            <w:autoSpaceDN w:val="0"/>
            <w:adjustRightInd w:val="0"/>
            <w:ind w:left="567" w:firstLine="709"/>
          </w:pPr>
        </w:pPrChange>
      </w:pPr>
      <w:del w:id="3831" w:author="Александр Перепечаев" w:date="2021-05-26T13:23:00Z">
        <w:r w:rsidRPr="00AB44D1" w:rsidDel="00AB44D1">
          <w:rPr>
            <w:rFonts w:ascii="Courier New" w:hAnsi="Courier New" w:cs="Courier New"/>
            <w:bCs/>
            <w:spacing w:val="-4"/>
            <w:rPrChange w:id="383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383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3834" w:author="Александр Перепечаев" w:date="2021-05-26T13:24:00Z">
              <w:rPr>
                <w:rFonts w:ascii="Courier New" w:hAnsi="Courier New" w:cs="Courier New"/>
                <w:bCs/>
                <w:spacing w:val="-4"/>
                <w:lang w:val="en-US"/>
              </w:rPr>
            </w:rPrChange>
          </w:rPr>
          <w:delText xml:space="preserve"> = ""</w:delText>
        </w:r>
      </w:del>
    </w:p>
    <w:p w14:paraId="420ABAE9" w14:textId="5AC41AE5" w:rsidR="00B955D5" w:rsidRPr="00AB44D1" w:rsidDel="00AB44D1" w:rsidRDefault="00B955D5" w:rsidP="00AB44D1">
      <w:pPr>
        <w:spacing w:after="240" w:line="360" w:lineRule="auto"/>
        <w:ind w:left="567"/>
        <w:jc w:val="center"/>
        <w:rPr>
          <w:del w:id="3835" w:author="Александр Перепечаев" w:date="2021-05-26T13:23:00Z"/>
          <w:rFonts w:ascii="Courier New" w:hAnsi="Courier New" w:cs="Courier New"/>
          <w:bCs/>
          <w:spacing w:val="-4"/>
          <w:rPrChange w:id="3836" w:author="Александр Перепечаев" w:date="2021-05-26T13:24:00Z">
            <w:rPr>
              <w:del w:id="3837" w:author="Александр Перепечаев" w:date="2021-05-26T13:23:00Z"/>
              <w:rFonts w:ascii="Courier New" w:hAnsi="Courier New" w:cs="Courier New"/>
              <w:bCs/>
              <w:spacing w:val="-4"/>
              <w:lang w:val="en-US"/>
            </w:rPr>
          </w:rPrChange>
        </w:rPr>
        <w:pPrChange w:id="3838" w:author="Александр Перепечаев" w:date="2021-05-26T13:23:00Z">
          <w:pPr>
            <w:autoSpaceDE w:val="0"/>
            <w:autoSpaceDN w:val="0"/>
            <w:adjustRightInd w:val="0"/>
            <w:ind w:left="567" w:firstLine="709"/>
          </w:pPr>
        </w:pPrChange>
      </w:pPr>
      <w:del w:id="3839" w:author="Александр Перепечаев" w:date="2021-05-26T13:23:00Z">
        <w:r w:rsidRPr="00AB44D1" w:rsidDel="00AB44D1">
          <w:rPr>
            <w:rFonts w:ascii="Courier New" w:hAnsi="Courier New" w:cs="Courier New"/>
            <w:bCs/>
            <w:spacing w:val="-4"/>
            <w:rPrChange w:id="384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3841"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Code</w:delText>
        </w:r>
        <w:r w:rsidRPr="00AB44D1" w:rsidDel="00AB44D1">
          <w:rPr>
            <w:rFonts w:ascii="Courier New" w:hAnsi="Courier New" w:cs="Courier New"/>
            <w:bCs/>
            <w:spacing w:val="-4"/>
            <w:rPrChange w:id="3842" w:author="Александр Перепечаев" w:date="2021-05-26T13:24:00Z">
              <w:rPr>
                <w:rFonts w:ascii="Courier New" w:hAnsi="Courier New" w:cs="Courier New"/>
                <w:bCs/>
                <w:spacing w:val="-4"/>
                <w:lang w:val="en-US"/>
              </w:rPr>
            </w:rPrChange>
          </w:rPr>
          <w:delText xml:space="preserve">: " +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84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code</w:delText>
        </w:r>
        <w:r w:rsidRPr="00AB44D1" w:rsidDel="00AB44D1">
          <w:rPr>
            <w:rFonts w:ascii="Courier New" w:hAnsi="Courier New" w:cs="Courier New"/>
            <w:bCs/>
            <w:spacing w:val="-4"/>
            <w:rPrChange w:id="3844" w:author="Александр Перепечаев" w:date="2021-05-26T13:24:00Z">
              <w:rPr>
                <w:rFonts w:ascii="Courier New" w:hAnsi="Courier New" w:cs="Courier New"/>
                <w:bCs/>
                <w:spacing w:val="-4"/>
                <w:lang w:val="en-US"/>
              </w:rPr>
            </w:rPrChange>
          </w:rPr>
          <w:delText>() + "\</w:delText>
        </w:r>
        <w:r w:rsidRPr="00EE5ABE" w:rsidDel="00AB44D1">
          <w:rPr>
            <w:rFonts w:ascii="Courier New" w:hAnsi="Courier New" w:cs="Courier New"/>
            <w:bCs/>
            <w:spacing w:val="-4"/>
            <w:lang w:val="en-US"/>
          </w:rPr>
          <w:delText>n</w:delText>
        </w:r>
        <w:r w:rsidRPr="00AB44D1" w:rsidDel="00AB44D1">
          <w:rPr>
            <w:rFonts w:ascii="Courier New" w:hAnsi="Courier New" w:cs="Courier New"/>
            <w:bCs/>
            <w:spacing w:val="-4"/>
            <w:rPrChange w:id="3845" w:author="Александр Перепечаев" w:date="2021-05-26T13:24:00Z">
              <w:rPr>
                <w:rFonts w:ascii="Courier New" w:hAnsi="Courier New" w:cs="Courier New"/>
                <w:bCs/>
                <w:spacing w:val="-4"/>
                <w:lang w:val="en-US"/>
              </w:rPr>
            </w:rPrChange>
          </w:rPr>
          <w:delText>"</w:delText>
        </w:r>
      </w:del>
    </w:p>
    <w:p w14:paraId="30B14BB2" w14:textId="7082E21F" w:rsidR="00B955D5" w:rsidRPr="00AB44D1" w:rsidDel="00AB44D1" w:rsidRDefault="00B955D5" w:rsidP="00AB44D1">
      <w:pPr>
        <w:spacing w:after="240" w:line="360" w:lineRule="auto"/>
        <w:ind w:left="567"/>
        <w:jc w:val="center"/>
        <w:rPr>
          <w:del w:id="3846" w:author="Александр Перепечаев" w:date="2021-05-26T13:23:00Z"/>
          <w:rFonts w:ascii="Courier New" w:hAnsi="Courier New" w:cs="Courier New"/>
          <w:bCs/>
          <w:spacing w:val="-4"/>
          <w:rPrChange w:id="3847" w:author="Александр Перепечаев" w:date="2021-05-26T13:24:00Z">
            <w:rPr>
              <w:del w:id="3848" w:author="Александр Перепечаев" w:date="2021-05-26T13:23:00Z"/>
              <w:rFonts w:ascii="Courier New" w:hAnsi="Courier New" w:cs="Courier New"/>
              <w:bCs/>
              <w:spacing w:val="-4"/>
              <w:lang w:val="en-US"/>
            </w:rPr>
          </w:rPrChange>
        </w:rPr>
        <w:pPrChange w:id="3849" w:author="Александр Перепечаев" w:date="2021-05-26T13:23:00Z">
          <w:pPr>
            <w:autoSpaceDE w:val="0"/>
            <w:autoSpaceDN w:val="0"/>
            <w:adjustRightInd w:val="0"/>
            <w:ind w:left="567" w:firstLine="709"/>
          </w:pPr>
        </w:pPrChange>
      </w:pPr>
      <w:del w:id="3850" w:author="Александр Перепечаев" w:date="2021-05-26T13:23:00Z">
        <w:r w:rsidRPr="00AB44D1" w:rsidDel="00AB44D1">
          <w:rPr>
            <w:rFonts w:ascii="Courier New" w:hAnsi="Courier New" w:cs="Courier New"/>
            <w:bCs/>
            <w:spacing w:val="-4"/>
            <w:rPrChange w:id="385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385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message</w:delText>
        </w:r>
        <w:r w:rsidRPr="00AB44D1" w:rsidDel="00AB44D1">
          <w:rPr>
            <w:rFonts w:ascii="Courier New" w:hAnsi="Courier New" w:cs="Courier New"/>
            <w:bCs/>
            <w:spacing w:val="-4"/>
            <w:rPrChange w:id="3853" w:author="Александр Перепечаев" w:date="2021-05-26T13:24:00Z">
              <w:rPr>
                <w:rFonts w:ascii="Courier New" w:hAnsi="Courier New" w:cs="Courier New"/>
                <w:bCs/>
                <w:spacing w:val="-4"/>
                <w:lang w:val="en-US"/>
              </w:rPr>
            </w:rPrChange>
          </w:rPr>
          <w:delText xml:space="preserve">: " +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85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message</w:delText>
        </w:r>
        <w:r w:rsidRPr="00AB44D1" w:rsidDel="00AB44D1">
          <w:rPr>
            <w:rFonts w:ascii="Courier New" w:hAnsi="Courier New" w:cs="Courier New"/>
            <w:bCs/>
            <w:spacing w:val="-4"/>
            <w:rPrChange w:id="3855" w:author="Александр Перепечаев" w:date="2021-05-26T13:24:00Z">
              <w:rPr>
                <w:rFonts w:ascii="Courier New" w:hAnsi="Courier New" w:cs="Courier New"/>
                <w:bCs/>
                <w:spacing w:val="-4"/>
                <w:lang w:val="en-US"/>
              </w:rPr>
            </w:rPrChange>
          </w:rPr>
          <w:delText>() + "\</w:delText>
        </w:r>
        <w:r w:rsidRPr="00EE5ABE" w:rsidDel="00AB44D1">
          <w:rPr>
            <w:rFonts w:ascii="Courier New" w:hAnsi="Courier New" w:cs="Courier New"/>
            <w:bCs/>
            <w:spacing w:val="-4"/>
            <w:lang w:val="en-US"/>
          </w:rPr>
          <w:delText>n</w:delText>
        </w:r>
        <w:r w:rsidRPr="00AB44D1" w:rsidDel="00AB44D1">
          <w:rPr>
            <w:rFonts w:ascii="Courier New" w:hAnsi="Courier New" w:cs="Courier New"/>
            <w:bCs/>
            <w:spacing w:val="-4"/>
            <w:rPrChange w:id="3856" w:author="Александр Перепечаев" w:date="2021-05-26T13:24:00Z">
              <w:rPr>
                <w:rFonts w:ascii="Courier New" w:hAnsi="Courier New" w:cs="Courier New"/>
                <w:bCs/>
                <w:spacing w:val="-4"/>
                <w:lang w:val="en-US"/>
              </w:rPr>
            </w:rPrChange>
          </w:rPr>
          <w:delText>"</w:delText>
        </w:r>
      </w:del>
    </w:p>
    <w:p w14:paraId="1CB1B758" w14:textId="6829BB6A" w:rsidR="00B955D5" w:rsidRPr="00AB44D1" w:rsidDel="00AB44D1" w:rsidRDefault="00B955D5" w:rsidP="00AB44D1">
      <w:pPr>
        <w:spacing w:after="240" w:line="360" w:lineRule="auto"/>
        <w:ind w:left="567"/>
        <w:jc w:val="center"/>
        <w:rPr>
          <w:del w:id="3857" w:author="Александр Перепечаев" w:date="2021-05-26T13:23:00Z"/>
          <w:rFonts w:ascii="Courier New" w:hAnsi="Courier New" w:cs="Courier New"/>
          <w:bCs/>
          <w:spacing w:val="-4"/>
          <w:rPrChange w:id="3858" w:author="Александр Перепечаев" w:date="2021-05-26T13:24:00Z">
            <w:rPr>
              <w:del w:id="3859" w:author="Александр Перепечаев" w:date="2021-05-26T13:23:00Z"/>
              <w:rFonts w:ascii="Courier New" w:hAnsi="Courier New" w:cs="Courier New"/>
              <w:bCs/>
              <w:spacing w:val="-4"/>
              <w:lang w:val="en-US"/>
            </w:rPr>
          </w:rPrChange>
        </w:rPr>
        <w:pPrChange w:id="3860" w:author="Александр Перепечаев" w:date="2021-05-26T13:23:00Z">
          <w:pPr>
            <w:autoSpaceDE w:val="0"/>
            <w:autoSpaceDN w:val="0"/>
            <w:adjustRightInd w:val="0"/>
            <w:ind w:left="567" w:firstLine="709"/>
          </w:pPr>
        </w:pPrChange>
      </w:pPr>
    </w:p>
    <w:p w14:paraId="68D36FFA" w14:textId="5AE84615" w:rsidR="00B955D5" w:rsidRPr="00AB44D1" w:rsidDel="00AB44D1" w:rsidRDefault="00B955D5" w:rsidP="00AB44D1">
      <w:pPr>
        <w:spacing w:after="240" w:line="360" w:lineRule="auto"/>
        <w:ind w:left="567"/>
        <w:jc w:val="center"/>
        <w:rPr>
          <w:del w:id="3861" w:author="Александр Перепечаев" w:date="2021-05-26T13:23:00Z"/>
          <w:rFonts w:ascii="Courier New" w:hAnsi="Courier New" w:cs="Courier New"/>
          <w:bCs/>
          <w:spacing w:val="-4"/>
          <w:rPrChange w:id="3862" w:author="Александр Перепечаев" w:date="2021-05-26T13:24:00Z">
            <w:rPr>
              <w:del w:id="3863" w:author="Александр Перепечаев" w:date="2021-05-26T13:23:00Z"/>
              <w:rFonts w:ascii="Courier New" w:hAnsi="Courier New" w:cs="Courier New"/>
              <w:bCs/>
              <w:spacing w:val="-4"/>
              <w:lang w:val="en-US"/>
            </w:rPr>
          </w:rPrChange>
        </w:rPr>
        <w:pPrChange w:id="3864" w:author="Александр Перепечаев" w:date="2021-05-26T13:23:00Z">
          <w:pPr>
            <w:autoSpaceDE w:val="0"/>
            <w:autoSpaceDN w:val="0"/>
            <w:adjustRightInd w:val="0"/>
            <w:ind w:left="567" w:firstLine="709"/>
          </w:pPr>
        </w:pPrChange>
      </w:pPr>
      <w:del w:id="3865" w:author="Александр Перепечаев" w:date="2021-05-26T13:23:00Z">
        <w:r w:rsidRPr="00AB44D1" w:rsidDel="00AB44D1">
          <w:rPr>
            <w:rFonts w:ascii="Courier New" w:hAnsi="Courier New" w:cs="Courier New"/>
            <w:bCs/>
            <w:spacing w:val="-4"/>
            <w:rPrChange w:id="386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AB44D1" w:rsidDel="00AB44D1">
          <w:rPr>
            <w:rFonts w:ascii="Courier New" w:hAnsi="Courier New" w:cs="Courier New"/>
            <w:bCs/>
            <w:spacing w:val="-4"/>
            <w:rPrChange w:id="386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text</w:delText>
        </w:r>
        <w:r w:rsidRPr="00AB44D1" w:rsidDel="00AB44D1">
          <w:rPr>
            <w:rFonts w:ascii="Courier New" w:hAnsi="Courier New" w:cs="Courier New"/>
            <w:bCs/>
            <w:spacing w:val="-4"/>
            <w:rPrChange w:id="386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content</w:delText>
        </w:r>
      </w:del>
    </w:p>
    <w:p w14:paraId="127BAED4" w14:textId="66316220" w:rsidR="00B955D5" w:rsidRPr="00AB44D1" w:rsidDel="00AB44D1" w:rsidRDefault="00B955D5" w:rsidP="00AB44D1">
      <w:pPr>
        <w:spacing w:after="240" w:line="360" w:lineRule="auto"/>
        <w:ind w:left="567"/>
        <w:jc w:val="center"/>
        <w:rPr>
          <w:del w:id="3869" w:author="Александр Перепечаев" w:date="2021-05-26T13:23:00Z"/>
          <w:rFonts w:ascii="Courier New" w:hAnsi="Courier New" w:cs="Courier New"/>
          <w:bCs/>
          <w:spacing w:val="-4"/>
          <w:rPrChange w:id="3870" w:author="Александр Перепечаев" w:date="2021-05-26T13:24:00Z">
            <w:rPr>
              <w:del w:id="3871" w:author="Александр Перепечаев" w:date="2021-05-26T13:23:00Z"/>
              <w:rFonts w:ascii="Courier New" w:hAnsi="Courier New" w:cs="Courier New"/>
              <w:bCs/>
              <w:spacing w:val="-4"/>
              <w:lang w:val="en-US"/>
            </w:rPr>
          </w:rPrChange>
        </w:rPr>
        <w:pPrChange w:id="3872" w:author="Александр Перепечаев" w:date="2021-05-26T13:23:00Z">
          <w:pPr>
            <w:autoSpaceDE w:val="0"/>
            <w:autoSpaceDN w:val="0"/>
            <w:adjustRightInd w:val="0"/>
            <w:ind w:left="567" w:firstLine="709"/>
          </w:pPr>
        </w:pPrChange>
      </w:pPr>
      <w:del w:id="3873" w:author="Александр Перепечаев" w:date="2021-05-26T13:23:00Z">
        <w:r w:rsidRPr="00AB44D1" w:rsidDel="00AB44D1">
          <w:rPr>
            <w:rFonts w:ascii="Courier New" w:hAnsi="Courier New" w:cs="Courier New"/>
            <w:bCs/>
            <w:spacing w:val="-4"/>
            <w:rPrChange w:id="387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del>
    </w:p>
    <w:p w14:paraId="2DEEA8CC" w14:textId="6250256E" w:rsidR="00B955D5" w:rsidRPr="00AB44D1" w:rsidDel="00AB44D1" w:rsidRDefault="00B955D5" w:rsidP="00AB44D1">
      <w:pPr>
        <w:spacing w:after="240" w:line="360" w:lineRule="auto"/>
        <w:ind w:left="567"/>
        <w:jc w:val="center"/>
        <w:rPr>
          <w:del w:id="3875" w:author="Александр Перепечаев" w:date="2021-05-26T13:23:00Z"/>
          <w:rFonts w:ascii="Courier New" w:hAnsi="Courier New" w:cs="Courier New"/>
          <w:bCs/>
          <w:spacing w:val="-4"/>
          <w:rPrChange w:id="3876" w:author="Александр Перепечаев" w:date="2021-05-26T13:24:00Z">
            <w:rPr>
              <w:del w:id="3877" w:author="Александр Перепечаев" w:date="2021-05-26T13:23:00Z"/>
              <w:rFonts w:ascii="Courier New" w:hAnsi="Courier New" w:cs="Courier New"/>
              <w:bCs/>
              <w:spacing w:val="-4"/>
              <w:lang w:val="en-US"/>
            </w:rPr>
          </w:rPrChange>
        </w:rPr>
        <w:pPrChange w:id="3878" w:author="Александр Перепечаев" w:date="2021-05-26T13:23:00Z">
          <w:pPr>
            <w:autoSpaceDE w:val="0"/>
            <w:autoSpaceDN w:val="0"/>
            <w:adjustRightInd w:val="0"/>
            <w:ind w:left="567" w:firstLine="709"/>
          </w:pPr>
        </w:pPrChange>
      </w:pPr>
      <w:del w:id="3879" w:author="Александр Перепечаев" w:date="2021-05-26T13:23:00Z">
        <w:r w:rsidRPr="00AB44D1" w:rsidDel="00AB44D1">
          <w:rPr>
            <w:rFonts w:ascii="Courier New" w:hAnsi="Courier New" w:cs="Courier New"/>
            <w:bCs/>
            <w:spacing w:val="-4"/>
            <w:rPrChange w:id="3880" w:author="Александр Перепечаев" w:date="2021-05-26T13:24:00Z">
              <w:rPr>
                <w:rFonts w:ascii="Courier New" w:hAnsi="Courier New" w:cs="Courier New"/>
                <w:bCs/>
                <w:spacing w:val="-4"/>
                <w:lang w:val="en-US"/>
              </w:rPr>
            </w:rPrChange>
          </w:rPr>
          <w:delText xml:space="preserve">                }</w:delText>
        </w:r>
      </w:del>
    </w:p>
    <w:p w14:paraId="37CE7346" w14:textId="37B8E17A" w:rsidR="00B955D5" w:rsidRPr="00AB44D1" w:rsidDel="00AB44D1" w:rsidRDefault="00B955D5" w:rsidP="00AB44D1">
      <w:pPr>
        <w:spacing w:after="240" w:line="360" w:lineRule="auto"/>
        <w:ind w:left="567"/>
        <w:jc w:val="center"/>
        <w:rPr>
          <w:del w:id="3881" w:author="Александр Перепечаев" w:date="2021-05-26T13:23:00Z"/>
          <w:rFonts w:ascii="Courier New" w:hAnsi="Courier New" w:cs="Courier New"/>
          <w:bCs/>
          <w:spacing w:val="-4"/>
          <w:rPrChange w:id="3882" w:author="Александр Перепечаев" w:date="2021-05-26T13:24:00Z">
            <w:rPr>
              <w:del w:id="3883" w:author="Александр Перепечаев" w:date="2021-05-26T13:23:00Z"/>
              <w:rFonts w:ascii="Courier New" w:hAnsi="Courier New" w:cs="Courier New"/>
              <w:bCs/>
              <w:spacing w:val="-4"/>
              <w:lang w:val="en-US"/>
            </w:rPr>
          </w:rPrChange>
        </w:rPr>
        <w:pPrChange w:id="3884" w:author="Александр Перепечаев" w:date="2021-05-26T13:23:00Z">
          <w:pPr>
            <w:autoSpaceDE w:val="0"/>
            <w:autoSpaceDN w:val="0"/>
            <w:adjustRightInd w:val="0"/>
            <w:ind w:left="567" w:firstLine="709"/>
          </w:pPr>
        </w:pPrChange>
      </w:pPr>
    </w:p>
    <w:p w14:paraId="0629241E" w14:textId="2E8C3DE9" w:rsidR="00B955D5" w:rsidRPr="00AB44D1" w:rsidDel="00AB44D1" w:rsidRDefault="00B955D5" w:rsidP="00AB44D1">
      <w:pPr>
        <w:spacing w:after="240" w:line="360" w:lineRule="auto"/>
        <w:ind w:left="567"/>
        <w:jc w:val="center"/>
        <w:rPr>
          <w:del w:id="3885" w:author="Александр Перепечаев" w:date="2021-05-26T13:23:00Z"/>
          <w:rFonts w:ascii="Courier New" w:hAnsi="Courier New" w:cs="Courier New"/>
          <w:bCs/>
          <w:spacing w:val="-4"/>
          <w:rPrChange w:id="3886" w:author="Александр Перепечаев" w:date="2021-05-26T13:24:00Z">
            <w:rPr>
              <w:del w:id="3887" w:author="Александр Перепечаев" w:date="2021-05-26T13:23:00Z"/>
              <w:rFonts w:ascii="Courier New" w:hAnsi="Courier New" w:cs="Courier New"/>
              <w:bCs/>
              <w:spacing w:val="-4"/>
              <w:lang w:val="en-US"/>
            </w:rPr>
          </w:rPrChange>
        </w:rPr>
        <w:pPrChange w:id="3888" w:author="Александр Перепечаев" w:date="2021-05-26T13:23:00Z">
          <w:pPr>
            <w:autoSpaceDE w:val="0"/>
            <w:autoSpaceDN w:val="0"/>
            <w:adjustRightInd w:val="0"/>
            <w:ind w:left="567" w:firstLine="709"/>
          </w:pPr>
        </w:pPrChange>
      </w:pPr>
      <w:del w:id="3889" w:author="Александр Перепечаев" w:date="2021-05-26T13:23:00Z">
        <w:r w:rsidRPr="00AB44D1" w:rsidDel="00AB44D1">
          <w:rPr>
            <w:rFonts w:ascii="Courier New" w:hAnsi="Courier New" w:cs="Courier New"/>
            <w:bCs/>
            <w:spacing w:val="-4"/>
            <w:rPrChange w:id="389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389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obj</w:delText>
        </w:r>
        <w:r w:rsidRPr="00AB44D1" w:rsidDel="00AB44D1">
          <w:rPr>
            <w:rFonts w:ascii="Courier New" w:hAnsi="Courier New" w:cs="Courier New"/>
            <w:bCs/>
            <w:spacing w:val="-4"/>
            <w:rPrChange w:id="389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response</w:delText>
        </w:r>
        <w:r w:rsidRPr="00AB44D1" w:rsidDel="00AB44D1">
          <w:rPr>
            <w:rFonts w:ascii="Courier New" w:hAnsi="Courier New" w:cs="Courier New"/>
            <w:bCs/>
            <w:spacing w:val="-4"/>
            <w:rPrChange w:id="389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3894" w:author="Александр Перепечаев" w:date="2021-05-26T13:24:00Z">
              <w:rPr>
                <w:rFonts w:ascii="Courier New" w:hAnsi="Courier New" w:cs="Courier New"/>
                <w:bCs/>
                <w:spacing w:val="-4"/>
                <w:lang w:val="en-US"/>
              </w:rPr>
            </w:rPrChange>
          </w:rPr>
          <w:delText>();</w:delText>
        </w:r>
      </w:del>
    </w:p>
    <w:p w14:paraId="735B44A6" w14:textId="552FCDCA" w:rsidR="00B955D5" w:rsidRPr="00AB44D1" w:rsidDel="00AB44D1" w:rsidRDefault="00B955D5" w:rsidP="00AB44D1">
      <w:pPr>
        <w:spacing w:after="240" w:line="360" w:lineRule="auto"/>
        <w:ind w:left="567"/>
        <w:jc w:val="center"/>
        <w:rPr>
          <w:del w:id="3895" w:author="Александр Перепечаев" w:date="2021-05-26T13:23:00Z"/>
          <w:rFonts w:ascii="Courier New" w:hAnsi="Courier New" w:cs="Courier New"/>
          <w:bCs/>
          <w:spacing w:val="-4"/>
          <w:rPrChange w:id="3896" w:author="Александр Перепечаев" w:date="2021-05-26T13:24:00Z">
            <w:rPr>
              <w:del w:id="3897" w:author="Александр Перепечаев" w:date="2021-05-26T13:23:00Z"/>
              <w:rFonts w:ascii="Courier New" w:hAnsi="Courier New" w:cs="Courier New"/>
              <w:bCs/>
              <w:spacing w:val="-4"/>
              <w:lang w:val="en-US"/>
            </w:rPr>
          </w:rPrChange>
        </w:rPr>
        <w:pPrChange w:id="3898" w:author="Александр Перепечаев" w:date="2021-05-26T13:23:00Z">
          <w:pPr>
            <w:autoSpaceDE w:val="0"/>
            <w:autoSpaceDN w:val="0"/>
            <w:adjustRightInd w:val="0"/>
            <w:ind w:left="567" w:firstLine="709"/>
          </w:pPr>
        </w:pPrChange>
      </w:pPr>
    </w:p>
    <w:p w14:paraId="0F658586" w14:textId="25F6966D" w:rsidR="00B955D5" w:rsidRPr="00AB44D1" w:rsidDel="00AB44D1" w:rsidRDefault="00B955D5" w:rsidP="00AB44D1">
      <w:pPr>
        <w:spacing w:after="240" w:line="360" w:lineRule="auto"/>
        <w:ind w:left="567"/>
        <w:jc w:val="center"/>
        <w:rPr>
          <w:del w:id="3899" w:author="Александр Перепечаев" w:date="2021-05-26T13:23:00Z"/>
          <w:rFonts w:ascii="Courier New" w:hAnsi="Courier New" w:cs="Courier New"/>
          <w:bCs/>
          <w:spacing w:val="-4"/>
          <w:rPrChange w:id="3900" w:author="Александр Перепечаев" w:date="2021-05-26T13:24:00Z">
            <w:rPr>
              <w:del w:id="3901" w:author="Александр Перепечаев" w:date="2021-05-26T13:23:00Z"/>
              <w:rFonts w:ascii="Courier New" w:hAnsi="Courier New" w:cs="Courier New"/>
              <w:bCs/>
              <w:spacing w:val="-4"/>
              <w:lang w:val="en-US"/>
            </w:rPr>
          </w:rPrChange>
        </w:rPr>
        <w:pPrChange w:id="3902" w:author="Александр Перепечаев" w:date="2021-05-26T13:23:00Z">
          <w:pPr>
            <w:autoSpaceDE w:val="0"/>
            <w:autoSpaceDN w:val="0"/>
            <w:adjustRightInd w:val="0"/>
            <w:ind w:left="567" w:firstLine="709"/>
          </w:pPr>
        </w:pPrChange>
      </w:pPr>
    </w:p>
    <w:p w14:paraId="44C02AD7" w14:textId="0BC13941" w:rsidR="00B955D5" w:rsidRPr="00AB44D1" w:rsidDel="00AB44D1" w:rsidRDefault="00B955D5" w:rsidP="00AB44D1">
      <w:pPr>
        <w:spacing w:after="240" w:line="360" w:lineRule="auto"/>
        <w:ind w:left="567"/>
        <w:jc w:val="center"/>
        <w:rPr>
          <w:del w:id="3903" w:author="Александр Перепечаев" w:date="2021-05-26T13:23:00Z"/>
          <w:rFonts w:ascii="Courier New" w:hAnsi="Courier New" w:cs="Courier New"/>
          <w:bCs/>
          <w:spacing w:val="-4"/>
          <w:rPrChange w:id="3904" w:author="Александр Перепечаев" w:date="2021-05-26T13:24:00Z">
            <w:rPr>
              <w:del w:id="3905" w:author="Александр Перепечаев" w:date="2021-05-26T13:23:00Z"/>
              <w:rFonts w:ascii="Courier New" w:hAnsi="Courier New" w:cs="Courier New"/>
              <w:bCs/>
              <w:spacing w:val="-4"/>
              <w:lang w:val="en-US"/>
            </w:rPr>
          </w:rPrChange>
        </w:rPr>
        <w:pPrChange w:id="3906" w:author="Александр Перепечаев" w:date="2021-05-26T13:23:00Z">
          <w:pPr>
            <w:autoSpaceDE w:val="0"/>
            <w:autoSpaceDN w:val="0"/>
            <w:adjustRightInd w:val="0"/>
            <w:ind w:left="567" w:firstLine="709"/>
          </w:pPr>
        </w:pPrChange>
      </w:pPr>
      <w:del w:id="3907" w:author="Александр Перепечаев" w:date="2021-05-26T13:23:00Z">
        <w:r w:rsidRPr="00AB44D1" w:rsidDel="00AB44D1">
          <w:rPr>
            <w:rFonts w:ascii="Courier New" w:hAnsi="Courier New" w:cs="Courier New"/>
            <w:bCs/>
            <w:spacing w:val="-4"/>
            <w:rPrChange w:id="39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obj</w:delText>
        </w:r>
        <w:r w:rsidRPr="00AB44D1" w:rsidDel="00AB44D1">
          <w:rPr>
            <w:rFonts w:ascii="Courier New" w:hAnsi="Courier New" w:cs="Courier New"/>
            <w:bCs/>
            <w:spacing w:val="-4"/>
            <w:rPrChange w:id="390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forEach</w:delText>
        </w:r>
        <w:r w:rsidRPr="00AB44D1" w:rsidDel="00AB44D1">
          <w:rPr>
            <w:rFonts w:ascii="Courier New" w:hAnsi="Courier New" w:cs="Courier New"/>
            <w:bCs/>
            <w:spacing w:val="-4"/>
            <w:rPrChange w:id="3910" w:author="Александр Перепечаев" w:date="2021-05-26T13:24:00Z">
              <w:rPr>
                <w:rFonts w:ascii="Courier New" w:hAnsi="Courier New" w:cs="Courier New"/>
                <w:bCs/>
                <w:spacing w:val="-4"/>
                <w:lang w:val="en-US"/>
              </w:rPr>
            </w:rPrChange>
          </w:rPr>
          <w:delText>{</w:delText>
        </w:r>
      </w:del>
    </w:p>
    <w:p w14:paraId="1B3846AF" w14:textId="2EDEE1E9" w:rsidR="00B955D5" w:rsidRPr="00AB44D1" w:rsidDel="00AB44D1" w:rsidRDefault="00B955D5" w:rsidP="00AB44D1">
      <w:pPr>
        <w:spacing w:after="240" w:line="360" w:lineRule="auto"/>
        <w:ind w:left="567"/>
        <w:jc w:val="center"/>
        <w:rPr>
          <w:del w:id="3911" w:author="Александр Перепечаев" w:date="2021-05-26T13:23:00Z"/>
          <w:rFonts w:ascii="Courier New" w:hAnsi="Courier New" w:cs="Courier New"/>
          <w:bCs/>
          <w:spacing w:val="-4"/>
          <w:rPrChange w:id="3912" w:author="Александр Перепечаев" w:date="2021-05-26T13:24:00Z">
            <w:rPr>
              <w:del w:id="3913" w:author="Александр Перепечаев" w:date="2021-05-26T13:23:00Z"/>
              <w:rFonts w:ascii="Courier New" w:hAnsi="Courier New" w:cs="Courier New"/>
              <w:bCs/>
              <w:spacing w:val="-4"/>
              <w:lang w:val="en-US"/>
            </w:rPr>
          </w:rPrChange>
        </w:rPr>
        <w:pPrChange w:id="3914" w:author="Александр Перепечаев" w:date="2021-05-26T13:23:00Z">
          <w:pPr>
            <w:autoSpaceDE w:val="0"/>
            <w:autoSpaceDN w:val="0"/>
            <w:adjustRightInd w:val="0"/>
            <w:ind w:left="567" w:firstLine="709"/>
          </w:pPr>
        </w:pPrChange>
      </w:pPr>
      <w:del w:id="3915" w:author="Александр Перепечаев" w:date="2021-05-26T13:23:00Z">
        <w:r w:rsidRPr="00AB44D1" w:rsidDel="00AB44D1">
          <w:rPr>
            <w:rFonts w:ascii="Courier New" w:hAnsi="Courier New" w:cs="Courier New"/>
            <w:bCs/>
            <w:spacing w:val="-4"/>
            <w:rPrChange w:id="391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391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3918" w:author="Александр Перепечаев" w:date="2021-05-26T13:24:00Z">
              <w:rPr>
                <w:rFonts w:ascii="Courier New" w:hAnsi="Courier New" w:cs="Courier New"/>
                <w:bCs/>
                <w:spacing w:val="-4"/>
                <w:lang w:val="en-US"/>
              </w:rPr>
            </w:rPrChange>
          </w:rPr>
          <w:delText xml:space="preserve"> = ""</w:delText>
        </w:r>
      </w:del>
    </w:p>
    <w:p w14:paraId="58FC737A" w14:textId="4ACCE24C" w:rsidR="00B955D5" w:rsidRPr="00AB44D1" w:rsidDel="00AB44D1" w:rsidRDefault="00B955D5" w:rsidP="00AB44D1">
      <w:pPr>
        <w:spacing w:after="240" w:line="360" w:lineRule="auto"/>
        <w:ind w:left="567"/>
        <w:jc w:val="center"/>
        <w:rPr>
          <w:del w:id="3919" w:author="Александр Перепечаев" w:date="2021-05-26T13:23:00Z"/>
          <w:rFonts w:ascii="Courier New" w:hAnsi="Courier New" w:cs="Courier New"/>
          <w:bCs/>
          <w:spacing w:val="-4"/>
          <w:rPrChange w:id="3920" w:author="Александр Перепечаев" w:date="2021-05-26T13:24:00Z">
            <w:rPr>
              <w:del w:id="3921" w:author="Александр Перепечаев" w:date="2021-05-26T13:23:00Z"/>
              <w:rFonts w:ascii="Courier New" w:hAnsi="Courier New" w:cs="Courier New"/>
              <w:bCs/>
              <w:spacing w:val="-4"/>
              <w:lang w:val="en-US"/>
            </w:rPr>
          </w:rPrChange>
        </w:rPr>
        <w:pPrChange w:id="3922" w:author="Александр Перепечаев" w:date="2021-05-26T13:23:00Z">
          <w:pPr>
            <w:autoSpaceDE w:val="0"/>
            <w:autoSpaceDN w:val="0"/>
            <w:adjustRightInd w:val="0"/>
            <w:ind w:left="567" w:firstLine="709"/>
          </w:pPr>
        </w:pPrChange>
      </w:pPr>
      <w:del w:id="3923" w:author="Александр Перепечаев" w:date="2021-05-26T13:23:00Z">
        <w:r w:rsidRPr="00AB44D1" w:rsidDel="00AB44D1">
          <w:rPr>
            <w:rFonts w:ascii="Courier New" w:hAnsi="Courier New" w:cs="Courier New"/>
            <w:bCs/>
            <w:spacing w:val="-4"/>
            <w:rPrChange w:id="392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392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it</w:delText>
        </w:r>
        <w:r w:rsidRPr="00AB44D1" w:rsidDel="00AB44D1">
          <w:rPr>
            <w:rFonts w:ascii="Courier New" w:hAnsi="Courier New" w:cs="Courier New"/>
            <w:bCs/>
            <w:spacing w:val="-4"/>
            <w:rPrChange w:id="392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imageName</w:delText>
        </w:r>
        <w:r w:rsidRPr="00AB44D1" w:rsidDel="00AB44D1">
          <w:rPr>
            <w:rFonts w:ascii="Courier New" w:hAnsi="Courier New" w:cs="Courier New"/>
            <w:bCs/>
            <w:spacing w:val="-4"/>
            <w:rPrChange w:id="392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n</w:delText>
        </w:r>
        <w:r w:rsidRPr="00AB44D1" w:rsidDel="00AB44D1">
          <w:rPr>
            <w:rFonts w:ascii="Courier New" w:hAnsi="Courier New" w:cs="Courier New"/>
            <w:bCs/>
            <w:spacing w:val="-4"/>
            <w:rPrChange w:id="3928" w:author="Александр Перепечаев" w:date="2021-05-26T13:24:00Z">
              <w:rPr>
                <w:rFonts w:ascii="Courier New" w:hAnsi="Courier New" w:cs="Courier New"/>
                <w:bCs/>
                <w:spacing w:val="-4"/>
                <w:lang w:val="en-US"/>
              </w:rPr>
            </w:rPrChange>
          </w:rPr>
          <w:delText>"</w:delText>
        </w:r>
      </w:del>
    </w:p>
    <w:p w14:paraId="67E6E93B" w14:textId="31125008" w:rsidR="00B955D5" w:rsidRPr="00AB44D1" w:rsidDel="00AB44D1" w:rsidRDefault="00B955D5" w:rsidP="00AB44D1">
      <w:pPr>
        <w:spacing w:after="240" w:line="360" w:lineRule="auto"/>
        <w:ind w:left="567"/>
        <w:jc w:val="center"/>
        <w:rPr>
          <w:del w:id="3929" w:author="Александр Перепечаев" w:date="2021-05-26T13:23:00Z"/>
          <w:rFonts w:ascii="Courier New" w:hAnsi="Courier New" w:cs="Courier New"/>
          <w:bCs/>
          <w:spacing w:val="-4"/>
          <w:rPrChange w:id="3930" w:author="Александр Перепечаев" w:date="2021-05-26T13:24:00Z">
            <w:rPr>
              <w:del w:id="3931" w:author="Александр Перепечаев" w:date="2021-05-26T13:23:00Z"/>
              <w:rFonts w:ascii="Courier New" w:hAnsi="Courier New" w:cs="Courier New"/>
              <w:bCs/>
              <w:spacing w:val="-4"/>
              <w:lang w:val="en-US"/>
            </w:rPr>
          </w:rPrChange>
        </w:rPr>
        <w:pPrChange w:id="3932" w:author="Александр Перепечаев" w:date="2021-05-26T13:23:00Z">
          <w:pPr>
            <w:autoSpaceDE w:val="0"/>
            <w:autoSpaceDN w:val="0"/>
            <w:adjustRightInd w:val="0"/>
            <w:ind w:left="567" w:firstLine="709"/>
          </w:pPr>
        </w:pPrChange>
      </w:pPr>
    </w:p>
    <w:p w14:paraId="208E7B70" w14:textId="405D29FE" w:rsidR="00B955D5" w:rsidRPr="00AB44D1" w:rsidDel="00AB44D1" w:rsidRDefault="00B955D5" w:rsidP="00AB44D1">
      <w:pPr>
        <w:spacing w:after="240" w:line="360" w:lineRule="auto"/>
        <w:ind w:left="567"/>
        <w:jc w:val="center"/>
        <w:rPr>
          <w:del w:id="3933" w:author="Александр Перепечаев" w:date="2021-05-26T13:23:00Z"/>
          <w:rFonts w:ascii="Courier New" w:hAnsi="Courier New" w:cs="Courier New"/>
          <w:bCs/>
          <w:spacing w:val="-4"/>
          <w:rPrChange w:id="3934" w:author="Александр Перепечаев" w:date="2021-05-26T13:24:00Z">
            <w:rPr>
              <w:del w:id="3935" w:author="Александр Перепечаев" w:date="2021-05-26T13:23:00Z"/>
              <w:rFonts w:ascii="Courier New" w:hAnsi="Courier New" w:cs="Courier New"/>
              <w:bCs/>
              <w:spacing w:val="-4"/>
              <w:lang w:val="en-US"/>
            </w:rPr>
          </w:rPrChange>
        </w:rPr>
        <w:pPrChange w:id="3936" w:author="Александр Перепечаев" w:date="2021-05-26T13:23:00Z">
          <w:pPr>
            <w:autoSpaceDE w:val="0"/>
            <w:autoSpaceDN w:val="0"/>
            <w:adjustRightInd w:val="0"/>
            <w:ind w:left="567" w:firstLine="709"/>
          </w:pPr>
        </w:pPrChange>
      </w:pPr>
      <w:del w:id="3937" w:author="Александр Перепечаев" w:date="2021-05-26T13:23:00Z">
        <w:r w:rsidRPr="00AB44D1" w:rsidDel="00AB44D1">
          <w:rPr>
            <w:rFonts w:ascii="Courier New" w:hAnsi="Courier New" w:cs="Courier New"/>
            <w:bCs/>
            <w:spacing w:val="-4"/>
            <w:rPrChange w:id="393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textViewResult</w:delText>
        </w:r>
        <w:r w:rsidRPr="00AB44D1" w:rsidDel="00AB44D1">
          <w:rPr>
            <w:rFonts w:ascii="Courier New" w:hAnsi="Courier New" w:cs="Courier New"/>
            <w:bCs/>
            <w:spacing w:val="-4"/>
            <w:rPrChange w:id="393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append</w:delText>
        </w:r>
        <w:r w:rsidRPr="00AB44D1" w:rsidDel="00AB44D1">
          <w:rPr>
            <w:rFonts w:ascii="Courier New" w:hAnsi="Courier New" w:cs="Courier New"/>
            <w:bCs/>
            <w:spacing w:val="-4"/>
            <w:rPrChange w:id="394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3941" w:author="Александр Перепечаев" w:date="2021-05-26T13:24:00Z">
              <w:rPr>
                <w:rFonts w:ascii="Courier New" w:hAnsi="Courier New" w:cs="Courier New"/>
                <w:bCs/>
                <w:spacing w:val="-4"/>
                <w:lang w:val="en-US"/>
              </w:rPr>
            </w:rPrChange>
          </w:rPr>
          <w:delText>)</w:delText>
        </w:r>
      </w:del>
    </w:p>
    <w:p w14:paraId="73E8FF89" w14:textId="7129AF0D" w:rsidR="00B955D5" w:rsidRPr="00AB44D1" w:rsidDel="00AB44D1" w:rsidRDefault="00B955D5" w:rsidP="00AB44D1">
      <w:pPr>
        <w:spacing w:after="240" w:line="360" w:lineRule="auto"/>
        <w:ind w:left="567"/>
        <w:jc w:val="center"/>
        <w:rPr>
          <w:del w:id="3942" w:author="Александр Перепечаев" w:date="2021-05-26T13:23:00Z"/>
          <w:rFonts w:ascii="Courier New" w:hAnsi="Courier New" w:cs="Courier New"/>
          <w:bCs/>
          <w:spacing w:val="-4"/>
          <w:rPrChange w:id="3943" w:author="Александр Перепечаев" w:date="2021-05-26T13:24:00Z">
            <w:rPr>
              <w:del w:id="3944" w:author="Александр Перепечаев" w:date="2021-05-26T13:23:00Z"/>
              <w:rFonts w:ascii="Courier New" w:hAnsi="Courier New" w:cs="Courier New"/>
              <w:bCs/>
              <w:spacing w:val="-4"/>
              <w:lang w:val="en-US"/>
            </w:rPr>
          </w:rPrChange>
        </w:rPr>
        <w:pPrChange w:id="3945" w:author="Александр Перепечаев" w:date="2021-05-26T13:23:00Z">
          <w:pPr>
            <w:autoSpaceDE w:val="0"/>
            <w:autoSpaceDN w:val="0"/>
            <w:adjustRightInd w:val="0"/>
            <w:ind w:left="567" w:firstLine="709"/>
          </w:pPr>
        </w:pPrChange>
      </w:pPr>
      <w:del w:id="3946" w:author="Александр Перепечаев" w:date="2021-05-26T13:23:00Z">
        <w:r w:rsidRPr="00AB44D1" w:rsidDel="00AB44D1">
          <w:rPr>
            <w:rFonts w:ascii="Courier New" w:hAnsi="Courier New" w:cs="Courier New"/>
            <w:bCs/>
            <w:spacing w:val="-4"/>
            <w:rPrChange w:id="3947" w:author="Александр Перепечаев" w:date="2021-05-26T13:24:00Z">
              <w:rPr>
                <w:rFonts w:ascii="Courier New" w:hAnsi="Courier New" w:cs="Courier New"/>
                <w:bCs/>
                <w:spacing w:val="-4"/>
                <w:lang w:val="en-US"/>
              </w:rPr>
            </w:rPrChange>
          </w:rPr>
          <w:delText xml:space="preserve">                }</w:delText>
        </w:r>
      </w:del>
    </w:p>
    <w:p w14:paraId="27E24EE6" w14:textId="5763B342" w:rsidR="00B955D5" w:rsidRPr="00AB44D1" w:rsidDel="00AB44D1" w:rsidRDefault="00B955D5" w:rsidP="00AB44D1">
      <w:pPr>
        <w:spacing w:after="240" w:line="360" w:lineRule="auto"/>
        <w:ind w:left="567"/>
        <w:jc w:val="center"/>
        <w:rPr>
          <w:del w:id="3948" w:author="Александр Перепечаев" w:date="2021-05-26T13:23:00Z"/>
          <w:rFonts w:ascii="Courier New" w:hAnsi="Courier New" w:cs="Courier New"/>
          <w:bCs/>
          <w:spacing w:val="-4"/>
          <w:rPrChange w:id="3949" w:author="Александр Перепечаев" w:date="2021-05-26T13:24:00Z">
            <w:rPr>
              <w:del w:id="3950" w:author="Александр Перепечаев" w:date="2021-05-26T13:23:00Z"/>
              <w:rFonts w:ascii="Courier New" w:hAnsi="Courier New" w:cs="Courier New"/>
              <w:bCs/>
              <w:spacing w:val="-4"/>
              <w:lang w:val="en-US"/>
            </w:rPr>
          </w:rPrChange>
        </w:rPr>
        <w:pPrChange w:id="3951" w:author="Александр Перепечаев" w:date="2021-05-26T13:23:00Z">
          <w:pPr>
            <w:autoSpaceDE w:val="0"/>
            <w:autoSpaceDN w:val="0"/>
            <w:adjustRightInd w:val="0"/>
            <w:ind w:left="567" w:firstLine="709"/>
          </w:pPr>
        </w:pPrChange>
      </w:pPr>
      <w:del w:id="3952" w:author="Александр Перепечаев" w:date="2021-05-26T13:23:00Z">
        <w:r w:rsidRPr="00AB44D1" w:rsidDel="00AB44D1">
          <w:rPr>
            <w:rFonts w:ascii="Courier New" w:hAnsi="Courier New" w:cs="Courier New"/>
            <w:bCs/>
            <w:spacing w:val="-4"/>
            <w:rPrChange w:id="3953" w:author="Александр Перепечаев" w:date="2021-05-26T13:24:00Z">
              <w:rPr>
                <w:rFonts w:ascii="Courier New" w:hAnsi="Courier New" w:cs="Courier New"/>
                <w:bCs/>
                <w:spacing w:val="-4"/>
                <w:lang w:val="en-US"/>
              </w:rPr>
            </w:rPrChange>
          </w:rPr>
          <w:delText xml:space="preserve">            } }) }</w:delText>
        </w:r>
      </w:del>
    </w:p>
    <w:p w14:paraId="2FF9A260" w14:textId="1AB157A8" w:rsidR="00B955D5" w:rsidRPr="00AB44D1" w:rsidDel="00AB44D1" w:rsidRDefault="00B955D5" w:rsidP="00AB44D1">
      <w:pPr>
        <w:spacing w:after="240" w:line="360" w:lineRule="auto"/>
        <w:ind w:left="567"/>
        <w:jc w:val="center"/>
        <w:rPr>
          <w:del w:id="3954" w:author="Александр Перепечаев" w:date="2021-05-26T13:23:00Z"/>
          <w:rFonts w:ascii="Courier New" w:hAnsi="Courier New" w:cs="Courier New"/>
          <w:bCs/>
          <w:spacing w:val="-4"/>
          <w:rPrChange w:id="3955" w:author="Александр Перепечаев" w:date="2021-05-26T13:24:00Z">
            <w:rPr>
              <w:del w:id="3956" w:author="Александр Перепечаев" w:date="2021-05-26T13:23:00Z"/>
              <w:rFonts w:ascii="Courier New" w:hAnsi="Courier New" w:cs="Courier New"/>
              <w:bCs/>
              <w:spacing w:val="-4"/>
              <w:lang w:val="en-US"/>
            </w:rPr>
          </w:rPrChange>
        </w:rPr>
        <w:pPrChange w:id="3957" w:author="Александр Перепечаев" w:date="2021-05-26T13:23:00Z">
          <w:pPr>
            <w:autoSpaceDE w:val="0"/>
            <w:autoSpaceDN w:val="0"/>
            <w:adjustRightInd w:val="0"/>
            <w:ind w:left="567" w:firstLine="709"/>
          </w:pPr>
        </w:pPrChange>
      </w:pPr>
      <w:del w:id="3958" w:author="Александр Перепечаев" w:date="2021-05-26T13:23:00Z">
        <w:r w:rsidRPr="00AB44D1" w:rsidDel="00AB44D1">
          <w:rPr>
            <w:rFonts w:ascii="Courier New" w:hAnsi="Courier New" w:cs="Courier New"/>
            <w:bCs/>
            <w:spacing w:val="-4"/>
            <w:rPrChange w:id="395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companion</w:delText>
        </w:r>
        <w:r w:rsidRPr="00AB44D1" w:rsidDel="00AB44D1">
          <w:rPr>
            <w:rFonts w:ascii="Courier New" w:hAnsi="Courier New" w:cs="Courier New"/>
            <w:bCs/>
            <w:spacing w:val="-4"/>
            <w:rPrChange w:id="396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object</w:delText>
        </w:r>
        <w:r w:rsidRPr="00AB44D1" w:rsidDel="00AB44D1">
          <w:rPr>
            <w:rFonts w:ascii="Courier New" w:hAnsi="Courier New" w:cs="Courier New"/>
            <w:bCs/>
            <w:spacing w:val="-4"/>
            <w:rPrChange w:id="3961" w:author="Александр Перепечаев" w:date="2021-05-26T13:24:00Z">
              <w:rPr>
                <w:rFonts w:ascii="Courier New" w:hAnsi="Courier New" w:cs="Courier New"/>
                <w:bCs/>
                <w:spacing w:val="-4"/>
                <w:lang w:val="en-US"/>
              </w:rPr>
            </w:rPrChange>
          </w:rPr>
          <w:delText xml:space="preserve"> {</w:delText>
        </w:r>
      </w:del>
    </w:p>
    <w:p w14:paraId="16D70808" w14:textId="6538BDC3" w:rsidR="00B955D5" w:rsidRPr="00AB44D1" w:rsidDel="00AB44D1" w:rsidRDefault="00B955D5" w:rsidP="00AB44D1">
      <w:pPr>
        <w:spacing w:after="240" w:line="360" w:lineRule="auto"/>
        <w:ind w:left="567"/>
        <w:jc w:val="center"/>
        <w:rPr>
          <w:del w:id="3962" w:author="Александр Перепечаев" w:date="2021-05-26T13:23:00Z"/>
          <w:rFonts w:ascii="Courier New" w:hAnsi="Courier New" w:cs="Courier New"/>
          <w:bCs/>
          <w:spacing w:val="-4"/>
          <w:rPrChange w:id="3963" w:author="Александр Перепечаев" w:date="2021-05-26T13:24:00Z">
            <w:rPr>
              <w:del w:id="3964" w:author="Александр Перепечаев" w:date="2021-05-26T13:23:00Z"/>
              <w:rFonts w:ascii="Courier New" w:hAnsi="Courier New" w:cs="Courier New"/>
              <w:bCs/>
              <w:spacing w:val="-4"/>
              <w:lang w:val="en-US"/>
            </w:rPr>
          </w:rPrChange>
        </w:rPr>
        <w:pPrChange w:id="3965" w:author="Александр Перепечаев" w:date="2021-05-26T13:23:00Z">
          <w:pPr>
            <w:autoSpaceDE w:val="0"/>
            <w:autoSpaceDN w:val="0"/>
            <w:adjustRightInd w:val="0"/>
            <w:ind w:left="567" w:firstLine="709"/>
          </w:pPr>
        </w:pPrChange>
      </w:pPr>
      <w:del w:id="3966" w:author="Александр Перепечаев" w:date="2021-05-26T13:23:00Z">
        <w:r w:rsidRPr="00AB44D1" w:rsidDel="00AB44D1">
          <w:rPr>
            <w:rFonts w:ascii="Courier New" w:hAnsi="Courier New" w:cs="Courier New"/>
            <w:bCs/>
            <w:spacing w:val="-4"/>
            <w:rPrChange w:id="3967" w:author="Александр Перепечаев" w:date="2021-05-26T13:24:00Z">
              <w:rPr>
                <w:rFonts w:ascii="Courier New" w:hAnsi="Courier New" w:cs="Courier New"/>
                <w:bCs/>
                <w:spacing w:val="-4"/>
                <w:lang w:val="en-US"/>
              </w:rPr>
            </w:rPrChange>
          </w:rPr>
          <w:delText xml:space="preserve">        /**</w:delText>
        </w:r>
      </w:del>
    </w:p>
    <w:p w14:paraId="525BD580" w14:textId="254A76CF" w:rsidR="00B955D5" w:rsidRPr="00AB44D1" w:rsidDel="00AB44D1" w:rsidRDefault="00B955D5" w:rsidP="00AB44D1">
      <w:pPr>
        <w:spacing w:after="240" w:line="360" w:lineRule="auto"/>
        <w:ind w:left="567"/>
        <w:jc w:val="center"/>
        <w:rPr>
          <w:del w:id="3968" w:author="Александр Перепечаев" w:date="2021-05-26T13:23:00Z"/>
          <w:rFonts w:ascii="Courier New" w:hAnsi="Courier New" w:cs="Courier New"/>
          <w:bCs/>
          <w:spacing w:val="-4"/>
          <w:rPrChange w:id="3969" w:author="Александр Перепечаев" w:date="2021-05-26T13:24:00Z">
            <w:rPr>
              <w:del w:id="3970" w:author="Александр Перепечаев" w:date="2021-05-26T13:23:00Z"/>
              <w:rFonts w:ascii="Courier New" w:hAnsi="Courier New" w:cs="Courier New"/>
              <w:bCs/>
              <w:spacing w:val="-4"/>
              <w:lang w:val="en-US"/>
            </w:rPr>
          </w:rPrChange>
        </w:rPr>
        <w:pPrChange w:id="3971" w:author="Александр Перепечаев" w:date="2021-05-26T13:23:00Z">
          <w:pPr>
            <w:autoSpaceDE w:val="0"/>
            <w:autoSpaceDN w:val="0"/>
            <w:adjustRightInd w:val="0"/>
            <w:ind w:left="567" w:firstLine="709"/>
          </w:pPr>
        </w:pPrChange>
      </w:pPr>
      <w:del w:id="3972" w:author="Александр Перепечаев" w:date="2021-05-26T13:23:00Z">
        <w:r w:rsidRPr="00AB44D1" w:rsidDel="00AB44D1">
          <w:rPr>
            <w:rFonts w:ascii="Courier New" w:hAnsi="Courier New" w:cs="Courier New"/>
            <w:bCs/>
            <w:spacing w:val="-4"/>
            <w:rPrChange w:id="397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Use</w:delText>
        </w:r>
        <w:r w:rsidRPr="00AB44D1" w:rsidDel="00AB44D1">
          <w:rPr>
            <w:rFonts w:ascii="Courier New" w:hAnsi="Courier New" w:cs="Courier New"/>
            <w:bCs/>
            <w:spacing w:val="-4"/>
            <w:rPrChange w:id="397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this</w:delText>
        </w:r>
        <w:r w:rsidRPr="00AB44D1" w:rsidDel="00AB44D1">
          <w:rPr>
            <w:rFonts w:ascii="Courier New" w:hAnsi="Courier New" w:cs="Courier New"/>
            <w:bCs/>
            <w:spacing w:val="-4"/>
            <w:rPrChange w:id="39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factory</w:delText>
        </w:r>
        <w:r w:rsidRPr="00AB44D1" w:rsidDel="00AB44D1">
          <w:rPr>
            <w:rFonts w:ascii="Courier New" w:hAnsi="Courier New" w:cs="Courier New"/>
            <w:bCs/>
            <w:spacing w:val="-4"/>
            <w:rPrChange w:id="397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method</w:delText>
        </w:r>
        <w:r w:rsidRPr="00AB44D1" w:rsidDel="00AB44D1">
          <w:rPr>
            <w:rFonts w:ascii="Courier New" w:hAnsi="Courier New" w:cs="Courier New"/>
            <w:bCs/>
            <w:spacing w:val="-4"/>
            <w:rPrChange w:id="397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to</w:delText>
        </w:r>
        <w:r w:rsidRPr="00AB44D1" w:rsidDel="00AB44D1">
          <w:rPr>
            <w:rFonts w:ascii="Courier New" w:hAnsi="Courier New" w:cs="Courier New"/>
            <w:bCs/>
            <w:spacing w:val="-4"/>
            <w:rPrChange w:id="397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create</w:delText>
        </w:r>
        <w:r w:rsidRPr="00AB44D1" w:rsidDel="00AB44D1">
          <w:rPr>
            <w:rFonts w:ascii="Courier New" w:hAnsi="Courier New" w:cs="Courier New"/>
            <w:bCs/>
            <w:spacing w:val="-4"/>
            <w:rPrChange w:id="397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delText>
        </w:r>
        <w:r w:rsidRPr="00AB44D1" w:rsidDel="00AB44D1">
          <w:rPr>
            <w:rFonts w:ascii="Courier New" w:hAnsi="Courier New" w:cs="Courier New"/>
            <w:bCs/>
            <w:spacing w:val="-4"/>
            <w:rPrChange w:id="398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new</w:delText>
        </w:r>
        <w:r w:rsidRPr="00AB44D1" w:rsidDel="00AB44D1">
          <w:rPr>
            <w:rFonts w:ascii="Courier New" w:hAnsi="Courier New" w:cs="Courier New"/>
            <w:bCs/>
            <w:spacing w:val="-4"/>
            <w:rPrChange w:id="39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instance</w:delText>
        </w:r>
        <w:r w:rsidRPr="00AB44D1" w:rsidDel="00AB44D1">
          <w:rPr>
            <w:rFonts w:ascii="Courier New" w:hAnsi="Courier New" w:cs="Courier New"/>
            <w:bCs/>
            <w:spacing w:val="-4"/>
            <w:rPrChange w:id="398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of</w:delText>
        </w:r>
      </w:del>
    </w:p>
    <w:p w14:paraId="281A6AFD" w14:textId="44C19BEE" w:rsidR="00B955D5" w:rsidRPr="00AB44D1" w:rsidDel="00AB44D1" w:rsidRDefault="00B955D5" w:rsidP="00AB44D1">
      <w:pPr>
        <w:spacing w:after="240" w:line="360" w:lineRule="auto"/>
        <w:ind w:left="567"/>
        <w:jc w:val="center"/>
        <w:rPr>
          <w:del w:id="3983" w:author="Александр Перепечаев" w:date="2021-05-26T13:23:00Z"/>
          <w:rFonts w:ascii="Courier New" w:hAnsi="Courier New" w:cs="Courier New"/>
          <w:bCs/>
          <w:spacing w:val="-4"/>
          <w:rPrChange w:id="3984" w:author="Александр Перепечаев" w:date="2021-05-26T13:24:00Z">
            <w:rPr>
              <w:del w:id="3985" w:author="Александр Перепечаев" w:date="2021-05-26T13:23:00Z"/>
              <w:rFonts w:ascii="Courier New" w:hAnsi="Courier New" w:cs="Courier New"/>
              <w:bCs/>
              <w:spacing w:val="-4"/>
              <w:lang w:val="en-US"/>
            </w:rPr>
          </w:rPrChange>
        </w:rPr>
        <w:pPrChange w:id="3986" w:author="Александр Перепечаев" w:date="2021-05-26T13:23:00Z">
          <w:pPr>
            <w:autoSpaceDE w:val="0"/>
            <w:autoSpaceDN w:val="0"/>
            <w:adjustRightInd w:val="0"/>
            <w:ind w:left="567" w:firstLine="709"/>
          </w:pPr>
        </w:pPrChange>
      </w:pPr>
      <w:del w:id="3987" w:author="Александр Перепечаев" w:date="2021-05-26T13:23:00Z">
        <w:r w:rsidRPr="00AB44D1" w:rsidDel="00AB44D1">
          <w:rPr>
            <w:rFonts w:ascii="Courier New" w:hAnsi="Courier New" w:cs="Courier New"/>
            <w:bCs/>
            <w:spacing w:val="-4"/>
            <w:rPrChange w:id="398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this</w:delText>
        </w:r>
        <w:r w:rsidRPr="00AB44D1" w:rsidDel="00AB44D1">
          <w:rPr>
            <w:rFonts w:ascii="Courier New" w:hAnsi="Courier New" w:cs="Courier New"/>
            <w:bCs/>
            <w:spacing w:val="-4"/>
            <w:rPrChange w:id="398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fragment</w:delText>
        </w:r>
        <w:r w:rsidRPr="00AB44D1" w:rsidDel="00AB44D1">
          <w:rPr>
            <w:rFonts w:ascii="Courier New" w:hAnsi="Courier New" w:cs="Courier New"/>
            <w:bCs/>
            <w:spacing w:val="-4"/>
            <w:rPrChange w:id="399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using</w:delText>
        </w:r>
        <w:r w:rsidRPr="00AB44D1" w:rsidDel="00AB44D1">
          <w:rPr>
            <w:rFonts w:ascii="Courier New" w:hAnsi="Courier New" w:cs="Courier New"/>
            <w:bCs/>
            <w:spacing w:val="-4"/>
            <w:rPrChange w:id="399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the</w:delText>
        </w:r>
        <w:r w:rsidRPr="00AB44D1" w:rsidDel="00AB44D1">
          <w:rPr>
            <w:rFonts w:ascii="Courier New" w:hAnsi="Courier New" w:cs="Courier New"/>
            <w:bCs/>
            <w:spacing w:val="-4"/>
            <w:rPrChange w:id="39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provided</w:delText>
        </w:r>
        <w:r w:rsidRPr="00AB44D1" w:rsidDel="00AB44D1">
          <w:rPr>
            <w:rFonts w:ascii="Courier New" w:hAnsi="Courier New" w:cs="Courier New"/>
            <w:bCs/>
            <w:spacing w:val="-4"/>
            <w:rPrChange w:id="39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parameters</w:delText>
        </w:r>
        <w:r w:rsidRPr="00AB44D1" w:rsidDel="00AB44D1">
          <w:rPr>
            <w:rFonts w:ascii="Courier New" w:hAnsi="Courier New" w:cs="Courier New"/>
            <w:bCs/>
            <w:spacing w:val="-4"/>
            <w:rPrChange w:id="3994" w:author="Александр Перепечаев" w:date="2021-05-26T13:24:00Z">
              <w:rPr>
                <w:rFonts w:ascii="Courier New" w:hAnsi="Courier New" w:cs="Courier New"/>
                <w:bCs/>
                <w:spacing w:val="-4"/>
                <w:lang w:val="en-US"/>
              </w:rPr>
            </w:rPrChange>
          </w:rPr>
          <w:delText>.</w:delText>
        </w:r>
      </w:del>
    </w:p>
    <w:p w14:paraId="18873D6F" w14:textId="3F494814" w:rsidR="00B955D5" w:rsidRPr="00AB44D1" w:rsidDel="00AB44D1" w:rsidRDefault="00B955D5" w:rsidP="00AB44D1">
      <w:pPr>
        <w:spacing w:after="240" w:line="360" w:lineRule="auto"/>
        <w:ind w:left="567"/>
        <w:jc w:val="center"/>
        <w:rPr>
          <w:del w:id="3995" w:author="Александр Перепечаев" w:date="2021-05-26T13:23:00Z"/>
          <w:rFonts w:ascii="Courier New" w:hAnsi="Courier New" w:cs="Courier New"/>
          <w:bCs/>
          <w:spacing w:val="-4"/>
          <w:rPrChange w:id="3996" w:author="Александр Перепечаев" w:date="2021-05-26T13:24:00Z">
            <w:rPr>
              <w:del w:id="3997" w:author="Александр Перепечаев" w:date="2021-05-26T13:23:00Z"/>
              <w:rFonts w:ascii="Courier New" w:hAnsi="Courier New" w:cs="Courier New"/>
              <w:bCs/>
              <w:spacing w:val="-4"/>
              <w:lang w:val="en-US"/>
            </w:rPr>
          </w:rPrChange>
        </w:rPr>
        <w:pPrChange w:id="3998" w:author="Александр Перепечаев" w:date="2021-05-26T13:23:00Z">
          <w:pPr>
            <w:autoSpaceDE w:val="0"/>
            <w:autoSpaceDN w:val="0"/>
            <w:adjustRightInd w:val="0"/>
            <w:ind w:left="567" w:firstLine="709"/>
          </w:pPr>
        </w:pPrChange>
      </w:pPr>
      <w:del w:id="3999" w:author="Александр Перепечаев" w:date="2021-05-26T13:23:00Z">
        <w:r w:rsidRPr="00AB44D1" w:rsidDel="00AB44D1">
          <w:rPr>
            <w:rFonts w:ascii="Courier New" w:hAnsi="Courier New" w:cs="Courier New"/>
            <w:bCs/>
            <w:spacing w:val="-4"/>
            <w:rPrChange w:id="4000" w:author="Александр Перепечаев" w:date="2021-05-26T13:24:00Z">
              <w:rPr>
                <w:rFonts w:ascii="Courier New" w:hAnsi="Courier New" w:cs="Courier New"/>
                <w:bCs/>
                <w:spacing w:val="-4"/>
                <w:lang w:val="en-US"/>
              </w:rPr>
            </w:rPrChange>
          </w:rPr>
          <w:delText xml:space="preserve">         *</w:delText>
        </w:r>
      </w:del>
    </w:p>
    <w:p w14:paraId="174C96C8" w14:textId="49DA5B96" w:rsidR="00B955D5" w:rsidRPr="00AB44D1" w:rsidDel="00AB44D1" w:rsidRDefault="00B955D5" w:rsidP="00AB44D1">
      <w:pPr>
        <w:spacing w:after="240" w:line="360" w:lineRule="auto"/>
        <w:ind w:left="567"/>
        <w:jc w:val="center"/>
        <w:rPr>
          <w:del w:id="4001" w:author="Александр Перепечаев" w:date="2021-05-26T13:23:00Z"/>
          <w:rFonts w:ascii="Courier New" w:hAnsi="Courier New" w:cs="Courier New"/>
          <w:bCs/>
          <w:spacing w:val="-4"/>
          <w:rPrChange w:id="4002" w:author="Александр Перепечаев" w:date="2021-05-26T13:24:00Z">
            <w:rPr>
              <w:del w:id="4003" w:author="Александр Перепечаев" w:date="2021-05-26T13:23:00Z"/>
              <w:rFonts w:ascii="Courier New" w:hAnsi="Courier New" w:cs="Courier New"/>
              <w:bCs/>
              <w:spacing w:val="-4"/>
              <w:lang w:val="en-US"/>
            </w:rPr>
          </w:rPrChange>
        </w:rPr>
        <w:pPrChange w:id="4004" w:author="Александр Перепечаев" w:date="2021-05-26T13:23:00Z">
          <w:pPr>
            <w:autoSpaceDE w:val="0"/>
            <w:autoSpaceDN w:val="0"/>
            <w:adjustRightInd w:val="0"/>
            <w:ind w:left="567" w:firstLine="709"/>
          </w:pPr>
        </w:pPrChange>
      </w:pPr>
      <w:del w:id="4005" w:author="Александр Перепечаев" w:date="2021-05-26T13:23:00Z">
        <w:r w:rsidRPr="00AB44D1" w:rsidDel="00AB44D1">
          <w:rPr>
            <w:rFonts w:ascii="Courier New" w:hAnsi="Courier New" w:cs="Courier New"/>
            <w:bCs/>
            <w:spacing w:val="-4"/>
            <w:rPrChange w:id="400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400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4008" w:author="Александр Перепечаев" w:date="2021-05-26T13:24:00Z">
              <w:rPr>
                <w:rFonts w:ascii="Courier New" w:hAnsi="Courier New" w:cs="Courier New"/>
                <w:bCs/>
                <w:spacing w:val="-4"/>
                <w:lang w:val="en-US"/>
              </w:rPr>
            </w:rPrChange>
          </w:rPr>
          <w:delText xml:space="preserve">1 </w:delText>
        </w:r>
        <w:r w:rsidRPr="00EE5ABE" w:rsidDel="00AB44D1">
          <w:rPr>
            <w:rFonts w:ascii="Courier New" w:hAnsi="Courier New" w:cs="Courier New"/>
            <w:bCs/>
            <w:spacing w:val="-4"/>
            <w:lang w:val="en-US"/>
          </w:rPr>
          <w:delText>Parameter</w:delText>
        </w:r>
        <w:r w:rsidRPr="00AB44D1" w:rsidDel="00AB44D1">
          <w:rPr>
            <w:rFonts w:ascii="Courier New" w:hAnsi="Courier New" w:cs="Courier New"/>
            <w:bCs/>
            <w:spacing w:val="-4"/>
            <w:rPrChange w:id="4009" w:author="Александр Перепечаев" w:date="2021-05-26T13:24:00Z">
              <w:rPr>
                <w:rFonts w:ascii="Courier New" w:hAnsi="Courier New" w:cs="Courier New"/>
                <w:bCs/>
                <w:spacing w:val="-4"/>
                <w:lang w:val="en-US"/>
              </w:rPr>
            </w:rPrChange>
          </w:rPr>
          <w:delText xml:space="preserve"> 1.</w:delText>
        </w:r>
      </w:del>
    </w:p>
    <w:p w14:paraId="704126C2" w14:textId="4EDBE4F6" w:rsidR="00B955D5" w:rsidRPr="00AB44D1" w:rsidDel="00AB44D1" w:rsidRDefault="00B955D5" w:rsidP="00AB44D1">
      <w:pPr>
        <w:spacing w:after="240" w:line="360" w:lineRule="auto"/>
        <w:ind w:left="567"/>
        <w:jc w:val="center"/>
        <w:rPr>
          <w:del w:id="4010" w:author="Александр Перепечаев" w:date="2021-05-26T13:23:00Z"/>
          <w:rFonts w:ascii="Courier New" w:hAnsi="Courier New" w:cs="Courier New"/>
          <w:bCs/>
          <w:spacing w:val="-4"/>
          <w:rPrChange w:id="4011" w:author="Александр Перепечаев" w:date="2021-05-26T13:24:00Z">
            <w:rPr>
              <w:del w:id="4012" w:author="Александр Перепечаев" w:date="2021-05-26T13:23:00Z"/>
              <w:rFonts w:ascii="Courier New" w:hAnsi="Courier New" w:cs="Courier New"/>
              <w:bCs/>
              <w:spacing w:val="-4"/>
              <w:lang w:val="en-US"/>
            </w:rPr>
          </w:rPrChange>
        </w:rPr>
        <w:pPrChange w:id="4013" w:author="Александр Перепечаев" w:date="2021-05-26T13:23:00Z">
          <w:pPr>
            <w:autoSpaceDE w:val="0"/>
            <w:autoSpaceDN w:val="0"/>
            <w:adjustRightInd w:val="0"/>
            <w:ind w:left="567" w:firstLine="709"/>
          </w:pPr>
        </w:pPrChange>
      </w:pPr>
      <w:del w:id="4014" w:author="Александр Перепечаев" w:date="2021-05-26T13:23:00Z">
        <w:r w:rsidRPr="00AB44D1" w:rsidDel="00AB44D1">
          <w:rPr>
            <w:rFonts w:ascii="Courier New" w:hAnsi="Courier New" w:cs="Courier New"/>
            <w:bCs/>
            <w:spacing w:val="-4"/>
            <w:rPrChange w:id="401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401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4017" w:author="Александр Перепечаев" w:date="2021-05-26T13:24:00Z">
              <w:rPr>
                <w:rFonts w:ascii="Courier New" w:hAnsi="Courier New" w:cs="Courier New"/>
                <w:bCs/>
                <w:spacing w:val="-4"/>
                <w:lang w:val="en-US"/>
              </w:rPr>
            </w:rPrChange>
          </w:rPr>
          <w:delText xml:space="preserve">2 </w:delText>
        </w:r>
        <w:r w:rsidRPr="00EE5ABE" w:rsidDel="00AB44D1">
          <w:rPr>
            <w:rFonts w:ascii="Courier New" w:hAnsi="Courier New" w:cs="Courier New"/>
            <w:bCs/>
            <w:spacing w:val="-4"/>
            <w:lang w:val="en-US"/>
          </w:rPr>
          <w:delText>Parameter</w:delText>
        </w:r>
        <w:r w:rsidRPr="00AB44D1" w:rsidDel="00AB44D1">
          <w:rPr>
            <w:rFonts w:ascii="Courier New" w:hAnsi="Courier New" w:cs="Courier New"/>
            <w:bCs/>
            <w:spacing w:val="-4"/>
            <w:rPrChange w:id="4018" w:author="Александр Перепечаев" w:date="2021-05-26T13:24:00Z">
              <w:rPr>
                <w:rFonts w:ascii="Courier New" w:hAnsi="Courier New" w:cs="Courier New"/>
                <w:bCs/>
                <w:spacing w:val="-4"/>
                <w:lang w:val="en-US"/>
              </w:rPr>
            </w:rPrChange>
          </w:rPr>
          <w:delText xml:space="preserve"> 2.</w:delText>
        </w:r>
      </w:del>
    </w:p>
    <w:p w14:paraId="0E78D1D9" w14:textId="3ACF875C" w:rsidR="00B955D5" w:rsidRPr="00AB44D1" w:rsidDel="00AB44D1" w:rsidRDefault="00B955D5" w:rsidP="00AB44D1">
      <w:pPr>
        <w:spacing w:after="240" w:line="360" w:lineRule="auto"/>
        <w:ind w:left="567"/>
        <w:jc w:val="center"/>
        <w:rPr>
          <w:del w:id="4019" w:author="Александр Перепечаев" w:date="2021-05-26T13:23:00Z"/>
          <w:rFonts w:ascii="Courier New" w:hAnsi="Courier New" w:cs="Courier New"/>
          <w:bCs/>
          <w:spacing w:val="-4"/>
          <w:rPrChange w:id="4020" w:author="Александр Перепечаев" w:date="2021-05-26T13:24:00Z">
            <w:rPr>
              <w:del w:id="4021" w:author="Александр Перепечаев" w:date="2021-05-26T13:23:00Z"/>
              <w:rFonts w:ascii="Courier New" w:hAnsi="Courier New" w:cs="Courier New"/>
              <w:bCs/>
              <w:spacing w:val="-4"/>
              <w:lang w:val="en-US"/>
            </w:rPr>
          </w:rPrChange>
        </w:rPr>
        <w:pPrChange w:id="4022" w:author="Александр Перепечаев" w:date="2021-05-26T13:23:00Z">
          <w:pPr>
            <w:autoSpaceDE w:val="0"/>
            <w:autoSpaceDN w:val="0"/>
            <w:adjustRightInd w:val="0"/>
            <w:ind w:left="567" w:firstLine="709"/>
          </w:pPr>
        </w:pPrChange>
      </w:pPr>
      <w:del w:id="4023" w:author="Александр Перепечаев" w:date="2021-05-26T13:23:00Z">
        <w:r w:rsidRPr="00AB44D1" w:rsidDel="00AB44D1">
          <w:rPr>
            <w:rFonts w:ascii="Courier New" w:hAnsi="Courier New" w:cs="Courier New"/>
            <w:bCs/>
            <w:spacing w:val="-4"/>
            <w:rPrChange w:id="402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402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delText>
        </w:r>
        <w:r w:rsidRPr="00AB44D1" w:rsidDel="00AB44D1">
          <w:rPr>
            <w:rFonts w:ascii="Courier New" w:hAnsi="Courier New" w:cs="Courier New"/>
            <w:bCs/>
            <w:spacing w:val="-4"/>
            <w:rPrChange w:id="402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new</w:delText>
        </w:r>
        <w:r w:rsidRPr="00AB44D1" w:rsidDel="00AB44D1">
          <w:rPr>
            <w:rFonts w:ascii="Courier New" w:hAnsi="Courier New" w:cs="Courier New"/>
            <w:bCs/>
            <w:spacing w:val="-4"/>
            <w:rPrChange w:id="402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instance</w:delText>
        </w:r>
        <w:r w:rsidRPr="00AB44D1" w:rsidDel="00AB44D1">
          <w:rPr>
            <w:rFonts w:ascii="Courier New" w:hAnsi="Courier New" w:cs="Courier New"/>
            <w:bCs/>
            <w:spacing w:val="-4"/>
            <w:rPrChange w:id="402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of</w:delText>
        </w:r>
        <w:r w:rsidRPr="00AB44D1" w:rsidDel="00AB44D1">
          <w:rPr>
            <w:rFonts w:ascii="Courier New" w:hAnsi="Courier New" w:cs="Courier New"/>
            <w:bCs/>
            <w:spacing w:val="-4"/>
            <w:rPrChange w:id="402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fragment</w:delText>
        </w:r>
        <w:r w:rsidRPr="00AB44D1" w:rsidDel="00AB44D1">
          <w:rPr>
            <w:rFonts w:ascii="Courier New" w:hAnsi="Courier New" w:cs="Courier New"/>
            <w:bCs/>
            <w:spacing w:val="-4"/>
            <w:rPrChange w:id="403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photoAnalysis</w:delText>
        </w:r>
        <w:r w:rsidRPr="00AB44D1" w:rsidDel="00AB44D1">
          <w:rPr>
            <w:rFonts w:ascii="Courier New" w:hAnsi="Courier New" w:cs="Courier New"/>
            <w:bCs/>
            <w:spacing w:val="-4"/>
            <w:rPrChange w:id="4031" w:author="Александр Перепечаев" w:date="2021-05-26T13:24:00Z">
              <w:rPr>
                <w:rFonts w:ascii="Courier New" w:hAnsi="Courier New" w:cs="Courier New"/>
                <w:bCs/>
                <w:spacing w:val="-4"/>
                <w:lang w:val="en-US"/>
              </w:rPr>
            </w:rPrChange>
          </w:rPr>
          <w:delText>.</w:delText>
        </w:r>
      </w:del>
    </w:p>
    <w:p w14:paraId="4C171E90" w14:textId="01B23320" w:rsidR="00B955D5" w:rsidRPr="00AB44D1" w:rsidDel="00AB44D1" w:rsidRDefault="00B955D5" w:rsidP="00AB44D1">
      <w:pPr>
        <w:spacing w:after="240" w:line="360" w:lineRule="auto"/>
        <w:ind w:left="567"/>
        <w:jc w:val="center"/>
        <w:rPr>
          <w:del w:id="4032" w:author="Александр Перепечаев" w:date="2021-05-26T13:23:00Z"/>
          <w:rFonts w:ascii="Courier New" w:hAnsi="Courier New" w:cs="Courier New"/>
          <w:bCs/>
          <w:spacing w:val="-4"/>
          <w:rPrChange w:id="4033" w:author="Александр Перепечаев" w:date="2021-05-26T13:24:00Z">
            <w:rPr>
              <w:del w:id="4034" w:author="Александр Перепечаев" w:date="2021-05-26T13:23:00Z"/>
              <w:rFonts w:ascii="Courier New" w:hAnsi="Courier New" w:cs="Courier New"/>
              <w:bCs/>
              <w:spacing w:val="-4"/>
              <w:lang w:val="en-US"/>
            </w:rPr>
          </w:rPrChange>
        </w:rPr>
        <w:pPrChange w:id="4035" w:author="Александр Перепечаев" w:date="2021-05-26T13:23:00Z">
          <w:pPr>
            <w:autoSpaceDE w:val="0"/>
            <w:autoSpaceDN w:val="0"/>
            <w:adjustRightInd w:val="0"/>
            <w:ind w:left="567" w:firstLine="709"/>
          </w:pPr>
        </w:pPrChange>
      </w:pPr>
      <w:del w:id="4036" w:author="Александр Перепечаев" w:date="2021-05-26T13:23:00Z">
        <w:r w:rsidRPr="00AB44D1" w:rsidDel="00AB44D1">
          <w:rPr>
            <w:rFonts w:ascii="Courier New" w:hAnsi="Courier New" w:cs="Courier New"/>
            <w:bCs/>
            <w:spacing w:val="-4"/>
            <w:rPrChange w:id="4037" w:author="Александр Перепечаев" w:date="2021-05-26T13:24:00Z">
              <w:rPr>
                <w:rFonts w:ascii="Courier New" w:hAnsi="Courier New" w:cs="Courier New"/>
                <w:bCs/>
                <w:spacing w:val="-4"/>
                <w:lang w:val="en-US"/>
              </w:rPr>
            </w:rPrChange>
          </w:rPr>
          <w:delText xml:space="preserve">         */</w:delText>
        </w:r>
      </w:del>
    </w:p>
    <w:p w14:paraId="2DFC6503" w14:textId="451040F0" w:rsidR="00B955D5" w:rsidRPr="00AB44D1" w:rsidDel="00AB44D1" w:rsidRDefault="00B955D5" w:rsidP="00AB44D1">
      <w:pPr>
        <w:spacing w:after="240" w:line="360" w:lineRule="auto"/>
        <w:ind w:left="567"/>
        <w:jc w:val="center"/>
        <w:rPr>
          <w:del w:id="4038" w:author="Александр Перепечаев" w:date="2021-05-26T13:23:00Z"/>
          <w:rFonts w:ascii="Courier New" w:hAnsi="Courier New" w:cs="Courier New"/>
          <w:bCs/>
          <w:spacing w:val="-4"/>
          <w:rPrChange w:id="4039" w:author="Александр Перепечаев" w:date="2021-05-26T13:24:00Z">
            <w:rPr>
              <w:del w:id="4040" w:author="Александр Перепечаев" w:date="2021-05-26T13:23:00Z"/>
              <w:rFonts w:ascii="Courier New" w:hAnsi="Courier New" w:cs="Courier New"/>
              <w:bCs/>
              <w:spacing w:val="-4"/>
              <w:lang w:val="en-US"/>
            </w:rPr>
          </w:rPrChange>
        </w:rPr>
        <w:pPrChange w:id="4041" w:author="Александр Перепечаев" w:date="2021-05-26T13:23:00Z">
          <w:pPr>
            <w:autoSpaceDE w:val="0"/>
            <w:autoSpaceDN w:val="0"/>
            <w:adjustRightInd w:val="0"/>
            <w:ind w:left="567" w:firstLine="709"/>
          </w:pPr>
        </w:pPrChange>
      </w:pPr>
      <w:del w:id="4042" w:author="Александр Перепечаев" w:date="2021-05-26T13:23:00Z">
        <w:r w:rsidRPr="00AB44D1" w:rsidDel="00AB44D1">
          <w:rPr>
            <w:rFonts w:ascii="Courier New" w:hAnsi="Courier New" w:cs="Courier New"/>
            <w:bCs/>
            <w:spacing w:val="-4"/>
            <w:rPrChange w:id="404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TODO</w:delText>
        </w:r>
        <w:r w:rsidRPr="00AB44D1" w:rsidDel="00AB44D1">
          <w:rPr>
            <w:rFonts w:ascii="Courier New" w:hAnsi="Courier New" w:cs="Courier New"/>
            <w:bCs/>
            <w:spacing w:val="-4"/>
            <w:rPrChange w:id="404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Rename</w:delText>
        </w:r>
        <w:r w:rsidRPr="00AB44D1" w:rsidDel="00AB44D1">
          <w:rPr>
            <w:rFonts w:ascii="Courier New" w:hAnsi="Courier New" w:cs="Courier New"/>
            <w:bCs/>
            <w:spacing w:val="-4"/>
            <w:rPrChange w:id="404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w:delText>
        </w:r>
        <w:r w:rsidRPr="00AB44D1" w:rsidDel="00AB44D1">
          <w:rPr>
            <w:rFonts w:ascii="Courier New" w:hAnsi="Courier New" w:cs="Courier New"/>
            <w:bCs/>
            <w:spacing w:val="-4"/>
            <w:rPrChange w:id="404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change</w:delText>
        </w:r>
        <w:r w:rsidRPr="00AB44D1" w:rsidDel="00AB44D1">
          <w:rPr>
            <w:rFonts w:ascii="Courier New" w:hAnsi="Courier New" w:cs="Courier New"/>
            <w:bCs/>
            <w:spacing w:val="-4"/>
            <w:rPrChange w:id="404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types</w:delText>
        </w:r>
        <w:r w:rsidRPr="00AB44D1" w:rsidDel="00AB44D1">
          <w:rPr>
            <w:rFonts w:ascii="Courier New" w:hAnsi="Courier New" w:cs="Courier New"/>
            <w:bCs/>
            <w:spacing w:val="-4"/>
            <w:rPrChange w:id="404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w:delText>
        </w:r>
        <w:r w:rsidRPr="00AB44D1" w:rsidDel="00AB44D1">
          <w:rPr>
            <w:rFonts w:ascii="Courier New" w:hAnsi="Courier New" w:cs="Courier New"/>
            <w:bCs/>
            <w:spacing w:val="-4"/>
            <w:rPrChange w:id="404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number</w:delText>
        </w:r>
        <w:r w:rsidRPr="00AB44D1" w:rsidDel="00AB44D1">
          <w:rPr>
            <w:rFonts w:ascii="Courier New" w:hAnsi="Courier New" w:cs="Courier New"/>
            <w:bCs/>
            <w:spacing w:val="-4"/>
            <w:rPrChange w:id="405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of</w:delText>
        </w:r>
        <w:r w:rsidRPr="00AB44D1" w:rsidDel="00AB44D1">
          <w:rPr>
            <w:rFonts w:ascii="Courier New" w:hAnsi="Courier New" w:cs="Courier New"/>
            <w:bCs/>
            <w:spacing w:val="-4"/>
            <w:rPrChange w:id="405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parameters</w:delText>
        </w:r>
      </w:del>
    </w:p>
    <w:p w14:paraId="46BBF0BE" w14:textId="3348116C" w:rsidR="00B955D5" w:rsidRPr="00EE5ABE" w:rsidDel="00AB44D1" w:rsidRDefault="00B955D5" w:rsidP="00AB44D1">
      <w:pPr>
        <w:spacing w:after="240" w:line="360" w:lineRule="auto"/>
        <w:ind w:left="567"/>
        <w:jc w:val="center"/>
        <w:rPr>
          <w:del w:id="4052" w:author="Александр Перепечаев" w:date="2021-05-26T13:23:00Z"/>
        </w:rPr>
        <w:pPrChange w:id="4053" w:author="Александр Перепечаев" w:date="2021-05-26T13:23:00Z">
          <w:pPr>
            <w:pStyle w:val="afff8"/>
          </w:pPr>
        </w:pPrChange>
      </w:pPr>
      <w:del w:id="4054" w:author="Александр Перепечаев" w:date="2021-05-26T13:23:00Z">
        <w:r w:rsidRPr="00EE5ABE" w:rsidDel="00AB44D1">
          <w:delText xml:space="preserve">        @JvmStatic</w:delText>
        </w:r>
      </w:del>
    </w:p>
    <w:p w14:paraId="330F7BE5" w14:textId="6BE8FF00" w:rsidR="00B955D5" w:rsidRPr="00EE5ABE" w:rsidDel="00AB44D1" w:rsidRDefault="00B955D5" w:rsidP="00AB44D1">
      <w:pPr>
        <w:spacing w:after="240" w:line="360" w:lineRule="auto"/>
        <w:ind w:left="567"/>
        <w:jc w:val="center"/>
        <w:rPr>
          <w:del w:id="4055" w:author="Александр Перепечаев" w:date="2021-05-26T13:23:00Z"/>
        </w:rPr>
        <w:pPrChange w:id="4056" w:author="Александр Перепечаев" w:date="2021-05-26T13:23:00Z">
          <w:pPr>
            <w:pStyle w:val="afff8"/>
          </w:pPr>
        </w:pPrChange>
      </w:pPr>
      <w:del w:id="4057" w:author="Александр Перепечаев" w:date="2021-05-26T13:23:00Z">
        <w:r w:rsidRPr="00EE5ABE" w:rsidDel="00AB44D1">
          <w:delText xml:space="preserve">        fun newInstance(param1: String, param2: String) =</w:delText>
        </w:r>
      </w:del>
    </w:p>
    <w:p w14:paraId="7410D5FB" w14:textId="5C3A510D" w:rsidR="00B955D5" w:rsidRPr="00EE5ABE" w:rsidDel="00AB44D1" w:rsidRDefault="00B955D5" w:rsidP="00AB44D1">
      <w:pPr>
        <w:spacing w:after="240" w:line="360" w:lineRule="auto"/>
        <w:ind w:left="567"/>
        <w:jc w:val="center"/>
        <w:rPr>
          <w:del w:id="4058" w:author="Александр Перепечаев" w:date="2021-05-26T13:23:00Z"/>
        </w:rPr>
        <w:pPrChange w:id="4059" w:author="Александр Перепечаев" w:date="2021-05-26T13:23:00Z">
          <w:pPr>
            <w:pStyle w:val="afff8"/>
          </w:pPr>
        </w:pPrChange>
      </w:pPr>
      <w:del w:id="4060" w:author="Александр Перепечаев" w:date="2021-05-26T13:23:00Z">
        <w:r w:rsidRPr="00EE5ABE" w:rsidDel="00AB44D1">
          <w:delText xml:space="preserve">            photoAnalysis().apply {</w:delText>
        </w:r>
      </w:del>
    </w:p>
    <w:p w14:paraId="44EDFD90" w14:textId="0880B991" w:rsidR="00B955D5" w:rsidRPr="00EE5ABE" w:rsidDel="00AB44D1" w:rsidRDefault="00B955D5" w:rsidP="00AB44D1">
      <w:pPr>
        <w:spacing w:after="240" w:line="360" w:lineRule="auto"/>
        <w:ind w:left="567"/>
        <w:jc w:val="center"/>
        <w:rPr>
          <w:del w:id="4061" w:author="Александр Перепечаев" w:date="2021-05-26T13:23:00Z"/>
        </w:rPr>
        <w:pPrChange w:id="4062" w:author="Александр Перепечаев" w:date="2021-05-26T13:23:00Z">
          <w:pPr>
            <w:pStyle w:val="afff8"/>
          </w:pPr>
        </w:pPrChange>
      </w:pPr>
      <w:del w:id="4063" w:author="Александр Перепечаев" w:date="2021-05-26T13:23:00Z">
        <w:r w:rsidRPr="00EE5ABE" w:rsidDel="00AB44D1">
          <w:delText xml:space="preserve">                arguments = Bundle().apply {</w:delText>
        </w:r>
      </w:del>
    </w:p>
    <w:p w14:paraId="79254F0E" w14:textId="4E724DA4" w:rsidR="00B955D5" w:rsidRPr="00EE5ABE" w:rsidDel="00AB44D1" w:rsidRDefault="00B955D5" w:rsidP="00AB44D1">
      <w:pPr>
        <w:spacing w:after="240" w:line="360" w:lineRule="auto"/>
        <w:ind w:left="567"/>
        <w:jc w:val="center"/>
        <w:rPr>
          <w:del w:id="4064" w:author="Александр Перепечаев" w:date="2021-05-26T13:23:00Z"/>
        </w:rPr>
        <w:pPrChange w:id="4065" w:author="Александр Перепечаев" w:date="2021-05-26T13:23:00Z">
          <w:pPr>
            <w:pStyle w:val="afff8"/>
          </w:pPr>
        </w:pPrChange>
      </w:pPr>
      <w:del w:id="4066" w:author="Александр Перепечаев" w:date="2021-05-26T13:23:00Z">
        <w:r w:rsidRPr="00EE5ABE" w:rsidDel="00AB44D1">
          <w:delText xml:space="preserve">                    putString(ARG_PARAM1, param1)</w:delText>
        </w:r>
      </w:del>
    </w:p>
    <w:p w14:paraId="2756D2CF" w14:textId="770FDF49" w:rsidR="00B955D5" w:rsidRPr="00AB44D1" w:rsidDel="00AB44D1" w:rsidRDefault="00B955D5" w:rsidP="00AB44D1">
      <w:pPr>
        <w:spacing w:after="240" w:line="360" w:lineRule="auto"/>
        <w:ind w:left="567"/>
        <w:jc w:val="center"/>
        <w:rPr>
          <w:del w:id="4067" w:author="Александр Перепечаев" w:date="2021-05-26T13:23:00Z"/>
          <w:rFonts w:ascii="Courier New" w:hAnsi="Courier New" w:cs="Courier New"/>
          <w:bCs/>
          <w:spacing w:val="-4"/>
          <w:rPrChange w:id="4068" w:author="Александр Перепечаев" w:date="2021-05-26T13:24:00Z">
            <w:rPr>
              <w:del w:id="4069" w:author="Александр Перепечаев" w:date="2021-05-26T13:23:00Z"/>
              <w:rFonts w:ascii="Courier New" w:hAnsi="Courier New" w:cs="Courier New"/>
              <w:bCs/>
              <w:spacing w:val="-4"/>
              <w:lang w:val="en-US"/>
            </w:rPr>
          </w:rPrChange>
        </w:rPr>
        <w:pPrChange w:id="4070" w:author="Александр Перепечаев" w:date="2021-05-26T13:23:00Z">
          <w:pPr>
            <w:autoSpaceDE w:val="0"/>
            <w:autoSpaceDN w:val="0"/>
            <w:adjustRightInd w:val="0"/>
            <w:ind w:left="567" w:firstLine="709"/>
          </w:pPr>
        </w:pPrChange>
      </w:pPr>
      <w:del w:id="4071" w:author="Александр Перепечаев" w:date="2021-05-26T13:23:00Z">
        <w:r w:rsidRPr="00AB44D1" w:rsidDel="00AB44D1">
          <w:rPr>
            <w:rFonts w:ascii="Courier New" w:hAnsi="Courier New" w:cs="Courier New"/>
            <w:bCs/>
            <w:spacing w:val="-4"/>
            <w:rPrChange w:id="40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putString</w:delText>
        </w:r>
        <w:r w:rsidRPr="00AB44D1" w:rsidDel="00AB44D1">
          <w:rPr>
            <w:rFonts w:ascii="Courier New" w:hAnsi="Courier New" w:cs="Courier New"/>
            <w:bCs/>
            <w:spacing w:val="-4"/>
            <w:rPrChange w:id="407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ARG</w:delText>
        </w:r>
        <w:r w:rsidRPr="00AB44D1" w:rsidDel="00AB44D1">
          <w:rPr>
            <w:rFonts w:ascii="Courier New" w:hAnsi="Courier New" w:cs="Courier New"/>
            <w:bCs/>
            <w:spacing w:val="-4"/>
            <w:rPrChange w:id="4074" w:author="Александр Перепечаев" w:date="2021-05-26T13:24:00Z">
              <w:rPr>
                <w:rFonts w:ascii="Courier New" w:hAnsi="Courier New" w:cs="Courier New"/>
                <w:bCs/>
                <w:spacing w:val="-4"/>
                <w:lang w:val="en-US"/>
              </w:rPr>
            </w:rPrChange>
          </w:rPr>
          <w:delText>_</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4075" w:author="Александр Перепечаев" w:date="2021-05-26T13:24:00Z">
              <w:rPr>
                <w:rFonts w:ascii="Courier New" w:hAnsi="Courier New" w:cs="Courier New"/>
                <w:bCs/>
                <w:spacing w:val="-4"/>
                <w:lang w:val="en-US"/>
              </w:rPr>
            </w:rPrChange>
          </w:rPr>
          <w:delText xml:space="preserve">2, </w:delText>
        </w:r>
        <w:r w:rsidRPr="00EE5ABE" w:rsidDel="00AB44D1">
          <w:rPr>
            <w:rFonts w:ascii="Courier New" w:hAnsi="Courier New" w:cs="Courier New"/>
            <w:bCs/>
            <w:spacing w:val="-4"/>
            <w:lang w:val="en-US"/>
          </w:rPr>
          <w:delText>param</w:delText>
        </w:r>
        <w:r w:rsidRPr="00AB44D1" w:rsidDel="00AB44D1">
          <w:rPr>
            <w:rFonts w:ascii="Courier New" w:hAnsi="Courier New" w:cs="Courier New"/>
            <w:bCs/>
            <w:spacing w:val="-4"/>
            <w:rPrChange w:id="4076" w:author="Александр Перепечаев" w:date="2021-05-26T13:24:00Z">
              <w:rPr>
                <w:rFonts w:ascii="Courier New" w:hAnsi="Courier New" w:cs="Courier New"/>
                <w:bCs/>
                <w:spacing w:val="-4"/>
                <w:lang w:val="en-US"/>
              </w:rPr>
            </w:rPrChange>
          </w:rPr>
          <w:delText>2)</w:delText>
        </w:r>
      </w:del>
    </w:p>
    <w:p w14:paraId="0FE4AEA0" w14:textId="12F8C460" w:rsidR="00B955D5" w:rsidRPr="00AB44D1" w:rsidDel="00AB44D1" w:rsidRDefault="00B955D5" w:rsidP="00AB44D1">
      <w:pPr>
        <w:spacing w:after="240" w:line="360" w:lineRule="auto"/>
        <w:ind w:left="567"/>
        <w:jc w:val="center"/>
        <w:rPr>
          <w:del w:id="4077" w:author="Александр Перепечаев" w:date="2021-05-26T13:23:00Z"/>
          <w:rFonts w:ascii="Courier New" w:hAnsi="Courier New" w:cs="Courier New"/>
          <w:bCs/>
          <w:spacing w:val="-4"/>
          <w:rPrChange w:id="4078" w:author="Александр Перепечаев" w:date="2021-05-26T13:24:00Z">
            <w:rPr>
              <w:del w:id="4079" w:author="Александр Перепечаев" w:date="2021-05-26T13:23:00Z"/>
              <w:rFonts w:ascii="Courier New" w:hAnsi="Courier New" w:cs="Courier New"/>
              <w:bCs/>
              <w:spacing w:val="-4"/>
              <w:lang w:val="en-US"/>
            </w:rPr>
          </w:rPrChange>
        </w:rPr>
        <w:pPrChange w:id="4080" w:author="Александр Перепечаев" w:date="2021-05-26T13:23:00Z">
          <w:pPr>
            <w:autoSpaceDE w:val="0"/>
            <w:autoSpaceDN w:val="0"/>
            <w:adjustRightInd w:val="0"/>
            <w:ind w:left="567" w:firstLine="709"/>
          </w:pPr>
        </w:pPrChange>
      </w:pPr>
      <w:del w:id="4081" w:author="Александр Перепечаев" w:date="2021-05-26T13:23:00Z">
        <w:r w:rsidRPr="00AB44D1" w:rsidDel="00AB44D1">
          <w:rPr>
            <w:rFonts w:ascii="Courier New" w:hAnsi="Courier New" w:cs="Courier New"/>
            <w:bCs/>
            <w:spacing w:val="-4"/>
            <w:rPrChange w:id="4082" w:author="Александр Перепечаев" w:date="2021-05-26T13:24:00Z">
              <w:rPr>
                <w:rFonts w:ascii="Courier New" w:hAnsi="Courier New" w:cs="Courier New"/>
                <w:bCs/>
                <w:spacing w:val="-4"/>
                <w:lang w:val="en-US"/>
              </w:rPr>
            </w:rPrChange>
          </w:rPr>
          <w:delText xml:space="preserve">                }           }}}</w:delText>
        </w:r>
      </w:del>
    </w:p>
    <w:p w14:paraId="530BD91C" w14:textId="6C9257C3" w:rsidR="00B955D5" w:rsidRPr="00AB44D1" w:rsidDel="00AB44D1" w:rsidRDefault="00B955D5" w:rsidP="00AB44D1">
      <w:pPr>
        <w:spacing w:after="240" w:line="360" w:lineRule="auto"/>
        <w:ind w:left="567"/>
        <w:jc w:val="center"/>
        <w:rPr>
          <w:del w:id="4083" w:author="Александр Перепечаев" w:date="2021-05-26T13:23:00Z"/>
          <w:rFonts w:ascii="Courier New" w:hAnsi="Courier New" w:cs="Courier New"/>
          <w:bCs/>
          <w:spacing w:val="-4"/>
          <w:sz w:val="16"/>
          <w:szCs w:val="16"/>
          <w:rPrChange w:id="4084" w:author="Александр Перепечаев" w:date="2021-05-26T13:24:00Z">
            <w:rPr>
              <w:del w:id="4085" w:author="Александр Перепечаев" w:date="2021-05-26T13:23:00Z"/>
              <w:rFonts w:ascii="Courier New" w:hAnsi="Courier New" w:cs="Courier New"/>
              <w:bCs/>
              <w:spacing w:val="-4"/>
              <w:sz w:val="16"/>
              <w:szCs w:val="16"/>
              <w:lang w:val="en-US"/>
            </w:rPr>
          </w:rPrChange>
        </w:rPr>
        <w:pPrChange w:id="4086" w:author="Александр Перепечаев" w:date="2021-05-26T13:23:00Z">
          <w:pPr>
            <w:autoSpaceDE w:val="0"/>
            <w:autoSpaceDN w:val="0"/>
            <w:adjustRightInd w:val="0"/>
            <w:ind w:left="567" w:firstLine="709"/>
          </w:pPr>
        </w:pPrChange>
      </w:pPr>
    </w:p>
    <w:p w14:paraId="6A819C0E" w14:textId="453DB938" w:rsidR="00DB6306" w:rsidRPr="00AB44D1" w:rsidDel="00AB44D1" w:rsidRDefault="00DB6306" w:rsidP="00AB44D1">
      <w:pPr>
        <w:spacing w:after="240" w:line="360" w:lineRule="auto"/>
        <w:ind w:left="567"/>
        <w:jc w:val="center"/>
        <w:rPr>
          <w:del w:id="4087" w:author="Александр Перепечаев" w:date="2021-05-26T13:23:00Z"/>
          <w:rPrChange w:id="4088" w:author="Александр Перепечаев" w:date="2021-05-26T13:24:00Z">
            <w:rPr>
              <w:del w:id="4089" w:author="Александр Перепечаев" w:date="2021-05-26T13:23:00Z"/>
              <w:lang w:val="en-US"/>
            </w:rPr>
          </w:rPrChange>
        </w:rPr>
        <w:pPrChange w:id="4090" w:author="Александр Перепечаев" w:date="2021-05-26T13:23:00Z">
          <w:pPr>
            <w:pStyle w:val="afffe"/>
            <w:spacing w:before="0"/>
          </w:pPr>
        </w:pPrChange>
      </w:pPr>
    </w:p>
    <w:p w14:paraId="57D00267" w14:textId="335B3552" w:rsidR="00CE4832" w:rsidRPr="00AB44D1" w:rsidDel="00AB44D1" w:rsidRDefault="00EC45FB" w:rsidP="00AB44D1">
      <w:pPr>
        <w:spacing w:after="240" w:line="360" w:lineRule="auto"/>
        <w:ind w:left="567"/>
        <w:jc w:val="center"/>
        <w:rPr>
          <w:del w:id="4091" w:author="Александр Перепечаев" w:date="2021-05-26T13:23:00Z"/>
          <w:b/>
          <w:bCs/>
          <w:rPrChange w:id="4092" w:author="Александр Перепечаев" w:date="2021-05-26T13:24:00Z">
            <w:rPr>
              <w:del w:id="4093" w:author="Александр Перепечаев" w:date="2021-05-26T13:23:00Z"/>
              <w:b w:val="0"/>
              <w:bCs/>
              <w:lang w:val="en-US"/>
            </w:rPr>
          </w:rPrChange>
        </w:rPr>
        <w:pPrChange w:id="4094" w:author="Александр Перепечаев" w:date="2021-05-26T13:23:00Z">
          <w:pPr>
            <w:pStyle w:val="afffe"/>
            <w:spacing w:before="0"/>
            <w:ind w:firstLine="0"/>
          </w:pPr>
        </w:pPrChange>
      </w:pPr>
      <w:del w:id="4095" w:author="Александр Перепечаев" w:date="2021-05-26T13:23:00Z">
        <w:r w:rsidRPr="0085241E" w:rsidDel="00AB44D1">
          <w:rPr>
            <w:bCs/>
            <w:color w:val="171717"/>
            <w:lang w:eastAsia="en-US"/>
          </w:rPr>
          <w:delText>Листинг</w:delText>
        </w:r>
        <w:r w:rsidRPr="00AB44D1" w:rsidDel="00AB44D1">
          <w:rPr>
            <w:bCs/>
            <w:color w:val="171717"/>
            <w:lang w:eastAsia="en-US"/>
            <w:rPrChange w:id="4096" w:author="Александр Перепечаев" w:date="2021-05-26T13:24:00Z">
              <w:rPr>
                <w:b w:val="0"/>
                <w:bCs/>
                <w:color w:val="171717"/>
                <w:lang w:val="en-US" w:eastAsia="en-US"/>
              </w:rPr>
            </w:rPrChange>
          </w:rPr>
          <w:delText xml:space="preserve"> </w:delText>
        </w:r>
        <w:r w:rsidRPr="0085241E" w:rsidDel="00AB44D1">
          <w:rPr>
            <w:bCs/>
            <w:color w:val="171717"/>
            <w:lang w:eastAsia="en-US"/>
          </w:rPr>
          <w:delText>Б</w:delText>
        </w:r>
        <w:r w:rsidRPr="00AB44D1" w:rsidDel="00AB44D1">
          <w:rPr>
            <w:bCs/>
            <w:color w:val="171717"/>
            <w:lang w:eastAsia="en-US"/>
            <w:rPrChange w:id="4097" w:author="Александр Перепечаев" w:date="2021-05-26T13:24:00Z">
              <w:rPr>
                <w:b w:val="0"/>
                <w:bCs/>
                <w:color w:val="171717"/>
                <w:lang w:val="en-US" w:eastAsia="en-US"/>
              </w:rPr>
            </w:rPrChange>
          </w:rPr>
          <w:delText>.5</w:delText>
        </w:r>
        <w:r w:rsidRPr="00AB44D1" w:rsidDel="00AB44D1">
          <w:rPr>
            <w:bCs/>
            <w:color w:val="171717"/>
            <w:lang w:eastAsia="en-US"/>
            <w:rPrChange w:id="4098" w:author="Александр Перепечаев" w:date="2021-05-26T13:24:00Z">
              <w:rPr>
                <w:bCs/>
                <w:color w:val="171717"/>
                <w:lang w:val="en-US" w:eastAsia="en-US"/>
              </w:rPr>
            </w:rPrChange>
          </w:rPr>
          <w:delText xml:space="preserve"> – </w:delText>
        </w:r>
        <w:r w:rsidRPr="00AB44D1" w:rsidDel="00AB44D1">
          <w:rPr>
            <w:bCs/>
            <w:color w:val="171717"/>
            <w:lang w:eastAsia="en-US"/>
            <w:rPrChange w:id="4099" w:author="Александр Перепечаев" w:date="2021-05-26T13:24:00Z">
              <w:rPr>
                <w:b w:val="0"/>
                <w:bCs/>
                <w:color w:val="171717"/>
                <w:lang w:val="en-US" w:eastAsia="en-US"/>
              </w:rPr>
            </w:rPrChange>
          </w:rPr>
          <w:delText xml:space="preserve"> </w:delText>
        </w:r>
        <w:r w:rsidR="006913B2" w:rsidDel="00AB44D1">
          <w:rPr>
            <w:bCs/>
          </w:rPr>
          <w:delText>И</w:delText>
        </w:r>
        <w:r w:rsidR="00CE4832" w:rsidRPr="00EE5ABE" w:rsidDel="00AB44D1">
          <w:rPr>
            <w:bCs/>
          </w:rPr>
          <w:delText>сходный</w:delText>
        </w:r>
        <w:r w:rsidR="00CE4832" w:rsidRPr="00AB44D1" w:rsidDel="00AB44D1">
          <w:rPr>
            <w:bCs/>
            <w:rPrChange w:id="4100" w:author="Александр Перепечаев" w:date="2021-05-26T13:24:00Z">
              <w:rPr>
                <w:b w:val="0"/>
                <w:bCs/>
                <w:lang w:val="en-US"/>
              </w:rPr>
            </w:rPrChange>
          </w:rPr>
          <w:delText xml:space="preserve"> </w:delText>
        </w:r>
        <w:r w:rsidR="00CE4832" w:rsidRPr="00EE5ABE" w:rsidDel="00AB44D1">
          <w:rPr>
            <w:bCs/>
          </w:rPr>
          <w:delText>код</w:delText>
        </w:r>
        <w:r w:rsidR="00CE4832" w:rsidRPr="00AB44D1" w:rsidDel="00AB44D1">
          <w:rPr>
            <w:bCs/>
            <w:rPrChange w:id="4101" w:author="Александр Перепечаев" w:date="2021-05-26T13:24:00Z">
              <w:rPr>
                <w:b w:val="0"/>
                <w:bCs/>
                <w:lang w:val="en-US"/>
              </w:rPr>
            </w:rPrChange>
          </w:rPr>
          <w:delText xml:space="preserve"> </w:delText>
        </w:r>
        <w:r w:rsidR="00CE4832" w:rsidRPr="00EE5ABE" w:rsidDel="00AB44D1">
          <w:rPr>
            <w:bCs/>
            <w:lang w:val="en-US"/>
          </w:rPr>
          <w:delText>frontend</w:delText>
        </w:r>
        <w:r w:rsidR="00CE4832" w:rsidRPr="00AB44D1" w:rsidDel="00AB44D1">
          <w:rPr>
            <w:bCs/>
            <w:rPrChange w:id="4102" w:author="Александр Перепечаев" w:date="2021-05-26T13:24:00Z">
              <w:rPr>
                <w:b w:val="0"/>
                <w:bCs/>
                <w:lang w:val="en-US"/>
              </w:rPr>
            </w:rPrChange>
          </w:rPr>
          <w:delText xml:space="preserve"> </w:delText>
        </w:r>
        <w:r w:rsidR="00CE4832" w:rsidRPr="00EE5ABE" w:rsidDel="00AB44D1">
          <w:rPr>
            <w:bCs/>
          </w:rPr>
          <w:delText>файла</w:delText>
        </w:r>
        <w:r w:rsidR="00CE4832" w:rsidRPr="00AB44D1" w:rsidDel="00AB44D1">
          <w:rPr>
            <w:bCs/>
            <w:rPrChange w:id="4103" w:author="Александр Перепечаев" w:date="2021-05-26T13:24:00Z">
              <w:rPr>
                <w:b w:val="0"/>
                <w:bCs/>
                <w:lang w:val="en-US"/>
              </w:rPr>
            </w:rPrChange>
          </w:rPr>
          <w:delText xml:space="preserve"> </w:delText>
        </w:r>
        <w:r w:rsidR="00CE4832" w:rsidRPr="00EE5ABE" w:rsidDel="00AB44D1">
          <w:rPr>
            <w:bCs/>
            <w:lang w:val="en-US"/>
          </w:rPr>
          <w:delText>script</w:delText>
        </w:r>
        <w:r w:rsidR="00CE4832" w:rsidRPr="00AB44D1" w:rsidDel="00AB44D1">
          <w:rPr>
            <w:bCs/>
            <w:rPrChange w:id="4104" w:author="Александр Перепечаев" w:date="2021-05-26T13:24:00Z">
              <w:rPr>
                <w:b w:val="0"/>
                <w:bCs/>
                <w:lang w:val="en-US"/>
              </w:rPr>
            </w:rPrChange>
          </w:rPr>
          <w:delText>.</w:delText>
        </w:r>
        <w:r w:rsidR="00CE4832" w:rsidRPr="00EE5ABE" w:rsidDel="00AB44D1">
          <w:rPr>
            <w:bCs/>
            <w:lang w:val="en-US"/>
          </w:rPr>
          <w:delText>js</w:delText>
        </w:r>
        <w:r w:rsidR="00CE4832" w:rsidRPr="00AB44D1" w:rsidDel="00AB44D1">
          <w:rPr>
            <w:bCs/>
            <w:rPrChange w:id="4105" w:author="Александр Перепечаев" w:date="2021-05-26T13:24:00Z">
              <w:rPr>
                <w:b w:val="0"/>
                <w:bCs/>
                <w:lang w:val="en-US"/>
              </w:rPr>
            </w:rPrChange>
          </w:rPr>
          <w:delText xml:space="preserve"> </w:delText>
        </w:r>
      </w:del>
    </w:p>
    <w:p w14:paraId="056B695C" w14:textId="6352D95B" w:rsidR="00723501" w:rsidRPr="00EE5ABE" w:rsidDel="00AB44D1" w:rsidRDefault="00723501" w:rsidP="00AB44D1">
      <w:pPr>
        <w:spacing w:after="240" w:line="360" w:lineRule="auto"/>
        <w:ind w:left="567"/>
        <w:jc w:val="center"/>
        <w:rPr>
          <w:del w:id="4106" w:author="Александр Перепечаев" w:date="2021-05-26T13:23:00Z"/>
        </w:rPr>
        <w:pPrChange w:id="4107" w:author="Александр Перепечаев" w:date="2021-05-26T13:23:00Z">
          <w:pPr>
            <w:pStyle w:val="afff8"/>
          </w:pPr>
        </w:pPrChange>
      </w:pPr>
      <w:del w:id="4108" w:author="Александр Перепечаев" w:date="2021-05-26T13:23:00Z">
        <w:r w:rsidRPr="00EE5ABE" w:rsidDel="00AB44D1">
          <w:delText>document.getElementById('send-video-form');</w:delText>
        </w:r>
      </w:del>
    </w:p>
    <w:p w14:paraId="04B5A02E" w14:textId="7C695F75" w:rsidR="00723501" w:rsidRPr="00EE5ABE" w:rsidDel="00AB44D1" w:rsidRDefault="00723501" w:rsidP="00AB44D1">
      <w:pPr>
        <w:spacing w:after="240" w:line="360" w:lineRule="auto"/>
        <w:ind w:left="567"/>
        <w:jc w:val="center"/>
        <w:rPr>
          <w:del w:id="4109" w:author="Александр Перепечаев" w:date="2021-05-26T13:23:00Z"/>
        </w:rPr>
        <w:pPrChange w:id="4110" w:author="Александр Перепечаев" w:date="2021-05-26T13:23:00Z">
          <w:pPr>
            <w:pStyle w:val="afff8"/>
          </w:pPr>
        </w:pPrChange>
      </w:pPr>
    </w:p>
    <w:p w14:paraId="46CEA933" w14:textId="29C119BE" w:rsidR="00723501" w:rsidRPr="00EE5ABE" w:rsidDel="00AB44D1" w:rsidRDefault="00723501" w:rsidP="00AB44D1">
      <w:pPr>
        <w:spacing w:after="240" w:line="360" w:lineRule="auto"/>
        <w:ind w:left="567"/>
        <w:jc w:val="center"/>
        <w:rPr>
          <w:del w:id="4111" w:author="Александр Перепечаев" w:date="2021-05-26T13:23:00Z"/>
        </w:rPr>
        <w:pPrChange w:id="4112" w:author="Александр Перепечаев" w:date="2021-05-26T13:23:00Z">
          <w:pPr>
            <w:pStyle w:val="afff8"/>
          </w:pPr>
        </w:pPrChange>
      </w:pPr>
      <w:del w:id="4113" w:author="Александр Перепечаев" w:date="2021-05-26T13:23:00Z">
        <w:r w:rsidRPr="00EE5ABE" w:rsidDel="00AB44D1">
          <w:delText>var formPhoto = document.getElementById('send-photo-form');</w:delText>
        </w:r>
      </w:del>
    </w:p>
    <w:p w14:paraId="013DF4FB" w14:textId="70054505" w:rsidR="00723501" w:rsidRPr="00EE5ABE" w:rsidDel="00AB44D1" w:rsidRDefault="00723501" w:rsidP="00AB44D1">
      <w:pPr>
        <w:spacing w:after="240" w:line="360" w:lineRule="auto"/>
        <w:ind w:left="567"/>
        <w:jc w:val="center"/>
        <w:rPr>
          <w:del w:id="4114" w:author="Александр Перепечаев" w:date="2021-05-26T13:23:00Z"/>
        </w:rPr>
        <w:pPrChange w:id="4115" w:author="Александр Перепечаев" w:date="2021-05-26T13:23:00Z">
          <w:pPr>
            <w:pStyle w:val="afff8"/>
          </w:pPr>
        </w:pPrChange>
      </w:pPr>
    </w:p>
    <w:p w14:paraId="40EBE06E" w14:textId="48BDEB4F" w:rsidR="00723501" w:rsidRPr="00EE5ABE" w:rsidDel="00AB44D1" w:rsidRDefault="00723501" w:rsidP="00AB44D1">
      <w:pPr>
        <w:spacing w:after="240" w:line="360" w:lineRule="auto"/>
        <w:ind w:left="567"/>
        <w:jc w:val="center"/>
        <w:rPr>
          <w:del w:id="4116" w:author="Александр Перепечаев" w:date="2021-05-26T13:23:00Z"/>
        </w:rPr>
        <w:pPrChange w:id="4117" w:author="Александр Перепечаев" w:date="2021-05-26T13:23:00Z">
          <w:pPr>
            <w:pStyle w:val="afff8"/>
          </w:pPr>
        </w:pPrChange>
      </w:pPr>
      <w:del w:id="4118" w:author="Александр Перепечаев" w:date="2021-05-26T13:23:00Z">
        <w:r w:rsidRPr="00EE5ABE" w:rsidDel="00AB44D1">
          <w:delText>buttonEmo = document.querySelectorAll('.btn-secondary');</w:delText>
        </w:r>
      </w:del>
    </w:p>
    <w:p w14:paraId="340DABFD" w14:textId="38F91C80" w:rsidR="00723501" w:rsidRPr="00EE5ABE" w:rsidDel="00AB44D1" w:rsidRDefault="00723501" w:rsidP="00AB44D1">
      <w:pPr>
        <w:spacing w:after="240" w:line="360" w:lineRule="auto"/>
        <w:ind w:left="567"/>
        <w:jc w:val="center"/>
        <w:rPr>
          <w:del w:id="4119" w:author="Александр Перепечаев" w:date="2021-05-26T13:23:00Z"/>
        </w:rPr>
        <w:pPrChange w:id="4120" w:author="Александр Перепечаев" w:date="2021-05-26T13:23:00Z">
          <w:pPr>
            <w:pStyle w:val="afff8"/>
          </w:pPr>
        </w:pPrChange>
      </w:pPr>
    </w:p>
    <w:p w14:paraId="0B8BC78E" w14:textId="4166314F" w:rsidR="00723501" w:rsidRPr="00EE5ABE" w:rsidDel="00AB44D1" w:rsidRDefault="00723501" w:rsidP="00AB44D1">
      <w:pPr>
        <w:spacing w:after="240" w:line="360" w:lineRule="auto"/>
        <w:ind w:left="567"/>
        <w:jc w:val="center"/>
        <w:rPr>
          <w:del w:id="4121" w:author="Александр Перепечаев" w:date="2021-05-26T13:23:00Z"/>
        </w:rPr>
        <w:pPrChange w:id="4122" w:author="Александр Перепечаев" w:date="2021-05-26T13:23:00Z">
          <w:pPr>
            <w:pStyle w:val="afff8"/>
          </w:pPr>
        </w:pPrChange>
      </w:pPr>
      <w:del w:id="4123" w:author="Александр Перепечаев" w:date="2021-05-26T13:23:00Z">
        <w:r w:rsidRPr="00EE5ABE" w:rsidDel="00AB44D1">
          <w:delText>divEmo = document.getElementById('sendEmo');</w:delText>
        </w:r>
      </w:del>
    </w:p>
    <w:p w14:paraId="0C73405F" w14:textId="087E8C61" w:rsidR="00723501" w:rsidRPr="00EE5ABE" w:rsidDel="00AB44D1" w:rsidRDefault="00723501" w:rsidP="00AB44D1">
      <w:pPr>
        <w:spacing w:after="240" w:line="360" w:lineRule="auto"/>
        <w:ind w:left="567"/>
        <w:jc w:val="center"/>
        <w:rPr>
          <w:del w:id="4124" w:author="Александр Перепечаев" w:date="2021-05-26T13:23:00Z"/>
        </w:rPr>
        <w:pPrChange w:id="4125" w:author="Александр Перепечаев" w:date="2021-05-26T13:23:00Z">
          <w:pPr>
            <w:pStyle w:val="afff8"/>
          </w:pPr>
        </w:pPrChange>
      </w:pPr>
    </w:p>
    <w:p w14:paraId="3C792F50" w14:textId="0A3FE695" w:rsidR="00723501" w:rsidRPr="00EE5ABE" w:rsidDel="00AB44D1" w:rsidRDefault="00723501" w:rsidP="00AB44D1">
      <w:pPr>
        <w:spacing w:after="240" w:line="360" w:lineRule="auto"/>
        <w:ind w:left="567"/>
        <w:jc w:val="center"/>
        <w:rPr>
          <w:del w:id="4126" w:author="Александр Перепечаев" w:date="2021-05-26T13:23:00Z"/>
        </w:rPr>
        <w:pPrChange w:id="4127" w:author="Александр Перепечаев" w:date="2021-05-26T13:23:00Z">
          <w:pPr>
            <w:pStyle w:val="afff8"/>
          </w:pPr>
        </w:pPrChange>
      </w:pPr>
      <w:del w:id="4128" w:author="Александр Перепечаев" w:date="2021-05-26T13:23:00Z">
        <w:r w:rsidRPr="00EE5ABE" w:rsidDel="00AB44D1">
          <w:delText>buttonSendEmo = document.getElementById('sendEmotion');</w:delText>
        </w:r>
      </w:del>
    </w:p>
    <w:p w14:paraId="1018EFC0" w14:textId="507D8784" w:rsidR="00723501" w:rsidRPr="00EE5ABE" w:rsidDel="00AB44D1" w:rsidRDefault="00723501" w:rsidP="00AB44D1">
      <w:pPr>
        <w:spacing w:after="240" w:line="360" w:lineRule="auto"/>
        <w:ind w:left="567"/>
        <w:jc w:val="center"/>
        <w:rPr>
          <w:del w:id="4129" w:author="Александр Перепечаев" w:date="2021-05-26T13:23:00Z"/>
        </w:rPr>
        <w:pPrChange w:id="4130" w:author="Александр Перепечаев" w:date="2021-05-26T13:23:00Z">
          <w:pPr>
            <w:pStyle w:val="afff8"/>
          </w:pPr>
        </w:pPrChange>
      </w:pPr>
    </w:p>
    <w:p w14:paraId="27B24A81" w14:textId="69D1AF20" w:rsidR="00723501" w:rsidRPr="00EE5ABE" w:rsidDel="00AB44D1" w:rsidRDefault="00723501" w:rsidP="00AB44D1">
      <w:pPr>
        <w:spacing w:after="240" w:line="360" w:lineRule="auto"/>
        <w:ind w:left="567"/>
        <w:jc w:val="center"/>
        <w:rPr>
          <w:del w:id="4131" w:author="Александр Перепечаев" w:date="2021-05-26T13:23:00Z"/>
        </w:rPr>
        <w:pPrChange w:id="4132" w:author="Александр Перепечаев" w:date="2021-05-26T13:23:00Z">
          <w:pPr>
            <w:pStyle w:val="afff8"/>
          </w:pPr>
        </w:pPrChange>
      </w:pPr>
      <w:del w:id="4133" w:author="Александр Перепечаев" w:date="2021-05-26T13:23:00Z">
        <w:r w:rsidRPr="00EE5ABE" w:rsidDel="00AB44D1">
          <w:delText>chooseEmo = document.getElementById('chooseEmo');</w:delText>
        </w:r>
      </w:del>
    </w:p>
    <w:p w14:paraId="7DE101B7" w14:textId="2C385995" w:rsidR="00723501" w:rsidRPr="00EE5ABE" w:rsidDel="00AB44D1" w:rsidRDefault="00723501" w:rsidP="00AB44D1">
      <w:pPr>
        <w:spacing w:after="240" w:line="360" w:lineRule="auto"/>
        <w:ind w:left="567"/>
        <w:jc w:val="center"/>
        <w:rPr>
          <w:del w:id="4134" w:author="Александр Перепечаев" w:date="2021-05-26T13:23:00Z"/>
        </w:rPr>
        <w:pPrChange w:id="4135" w:author="Александр Перепечаев" w:date="2021-05-26T13:23:00Z">
          <w:pPr>
            <w:pStyle w:val="afff8"/>
          </w:pPr>
        </w:pPrChange>
      </w:pPr>
    </w:p>
    <w:p w14:paraId="3C0BB4EE" w14:textId="690490FA" w:rsidR="00723501" w:rsidRPr="00EE5ABE" w:rsidDel="00AB44D1" w:rsidRDefault="00723501" w:rsidP="00AB44D1">
      <w:pPr>
        <w:spacing w:after="240" w:line="360" w:lineRule="auto"/>
        <w:ind w:left="567"/>
        <w:jc w:val="center"/>
        <w:rPr>
          <w:del w:id="4136" w:author="Александр Перепечаев" w:date="2021-05-26T13:23:00Z"/>
        </w:rPr>
        <w:pPrChange w:id="4137" w:author="Александр Перепечаев" w:date="2021-05-26T13:23:00Z">
          <w:pPr>
            <w:pStyle w:val="afff8"/>
          </w:pPr>
        </w:pPrChange>
      </w:pPr>
      <w:del w:id="4138" w:author="Александр Перепечаев" w:date="2021-05-26T13:23:00Z">
        <w:r w:rsidRPr="00EE5ABE" w:rsidDel="00AB44D1">
          <w:delText>targetEmo = null;</w:delText>
        </w:r>
      </w:del>
    </w:p>
    <w:p w14:paraId="2828D439" w14:textId="6F3AC78B" w:rsidR="00723501" w:rsidRPr="00EE5ABE" w:rsidDel="00AB44D1" w:rsidRDefault="00723501" w:rsidP="00AB44D1">
      <w:pPr>
        <w:spacing w:after="240" w:line="360" w:lineRule="auto"/>
        <w:ind w:left="567"/>
        <w:jc w:val="center"/>
        <w:rPr>
          <w:del w:id="4139" w:author="Александр Перепечаев" w:date="2021-05-26T13:23:00Z"/>
        </w:rPr>
        <w:pPrChange w:id="4140" w:author="Александр Перепечаев" w:date="2021-05-26T13:23:00Z">
          <w:pPr>
            <w:pStyle w:val="afff8"/>
          </w:pPr>
        </w:pPrChange>
      </w:pPr>
    </w:p>
    <w:p w14:paraId="4162464E" w14:textId="2F5123E5" w:rsidR="00723501" w:rsidRPr="00EE5ABE" w:rsidDel="00AB44D1" w:rsidRDefault="00723501" w:rsidP="00AB44D1">
      <w:pPr>
        <w:spacing w:after="240" w:line="360" w:lineRule="auto"/>
        <w:ind w:left="567"/>
        <w:jc w:val="center"/>
        <w:rPr>
          <w:del w:id="4141" w:author="Александр Перепечаев" w:date="2021-05-26T13:23:00Z"/>
        </w:rPr>
        <w:pPrChange w:id="4142" w:author="Александр Перепечаев" w:date="2021-05-26T13:23:00Z">
          <w:pPr>
            <w:pStyle w:val="afff8"/>
          </w:pPr>
        </w:pPrChange>
      </w:pPr>
      <w:del w:id="4143" w:author="Александр Перепечаев" w:date="2021-05-26T13:23:00Z">
        <w:r w:rsidRPr="00EE5ABE" w:rsidDel="00AB44D1">
          <w:delText>uuid = "";</w:delText>
        </w:r>
      </w:del>
    </w:p>
    <w:p w14:paraId="722FEFA1" w14:textId="56DAE002" w:rsidR="00723501" w:rsidRPr="00EE5ABE" w:rsidDel="00AB44D1" w:rsidRDefault="00723501" w:rsidP="00AB44D1">
      <w:pPr>
        <w:spacing w:after="240" w:line="360" w:lineRule="auto"/>
        <w:ind w:left="567"/>
        <w:jc w:val="center"/>
        <w:rPr>
          <w:del w:id="4144" w:author="Александр Перепечаев" w:date="2021-05-26T13:23:00Z"/>
        </w:rPr>
        <w:pPrChange w:id="4145" w:author="Александр Перепечаев" w:date="2021-05-26T13:23:00Z">
          <w:pPr>
            <w:pStyle w:val="afff8"/>
          </w:pPr>
        </w:pPrChange>
      </w:pPr>
    </w:p>
    <w:p w14:paraId="3408F6C4" w14:textId="4B1AC21B" w:rsidR="00723501" w:rsidRPr="00EE5ABE" w:rsidDel="00AB44D1" w:rsidRDefault="00723501" w:rsidP="00AB44D1">
      <w:pPr>
        <w:spacing w:after="240" w:line="360" w:lineRule="auto"/>
        <w:ind w:left="567"/>
        <w:jc w:val="center"/>
        <w:rPr>
          <w:del w:id="4146" w:author="Александр Перепечаев" w:date="2021-05-26T13:23:00Z"/>
        </w:rPr>
        <w:pPrChange w:id="4147" w:author="Александр Перепечаев" w:date="2021-05-26T13:23:00Z">
          <w:pPr>
            <w:pStyle w:val="afff8"/>
          </w:pPr>
        </w:pPrChange>
      </w:pPr>
      <w:del w:id="4148" w:author="Александр Перепечаев" w:date="2021-05-26T13:23:00Z">
        <w:r w:rsidRPr="00EE5ABE" w:rsidDel="00AB44D1">
          <w:delText>if(divEmo != null){</w:delText>
        </w:r>
      </w:del>
    </w:p>
    <w:p w14:paraId="56EF79AB" w14:textId="5C957048" w:rsidR="00723501" w:rsidRPr="00EE5ABE" w:rsidDel="00AB44D1" w:rsidRDefault="00723501" w:rsidP="00AB44D1">
      <w:pPr>
        <w:spacing w:after="240" w:line="360" w:lineRule="auto"/>
        <w:ind w:left="567"/>
        <w:jc w:val="center"/>
        <w:rPr>
          <w:del w:id="4149" w:author="Александр Перепечаев" w:date="2021-05-26T13:23:00Z"/>
        </w:rPr>
        <w:pPrChange w:id="4150" w:author="Александр Перепечаев" w:date="2021-05-26T13:23:00Z">
          <w:pPr>
            <w:pStyle w:val="afff8"/>
          </w:pPr>
        </w:pPrChange>
      </w:pPr>
    </w:p>
    <w:p w14:paraId="3C1B855D" w14:textId="0AA407F1" w:rsidR="00723501" w:rsidRPr="00EE5ABE" w:rsidDel="00AB44D1" w:rsidRDefault="00723501" w:rsidP="00AB44D1">
      <w:pPr>
        <w:spacing w:after="240" w:line="360" w:lineRule="auto"/>
        <w:ind w:left="567"/>
        <w:jc w:val="center"/>
        <w:rPr>
          <w:del w:id="4151" w:author="Александр Перепечаев" w:date="2021-05-26T13:23:00Z"/>
        </w:rPr>
        <w:pPrChange w:id="4152" w:author="Александр Перепечаев" w:date="2021-05-26T13:23:00Z">
          <w:pPr>
            <w:pStyle w:val="afff8"/>
          </w:pPr>
        </w:pPrChange>
      </w:pPr>
      <w:del w:id="4153" w:author="Александр Перепечаев" w:date="2021-05-26T13:23:00Z">
        <w:r w:rsidRPr="00EE5ABE" w:rsidDel="00AB44D1">
          <w:delText xml:space="preserve">  divEmo.style.display = "none";</w:delText>
        </w:r>
      </w:del>
    </w:p>
    <w:p w14:paraId="06D81E60" w14:textId="6700D302" w:rsidR="00723501" w:rsidRPr="00EE5ABE" w:rsidDel="00AB44D1" w:rsidRDefault="00723501" w:rsidP="00AB44D1">
      <w:pPr>
        <w:spacing w:after="240" w:line="360" w:lineRule="auto"/>
        <w:ind w:left="567"/>
        <w:jc w:val="center"/>
        <w:rPr>
          <w:del w:id="4154" w:author="Александр Перепечаев" w:date="2021-05-26T13:23:00Z"/>
        </w:rPr>
        <w:pPrChange w:id="4155" w:author="Александр Перепечаев" w:date="2021-05-26T13:23:00Z">
          <w:pPr>
            <w:pStyle w:val="afff8"/>
          </w:pPr>
        </w:pPrChange>
      </w:pPr>
      <w:del w:id="4156" w:author="Александр Перепечаев" w:date="2021-05-26T13:23:00Z">
        <w:r w:rsidRPr="00EE5ABE" w:rsidDel="00AB44D1">
          <w:delText>chooseEmo.style.display = 'none';</w:delText>
        </w:r>
      </w:del>
    </w:p>
    <w:p w14:paraId="2C11F755" w14:textId="25ABD8CF" w:rsidR="00723501" w:rsidRPr="00EE5ABE" w:rsidDel="00AB44D1" w:rsidRDefault="00723501" w:rsidP="00AB44D1">
      <w:pPr>
        <w:spacing w:after="240" w:line="360" w:lineRule="auto"/>
        <w:ind w:left="567"/>
        <w:jc w:val="center"/>
        <w:rPr>
          <w:del w:id="4157" w:author="Александр Перепечаев" w:date="2021-05-26T13:23:00Z"/>
        </w:rPr>
        <w:pPrChange w:id="4158" w:author="Александр Перепечаев" w:date="2021-05-26T13:23:00Z">
          <w:pPr>
            <w:pStyle w:val="afff8"/>
          </w:pPr>
        </w:pPrChange>
      </w:pPr>
    </w:p>
    <w:p w14:paraId="484A4308" w14:textId="11EE0C53" w:rsidR="00723501" w:rsidRPr="00EE5ABE" w:rsidDel="00AB44D1" w:rsidRDefault="00723501" w:rsidP="00AB44D1">
      <w:pPr>
        <w:spacing w:after="240" w:line="360" w:lineRule="auto"/>
        <w:ind w:left="567"/>
        <w:jc w:val="center"/>
        <w:rPr>
          <w:del w:id="4159" w:author="Александр Перепечаев" w:date="2021-05-26T13:23:00Z"/>
        </w:rPr>
        <w:pPrChange w:id="4160" w:author="Александр Перепечаев" w:date="2021-05-26T13:23:00Z">
          <w:pPr>
            <w:pStyle w:val="afff8"/>
          </w:pPr>
        </w:pPrChange>
      </w:pPr>
      <w:del w:id="4161" w:author="Александр Перепечаев" w:date="2021-05-26T13:23:00Z">
        <w:r w:rsidRPr="00EE5ABE" w:rsidDel="00AB44D1">
          <w:delText>divEmo.addEventListener('click', event =&gt; {</w:delText>
        </w:r>
      </w:del>
    </w:p>
    <w:p w14:paraId="63FA6ADD" w14:textId="762AAA6C" w:rsidR="00723501" w:rsidRPr="00EE5ABE" w:rsidDel="00AB44D1" w:rsidRDefault="00723501" w:rsidP="00AB44D1">
      <w:pPr>
        <w:spacing w:after="240" w:line="360" w:lineRule="auto"/>
        <w:ind w:left="567"/>
        <w:jc w:val="center"/>
        <w:rPr>
          <w:del w:id="4162" w:author="Александр Перепечаев" w:date="2021-05-26T13:23:00Z"/>
        </w:rPr>
        <w:pPrChange w:id="4163" w:author="Александр Перепечаев" w:date="2021-05-26T13:23:00Z">
          <w:pPr>
            <w:pStyle w:val="afff8"/>
          </w:pPr>
        </w:pPrChange>
      </w:pPr>
      <w:del w:id="4164" w:author="Александр Перепечаев" w:date="2021-05-26T13:23:00Z">
        <w:r w:rsidRPr="00EE5ABE" w:rsidDel="00AB44D1">
          <w:delText xml:space="preserve">  chooseEmo.style.display = "";</w:delText>
        </w:r>
      </w:del>
    </w:p>
    <w:p w14:paraId="18E27BC6" w14:textId="67206285" w:rsidR="00723501" w:rsidRPr="00EE5ABE" w:rsidDel="00AB44D1" w:rsidRDefault="00723501" w:rsidP="00AB44D1">
      <w:pPr>
        <w:spacing w:after="240" w:line="360" w:lineRule="auto"/>
        <w:ind w:left="567"/>
        <w:jc w:val="center"/>
        <w:rPr>
          <w:del w:id="4165" w:author="Александр Перепечаев" w:date="2021-05-26T13:23:00Z"/>
        </w:rPr>
        <w:pPrChange w:id="4166" w:author="Александр Перепечаев" w:date="2021-05-26T13:23:00Z">
          <w:pPr>
            <w:pStyle w:val="afff8"/>
          </w:pPr>
        </w:pPrChange>
      </w:pPr>
      <w:del w:id="4167" w:author="Александр Перепечаев" w:date="2021-05-26T13:23:00Z">
        <w:r w:rsidRPr="00EE5ABE" w:rsidDel="00AB44D1">
          <w:delText>});</w:delText>
        </w:r>
      </w:del>
    </w:p>
    <w:p w14:paraId="43B32C74" w14:textId="60706587" w:rsidR="00723501" w:rsidRPr="00EE5ABE" w:rsidDel="00AB44D1" w:rsidRDefault="00723501" w:rsidP="00AB44D1">
      <w:pPr>
        <w:spacing w:after="240" w:line="360" w:lineRule="auto"/>
        <w:ind w:left="567"/>
        <w:jc w:val="center"/>
        <w:rPr>
          <w:del w:id="4168" w:author="Александр Перепечаев" w:date="2021-05-26T13:23:00Z"/>
        </w:rPr>
        <w:pPrChange w:id="4169" w:author="Александр Перепечаев" w:date="2021-05-26T13:23:00Z">
          <w:pPr>
            <w:pStyle w:val="afff8"/>
          </w:pPr>
        </w:pPrChange>
      </w:pPr>
    </w:p>
    <w:p w14:paraId="4BBD2998" w14:textId="6CC1C35C" w:rsidR="00723501" w:rsidRPr="00EE5ABE" w:rsidDel="00AB44D1" w:rsidRDefault="00723501" w:rsidP="00AB44D1">
      <w:pPr>
        <w:spacing w:after="240" w:line="360" w:lineRule="auto"/>
        <w:ind w:left="567"/>
        <w:jc w:val="center"/>
        <w:rPr>
          <w:del w:id="4170" w:author="Александр Перепечаев" w:date="2021-05-26T13:23:00Z"/>
        </w:rPr>
        <w:pPrChange w:id="4171" w:author="Александр Перепечаев" w:date="2021-05-26T13:23:00Z">
          <w:pPr>
            <w:pStyle w:val="afff8"/>
          </w:pPr>
        </w:pPrChange>
      </w:pPr>
      <w:del w:id="4172" w:author="Александр Перепечаев" w:date="2021-05-26T13:23:00Z">
        <w:r w:rsidRPr="00EE5ABE" w:rsidDel="00AB44D1">
          <w:delText>buttonEmo.forEach(function(item) {</w:delText>
        </w:r>
      </w:del>
    </w:p>
    <w:p w14:paraId="32F182B0" w14:textId="60707F81" w:rsidR="00723501" w:rsidRPr="00EE5ABE" w:rsidDel="00AB44D1" w:rsidRDefault="00723501" w:rsidP="00AB44D1">
      <w:pPr>
        <w:spacing w:after="240" w:line="360" w:lineRule="auto"/>
        <w:ind w:left="567"/>
        <w:jc w:val="center"/>
        <w:rPr>
          <w:del w:id="4173" w:author="Александр Перепечаев" w:date="2021-05-26T13:23:00Z"/>
        </w:rPr>
        <w:pPrChange w:id="4174" w:author="Александр Перепечаев" w:date="2021-05-26T13:23:00Z">
          <w:pPr>
            <w:pStyle w:val="afff8"/>
          </w:pPr>
        </w:pPrChange>
      </w:pPr>
    </w:p>
    <w:p w14:paraId="762F64F0" w14:textId="56414EFE" w:rsidR="00723501" w:rsidRPr="00EE5ABE" w:rsidDel="00AB44D1" w:rsidRDefault="00723501" w:rsidP="00AB44D1">
      <w:pPr>
        <w:spacing w:after="240" w:line="360" w:lineRule="auto"/>
        <w:ind w:left="567"/>
        <w:jc w:val="center"/>
        <w:rPr>
          <w:del w:id="4175" w:author="Александр Перепечаев" w:date="2021-05-26T13:23:00Z"/>
        </w:rPr>
        <w:pPrChange w:id="4176" w:author="Александр Перепечаев" w:date="2021-05-26T13:23:00Z">
          <w:pPr>
            <w:pStyle w:val="afff8"/>
          </w:pPr>
        </w:pPrChange>
      </w:pPr>
      <w:del w:id="4177" w:author="Александр Перепечаев" w:date="2021-05-26T13:23:00Z">
        <w:r w:rsidRPr="00EE5ABE" w:rsidDel="00AB44D1">
          <w:delText xml:space="preserve">  item.addEventListener('click', function(e){</w:delText>
        </w:r>
      </w:del>
    </w:p>
    <w:p w14:paraId="13404493" w14:textId="2E677BDA" w:rsidR="00723501" w:rsidRPr="00EE5ABE" w:rsidDel="00AB44D1" w:rsidRDefault="00723501" w:rsidP="00AB44D1">
      <w:pPr>
        <w:spacing w:after="240" w:line="360" w:lineRule="auto"/>
        <w:ind w:left="567"/>
        <w:jc w:val="center"/>
        <w:rPr>
          <w:del w:id="4178" w:author="Александр Перепечаев" w:date="2021-05-26T13:23:00Z"/>
        </w:rPr>
        <w:pPrChange w:id="4179" w:author="Александр Перепечаев" w:date="2021-05-26T13:23:00Z">
          <w:pPr>
            <w:pStyle w:val="afff8"/>
          </w:pPr>
        </w:pPrChange>
      </w:pPr>
      <w:del w:id="4180" w:author="Александр Перепечаев" w:date="2021-05-26T13:23:00Z">
        <w:r w:rsidRPr="00EE5ABE" w:rsidDel="00AB44D1">
          <w:delText xml:space="preserve">    console.log(e.target.id);</w:delText>
        </w:r>
      </w:del>
    </w:p>
    <w:p w14:paraId="239378C5" w14:textId="56C2EAAC" w:rsidR="00723501" w:rsidRPr="00EE5ABE" w:rsidDel="00AB44D1" w:rsidRDefault="00723501" w:rsidP="00AB44D1">
      <w:pPr>
        <w:spacing w:after="240" w:line="360" w:lineRule="auto"/>
        <w:ind w:left="567"/>
        <w:jc w:val="center"/>
        <w:rPr>
          <w:del w:id="4181" w:author="Александр Перепечаев" w:date="2021-05-26T13:23:00Z"/>
        </w:rPr>
        <w:pPrChange w:id="4182" w:author="Александр Перепечаев" w:date="2021-05-26T13:23:00Z">
          <w:pPr>
            <w:pStyle w:val="afff8"/>
          </w:pPr>
        </w:pPrChange>
      </w:pPr>
      <w:del w:id="4183" w:author="Александр Перепечаев" w:date="2021-05-26T13:23:00Z">
        <w:r w:rsidRPr="00EE5ABE" w:rsidDel="00AB44D1">
          <w:delText xml:space="preserve">    targetEmo = e.target.id;</w:delText>
        </w:r>
      </w:del>
    </w:p>
    <w:p w14:paraId="6B8CEE56" w14:textId="52399E77" w:rsidR="00723501" w:rsidRPr="00EE5ABE" w:rsidDel="00AB44D1" w:rsidRDefault="00723501" w:rsidP="00AB44D1">
      <w:pPr>
        <w:spacing w:after="240" w:line="360" w:lineRule="auto"/>
        <w:ind w:left="567"/>
        <w:jc w:val="center"/>
        <w:rPr>
          <w:del w:id="4184" w:author="Александр Перепечаев" w:date="2021-05-26T13:23:00Z"/>
        </w:rPr>
        <w:pPrChange w:id="4185" w:author="Александр Перепечаев" w:date="2021-05-26T13:23:00Z">
          <w:pPr>
            <w:pStyle w:val="afff8"/>
          </w:pPr>
        </w:pPrChange>
      </w:pPr>
      <w:del w:id="4186" w:author="Александр Перепечаев" w:date="2021-05-26T13:23:00Z">
        <w:r w:rsidRPr="00EE5ABE" w:rsidDel="00AB44D1">
          <w:delText xml:space="preserve">  });</w:delText>
        </w:r>
      </w:del>
    </w:p>
    <w:p w14:paraId="18A0521B" w14:textId="07812C3A" w:rsidR="00723501" w:rsidRPr="00EE5ABE" w:rsidDel="00AB44D1" w:rsidRDefault="00723501" w:rsidP="00AB44D1">
      <w:pPr>
        <w:spacing w:after="240" w:line="360" w:lineRule="auto"/>
        <w:ind w:left="567"/>
        <w:jc w:val="center"/>
        <w:rPr>
          <w:del w:id="4187" w:author="Александр Перепечаев" w:date="2021-05-26T13:23:00Z"/>
        </w:rPr>
        <w:pPrChange w:id="4188" w:author="Александр Перепечаев" w:date="2021-05-26T13:23:00Z">
          <w:pPr>
            <w:pStyle w:val="afff8"/>
          </w:pPr>
        </w:pPrChange>
      </w:pPr>
    </w:p>
    <w:p w14:paraId="597A88D5" w14:textId="34283239" w:rsidR="00723501" w:rsidRPr="00EE5ABE" w:rsidDel="00AB44D1" w:rsidRDefault="00723501" w:rsidP="00AB44D1">
      <w:pPr>
        <w:spacing w:after="240" w:line="360" w:lineRule="auto"/>
        <w:ind w:left="567"/>
        <w:jc w:val="center"/>
        <w:rPr>
          <w:del w:id="4189" w:author="Александр Перепечаев" w:date="2021-05-26T13:23:00Z"/>
        </w:rPr>
        <w:pPrChange w:id="4190" w:author="Александр Перепечаев" w:date="2021-05-26T13:23:00Z">
          <w:pPr>
            <w:pStyle w:val="afff8"/>
          </w:pPr>
        </w:pPrChange>
      </w:pPr>
      <w:del w:id="4191" w:author="Александр Перепечаев" w:date="2021-05-26T13:23:00Z">
        <w:r w:rsidRPr="00EE5ABE" w:rsidDel="00AB44D1">
          <w:delText>});</w:delText>
        </w:r>
      </w:del>
    </w:p>
    <w:p w14:paraId="4CE047F8" w14:textId="051B839D" w:rsidR="00723501" w:rsidRPr="00EE5ABE" w:rsidDel="00AB44D1" w:rsidRDefault="00723501" w:rsidP="00AB44D1">
      <w:pPr>
        <w:spacing w:after="240" w:line="360" w:lineRule="auto"/>
        <w:ind w:left="567"/>
        <w:jc w:val="center"/>
        <w:rPr>
          <w:del w:id="4192" w:author="Александр Перепечаев" w:date="2021-05-26T13:23:00Z"/>
        </w:rPr>
        <w:pPrChange w:id="4193" w:author="Александр Перепечаев" w:date="2021-05-26T13:23:00Z">
          <w:pPr>
            <w:pStyle w:val="afff8"/>
          </w:pPr>
        </w:pPrChange>
      </w:pPr>
    </w:p>
    <w:p w14:paraId="5335C0D8" w14:textId="64B9ACE8" w:rsidR="00723501" w:rsidRPr="00EE5ABE" w:rsidDel="00AB44D1" w:rsidRDefault="00723501" w:rsidP="00AB44D1">
      <w:pPr>
        <w:spacing w:after="240" w:line="360" w:lineRule="auto"/>
        <w:ind w:left="567"/>
        <w:jc w:val="center"/>
        <w:rPr>
          <w:del w:id="4194" w:author="Александр Перепечаев" w:date="2021-05-26T13:23:00Z"/>
        </w:rPr>
        <w:pPrChange w:id="4195" w:author="Александр Перепечаев" w:date="2021-05-26T13:23:00Z">
          <w:pPr>
            <w:pStyle w:val="afff8"/>
          </w:pPr>
        </w:pPrChange>
      </w:pPr>
      <w:del w:id="4196" w:author="Александр Перепечаев" w:date="2021-05-26T13:23:00Z">
        <w:r w:rsidRPr="00EE5ABE" w:rsidDel="00AB44D1">
          <w:delText>buttonSendEmo.addEventListener('click', async event =&gt; {</w:delText>
        </w:r>
      </w:del>
    </w:p>
    <w:p w14:paraId="503410CF" w14:textId="0C354636" w:rsidR="00723501" w:rsidRPr="00EE5ABE" w:rsidDel="00AB44D1" w:rsidRDefault="00723501" w:rsidP="00AB44D1">
      <w:pPr>
        <w:spacing w:after="240" w:line="360" w:lineRule="auto"/>
        <w:ind w:left="567"/>
        <w:jc w:val="center"/>
        <w:rPr>
          <w:del w:id="4197" w:author="Александр Перепечаев" w:date="2021-05-26T13:23:00Z"/>
        </w:rPr>
        <w:pPrChange w:id="4198" w:author="Александр Перепечаев" w:date="2021-05-26T13:23:00Z">
          <w:pPr>
            <w:pStyle w:val="afff8"/>
          </w:pPr>
        </w:pPrChange>
      </w:pPr>
      <w:del w:id="4199" w:author="Александр Перепечаев" w:date="2021-05-26T13:23:00Z">
        <w:r w:rsidRPr="00EE5ABE" w:rsidDel="00AB44D1">
          <w:delText xml:space="preserve">  console.log("hi");</w:delText>
        </w:r>
      </w:del>
    </w:p>
    <w:p w14:paraId="7875B614" w14:textId="2E6A0690" w:rsidR="00723501" w:rsidRPr="00EE5ABE" w:rsidDel="00AB44D1" w:rsidRDefault="00723501" w:rsidP="00AB44D1">
      <w:pPr>
        <w:spacing w:after="240" w:line="360" w:lineRule="auto"/>
        <w:ind w:left="567"/>
        <w:jc w:val="center"/>
        <w:rPr>
          <w:del w:id="4200" w:author="Александр Перепечаев" w:date="2021-05-26T13:23:00Z"/>
        </w:rPr>
        <w:pPrChange w:id="4201" w:author="Александр Перепечаев" w:date="2021-05-26T13:23:00Z">
          <w:pPr>
            <w:pStyle w:val="afff8"/>
          </w:pPr>
        </w:pPrChange>
      </w:pPr>
      <w:del w:id="4202" w:author="Александр Перепечаев" w:date="2021-05-26T13:23:00Z">
        <w:r w:rsidRPr="00EE5ABE" w:rsidDel="00AB44D1">
          <w:delText xml:space="preserve">  console.log(targetEmo);</w:delText>
        </w:r>
      </w:del>
    </w:p>
    <w:p w14:paraId="56D71826" w14:textId="348A83E0" w:rsidR="00723501" w:rsidRPr="00EE5ABE" w:rsidDel="00AB44D1" w:rsidRDefault="00723501" w:rsidP="00AB44D1">
      <w:pPr>
        <w:spacing w:after="240" w:line="360" w:lineRule="auto"/>
        <w:ind w:left="567"/>
        <w:jc w:val="center"/>
        <w:rPr>
          <w:del w:id="4203" w:author="Александр Перепечаев" w:date="2021-05-26T13:23:00Z"/>
        </w:rPr>
        <w:pPrChange w:id="4204" w:author="Александр Перепечаев" w:date="2021-05-26T13:23:00Z">
          <w:pPr>
            <w:pStyle w:val="afff8"/>
          </w:pPr>
        </w:pPrChange>
      </w:pPr>
    </w:p>
    <w:p w14:paraId="14C63F73" w14:textId="1EECEDEC" w:rsidR="00723501" w:rsidRPr="00EE5ABE" w:rsidDel="00AB44D1" w:rsidRDefault="00723501" w:rsidP="00AB44D1">
      <w:pPr>
        <w:spacing w:after="240" w:line="360" w:lineRule="auto"/>
        <w:ind w:left="567"/>
        <w:jc w:val="center"/>
        <w:rPr>
          <w:del w:id="4205" w:author="Александр Перепечаев" w:date="2021-05-26T13:23:00Z"/>
        </w:rPr>
        <w:pPrChange w:id="4206" w:author="Александр Перепечаев" w:date="2021-05-26T13:23:00Z">
          <w:pPr>
            <w:pStyle w:val="afff8"/>
          </w:pPr>
        </w:pPrChange>
      </w:pPr>
      <w:del w:id="4207" w:author="Александр Перепечаев" w:date="2021-05-26T13:23:00Z">
        <w:r w:rsidRPr="00EE5ABE" w:rsidDel="00AB44D1">
          <w:delText xml:space="preserve">  if(targetEmo != null){</w:delText>
        </w:r>
      </w:del>
    </w:p>
    <w:p w14:paraId="147CE9DC" w14:textId="2720E7FC" w:rsidR="00723501" w:rsidRPr="00EE5ABE" w:rsidDel="00AB44D1" w:rsidRDefault="00723501" w:rsidP="00AB44D1">
      <w:pPr>
        <w:spacing w:after="240" w:line="360" w:lineRule="auto"/>
        <w:ind w:left="567"/>
        <w:jc w:val="center"/>
        <w:rPr>
          <w:del w:id="4208" w:author="Александр Перепечаев" w:date="2021-05-26T13:23:00Z"/>
        </w:rPr>
        <w:pPrChange w:id="4209" w:author="Александр Перепечаев" w:date="2021-05-26T13:23:00Z">
          <w:pPr>
            <w:pStyle w:val="afff8"/>
          </w:pPr>
        </w:pPrChange>
      </w:pPr>
      <w:del w:id="4210" w:author="Александр Перепечаев" w:date="2021-05-26T13:23:00Z">
        <w:r w:rsidRPr="00EE5ABE" w:rsidDel="00AB44D1">
          <w:delText xml:space="preserve">    console.log("se");</w:delText>
        </w:r>
      </w:del>
    </w:p>
    <w:p w14:paraId="1724508D" w14:textId="459AA2D1" w:rsidR="00723501" w:rsidRPr="00EE5ABE" w:rsidDel="00AB44D1" w:rsidRDefault="00723501" w:rsidP="00AB44D1">
      <w:pPr>
        <w:spacing w:after="240" w:line="360" w:lineRule="auto"/>
        <w:ind w:left="567"/>
        <w:jc w:val="center"/>
        <w:rPr>
          <w:del w:id="4211" w:author="Александр Перепечаев" w:date="2021-05-26T13:23:00Z"/>
        </w:rPr>
        <w:pPrChange w:id="4212" w:author="Александр Перепечаев" w:date="2021-05-26T13:23:00Z">
          <w:pPr>
            <w:pStyle w:val="afff8"/>
          </w:pPr>
        </w:pPrChange>
      </w:pPr>
      <w:del w:id="4213" w:author="Александр Перепечаев" w:date="2021-05-26T13:23:00Z">
        <w:r w:rsidRPr="00EE5ABE" w:rsidDel="00AB44D1">
          <w:delText xml:space="preserve">    let response = await fetch("/wrongEmotion", {</w:delText>
        </w:r>
      </w:del>
    </w:p>
    <w:p w14:paraId="6732EA77" w14:textId="36C61FF0" w:rsidR="00723501" w:rsidRPr="00EE5ABE" w:rsidDel="00AB44D1" w:rsidRDefault="00723501" w:rsidP="00AB44D1">
      <w:pPr>
        <w:spacing w:after="240" w:line="360" w:lineRule="auto"/>
        <w:ind w:left="567"/>
        <w:jc w:val="center"/>
        <w:rPr>
          <w:del w:id="4214" w:author="Александр Перепечаев" w:date="2021-05-26T13:23:00Z"/>
        </w:rPr>
        <w:pPrChange w:id="4215" w:author="Александр Перепечаев" w:date="2021-05-26T13:23:00Z">
          <w:pPr>
            <w:pStyle w:val="afff8"/>
          </w:pPr>
        </w:pPrChange>
      </w:pPr>
      <w:del w:id="4216" w:author="Александр Перепечаев" w:date="2021-05-26T13:23:00Z">
        <w:r w:rsidRPr="00EE5ABE" w:rsidDel="00AB44D1">
          <w:delText xml:space="preserve">      method: "POST",</w:delText>
        </w:r>
      </w:del>
    </w:p>
    <w:p w14:paraId="2759CEBE" w14:textId="1EAC2B79" w:rsidR="00723501" w:rsidRPr="00EE5ABE" w:rsidDel="00AB44D1" w:rsidRDefault="00723501" w:rsidP="00AB44D1">
      <w:pPr>
        <w:spacing w:after="240" w:line="360" w:lineRule="auto"/>
        <w:ind w:left="567"/>
        <w:jc w:val="center"/>
        <w:rPr>
          <w:del w:id="4217" w:author="Александр Перепечаев" w:date="2021-05-26T13:23:00Z"/>
        </w:rPr>
        <w:pPrChange w:id="4218" w:author="Александр Перепечаев" w:date="2021-05-26T13:23:00Z">
          <w:pPr>
            <w:pStyle w:val="afff8"/>
          </w:pPr>
        </w:pPrChange>
      </w:pPr>
      <w:del w:id="4219" w:author="Александр Перепечаев" w:date="2021-05-26T13:23:00Z">
        <w:r w:rsidRPr="00EE5ABE" w:rsidDel="00AB44D1">
          <w:delText xml:space="preserve">      headers: {</w:delText>
        </w:r>
      </w:del>
    </w:p>
    <w:p w14:paraId="3B5D1E00" w14:textId="5054270E" w:rsidR="00723501" w:rsidRPr="00EE5ABE" w:rsidDel="00AB44D1" w:rsidRDefault="00723501" w:rsidP="00AB44D1">
      <w:pPr>
        <w:spacing w:after="240" w:line="360" w:lineRule="auto"/>
        <w:ind w:left="567"/>
        <w:jc w:val="center"/>
        <w:rPr>
          <w:del w:id="4220" w:author="Александр Перепечаев" w:date="2021-05-26T13:23:00Z"/>
        </w:rPr>
        <w:pPrChange w:id="4221" w:author="Александр Перепечаев" w:date="2021-05-26T13:23:00Z">
          <w:pPr>
            <w:pStyle w:val="afff8"/>
          </w:pPr>
        </w:pPrChange>
      </w:pPr>
      <w:del w:id="4222" w:author="Александр Перепечаев" w:date="2021-05-26T13:23:00Z">
        <w:r w:rsidRPr="00EE5ABE" w:rsidDel="00AB44D1">
          <w:delText xml:space="preserve">        'Content-Type': 'application/json;charset=utf-8'</w:delText>
        </w:r>
      </w:del>
    </w:p>
    <w:p w14:paraId="7E54AAB5" w14:textId="72EC4454" w:rsidR="00723501" w:rsidRPr="00EE5ABE" w:rsidDel="00AB44D1" w:rsidRDefault="00723501" w:rsidP="00AB44D1">
      <w:pPr>
        <w:spacing w:after="240" w:line="360" w:lineRule="auto"/>
        <w:ind w:left="567"/>
        <w:jc w:val="center"/>
        <w:rPr>
          <w:del w:id="4223" w:author="Александр Перепечаев" w:date="2021-05-26T13:23:00Z"/>
        </w:rPr>
        <w:pPrChange w:id="4224" w:author="Александр Перепечаев" w:date="2021-05-26T13:23:00Z">
          <w:pPr>
            <w:pStyle w:val="afff8"/>
          </w:pPr>
        </w:pPrChange>
      </w:pPr>
      <w:del w:id="4225" w:author="Александр Перепечаев" w:date="2021-05-26T13:23:00Z">
        <w:r w:rsidRPr="00EE5ABE" w:rsidDel="00AB44D1">
          <w:delText xml:space="preserve">      },</w:delText>
        </w:r>
      </w:del>
    </w:p>
    <w:p w14:paraId="1125D140" w14:textId="232B80A9" w:rsidR="00723501" w:rsidRPr="00EE5ABE" w:rsidDel="00AB44D1" w:rsidRDefault="00723501" w:rsidP="00AB44D1">
      <w:pPr>
        <w:spacing w:after="240" w:line="360" w:lineRule="auto"/>
        <w:ind w:left="567"/>
        <w:jc w:val="center"/>
        <w:rPr>
          <w:del w:id="4226" w:author="Александр Перепечаев" w:date="2021-05-26T13:23:00Z"/>
        </w:rPr>
        <w:pPrChange w:id="4227" w:author="Александр Перепечаев" w:date="2021-05-26T13:23:00Z">
          <w:pPr>
            <w:pStyle w:val="afff8"/>
          </w:pPr>
        </w:pPrChange>
      </w:pPr>
      <w:del w:id="4228" w:author="Александр Перепечаев" w:date="2021-05-26T13:23:00Z">
        <w:r w:rsidRPr="00EE5ABE" w:rsidDel="00AB44D1">
          <w:delText xml:space="preserve">      mode: 'same-origin',</w:delText>
        </w:r>
      </w:del>
    </w:p>
    <w:p w14:paraId="72D94283" w14:textId="5CF92C17" w:rsidR="00723501" w:rsidRPr="00EE5ABE" w:rsidDel="00AB44D1" w:rsidRDefault="00723501" w:rsidP="00AB44D1">
      <w:pPr>
        <w:spacing w:after="240" w:line="360" w:lineRule="auto"/>
        <w:ind w:left="567"/>
        <w:jc w:val="center"/>
        <w:rPr>
          <w:del w:id="4229" w:author="Александр Перепечаев" w:date="2021-05-26T13:23:00Z"/>
        </w:rPr>
        <w:pPrChange w:id="4230" w:author="Александр Перепечаев" w:date="2021-05-26T13:23:00Z">
          <w:pPr>
            <w:pStyle w:val="afff8"/>
          </w:pPr>
        </w:pPrChange>
      </w:pPr>
      <w:del w:id="4231" w:author="Александр Перепечаев" w:date="2021-05-26T13:23:00Z">
        <w:r w:rsidRPr="00EE5ABE" w:rsidDel="00AB44D1">
          <w:delText xml:space="preserve">      body: JSON.stringify({ targetEmo: targetEmo, uuid: uuid })</w:delText>
        </w:r>
      </w:del>
    </w:p>
    <w:p w14:paraId="13D9999F" w14:textId="2461B819" w:rsidR="00723501" w:rsidRPr="00EE5ABE" w:rsidDel="00AB44D1" w:rsidRDefault="00723501" w:rsidP="00AB44D1">
      <w:pPr>
        <w:spacing w:after="240" w:line="360" w:lineRule="auto"/>
        <w:ind w:left="567"/>
        <w:jc w:val="center"/>
        <w:rPr>
          <w:del w:id="4232" w:author="Александр Перепечаев" w:date="2021-05-26T13:23:00Z"/>
        </w:rPr>
        <w:pPrChange w:id="4233" w:author="Александр Перепечаев" w:date="2021-05-26T13:23:00Z">
          <w:pPr>
            <w:pStyle w:val="afff8"/>
          </w:pPr>
        </w:pPrChange>
      </w:pPr>
      <w:del w:id="4234" w:author="Александр Перепечаев" w:date="2021-05-26T13:23:00Z">
        <w:r w:rsidRPr="00EE5ABE" w:rsidDel="00AB44D1">
          <w:delText xml:space="preserve">    });</w:delText>
        </w:r>
      </w:del>
    </w:p>
    <w:p w14:paraId="1DE73052" w14:textId="53E05259" w:rsidR="00723501" w:rsidRPr="00EE5ABE" w:rsidDel="00AB44D1" w:rsidRDefault="00723501" w:rsidP="00AB44D1">
      <w:pPr>
        <w:spacing w:after="240" w:line="360" w:lineRule="auto"/>
        <w:ind w:left="567"/>
        <w:jc w:val="center"/>
        <w:rPr>
          <w:del w:id="4235" w:author="Александр Перепечаев" w:date="2021-05-26T13:23:00Z"/>
        </w:rPr>
        <w:pPrChange w:id="4236" w:author="Александр Перепечаев" w:date="2021-05-26T13:23:00Z">
          <w:pPr>
            <w:pStyle w:val="afff8"/>
          </w:pPr>
        </w:pPrChange>
      </w:pPr>
    </w:p>
    <w:p w14:paraId="49357F2C" w14:textId="0046AEC9" w:rsidR="00723501" w:rsidRPr="00EE5ABE" w:rsidDel="00AB44D1" w:rsidRDefault="00723501" w:rsidP="00AB44D1">
      <w:pPr>
        <w:spacing w:after="240" w:line="360" w:lineRule="auto"/>
        <w:ind w:left="567"/>
        <w:jc w:val="center"/>
        <w:rPr>
          <w:del w:id="4237" w:author="Александр Перепечаев" w:date="2021-05-26T13:23:00Z"/>
        </w:rPr>
        <w:pPrChange w:id="4238" w:author="Александр Перепечаев" w:date="2021-05-26T13:23:00Z">
          <w:pPr>
            <w:pStyle w:val="afff8"/>
          </w:pPr>
        </w:pPrChange>
      </w:pPr>
      <w:del w:id="4239" w:author="Александр Перепечаев" w:date="2021-05-26T13:23:00Z">
        <w:r w:rsidRPr="00EE5ABE" w:rsidDel="00AB44D1">
          <w:delText xml:space="preserve">    let result = await response.json();</w:delText>
        </w:r>
      </w:del>
    </w:p>
    <w:p w14:paraId="245C9C78" w14:textId="0B2834D3" w:rsidR="00723501" w:rsidRPr="00EE5ABE" w:rsidDel="00AB44D1" w:rsidRDefault="00723501" w:rsidP="00AB44D1">
      <w:pPr>
        <w:spacing w:after="240" w:line="360" w:lineRule="auto"/>
        <w:ind w:left="567"/>
        <w:jc w:val="center"/>
        <w:rPr>
          <w:del w:id="4240" w:author="Александр Перепечаев" w:date="2021-05-26T13:23:00Z"/>
        </w:rPr>
        <w:pPrChange w:id="4241" w:author="Александр Перепечаев" w:date="2021-05-26T13:23:00Z">
          <w:pPr>
            <w:pStyle w:val="afff8"/>
          </w:pPr>
        </w:pPrChange>
      </w:pPr>
      <w:del w:id="4242" w:author="Александр Перепечаев" w:date="2021-05-26T13:23:00Z">
        <w:r w:rsidRPr="00EE5ABE" w:rsidDel="00AB44D1">
          <w:delText xml:space="preserve">    console.log(result.answer);</w:delText>
        </w:r>
      </w:del>
    </w:p>
    <w:p w14:paraId="0FEB6723" w14:textId="4C2F7771" w:rsidR="00723501" w:rsidRPr="00EE5ABE" w:rsidDel="00AB44D1" w:rsidRDefault="00723501" w:rsidP="00AB44D1">
      <w:pPr>
        <w:spacing w:after="240" w:line="360" w:lineRule="auto"/>
        <w:ind w:left="567"/>
        <w:jc w:val="center"/>
        <w:rPr>
          <w:del w:id="4243" w:author="Александр Перепечаев" w:date="2021-05-26T13:23:00Z"/>
        </w:rPr>
        <w:pPrChange w:id="4244" w:author="Александр Перепечаев" w:date="2021-05-26T13:23:00Z">
          <w:pPr>
            <w:pStyle w:val="afff8"/>
          </w:pPr>
        </w:pPrChange>
      </w:pPr>
      <w:del w:id="4245" w:author="Александр Перепечаев" w:date="2021-05-26T13:23:00Z">
        <w:r w:rsidRPr="00EE5ABE" w:rsidDel="00AB44D1">
          <w:delText xml:space="preserve">  }</w:delText>
        </w:r>
      </w:del>
    </w:p>
    <w:p w14:paraId="54E05E63" w14:textId="08B2D244" w:rsidR="00723501" w:rsidRPr="00EE5ABE" w:rsidDel="00AB44D1" w:rsidRDefault="00723501" w:rsidP="00AB44D1">
      <w:pPr>
        <w:spacing w:after="240" w:line="360" w:lineRule="auto"/>
        <w:ind w:left="567"/>
        <w:jc w:val="center"/>
        <w:rPr>
          <w:del w:id="4246" w:author="Александр Перепечаев" w:date="2021-05-26T13:23:00Z"/>
        </w:rPr>
        <w:pPrChange w:id="4247" w:author="Александр Перепечаев" w:date="2021-05-26T13:23:00Z">
          <w:pPr>
            <w:pStyle w:val="afff8"/>
          </w:pPr>
        </w:pPrChange>
      </w:pPr>
      <w:del w:id="4248" w:author="Александр Перепечаев" w:date="2021-05-26T13:23:00Z">
        <w:r w:rsidRPr="00EE5ABE" w:rsidDel="00AB44D1">
          <w:delText>});</w:delText>
        </w:r>
      </w:del>
    </w:p>
    <w:p w14:paraId="7FC08398" w14:textId="4F393CCA" w:rsidR="00723501" w:rsidRPr="00EE5ABE" w:rsidDel="00AB44D1" w:rsidRDefault="00723501" w:rsidP="00AB44D1">
      <w:pPr>
        <w:spacing w:after="240" w:line="360" w:lineRule="auto"/>
        <w:ind w:left="567"/>
        <w:jc w:val="center"/>
        <w:rPr>
          <w:del w:id="4249" w:author="Александр Перепечаев" w:date="2021-05-26T13:23:00Z"/>
        </w:rPr>
        <w:pPrChange w:id="4250" w:author="Александр Перепечаев" w:date="2021-05-26T13:23:00Z">
          <w:pPr>
            <w:pStyle w:val="afff8"/>
            <w:ind w:left="0" w:firstLine="0"/>
          </w:pPr>
        </w:pPrChange>
      </w:pPr>
    </w:p>
    <w:p w14:paraId="178558CE" w14:textId="1AC66DAC" w:rsidR="00723501" w:rsidRPr="00EE5ABE" w:rsidDel="00AB44D1" w:rsidRDefault="00723501" w:rsidP="00AB44D1">
      <w:pPr>
        <w:spacing w:after="240" w:line="360" w:lineRule="auto"/>
        <w:ind w:left="567"/>
        <w:jc w:val="center"/>
        <w:rPr>
          <w:del w:id="4251" w:author="Александр Перепечаев" w:date="2021-05-26T13:23:00Z"/>
        </w:rPr>
        <w:pPrChange w:id="4252" w:author="Александр Перепечаев" w:date="2021-05-26T13:23:00Z">
          <w:pPr>
            <w:pStyle w:val="afff8"/>
          </w:pPr>
        </w:pPrChange>
      </w:pPr>
      <w:del w:id="4253" w:author="Александр Перепечаев" w:date="2021-05-26T13:23:00Z">
        <w:r w:rsidRPr="00EE5ABE" w:rsidDel="00AB44D1">
          <w:delText>}</w:delText>
        </w:r>
      </w:del>
    </w:p>
    <w:p w14:paraId="71AC909A" w14:textId="496A2A0A" w:rsidR="00723501" w:rsidRPr="00EE5ABE" w:rsidDel="00AB44D1" w:rsidRDefault="00723501" w:rsidP="00AB44D1">
      <w:pPr>
        <w:spacing w:after="240" w:line="360" w:lineRule="auto"/>
        <w:ind w:left="567"/>
        <w:jc w:val="center"/>
        <w:rPr>
          <w:del w:id="4254" w:author="Александр Перепечаев" w:date="2021-05-26T13:23:00Z"/>
        </w:rPr>
        <w:pPrChange w:id="4255" w:author="Александр Перепечаев" w:date="2021-05-26T13:23:00Z">
          <w:pPr>
            <w:pStyle w:val="afff8"/>
          </w:pPr>
        </w:pPrChange>
      </w:pPr>
    </w:p>
    <w:p w14:paraId="043465E0" w14:textId="08DB9136" w:rsidR="00723501" w:rsidRPr="00EE5ABE" w:rsidDel="00AB44D1" w:rsidRDefault="00723501" w:rsidP="00AB44D1">
      <w:pPr>
        <w:spacing w:after="240" w:line="360" w:lineRule="auto"/>
        <w:ind w:left="567"/>
        <w:jc w:val="center"/>
        <w:rPr>
          <w:del w:id="4256" w:author="Александр Перепечаев" w:date="2021-05-26T13:23:00Z"/>
        </w:rPr>
        <w:pPrChange w:id="4257" w:author="Александр Перепечаев" w:date="2021-05-26T13:23:00Z">
          <w:pPr>
            <w:pStyle w:val="afff8"/>
          </w:pPr>
        </w:pPrChange>
      </w:pPr>
    </w:p>
    <w:p w14:paraId="6934F4A6" w14:textId="44A248DB" w:rsidR="00723501" w:rsidRPr="00EE5ABE" w:rsidDel="00AB44D1" w:rsidRDefault="00723501" w:rsidP="00AB44D1">
      <w:pPr>
        <w:spacing w:after="240" w:line="360" w:lineRule="auto"/>
        <w:ind w:left="567"/>
        <w:jc w:val="center"/>
        <w:rPr>
          <w:del w:id="4258" w:author="Александр Перепечаев" w:date="2021-05-26T13:23:00Z"/>
        </w:rPr>
        <w:pPrChange w:id="4259" w:author="Александр Перепечаев" w:date="2021-05-26T13:23:00Z">
          <w:pPr>
            <w:pStyle w:val="afff8"/>
          </w:pPr>
        </w:pPrChange>
      </w:pPr>
      <w:del w:id="4260" w:author="Александр Перепечаев" w:date="2021-05-26T13:23:00Z">
        <w:r w:rsidRPr="00EE5ABE" w:rsidDel="00AB44D1">
          <w:delText>if(formVideo!=null){</w:delText>
        </w:r>
      </w:del>
    </w:p>
    <w:p w14:paraId="2F9A7FF0" w14:textId="2EB8A9EF" w:rsidR="00723501" w:rsidRPr="00EE5ABE" w:rsidDel="00AB44D1" w:rsidRDefault="00723501" w:rsidP="00AB44D1">
      <w:pPr>
        <w:spacing w:after="240" w:line="360" w:lineRule="auto"/>
        <w:ind w:left="567"/>
        <w:jc w:val="center"/>
        <w:rPr>
          <w:del w:id="4261" w:author="Александр Перепечаев" w:date="2021-05-26T13:23:00Z"/>
        </w:rPr>
        <w:pPrChange w:id="4262" w:author="Александр Перепечаев" w:date="2021-05-26T13:23:00Z">
          <w:pPr>
            <w:pStyle w:val="afff8"/>
          </w:pPr>
        </w:pPrChange>
      </w:pPr>
      <w:del w:id="4263" w:author="Александр Перепечаев" w:date="2021-05-26T13:23:00Z">
        <w:r w:rsidRPr="00EE5ABE" w:rsidDel="00AB44D1">
          <w:delText>formVideo.addEventListener('submit', async event =&gt; {</w:delText>
        </w:r>
      </w:del>
    </w:p>
    <w:p w14:paraId="552AE8C9" w14:textId="6EFBA9A0" w:rsidR="00723501" w:rsidRPr="00EE5ABE" w:rsidDel="00AB44D1" w:rsidRDefault="00723501" w:rsidP="00AB44D1">
      <w:pPr>
        <w:spacing w:after="240" w:line="360" w:lineRule="auto"/>
        <w:ind w:left="567"/>
        <w:jc w:val="center"/>
        <w:rPr>
          <w:del w:id="4264" w:author="Александр Перепечаев" w:date="2021-05-26T13:23:00Z"/>
        </w:rPr>
        <w:pPrChange w:id="4265" w:author="Александр Перепечаев" w:date="2021-05-26T13:23:00Z">
          <w:pPr>
            <w:pStyle w:val="afff8"/>
          </w:pPr>
        </w:pPrChange>
      </w:pPr>
      <w:del w:id="4266" w:author="Александр Перепечаев" w:date="2021-05-26T13:23:00Z">
        <w:r w:rsidRPr="00EE5ABE" w:rsidDel="00AB44D1">
          <w:delText xml:space="preserve">  event.preventDefault(); // блокируем обычную отправку формы</w:delText>
        </w:r>
      </w:del>
    </w:p>
    <w:p w14:paraId="6A31559D" w14:textId="563D5EB7" w:rsidR="00723501" w:rsidRPr="00EE5ABE" w:rsidDel="00AB44D1" w:rsidRDefault="00723501" w:rsidP="00AB44D1">
      <w:pPr>
        <w:spacing w:after="240" w:line="360" w:lineRule="auto"/>
        <w:ind w:left="567"/>
        <w:jc w:val="center"/>
        <w:rPr>
          <w:del w:id="4267" w:author="Александр Перепечаев" w:date="2021-05-26T13:23:00Z"/>
        </w:rPr>
        <w:pPrChange w:id="4268" w:author="Александр Перепечаев" w:date="2021-05-26T13:23:00Z">
          <w:pPr>
            <w:pStyle w:val="afff8"/>
          </w:pPr>
        </w:pPrChange>
      </w:pPr>
      <w:del w:id="4269" w:author="Александр Перепечаев" w:date="2021-05-26T13:23:00Z">
        <w:r w:rsidRPr="00EE5ABE" w:rsidDel="00AB44D1">
          <w:delText xml:space="preserve">  uuid = "";</w:delText>
        </w:r>
      </w:del>
    </w:p>
    <w:p w14:paraId="01AE45C6" w14:textId="5A66CF65" w:rsidR="00723501" w:rsidRPr="00EE5ABE" w:rsidDel="00AB44D1" w:rsidRDefault="00723501" w:rsidP="00AB44D1">
      <w:pPr>
        <w:spacing w:after="240" w:line="360" w:lineRule="auto"/>
        <w:ind w:left="567"/>
        <w:jc w:val="center"/>
        <w:rPr>
          <w:del w:id="4270" w:author="Александр Перепечаев" w:date="2021-05-26T13:23:00Z"/>
        </w:rPr>
        <w:pPrChange w:id="4271" w:author="Александр Перепечаев" w:date="2021-05-26T13:23:00Z">
          <w:pPr>
            <w:pStyle w:val="afff8"/>
          </w:pPr>
        </w:pPrChange>
      </w:pPr>
      <w:del w:id="4272" w:author="Александр Перепечаев" w:date="2021-05-26T13:23:00Z">
        <w:r w:rsidRPr="00EE5ABE" w:rsidDel="00AB44D1">
          <w:delText xml:space="preserve">  var formData = new FormData(formVideo);</w:delText>
        </w:r>
      </w:del>
    </w:p>
    <w:p w14:paraId="15B77953" w14:textId="6DACACAC" w:rsidR="00723501" w:rsidRPr="00EE5ABE" w:rsidDel="00AB44D1" w:rsidRDefault="00723501" w:rsidP="00AB44D1">
      <w:pPr>
        <w:spacing w:after="240" w:line="360" w:lineRule="auto"/>
        <w:ind w:left="567"/>
        <w:jc w:val="center"/>
        <w:rPr>
          <w:del w:id="4273" w:author="Александр Перепечаев" w:date="2021-05-26T13:23:00Z"/>
        </w:rPr>
        <w:pPrChange w:id="4274" w:author="Александр Перепечаев" w:date="2021-05-26T13:23:00Z">
          <w:pPr>
            <w:pStyle w:val="afff8"/>
          </w:pPr>
        </w:pPrChange>
      </w:pPr>
      <w:del w:id="4275" w:author="Александр Перепечаев" w:date="2021-05-26T13:23:00Z">
        <w:r w:rsidRPr="00EE5ABE" w:rsidDel="00AB44D1">
          <w:delText xml:space="preserve">  let response = await fetch("/video", {</w:delText>
        </w:r>
      </w:del>
    </w:p>
    <w:p w14:paraId="3AB62811" w14:textId="221F6F11" w:rsidR="00723501" w:rsidRPr="00EE5ABE" w:rsidDel="00AB44D1" w:rsidRDefault="00723501" w:rsidP="00AB44D1">
      <w:pPr>
        <w:spacing w:after="240" w:line="360" w:lineRule="auto"/>
        <w:ind w:left="567"/>
        <w:jc w:val="center"/>
        <w:rPr>
          <w:del w:id="4276" w:author="Александр Перепечаев" w:date="2021-05-26T13:23:00Z"/>
        </w:rPr>
        <w:pPrChange w:id="4277" w:author="Александр Перепечаев" w:date="2021-05-26T13:23:00Z">
          <w:pPr>
            <w:pStyle w:val="afff8"/>
          </w:pPr>
        </w:pPrChange>
      </w:pPr>
      <w:del w:id="4278" w:author="Александр Перепечаев" w:date="2021-05-26T13:23:00Z">
        <w:r w:rsidRPr="00EE5ABE" w:rsidDel="00AB44D1">
          <w:delText xml:space="preserve">    method: "POST",</w:delText>
        </w:r>
      </w:del>
    </w:p>
    <w:p w14:paraId="792BE685" w14:textId="07905578" w:rsidR="00723501" w:rsidRPr="00EE5ABE" w:rsidDel="00AB44D1" w:rsidRDefault="00723501" w:rsidP="00AB44D1">
      <w:pPr>
        <w:spacing w:after="240" w:line="360" w:lineRule="auto"/>
        <w:ind w:left="567"/>
        <w:jc w:val="center"/>
        <w:rPr>
          <w:del w:id="4279" w:author="Александр Перепечаев" w:date="2021-05-26T13:23:00Z"/>
        </w:rPr>
        <w:pPrChange w:id="4280" w:author="Александр Перепечаев" w:date="2021-05-26T13:23:00Z">
          <w:pPr>
            <w:pStyle w:val="afff8"/>
          </w:pPr>
        </w:pPrChange>
      </w:pPr>
      <w:del w:id="4281" w:author="Александр Перепечаев" w:date="2021-05-26T13:23:00Z">
        <w:r w:rsidRPr="00EE5ABE" w:rsidDel="00AB44D1">
          <w:delText xml:space="preserve">    body: formData</w:delText>
        </w:r>
      </w:del>
    </w:p>
    <w:p w14:paraId="24376E0F" w14:textId="6B9C4738" w:rsidR="00723501" w:rsidRPr="00EE5ABE" w:rsidDel="00AB44D1" w:rsidRDefault="00723501" w:rsidP="00AB44D1">
      <w:pPr>
        <w:spacing w:after="240" w:line="360" w:lineRule="auto"/>
        <w:ind w:left="567"/>
        <w:jc w:val="center"/>
        <w:rPr>
          <w:del w:id="4282" w:author="Александр Перепечаев" w:date="2021-05-26T13:23:00Z"/>
        </w:rPr>
        <w:pPrChange w:id="4283" w:author="Александр Перепечаев" w:date="2021-05-26T13:23:00Z">
          <w:pPr>
            <w:pStyle w:val="afff8"/>
          </w:pPr>
        </w:pPrChange>
      </w:pPr>
      <w:del w:id="4284" w:author="Александр Перепечаев" w:date="2021-05-26T13:23:00Z">
        <w:r w:rsidRPr="00EE5ABE" w:rsidDel="00AB44D1">
          <w:delText xml:space="preserve">  });</w:delText>
        </w:r>
      </w:del>
    </w:p>
    <w:p w14:paraId="7D860518" w14:textId="65652714" w:rsidR="00723501" w:rsidRPr="00EE5ABE" w:rsidDel="00AB44D1" w:rsidRDefault="00723501" w:rsidP="00AB44D1">
      <w:pPr>
        <w:spacing w:after="240" w:line="360" w:lineRule="auto"/>
        <w:ind w:left="567"/>
        <w:jc w:val="center"/>
        <w:rPr>
          <w:del w:id="4285" w:author="Александр Перепечаев" w:date="2021-05-26T13:23:00Z"/>
        </w:rPr>
        <w:pPrChange w:id="4286" w:author="Александр Перепечаев" w:date="2021-05-26T13:23:00Z">
          <w:pPr>
            <w:pStyle w:val="afff8"/>
          </w:pPr>
        </w:pPrChange>
      </w:pPr>
    </w:p>
    <w:p w14:paraId="197E6D25" w14:textId="2EC63FE5" w:rsidR="00723501" w:rsidRPr="00EE5ABE" w:rsidDel="00AB44D1" w:rsidRDefault="00723501" w:rsidP="00AB44D1">
      <w:pPr>
        <w:spacing w:after="240" w:line="360" w:lineRule="auto"/>
        <w:ind w:left="567"/>
        <w:jc w:val="center"/>
        <w:rPr>
          <w:del w:id="4287" w:author="Александр Перепечаев" w:date="2021-05-26T13:23:00Z"/>
        </w:rPr>
        <w:pPrChange w:id="4288" w:author="Александр Перепечаев" w:date="2021-05-26T13:23:00Z">
          <w:pPr>
            <w:pStyle w:val="afff8"/>
          </w:pPr>
        </w:pPrChange>
      </w:pPr>
      <w:del w:id="4289" w:author="Александр Перепечаев" w:date="2021-05-26T13:23:00Z">
        <w:r w:rsidRPr="00EE5ABE" w:rsidDel="00AB44D1">
          <w:delText xml:space="preserve">  let result = await response.json();</w:delText>
        </w:r>
      </w:del>
    </w:p>
    <w:p w14:paraId="222DEEFF" w14:textId="0F30C373" w:rsidR="00723501" w:rsidRPr="00EE5ABE" w:rsidDel="00AB44D1" w:rsidRDefault="00723501" w:rsidP="00AB44D1">
      <w:pPr>
        <w:spacing w:after="240" w:line="360" w:lineRule="auto"/>
        <w:ind w:left="567"/>
        <w:jc w:val="center"/>
        <w:rPr>
          <w:del w:id="4290" w:author="Александр Перепечаев" w:date="2021-05-26T13:23:00Z"/>
        </w:rPr>
        <w:pPrChange w:id="4291" w:author="Александр Перепечаев" w:date="2021-05-26T13:23:00Z">
          <w:pPr>
            <w:pStyle w:val="afff8"/>
          </w:pPr>
        </w:pPrChange>
      </w:pPr>
      <w:del w:id="4292" w:author="Александр Перепечаев" w:date="2021-05-26T13:23:00Z">
        <w:r w:rsidRPr="00EE5ABE" w:rsidDel="00AB44D1">
          <w:delText xml:space="preserve">  //console.log(result.answer);</w:delText>
        </w:r>
      </w:del>
    </w:p>
    <w:p w14:paraId="57367C36" w14:textId="5CC6C3B4" w:rsidR="00723501" w:rsidRPr="00EE5ABE" w:rsidDel="00AB44D1" w:rsidRDefault="00723501" w:rsidP="00AB44D1">
      <w:pPr>
        <w:spacing w:after="240" w:line="360" w:lineRule="auto"/>
        <w:ind w:left="567"/>
        <w:jc w:val="center"/>
        <w:rPr>
          <w:del w:id="4293" w:author="Александр Перепечаев" w:date="2021-05-26T13:23:00Z"/>
        </w:rPr>
        <w:pPrChange w:id="4294" w:author="Александр Перепечаев" w:date="2021-05-26T13:23:00Z">
          <w:pPr>
            <w:pStyle w:val="afff8"/>
          </w:pPr>
        </w:pPrChange>
      </w:pPr>
    </w:p>
    <w:p w14:paraId="6047F9B5" w14:textId="786922A0" w:rsidR="00723501" w:rsidRPr="00EE5ABE" w:rsidDel="00AB44D1" w:rsidRDefault="00723501" w:rsidP="00AB44D1">
      <w:pPr>
        <w:spacing w:after="240" w:line="360" w:lineRule="auto"/>
        <w:ind w:left="567"/>
        <w:jc w:val="center"/>
        <w:rPr>
          <w:del w:id="4295" w:author="Александр Перепечаев" w:date="2021-05-26T13:23:00Z"/>
        </w:rPr>
        <w:pPrChange w:id="4296" w:author="Александр Перепечаев" w:date="2021-05-26T13:23:00Z">
          <w:pPr>
            <w:pStyle w:val="afff8"/>
          </w:pPr>
        </w:pPrChange>
      </w:pPr>
      <w:del w:id="4297" w:author="Александр Перепечаев" w:date="2021-05-26T13:23:00Z">
        <w:r w:rsidRPr="00EE5ABE" w:rsidDel="00AB44D1">
          <w:delText xml:space="preserve">  drawDiagram(result);</w:delText>
        </w:r>
      </w:del>
    </w:p>
    <w:p w14:paraId="444389A4" w14:textId="77A3B65D" w:rsidR="00723501" w:rsidRPr="00EE5ABE" w:rsidDel="00AB44D1" w:rsidRDefault="00723501" w:rsidP="00AB44D1">
      <w:pPr>
        <w:spacing w:after="240" w:line="360" w:lineRule="auto"/>
        <w:ind w:left="567"/>
        <w:jc w:val="center"/>
        <w:rPr>
          <w:del w:id="4298" w:author="Александр Перепечаев" w:date="2021-05-26T13:23:00Z"/>
        </w:rPr>
        <w:pPrChange w:id="4299" w:author="Александр Перепечаев" w:date="2021-05-26T13:23:00Z">
          <w:pPr>
            <w:pStyle w:val="afff8"/>
          </w:pPr>
        </w:pPrChange>
      </w:pPr>
      <w:del w:id="4300" w:author="Александр Перепечаев" w:date="2021-05-26T13:23:00Z">
        <w:r w:rsidRPr="00EE5ABE" w:rsidDel="00AB44D1">
          <w:delText>});</w:delText>
        </w:r>
      </w:del>
    </w:p>
    <w:p w14:paraId="6E044034" w14:textId="0BE46312" w:rsidR="00723501" w:rsidRPr="00EE5ABE" w:rsidDel="00AB44D1" w:rsidRDefault="00723501" w:rsidP="00AB44D1">
      <w:pPr>
        <w:spacing w:after="240" w:line="360" w:lineRule="auto"/>
        <w:ind w:left="567"/>
        <w:jc w:val="center"/>
        <w:rPr>
          <w:del w:id="4301" w:author="Александр Перепечаев" w:date="2021-05-26T13:23:00Z"/>
        </w:rPr>
        <w:pPrChange w:id="4302" w:author="Александр Перепечаев" w:date="2021-05-26T13:23:00Z">
          <w:pPr>
            <w:pStyle w:val="afff8"/>
          </w:pPr>
        </w:pPrChange>
      </w:pPr>
      <w:del w:id="4303" w:author="Александр Перепечаев" w:date="2021-05-26T13:23:00Z">
        <w:r w:rsidRPr="00EE5ABE" w:rsidDel="00AB44D1">
          <w:delText xml:space="preserve">} </w:delText>
        </w:r>
      </w:del>
    </w:p>
    <w:p w14:paraId="341FECBF" w14:textId="53B97285" w:rsidR="00723501" w:rsidRPr="00EE5ABE" w:rsidDel="00AB44D1" w:rsidRDefault="00723501" w:rsidP="00AB44D1">
      <w:pPr>
        <w:spacing w:after="240" w:line="360" w:lineRule="auto"/>
        <w:ind w:left="567"/>
        <w:jc w:val="center"/>
        <w:rPr>
          <w:del w:id="4304" w:author="Александр Перепечаев" w:date="2021-05-26T13:23:00Z"/>
        </w:rPr>
        <w:pPrChange w:id="4305" w:author="Александр Перепечаев" w:date="2021-05-26T13:23:00Z">
          <w:pPr>
            <w:pStyle w:val="afff8"/>
          </w:pPr>
        </w:pPrChange>
      </w:pPr>
    </w:p>
    <w:p w14:paraId="47CA3DEB" w14:textId="06F73FA3" w:rsidR="00723501" w:rsidRPr="00EE5ABE" w:rsidDel="00AB44D1" w:rsidRDefault="00723501" w:rsidP="00AB44D1">
      <w:pPr>
        <w:spacing w:after="240" w:line="360" w:lineRule="auto"/>
        <w:ind w:left="567"/>
        <w:jc w:val="center"/>
        <w:rPr>
          <w:del w:id="4306" w:author="Александр Перепечаев" w:date="2021-05-26T13:23:00Z"/>
        </w:rPr>
        <w:pPrChange w:id="4307" w:author="Александр Перепечаев" w:date="2021-05-26T13:23:00Z">
          <w:pPr>
            <w:pStyle w:val="afff8"/>
          </w:pPr>
        </w:pPrChange>
      </w:pPr>
      <w:del w:id="4308" w:author="Александр Перепечаев" w:date="2021-05-26T13:23:00Z">
        <w:r w:rsidRPr="00EE5ABE" w:rsidDel="00AB44D1">
          <w:delText>if(formPhoto!=null){</w:delText>
        </w:r>
      </w:del>
    </w:p>
    <w:p w14:paraId="34B634BE" w14:textId="67A303DB" w:rsidR="00723501" w:rsidRPr="00EE5ABE" w:rsidDel="00AB44D1" w:rsidRDefault="00723501" w:rsidP="00AB44D1">
      <w:pPr>
        <w:spacing w:after="240" w:line="360" w:lineRule="auto"/>
        <w:ind w:left="567"/>
        <w:jc w:val="center"/>
        <w:rPr>
          <w:del w:id="4309" w:author="Александр Перепечаев" w:date="2021-05-26T13:23:00Z"/>
        </w:rPr>
        <w:pPrChange w:id="4310" w:author="Александр Перепечаев" w:date="2021-05-26T13:23:00Z">
          <w:pPr>
            <w:pStyle w:val="afff8"/>
          </w:pPr>
        </w:pPrChange>
      </w:pPr>
      <w:del w:id="4311" w:author="Александр Перепечаев" w:date="2021-05-26T13:23:00Z">
        <w:r w:rsidRPr="00EE5ABE" w:rsidDel="00AB44D1">
          <w:delText xml:space="preserve">  formPhoto.addEventListener('submit', async event =&gt; {</w:delText>
        </w:r>
      </w:del>
    </w:p>
    <w:p w14:paraId="4D1224BB" w14:textId="3686DD9C" w:rsidR="00723501" w:rsidRPr="00EE5ABE" w:rsidDel="00AB44D1" w:rsidRDefault="00723501" w:rsidP="00AB44D1">
      <w:pPr>
        <w:spacing w:after="240" w:line="360" w:lineRule="auto"/>
        <w:ind w:left="567"/>
        <w:jc w:val="center"/>
        <w:rPr>
          <w:del w:id="4312" w:author="Александр Перепечаев" w:date="2021-05-26T13:23:00Z"/>
        </w:rPr>
        <w:pPrChange w:id="4313" w:author="Александр Перепечаев" w:date="2021-05-26T13:23:00Z">
          <w:pPr>
            <w:pStyle w:val="afff8"/>
          </w:pPr>
        </w:pPrChange>
      </w:pPr>
      <w:del w:id="4314" w:author="Александр Перепечаев" w:date="2021-05-26T13:23:00Z">
        <w:r w:rsidRPr="00EE5ABE" w:rsidDel="00AB44D1">
          <w:delText xml:space="preserve">    event.preventDefault(); // блокируем обычную отправку формы</w:delText>
        </w:r>
      </w:del>
    </w:p>
    <w:p w14:paraId="4C17ED41" w14:textId="4F25E9D2" w:rsidR="00723501" w:rsidRPr="00EE5ABE" w:rsidDel="00AB44D1" w:rsidRDefault="00723501" w:rsidP="00AB44D1">
      <w:pPr>
        <w:spacing w:after="240" w:line="360" w:lineRule="auto"/>
        <w:ind w:left="567"/>
        <w:jc w:val="center"/>
        <w:rPr>
          <w:del w:id="4315" w:author="Александр Перепечаев" w:date="2021-05-26T13:23:00Z"/>
        </w:rPr>
        <w:pPrChange w:id="4316" w:author="Александр Перепечаев" w:date="2021-05-26T13:23:00Z">
          <w:pPr>
            <w:pStyle w:val="afff8"/>
          </w:pPr>
        </w:pPrChange>
      </w:pPr>
      <w:del w:id="4317" w:author="Александр Перепечаев" w:date="2021-05-26T13:23:00Z">
        <w:r w:rsidRPr="00EE5ABE" w:rsidDel="00AB44D1">
          <w:delText xml:space="preserve">    uuid = "";</w:delText>
        </w:r>
      </w:del>
    </w:p>
    <w:p w14:paraId="4CF5AFDA" w14:textId="06FB2058" w:rsidR="00723501" w:rsidRPr="00EE5ABE" w:rsidDel="00AB44D1" w:rsidRDefault="00723501" w:rsidP="00AB44D1">
      <w:pPr>
        <w:spacing w:after="240" w:line="360" w:lineRule="auto"/>
        <w:ind w:left="567"/>
        <w:jc w:val="center"/>
        <w:rPr>
          <w:del w:id="4318" w:author="Александр Перепечаев" w:date="2021-05-26T13:23:00Z"/>
        </w:rPr>
        <w:pPrChange w:id="4319" w:author="Александр Перепечаев" w:date="2021-05-26T13:23:00Z">
          <w:pPr>
            <w:pStyle w:val="afff8"/>
          </w:pPr>
        </w:pPrChange>
      </w:pPr>
      <w:del w:id="4320" w:author="Александр Перепечаев" w:date="2021-05-26T13:23:00Z">
        <w:r w:rsidRPr="00EE5ABE" w:rsidDel="00AB44D1">
          <w:delText xml:space="preserve">    var formData = new FormData(formPhoto);</w:delText>
        </w:r>
      </w:del>
    </w:p>
    <w:p w14:paraId="086824DA" w14:textId="0F3CA47C" w:rsidR="00723501" w:rsidRPr="00EE5ABE" w:rsidDel="00AB44D1" w:rsidRDefault="00723501" w:rsidP="00AB44D1">
      <w:pPr>
        <w:spacing w:after="240" w:line="360" w:lineRule="auto"/>
        <w:ind w:left="567"/>
        <w:jc w:val="center"/>
        <w:rPr>
          <w:del w:id="4321" w:author="Александр Перепечаев" w:date="2021-05-26T13:23:00Z"/>
        </w:rPr>
        <w:pPrChange w:id="4322" w:author="Александр Перепечаев" w:date="2021-05-26T13:23:00Z">
          <w:pPr>
            <w:pStyle w:val="afff8"/>
          </w:pPr>
        </w:pPrChange>
      </w:pPr>
      <w:del w:id="4323" w:author="Александр Перепечаев" w:date="2021-05-26T13:23:00Z">
        <w:r w:rsidRPr="00EE5ABE" w:rsidDel="00AB44D1">
          <w:delText xml:space="preserve">    let response = await fetch("/photo", {</w:delText>
        </w:r>
      </w:del>
    </w:p>
    <w:p w14:paraId="1E5A6CD4" w14:textId="3040E4FA" w:rsidR="00723501" w:rsidRPr="00EE5ABE" w:rsidDel="00AB44D1" w:rsidRDefault="00723501" w:rsidP="00AB44D1">
      <w:pPr>
        <w:spacing w:after="240" w:line="360" w:lineRule="auto"/>
        <w:ind w:left="567"/>
        <w:jc w:val="center"/>
        <w:rPr>
          <w:del w:id="4324" w:author="Александр Перепечаев" w:date="2021-05-26T13:23:00Z"/>
        </w:rPr>
        <w:pPrChange w:id="4325" w:author="Александр Перепечаев" w:date="2021-05-26T13:23:00Z">
          <w:pPr>
            <w:pStyle w:val="afff8"/>
          </w:pPr>
        </w:pPrChange>
      </w:pPr>
      <w:del w:id="4326" w:author="Александр Перепечаев" w:date="2021-05-26T13:23:00Z">
        <w:r w:rsidRPr="00EE5ABE" w:rsidDel="00AB44D1">
          <w:delText xml:space="preserve">      method: "POST",</w:delText>
        </w:r>
      </w:del>
    </w:p>
    <w:p w14:paraId="0E0DCC3F" w14:textId="1FE71CF7" w:rsidR="00723501" w:rsidRPr="00EE5ABE" w:rsidDel="00AB44D1" w:rsidRDefault="00723501" w:rsidP="00AB44D1">
      <w:pPr>
        <w:spacing w:after="240" w:line="360" w:lineRule="auto"/>
        <w:ind w:left="567"/>
        <w:jc w:val="center"/>
        <w:rPr>
          <w:del w:id="4327" w:author="Александр Перепечаев" w:date="2021-05-26T13:23:00Z"/>
        </w:rPr>
        <w:pPrChange w:id="4328" w:author="Александр Перепечаев" w:date="2021-05-26T13:23:00Z">
          <w:pPr>
            <w:pStyle w:val="afff8"/>
          </w:pPr>
        </w:pPrChange>
      </w:pPr>
      <w:del w:id="4329" w:author="Александр Перепечаев" w:date="2021-05-26T13:23:00Z">
        <w:r w:rsidRPr="00EE5ABE" w:rsidDel="00AB44D1">
          <w:delText xml:space="preserve">      body: formData</w:delText>
        </w:r>
      </w:del>
    </w:p>
    <w:p w14:paraId="42614E73" w14:textId="6D555B16" w:rsidR="00723501" w:rsidRPr="00EE5ABE" w:rsidDel="00AB44D1" w:rsidRDefault="00723501" w:rsidP="00AB44D1">
      <w:pPr>
        <w:spacing w:after="240" w:line="360" w:lineRule="auto"/>
        <w:ind w:left="567"/>
        <w:jc w:val="center"/>
        <w:rPr>
          <w:del w:id="4330" w:author="Александр Перепечаев" w:date="2021-05-26T13:23:00Z"/>
        </w:rPr>
        <w:pPrChange w:id="4331" w:author="Александр Перепечаев" w:date="2021-05-26T13:23:00Z">
          <w:pPr>
            <w:pStyle w:val="afff8"/>
          </w:pPr>
        </w:pPrChange>
      </w:pPr>
      <w:del w:id="4332" w:author="Александр Перепечаев" w:date="2021-05-26T13:23:00Z">
        <w:r w:rsidRPr="00EE5ABE" w:rsidDel="00AB44D1">
          <w:delText xml:space="preserve">    });</w:delText>
        </w:r>
      </w:del>
    </w:p>
    <w:p w14:paraId="2A0B6925" w14:textId="1C395033" w:rsidR="00723501" w:rsidRPr="00EE5ABE" w:rsidDel="00AB44D1" w:rsidRDefault="00723501" w:rsidP="00AB44D1">
      <w:pPr>
        <w:spacing w:after="240" w:line="360" w:lineRule="auto"/>
        <w:ind w:left="567"/>
        <w:jc w:val="center"/>
        <w:rPr>
          <w:del w:id="4333" w:author="Александр Перепечаев" w:date="2021-05-26T13:23:00Z"/>
        </w:rPr>
        <w:pPrChange w:id="4334" w:author="Александр Перепечаев" w:date="2021-05-26T13:23:00Z">
          <w:pPr>
            <w:pStyle w:val="afff8"/>
          </w:pPr>
        </w:pPrChange>
      </w:pPr>
      <w:del w:id="4335" w:author="Александр Перепечаев" w:date="2021-05-26T13:23:00Z">
        <w:r w:rsidRPr="00EE5ABE" w:rsidDel="00AB44D1">
          <w:delText xml:space="preserve">  </w:delText>
        </w:r>
      </w:del>
    </w:p>
    <w:p w14:paraId="12CD8257" w14:textId="217F29CB" w:rsidR="00723501" w:rsidRPr="00EE5ABE" w:rsidDel="00AB44D1" w:rsidRDefault="00723501" w:rsidP="00AB44D1">
      <w:pPr>
        <w:spacing w:after="240" w:line="360" w:lineRule="auto"/>
        <w:ind w:left="567"/>
        <w:jc w:val="center"/>
        <w:rPr>
          <w:del w:id="4336" w:author="Александр Перепечаев" w:date="2021-05-26T13:23:00Z"/>
        </w:rPr>
        <w:pPrChange w:id="4337" w:author="Александр Перепечаев" w:date="2021-05-26T13:23:00Z">
          <w:pPr>
            <w:pStyle w:val="afff8"/>
          </w:pPr>
        </w:pPrChange>
      </w:pPr>
      <w:del w:id="4338" w:author="Александр Перепечаев" w:date="2021-05-26T13:23:00Z">
        <w:r w:rsidRPr="00EE5ABE" w:rsidDel="00AB44D1">
          <w:delText xml:space="preserve">    var answer = document.getElementById('chart_div_emo')</w:delText>
        </w:r>
      </w:del>
    </w:p>
    <w:p w14:paraId="710E0B89" w14:textId="2866EE7F" w:rsidR="00723501" w:rsidRPr="00EE5ABE" w:rsidDel="00AB44D1" w:rsidRDefault="00723501" w:rsidP="00AB44D1">
      <w:pPr>
        <w:spacing w:after="240" w:line="360" w:lineRule="auto"/>
        <w:ind w:left="567"/>
        <w:jc w:val="center"/>
        <w:rPr>
          <w:del w:id="4339" w:author="Александр Перепечаев" w:date="2021-05-26T13:23:00Z"/>
        </w:rPr>
        <w:pPrChange w:id="4340" w:author="Александр Перепечаев" w:date="2021-05-26T13:23:00Z">
          <w:pPr>
            <w:pStyle w:val="afff8"/>
          </w:pPr>
        </w:pPrChange>
      </w:pPr>
      <w:del w:id="4341" w:author="Александр Перепечаев" w:date="2021-05-26T13:23:00Z">
        <w:r w:rsidRPr="00EE5ABE" w:rsidDel="00AB44D1">
          <w:delText xml:space="preserve">    result = await response.json();</w:delText>
        </w:r>
      </w:del>
    </w:p>
    <w:p w14:paraId="42DD6EFF" w14:textId="78CDEDD6" w:rsidR="00723501" w:rsidRPr="00EE5ABE" w:rsidDel="00AB44D1" w:rsidRDefault="00723501" w:rsidP="00AB44D1">
      <w:pPr>
        <w:spacing w:after="240" w:line="360" w:lineRule="auto"/>
        <w:ind w:left="567"/>
        <w:jc w:val="center"/>
        <w:rPr>
          <w:del w:id="4342" w:author="Александр Перепечаев" w:date="2021-05-26T13:23:00Z"/>
        </w:rPr>
        <w:pPrChange w:id="4343" w:author="Александр Перепечаев" w:date="2021-05-26T13:23:00Z">
          <w:pPr>
            <w:pStyle w:val="afff8"/>
          </w:pPr>
        </w:pPrChange>
      </w:pPr>
      <w:del w:id="4344" w:author="Александр Перепечаев" w:date="2021-05-26T13:23:00Z">
        <w:r w:rsidRPr="00EE5ABE" w:rsidDel="00AB44D1">
          <w:delText xml:space="preserve">    answer.innerHTML = result.emotion;</w:delText>
        </w:r>
      </w:del>
    </w:p>
    <w:p w14:paraId="43F7F997" w14:textId="5D573356" w:rsidR="00723501" w:rsidRPr="00EE5ABE" w:rsidDel="00AB44D1" w:rsidRDefault="00723501" w:rsidP="00AB44D1">
      <w:pPr>
        <w:spacing w:after="240" w:line="360" w:lineRule="auto"/>
        <w:ind w:left="567"/>
        <w:jc w:val="center"/>
        <w:rPr>
          <w:del w:id="4345" w:author="Александр Перепечаев" w:date="2021-05-26T13:23:00Z"/>
        </w:rPr>
        <w:pPrChange w:id="4346" w:author="Александр Перепечаев" w:date="2021-05-26T13:23:00Z">
          <w:pPr>
            <w:pStyle w:val="afff8"/>
          </w:pPr>
        </w:pPrChange>
      </w:pPr>
      <w:del w:id="4347" w:author="Александр Перепечаев" w:date="2021-05-26T13:23:00Z">
        <w:r w:rsidRPr="00EE5ABE" w:rsidDel="00AB44D1">
          <w:delText xml:space="preserve">    uuid = result.uuid;</w:delText>
        </w:r>
      </w:del>
    </w:p>
    <w:p w14:paraId="1B2EDE3D" w14:textId="7D7E80D2" w:rsidR="00723501" w:rsidRPr="00EE5ABE" w:rsidDel="00AB44D1" w:rsidRDefault="00723501" w:rsidP="00AB44D1">
      <w:pPr>
        <w:spacing w:after="240" w:line="360" w:lineRule="auto"/>
        <w:ind w:left="567"/>
        <w:jc w:val="center"/>
        <w:rPr>
          <w:del w:id="4348" w:author="Александр Перепечаев" w:date="2021-05-26T13:23:00Z"/>
        </w:rPr>
        <w:pPrChange w:id="4349" w:author="Александр Перепечаев" w:date="2021-05-26T13:23:00Z">
          <w:pPr>
            <w:pStyle w:val="afff8"/>
          </w:pPr>
        </w:pPrChange>
      </w:pPr>
      <w:del w:id="4350" w:author="Александр Перепечаев" w:date="2021-05-26T13:23:00Z">
        <w:r w:rsidRPr="00EE5ABE" w:rsidDel="00AB44D1">
          <w:delText xml:space="preserve">    divEmo.style.display = ""</w:delText>
        </w:r>
      </w:del>
    </w:p>
    <w:p w14:paraId="70108F77" w14:textId="79210394" w:rsidR="00723501" w:rsidRPr="00EE5ABE" w:rsidDel="00AB44D1" w:rsidRDefault="00723501" w:rsidP="00AB44D1">
      <w:pPr>
        <w:spacing w:after="240" w:line="360" w:lineRule="auto"/>
        <w:ind w:left="567"/>
        <w:jc w:val="center"/>
        <w:rPr>
          <w:del w:id="4351" w:author="Александр Перепечаев" w:date="2021-05-26T13:23:00Z"/>
        </w:rPr>
        <w:pPrChange w:id="4352" w:author="Александр Перепечаев" w:date="2021-05-26T13:23:00Z">
          <w:pPr>
            <w:pStyle w:val="afff8"/>
          </w:pPr>
        </w:pPrChange>
      </w:pPr>
    </w:p>
    <w:p w14:paraId="465CC91B" w14:textId="64E6C591" w:rsidR="00723501" w:rsidRPr="00EE5ABE" w:rsidDel="00AB44D1" w:rsidRDefault="00723501" w:rsidP="00AB44D1">
      <w:pPr>
        <w:spacing w:after="240" w:line="360" w:lineRule="auto"/>
        <w:ind w:left="567"/>
        <w:jc w:val="center"/>
        <w:rPr>
          <w:del w:id="4353" w:author="Александр Перепечаев" w:date="2021-05-26T13:23:00Z"/>
        </w:rPr>
        <w:pPrChange w:id="4354" w:author="Александр Перепечаев" w:date="2021-05-26T13:23:00Z">
          <w:pPr>
            <w:pStyle w:val="afff8"/>
          </w:pPr>
        </w:pPrChange>
      </w:pPr>
      <w:del w:id="4355" w:author="Александр Перепечаев" w:date="2021-05-26T13:23:00Z">
        <w:r w:rsidRPr="00EE5ABE" w:rsidDel="00AB44D1">
          <w:delText xml:space="preserve">  });</w:delText>
        </w:r>
      </w:del>
    </w:p>
    <w:p w14:paraId="2AF2980B" w14:textId="2D893346" w:rsidR="00723501" w:rsidRPr="00EE5ABE" w:rsidDel="00AB44D1" w:rsidRDefault="00723501" w:rsidP="00AB44D1">
      <w:pPr>
        <w:spacing w:after="240" w:line="360" w:lineRule="auto"/>
        <w:ind w:left="567"/>
        <w:jc w:val="center"/>
        <w:rPr>
          <w:del w:id="4356" w:author="Александр Перепечаев" w:date="2021-05-26T13:23:00Z"/>
        </w:rPr>
        <w:pPrChange w:id="4357" w:author="Александр Перепечаев" w:date="2021-05-26T13:23:00Z">
          <w:pPr>
            <w:pStyle w:val="afff8"/>
          </w:pPr>
        </w:pPrChange>
      </w:pPr>
      <w:del w:id="4358" w:author="Александр Перепечаев" w:date="2021-05-26T13:23:00Z">
        <w:r w:rsidRPr="00EE5ABE" w:rsidDel="00AB44D1">
          <w:delText>}</w:delText>
        </w:r>
      </w:del>
    </w:p>
    <w:p w14:paraId="770A35B4" w14:textId="0380D7AE" w:rsidR="00723501" w:rsidRPr="00EE5ABE" w:rsidDel="00AB44D1" w:rsidRDefault="00723501" w:rsidP="00AB44D1">
      <w:pPr>
        <w:spacing w:after="240" w:line="360" w:lineRule="auto"/>
        <w:ind w:left="567"/>
        <w:jc w:val="center"/>
        <w:rPr>
          <w:del w:id="4359" w:author="Александр Перепечаев" w:date="2021-05-26T13:23:00Z"/>
        </w:rPr>
        <w:pPrChange w:id="4360" w:author="Александр Перепечаев" w:date="2021-05-26T13:23:00Z">
          <w:pPr>
            <w:pStyle w:val="afff8"/>
            <w:ind w:left="0" w:firstLine="0"/>
          </w:pPr>
        </w:pPrChange>
      </w:pPr>
    </w:p>
    <w:p w14:paraId="5DBB2CE1" w14:textId="00629BAD" w:rsidR="00723501" w:rsidRPr="00EE5ABE" w:rsidDel="00AB44D1" w:rsidRDefault="00723501" w:rsidP="00AB44D1">
      <w:pPr>
        <w:spacing w:after="240" w:line="360" w:lineRule="auto"/>
        <w:ind w:left="567"/>
        <w:jc w:val="center"/>
        <w:rPr>
          <w:del w:id="4361" w:author="Александр Перепечаев" w:date="2021-05-26T13:23:00Z"/>
        </w:rPr>
        <w:pPrChange w:id="4362" w:author="Александр Перепечаев" w:date="2021-05-26T13:23:00Z">
          <w:pPr>
            <w:pStyle w:val="afff8"/>
          </w:pPr>
        </w:pPrChange>
      </w:pPr>
      <w:del w:id="4363" w:author="Александр Перепечаев" w:date="2021-05-26T13:23:00Z">
        <w:r w:rsidRPr="00EE5ABE" w:rsidDel="00AB44D1">
          <w:delText>function drawDiagram(result){</w:delText>
        </w:r>
      </w:del>
    </w:p>
    <w:p w14:paraId="70B5A28E" w14:textId="755C8F25" w:rsidR="00723501" w:rsidRPr="00EE5ABE" w:rsidDel="00AB44D1" w:rsidRDefault="00723501" w:rsidP="00AB44D1">
      <w:pPr>
        <w:spacing w:after="240" w:line="360" w:lineRule="auto"/>
        <w:ind w:left="567"/>
        <w:jc w:val="center"/>
        <w:rPr>
          <w:del w:id="4364" w:author="Александр Перепечаев" w:date="2021-05-26T13:23:00Z"/>
        </w:rPr>
        <w:pPrChange w:id="4365" w:author="Александр Перепечаев" w:date="2021-05-26T13:23:00Z">
          <w:pPr>
            <w:pStyle w:val="afff8"/>
          </w:pPr>
        </w:pPrChange>
      </w:pPr>
      <w:del w:id="4366" w:author="Александр Перепечаев" w:date="2021-05-26T13:23:00Z">
        <w:r w:rsidRPr="00EE5ABE" w:rsidDel="00AB44D1">
          <w:delText xml:space="preserve">  google.charts.load('current', {'packages':['corechart']});</w:delText>
        </w:r>
      </w:del>
    </w:p>
    <w:p w14:paraId="032A143B" w14:textId="5BA12A42" w:rsidR="00723501" w:rsidRPr="00EE5ABE" w:rsidDel="00AB44D1" w:rsidRDefault="00723501" w:rsidP="00AB44D1">
      <w:pPr>
        <w:spacing w:after="240" w:line="360" w:lineRule="auto"/>
        <w:ind w:left="567"/>
        <w:jc w:val="center"/>
        <w:rPr>
          <w:del w:id="4367" w:author="Александр Перепечаев" w:date="2021-05-26T13:23:00Z"/>
        </w:rPr>
        <w:pPrChange w:id="4368" w:author="Александр Перепечаев" w:date="2021-05-26T13:23:00Z">
          <w:pPr>
            <w:pStyle w:val="afff8"/>
          </w:pPr>
        </w:pPrChange>
      </w:pPr>
      <w:del w:id="4369" w:author="Александр Перепечаев" w:date="2021-05-26T13:23:00Z">
        <w:r w:rsidRPr="00EE5ABE" w:rsidDel="00AB44D1">
          <w:delText xml:space="preserve">  google.charts.setOnLoadCallback(drawChart);</w:delText>
        </w:r>
      </w:del>
    </w:p>
    <w:p w14:paraId="0056CB9E" w14:textId="19616010" w:rsidR="00723501" w:rsidRPr="00EE5ABE" w:rsidDel="00AB44D1" w:rsidRDefault="00723501" w:rsidP="00AB44D1">
      <w:pPr>
        <w:spacing w:after="240" w:line="360" w:lineRule="auto"/>
        <w:ind w:left="567"/>
        <w:jc w:val="center"/>
        <w:rPr>
          <w:del w:id="4370" w:author="Александр Перепечаев" w:date="2021-05-26T13:23:00Z"/>
        </w:rPr>
        <w:pPrChange w:id="4371" w:author="Александр Перепечаев" w:date="2021-05-26T13:23:00Z">
          <w:pPr>
            <w:pStyle w:val="afff8"/>
          </w:pPr>
        </w:pPrChange>
      </w:pPr>
      <w:del w:id="4372" w:author="Александр Перепечаев" w:date="2021-05-26T13:23:00Z">
        <w:r w:rsidRPr="00EE5ABE" w:rsidDel="00AB44D1">
          <w:delText xml:space="preserve">  </w:delText>
        </w:r>
      </w:del>
    </w:p>
    <w:p w14:paraId="297BEAA0" w14:textId="1E7BDF1C" w:rsidR="00723501" w:rsidRPr="00EE5ABE" w:rsidDel="00AB44D1" w:rsidRDefault="00723501" w:rsidP="00AB44D1">
      <w:pPr>
        <w:spacing w:after="240" w:line="360" w:lineRule="auto"/>
        <w:ind w:left="567"/>
        <w:jc w:val="center"/>
        <w:rPr>
          <w:del w:id="4373" w:author="Александр Перепечаев" w:date="2021-05-26T13:23:00Z"/>
        </w:rPr>
        <w:pPrChange w:id="4374" w:author="Александр Перепечаев" w:date="2021-05-26T13:23:00Z">
          <w:pPr>
            <w:pStyle w:val="afff8"/>
          </w:pPr>
        </w:pPrChange>
      </w:pPr>
      <w:del w:id="4375" w:author="Александр Перепечаев" w:date="2021-05-26T13:23:00Z">
        <w:r w:rsidRPr="00EE5ABE" w:rsidDel="00AB44D1">
          <w:delText xml:space="preserve">  function drawChart() {</w:delText>
        </w:r>
      </w:del>
    </w:p>
    <w:p w14:paraId="11E4C6E8" w14:textId="37C4279D" w:rsidR="00723501" w:rsidRPr="00EE5ABE" w:rsidDel="00AB44D1" w:rsidRDefault="00723501" w:rsidP="00AB44D1">
      <w:pPr>
        <w:spacing w:after="240" w:line="360" w:lineRule="auto"/>
        <w:ind w:left="567"/>
        <w:jc w:val="center"/>
        <w:rPr>
          <w:del w:id="4376" w:author="Александр Перепечаев" w:date="2021-05-26T13:23:00Z"/>
        </w:rPr>
        <w:pPrChange w:id="4377" w:author="Александр Перепечаев" w:date="2021-05-26T13:23:00Z">
          <w:pPr>
            <w:pStyle w:val="afff8"/>
          </w:pPr>
        </w:pPrChange>
      </w:pPr>
      <w:del w:id="4378" w:author="Александр Перепечаев" w:date="2021-05-26T13:23:00Z">
        <w:r w:rsidRPr="00EE5ABE" w:rsidDel="00AB44D1">
          <w:delText xml:space="preserve">    // Create the data table.</w:delText>
        </w:r>
      </w:del>
    </w:p>
    <w:p w14:paraId="10AF7066" w14:textId="0EEBF3A3" w:rsidR="00723501" w:rsidRPr="00EE5ABE" w:rsidDel="00AB44D1" w:rsidRDefault="00723501" w:rsidP="00AB44D1">
      <w:pPr>
        <w:spacing w:after="240" w:line="360" w:lineRule="auto"/>
        <w:ind w:left="567"/>
        <w:jc w:val="center"/>
        <w:rPr>
          <w:del w:id="4379" w:author="Александр Перепечаев" w:date="2021-05-26T13:23:00Z"/>
        </w:rPr>
        <w:pPrChange w:id="4380" w:author="Александр Перепечаев" w:date="2021-05-26T13:23:00Z">
          <w:pPr>
            <w:pStyle w:val="afff8"/>
          </w:pPr>
        </w:pPrChange>
      </w:pPr>
      <w:del w:id="4381" w:author="Александр Перепечаев" w:date="2021-05-26T13:23:00Z">
        <w:r w:rsidRPr="00EE5ABE" w:rsidDel="00AB44D1">
          <w:delText xml:space="preserve">    var data = new google.visualization.DataTable();</w:delText>
        </w:r>
      </w:del>
    </w:p>
    <w:p w14:paraId="3577C2C9" w14:textId="34821B24" w:rsidR="00723501" w:rsidRPr="00EE5ABE" w:rsidDel="00AB44D1" w:rsidRDefault="00723501" w:rsidP="00AB44D1">
      <w:pPr>
        <w:spacing w:after="240" w:line="360" w:lineRule="auto"/>
        <w:ind w:left="567"/>
        <w:jc w:val="center"/>
        <w:rPr>
          <w:del w:id="4382" w:author="Александр Перепечаев" w:date="2021-05-26T13:23:00Z"/>
        </w:rPr>
        <w:pPrChange w:id="4383" w:author="Александр Перепечаев" w:date="2021-05-26T13:23:00Z">
          <w:pPr>
            <w:pStyle w:val="afff8"/>
          </w:pPr>
        </w:pPrChange>
      </w:pPr>
      <w:del w:id="4384" w:author="Александр Перепечаев" w:date="2021-05-26T13:23:00Z">
        <w:r w:rsidRPr="00EE5ABE" w:rsidDel="00AB44D1">
          <w:delText xml:space="preserve">    data.addColumn('string', 'эмоция');</w:delText>
        </w:r>
      </w:del>
    </w:p>
    <w:p w14:paraId="4E7868AB" w14:textId="7AD24AD9" w:rsidR="00723501" w:rsidRPr="00EE5ABE" w:rsidDel="00AB44D1" w:rsidRDefault="00723501" w:rsidP="00AB44D1">
      <w:pPr>
        <w:spacing w:after="240" w:line="360" w:lineRule="auto"/>
        <w:ind w:left="567"/>
        <w:jc w:val="center"/>
        <w:rPr>
          <w:del w:id="4385" w:author="Александр Перепечаев" w:date="2021-05-26T13:23:00Z"/>
        </w:rPr>
        <w:pPrChange w:id="4386" w:author="Александр Перепечаев" w:date="2021-05-26T13:23:00Z">
          <w:pPr>
            <w:pStyle w:val="afff8"/>
          </w:pPr>
        </w:pPrChange>
      </w:pPr>
      <w:del w:id="4387" w:author="Александр Перепечаев" w:date="2021-05-26T13:23:00Z">
        <w:r w:rsidRPr="00EE5ABE" w:rsidDel="00AB44D1">
          <w:delText xml:space="preserve">    data.addColumn('number', 'значение');</w:delText>
        </w:r>
      </w:del>
    </w:p>
    <w:p w14:paraId="7C54452E" w14:textId="23472841" w:rsidR="00723501" w:rsidRPr="00EE5ABE" w:rsidDel="00AB44D1" w:rsidRDefault="00723501" w:rsidP="00AB44D1">
      <w:pPr>
        <w:spacing w:after="240" w:line="360" w:lineRule="auto"/>
        <w:ind w:left="567"/>
        <w:jc w:val="center"/>
        <w:rPr>
          <w:del w:id="4388" w:author="Александр Перепечаев" w:date="2021-05-26T13:23:00Z"/>
        </w:rPr>
        <w:pPrChange w:id="4389" w:author="Александр Перепечаев" w:date="2021-05-26T13:23:00Z">
          <w:pPr>
            <w:pStyle w:val="afff8"/>
          </w:pPr>
        </w:pPrChange>
      </w:pPr>
      <w:del w:id="4390" w:author="Александр Перепечаев" w:date="2021-05-26T13:23:00Z">
        <w:r w:rsidRPr="00EE5ABE" w:rsidDel="00AB44D1">
          <w:delText xml:space="preserve">    data.addRows([</w:delText>
        </w:r>
      </w:del>
    </w:p>
    <w:p w14:paraId="47EEE67A" w14:textId="5F54801F" w:rsidR="00723501" w:rsidRPr="00EE5ABE" w:rsidDel="00AB44D1" w:rsidRDefault="00723501" w:rsidP="00AB44D1">
      <w:pPr>
        <w:spacing w:after="240" w:line="360" w:lineRule="auto"/>
        <w:ind w:left="567"/>
        <w:jc w:val="center"/>
        <w:rPr>
          <w:del w:id="4391" w:author="Александр Перепечаев" w:date="2021-05-26T13:23:00Z"/>
        </w:rPr>
        <w:pPrChange w:id="4392" w:author="Александр Перепечаев" w:date="2021-05-26T13:23:00Z">
          <w:pPr>
            <w:pStyle w:val="afff8"/>
          </w:pPr>
        </w:pPrChange>
      </w:pPr>
      <w:del w:id="4393" w:author="Александр Перепечаев" w:date="2021-05-26T13:23:00Z">
        <w:r w:rsidRPr="00EE5ABE" w:rsidDel="00AB44D1">
          <w:delText xml:space="preserve">      ['злость', result.anger],</w:delText>
        </w:r>
      </w:del>
    </w:p>
    <w:p w14:paraId="330CBE66" w14:textId="494BAA02" w:rsidR="00723501" w:rsidRPr="00EE5ABE" w:rsidDel="00AB44D1" w:rsidRDefault="00723501" w:rsidP="00AB44D1">
      <w:pPr>
        <w:spacing w:after="240" w:line="360" w:lineRule="auto"/>
        <w:ind w:left="567"/>
        <w:jc w:val="center"/>
        <w:rPr>
          <w:del w:id="4394" w:author="Александр Перепечаев" w:date="2021-05-26T13:23:00Z"/>
        </w:rPr>
        <w:pPrChange w:id="4395" w:author="Александр Перепечаев" w:date="2021-05-26T13:23:00Z">
          <w:pPr>
            <w:pStyle w:val="afff8"/>
          </w:pPr>
        </w:pPrChange>
      </w:pPr>
      <w:del w:id="4396" w:author="Александр Перепечаев" w:date="2021-05-26T13:23:00Z">
        <w:r w:rsidRPr="00EE5ABE" w:rsidDel="00AB44D1">
          <w:delText xml:space="preserve">      ['презрение', result.contempt],</w:delText>
        </w:r>
      </w:del>
    </w:p>
    <w:p w14:paraId="0AF10DFF" w14:textId="21A0128A" w:rsidR="00723501" w:rsidRPr="00EE5ABE" w:rsidDel="00AB44D1" w:rsidRDefault="00723501" w:rsidP="00AB44D1">
      <w:pPr>
        <w:spacing w:after="240" w:line="360" w:lineRule="auto"/>
        <w:ind w:left="567"/>
        <w:jc w:val="center"/>
        <w:rPr>
          <w:del w:id="4397" w:author="Александр Перепечаев" w:date="2021-05-26T13:23:00Z"/>
        </w:rPr>
        <w:pPrChange w:id="4398" w:author="Александр Перепечаев" w:date="2021-05-26T13:23:00Z">
          <w:pPr>
            <w:pStyle w:val="afff8"/>
          </w:pPr>
        </w:pPrChange>
      </w:pPr>
      <w:del w:id="4399" w:author="Александр Перепечаев" w:date="2021-05-26T13:23:00Z">
        <w:r w:rsidRPr="00EE5ABE" w:rsidDel="00AB44D1">
          <w:delText xml:space="preserve">      ['отвращение', result.disgust],</w:delText>
        </w:r>
      </w:del>
    </w:p>
    <w:p w14:paraId="5CB2B94A" w14:textId="6F6B7145" w:rsidR="00723501" w:rsidRPr="00EE5ABE" w:rsidDel="00AB44D1" w:rsidRDefault="00723501" w:rsidP="00AB44D1">
      <w:pPr>
        <w:spacing w:after="240" w:line="360" w:lineRule="auto"/>
        <w:ind w:left="567"/>
        <w:jc w:val="center"/>
        <w:rPr>
          <w:del w:id="4400" w:author="Александр Перепечаев" w:date="2021-05-26T13:23:00Z"/>
        </w:rPr>
        <w:pPrChange w:id="4401" w:author="Александр Перепечаев" w:date="2021-05-26T13:23:00Z">
          <w:pPr>
            <w:pStyle w:val="afff8"/>
          </w:pPr>
        </w:pPrChange>
      </w:pPr>
      <w:del w:id="4402" w:author="Александр Перепечаев" w:date="2021-05-26T13:23:00Z">
        <w:r w:rsidRPr="00EE5ABE" w:rsidDel="00AB44D1">
          <w:delText xml:space="preserve">      ['страх', result.fear],</w:delText>
        </w:r>
      </w:del>
    </w:p>
    <w:p w14:paraId="4F7B3AED" w14:textId="02846803" w:rsidR="00723501" w:rsidRPr="00EE5ABE" w:rsidDel="00AB44D1" w:rsidRDefault="00723501" w:rsidP="00AB44D1">
      <w:pPr>
        <w:spacing w:after="240" w:line="360" w:lineRule="auto"/>
        <w:ind w:left="567"/>
        <w:jc w:val="center"/>
        <w:rPr>
          <w:del w:id="4403" w:author="Александр Перепечаев" w:date="2021-05-26T13:23:00Z"/>
        </w:rPr>
        <w:pPrChange w:id="4404" w:author="Александр Перепечаев" w:date="2021-05-26T13:23:00Z">
          <w:pPr>
            <w:pStyle w:val="afff8"/>
          </w:pPr>
        </w:pPrChange>
      </w:pPr>
      <w:del w:id="4405" w:author="Александр Перепечаев" w:date="2021-05-26T13:23:00Z">
        <w:r w:rsidRPr="00EE5ABE" w:rsidDel="00AB44D1">
          <w:delText xml:space="preserve">      ['счастье', result.happy],</w:delText>
        </w:r>
      </w:del>
    </w:p>
    <w:p w14:paraId="45907748" w14:textId="5E8657FD" w:rsidR="00723501" w:rsidRPr="00EE5ABE" w:rsidDel="00AB44D1" w:rsidRDefault="00723501" w:rsidP="00AB44D1">
      <w:pPr>
        <w:spacing w:after="240" w:line="360" w:lineRule="auto"/>
        <w:ind w:left="567"/>
        <w:jc w:val="center"/>
        <w:rPr>
          <w:del w:id="4406" w:author="Александр Перепечаев" w:date="2021-05-26T13:23:00Z"/>
        </w:rPr>
        <w:pPrChange w:id="4407" w:author="Александр Перепечаев" w:date="2021-05-26T13:23:00Z">
          <w:pPr>
            <w:pStyle w:val="afff8"/>
          </w:pPr>
        </w:pPrChange>
      </w:pPr>
      <w:del w:id="4408" w:author="Александр Перепечаев" w:date="2021-05-26T13:23:00Z">
        <w:r w:rsidRPr="00EE5ABE" w:rsidDel="00AB44D1">
          <w:delText xml:space="preserve">      ['грусть', result.sadness],</w:delText>
        </w:r>
      </w:del>
    </w:p>
    <w:p w14:paraId="523CCF2F" w14:textId="584F6EBC" w:rsidR="00723501" w:rsidRPr="00EE5ABE" w:rsidDel="00AB44D1" w:rsidRDefault="00723501" w:rsidP="00AB44D1">
      <w:pPr>
        <w:spacing w:after="240" w:line="360" w:lineRule="auto"/>
        <w:ind w:left="567"/>
        <w:jc w:val="center"/>
        <w:rPr>
          <w:del w:id="4409" w:author="Александр Перепечаев" w:date="2021-05-26T13:23:00Z"/>
        </w:rPr>
        <w:pPrChange w:id="4410" w:author="Александр Перепечаев" w:date="2021-05-26T13:23:00Z">
          <w:pPr>
            <w:pStyle w:val="afff8"/>
          </w:pPr>
        </w:pPrChange>
      </w:pPr>
      <w:del w:id="4411" w:author="Александр Перепечаев" w:date="2021-05-26T13:23:00Z">
        <w:r w:rsidRPr="00EE5ABE" w:rsidDel="00AB44D1">
          <w:delText xml:space="preserve">      ['удивление', result.surprise],</w:delText>
        </w:r>
      </w:del>
    </w:p>
    <w:p w14:paraId="4F799F28" w14:textId="1DA42E8D" w:rsidR="00723501" w:rsidRPr="00EE5ABE" w:rsidDel="00AB44D1" w:rsidRDefault="00723501" w:rsidP="00AB44D1">
      <w:pPr>
        <w:spacing w:after="240" w:line="360" w:lineRule="auto"/>
        <w:ind w:left="567"/>
        <w:jc w:val="center"/>
        <w:rPr>
          <w:del w:id="4412" w:author="Александр Перепечаев" w:date="2021-05-26T13:23:00Z"/>
        </w:rPr>
        <w:pPrChange w:id="4413" w:author="Александр Перепечаев" w:date="2021-05-26T13:23:00Z">
          <w:pPr>
            <w:pStyle w:val="afff8"/>
          </w:pPr>
        </w:pPrChange>
      </w:pPr>
      <w:del w:id="4414" w:author="Александр Перепечаев" w:date="2021-05-26T13:23:00Z">
        <w:r w:rsidRPr="00EE5ABE" w:rsidDel="00AB44D1">
          <w:delText xml:space="preserve">      ['нейтральнно', result.neutral]        ]);</w:delText>
        </w:r>
      </w:del>
    </w:p>
    <w:p w14:paraId="07DBB3CE" w14:textId="4CA1E5DA" w:rsidR="00723501" w:rsidRPr="00EE5ABE" w:rsidDel="00AB44D1" w:rsidRDefault="00723501" w:rsidP="00AB44D1">
      <w:pPr>
        <w:spacing w:after="240" w:line="360" w:lineRule="auto"/>
        <w:ind w:left="567"/>
        <w:jc w:val="center"/>
        <w:rPr>
          <w:del w:id="4415" w:author="Александр Перепечаев" w:date="2021-05-26T13:23:00Z"/>
        </w:rPr>
        <w:pPrChange w:id="4416" w:author="Александр Перепечаев" w:date="2021-05-26T13:23:00Z">
          <w:pPr>
            <w:pStyle w:val="afff8"/>
          </w:pPr>
        </w:pPrChange>
      </w:pPr>
      <w:del w:id="4417" w:author="Александр Перепечаев" w:date="2021-05-26T13:23:00Z">
        <w:r w:rsidRPr="00EE5ABE" w:rsidDel="00AB44D1">
          <w:delText xml:space="preserve">    // Set chart options</w:delText>
        </w:r>
      </w:del>
    </w:p>
    <w:p w14:paraId="128D8A08" w14:textId="2D788A2B" w:rsidR="00723501" w:rsidRPr="00EE5ABE" w:rsidDel="00AB44D1" w:rsidRDefault="00723501" w:rsidP="00AB44D1">
      <w:pPr>
        <w:spacing w:after="240" w:line="360" w:lineRule="auto"/>
        <w:ind w:left="567"/>
        <w:jc w:val="center"/>
        <w:rPr>
          <w:del w:id="4418" w:author="Александр Перепечаев" w:date="2021-05-26T13:23:00Z"/>
        </w:rPr>
        <w:pPrChange w:id="4419" w:author="Александр Перепечаев" w:date="2021-05-26T13:23:00Z">
          <w:pPr>
            <w:pStyle w:val="afff8"/>
          </w:pPr>
        </w:pPrChange>
      </w:pPr>
      <w:del w:id="4420" w:author="Александр Перепечаев" w:date="2021-05-26T13:23:00Z">
        <w:r w:rsidRPr="00EE5ABE" w:rsidDel="00AB44D1">
          <w:delText xml:space="preserve">    var options = {'title':'Эмоции на данном видео',</w:delText>
        </w:r>
      </w:del>
    </w:p>
    <w:p w14:paraId="5AF4FE1E" w14:textId="68A90677" w:rsidR="00723501" w:rsidRPr="00EE5ABE" w:rsidDel="00AB44D1" w:rsidRDefault="00723501" w:rsidP="00AB44D1">
      <w:pPr>
        <w:spacing w:after="240" w:line="360" w:lineRule="auto"/>
        <w:ind w:left="567"/>
        <w:jc w:val="center"/>
        <w:rPr>
          <w:del w:id="4421" w:author="Александр Перепечаев" w:date="2021-05-26T13:23:00Z"/>
        </w:rPr>
        <w:pPrChange w:id="4422" w:author="Александр Перепечаев" w:date="2021-05-26T13:23:00Z">
          <w:pPr>
            <w:pStyle w:val="afff8"/>
          </w:pPr>
        </w:pPrChange>
      </w:pPr>
      <w:del w:id="4423" w:author="Александр Перепечаев" w:date="2021-05-26T13:23:00Z">
        <w:r w:rsidRPr="00EE5ABE" w:rsidDel="00AB44D1">
          <w:delText xml:space="preserve">                   'width':600,</w:delText>
        </w:r>
      </w:del>
    </w:p>
    <w:p w14:paraId="03C59AFF" w14:textId="768EA7F6" w:rsidR="00723501" w:rsidRPr="00EE5ABE" w:rsidDel="00AB44D1" w:rsidRDefault="00723501" w:rsidP="00AB44D1">
      <w:pPr>
        <w:spacing w:after="240" w:line="360" w:lineRule="auto"/>
        <w:ind w:left="567"/>
        <w:jc w:val="center"/>
        <w:rPr>
          <w:del w:id="4424" w:author="Александр Перепечаев" w:date="2021-05-26T13:23:00Z"/>
        </w:rPr>
        <w:pPrChange w:id="4425" w:author="Александр Перепечаев" w:date="2021-05-26T13:23:00Z">
          <w:pPr>
            <w:pStyle w:val="afff8"/>
          </w:pPr>
        </w:pPrChange>
      </w:pPr>
      <w:del w:id="4426" w:author="Александр Перепечаев" w:date="2021-05-26T13:23:00Z">
        <w:r w:rsidRPr="00EE5ABE" w:rsidDel="00AB44D1">
          <w:delText xml:space="preserve">                   'height':500};</w:delText>
        </w:r>
      </w:del>
    </w:p>
    <w:p w14:paraId="4ED7D0CC" w14:textId="63A4D76C" w:rsidR="00723501" w:rsidRPr="00EE5ABE" w:rsidDel="00AB44D1" w:rsidRDefault="00723501" w:rsidP="00AB44D1">
      <w:pPr>
        <w:spacing w:after="240" w:line="360" w:lineRule="auto"/>
        <w:ind w:left="567"/>
        <w:jc w:val="center"/>
        <w:rPr>
          <w:del w:id="4427" w:author="Александр Перепечаев" w:date="2021-05-26T13:23:00Z"/>
        </w:rPr>
        <w:pPrChange w:id="4428" w:author="Александр Перепечаев" w:date="2021-05-26T13:23:00Z">
          <w:pPr>
            <w:pStyle w:val="afff8"/>
          </w:pPr>
        </w:pPrChange>
      </w:pPr>
      <w:del w:id="4429" w:author="Александр Перепечаев" w:date="2021-05-26T13:23:00Z">
        <w:r w:rsidRPr="00EE5ABE" w:rsidDel="00AB44D1">
          <w:delText xml:space="preserve">  </w:delText>
        </w:r>
      </w:del>
    </w:p>
    <w:p w14:paraId="487209BC" w14:textId="45C6BBB1" w:rsidR="00723501" w:rsidRPr="00EE5ABE" w:rsidDel="00AB44D1" w:rsidRDefault="00723501" w:rsidP="00AB44D1">
      <w:pPr>
        <w:spacing w:after="240" w:line="360" w:lineRule="auto"/>
        <w:ind w:left="567"/>
        <w:jc w:val="center"/>
        <w:rPr>
          <w:del w:id="4430" w:author="Александр Перепечаев" w:date="2021-05-26T13:23:00Z"/>
        </w:rPr>
        <w:pPrChange w:id="4431" w:author="Александр Перепечаев" w:date="2021-05-26T13:23:00Z">
          <w:pPr>
            <w:pStyle w:val="afff8"/>
          </w:pPr>
        </w:pPrChange>
      </w:pPr>
      <w:del w:id="4432" w:author="Александр Перепечаев" w:date="2021-05-26T13:23:00Z">
        <w:r w:rsidRPr="00EE5ABE" w:rsidDel="00AB44D1">
          <w:delText xml:space="preserve">    // Instantiate and draw our chart, passing in some options.</w:delText>
        </w:r>
      </w:del>
    </w:p>
    <w:p w14:paraId="59EC5327" w14:textId="5450C56D" w:rsidR="00723501" w:rsidRPr="00EE5ABE" w:rsidDel="00AB44D1" w:rsidRDefault="00723501" w:rsidP="00AB44D1">
      <w:pPr>
        <w:spacing w:after="240" w:line="360" w:lineRule="auto"/>
        <w:ind w:left="567"/>
        <w:jc w:val="center"/>
        <w:rPr>
          <w:del w:id="4433" w:author="Александр Перепечаев" w:date="2021-05-26T13:23:00Z"/>
        </w:rPr>
        <w:pPrChange w:id="4434" w:author="Александр Перепечаев" w:date="2021-05-26T13:23:00Z">
          <w:pPr>
            <w:pStyle w:val="afff8"/>
          </w:pPr>
        </w:pPrChange>
      </w:pPr>
      <w:del w:id="4435" w:author="Александр Перепечаев" w:date="2021-05-26T13:23:00Z">
        <w:r w:rsidRPr="00EE5ABE" w:rsidDel="00AB44D1">
          <w:delText xml:space="preserve">    var chart = new google.visualization.PieChart(document.getElementById('chart_div'));</w:delText>
        </w:r>
      </w:del>
    </w:p>
    <w:p w14:paraId="0894EEBA" w14:textId="196ADBEA" w:rsidR="00B955D5" w:rsidRPr="00EE5ABE" w:rsidDel="00AB44D1" w:rsidRDefault="00723501" w:rsidP="00AB44D1">
      <w:pPr>
        <w:spacing w:after="240" w:line="360" w:lineRule="auto"/>
        <w:ind w:left="567"/>
        <w:jc w:val="center"/>
        <w:rPr>
          <w:del w:id="4436" w:author="Александр Перепечаев" w:date="2021-05-26T13:23:00Z"/>
        </w:rPr>
        <w:pPrChange w:id="4437" w:author="Александр Перепечаев" w:date="2021-05-26T13:23:00Z">
          <w:pPr>
            <w:pStyle w:val="afff8"/>
          </w:pPr>
        </w:pPrChange>
      </w:pPr>
      <w:del w:id="4438" w:author="Александр Перепечаев" w:date="2021-05-26T13:23:00Z">
        <w:r w:rsidRPr="00EE5ABE" w:rsidDel="00AB44D1">
          <w:delText xml:space="preserve">    chart.draw(data, options);}}</w:delText>
        </w:r>
      </w:del>
    </w:p>
    <w:p w14:paraId="54970A18" w14:textId="33835E20" w:rsidR="00B955D5" w:rsidRPr="00AB44D1" w:rsidDel="00AB44D1" w:rsidRDefault="00B955D5" w:rsidP="00AB44D1">
      <w:pPr>
        <w:spacing w:after="240" w:line="360" w:lineRule="auto"/>
        <w:ind w:left="567"/>
        <w:jc w:val="center"/>
        <w:rPr>
          <w:del w:id="4439" w:author="Александр Перепечаев" w:date="2021-05-26T13:23:00Z"/>
          <w:rFonts w:ascii="Courier New" w:hAnsi="Courier New" w:cs="Courier New"/>
          <w:bCs/>
          <w:spacing w:val="-4"/>
          <w:sz w:val="16"/>
          <w:szCs w:val="16"/>
          <w:rPrChange w:id="4440" w:author="Александр Перепечаев" w:date="2021-05-26T13:24:00Z">
            <w:rPr>
              <w:del w:id="4441" w:author="Александр Перепечаев" w:date="2021-05-26T13:23:00Z"/>
              <w:rFonts w:ascii="Courier New" w:hAnsi="Courier New" w:cs="Courier New"/>
              <w:bCs/>
              <w:spacing w:val="-4"/>
              <w:sz w:val="16"/>
              <w:szCs w:val="16"/>
              <w:lang w:val="en-US"/>
            </w:rPr>
          </w:rPrChange>
        </w:rPr>
        <w:pPrChange w:id="4442" w:author="Александр Перепечаев" w:date="2021-05-26T13:23:00Z">
          <w:pPr>
            <w:autoSpaceDE w:val="0"/>
            <w:autoSpaceDN w:val="0"/>
            <w:adjustRightInd w:val="0"/>
            <w:ind w:left="567" w:firstLine="709"/>
          </w:pPr>
        </w:pPrChange>
      </w:pPr>
    </w:p>
    <w:p w14:paraId="45E64DC4" w14:textId="51BEBB5B" w:rsidR="00B955D5" w:rsidRPr="00AB44D1" w:rsidDel="00AB44D1" w:rsidRDefault="00B955D5" w:rsidP="00AB44D1">
      <w:pPr>
        <w:spacing w:after="240" w:line="360" w:lineRule="auto"/>
        <w:ind w:left="567"/>
        <w:jc w:val="center"/>
        <w:rPr>
          <w:del w:id="4443" w:author="Александр Перепечаев" w:date="2021-05-26T13:23:00Z"/>
          <w:rFonts w:ascii="Courier New" w:hAnsi="Courier New" w:cs="Courier New"/>
          <w:bCs/>
          <w:spacing w:val="-4"/>
          <w:sz w:val="16"/>
          <w:szCs w:val="16"/>
          <w:rPrChange w:id="4444" w:author="Александр Перепечаев" w:date="2021-05-26T13:24:00Z">
            <w:rPr>
              <w:del w:id="4445" w:author="Александр Перепечаев" w:date="2021-05-26T13:23:00Z"/>
              <w:rFonts w:ascii="Courier New" w:hAnsi="Courier New" w:cs="Courier New"/>
              <w:bCs/>
              <w:spacing w:val="-4"/>
              <w:sz w:val="16"/>
              <w:szCs w:val="16"/>
              <w:lang w:val="en-US"/>
            </w:rPr>
          </w:rPrChange>
        </w:rPr>
        <w:pPrChange w:id="4446" w:author="Александр Перепечаев" w:date="2021-05-26T13:23:00Z">
          <w:pPr>
            <w:autoSpaceDE w:val="0"/>
            <w:autoSpaceDN w:val="0"/>
            <w:adjustRightInd w:val="0"/>
          </w:pPr>
        </w:pPrChange>
      </w:pPr>
    </w:p>
    <w:p w14:paraId="29048C64" w14:textId="221EBA72" w:rsidR="00CE4832" w:rsidRPr="00AB44D1" w:rsidDel="00AB44D1" w:rsidRDefault="001877E9" w:rsidP="00AB44D1">
      <w:pPr>
        <w:spacing w:after="240" w:line="360" w:lineRule="auto"/>
        <w:ind w:left="567"/>
        <w:jc w:val="center"/>
        <w:rPr>
          <w:del w:id="4447" w:author="Александр Перепечаев" w:date="2021-05-26T13:23:00Z"/>
          <w:b/>
          <w:bCs/>
          <w:rPrChange w:id="4448" w:author="Александр Перепечаев" w:date="2021-05-26T13:24:00Z">
            <w:rPr>
              <w:del w:id="4449" w:author="Александр Перепечаев" w:date="2021-05-26T13:23:00Z"/>
              <w:b w:val="0"/>
              <w:bCs/>
              <w:lang w:val="en-US"/>
            </w:rPr>
          </w:rPrChange>
        </w:rPr>
        <w:pPrChange w:id="4450" w:author="Александр Перепечаев" w:date="2021-05-26T13:23:00Z">
          <w:pPr>
            <w:pStyle w:val="afffe"/>
            <w:ind w:firstLine="0"/>
          </w:pPr>
        </w:pPrChange>
      </w:pPr>
      <w:del w:id="4451" w:author="Александр Перепечаев" w:date="2021-05-26T13:23:00Z">
        <w:r w:rsidRPr="0085241E" w:rsidDel="00AB44D1">
          <w:rPr>
            <w:bCs/>
            <w:color w:val="171717"/>
            <w:lang w:eastAsia="en-US"/>
          </w:rPr>
          <w:delText>Листинг</w:delText>
        </w:r>
        <w:r w:rsidRPr="00AB44D1" w:rsidDel="00AB44D1">
          <w:rPr>
            <w:bCs/>
            <w:color w:val="171717"/>
            <w:lang w:eastAsia="en-US"/>
            <w:rPrChange w:id="4452" w:author="Александр Перепечаев" w:date="2021-05-26T13:24:00Z">
              <w:rPr>
                <w:b w:val="0"/>
                <w:bCs/>
                <w:color w:val="171717"/>
                <w:lang w:val="en-US" w:eastAsia="en-US"/>
              </w:rPr>
            </w:rPrChange>
          </w:rPr>
          <w:delText xml:space="preserve"> </w:delText>
        </w:r>
        <w:r w:rsidRPr="0085241E" w:rsidDel="00AB44D1">
          <w:rPr>
            <w:bCs/>
            <w:color w:val="171717"/>
            <w:lang w:eastAsia="en-US"/>
          </w:rPr>
          <w:delText>Б</w:delText>
        </w:r>
        <w:r w:rsidRPr="00AB44D1" w:rsidDel="00AB44D1">
          <w:rPr>
            <w:bCs/>
            <w:color w:val="171717"/>
            <w:lang w:eastAsia="en-US"/>
            <w:rPrChange w:id="4453" w:author="Александр Перепечаев" w:date="2021-05-26T13:24:00Z">
              <w:rPr>
                <w:b w:val="0"/>
                <w:bCs/>
                <w:color w:val="171717"/>
                <w:lang w:val="en-US" w:eastAsia="en-US"/>
              </w:rPr>
            </w:rPrChange>
          </w:rPr>
          <w:delText>.6</w:delText>
        </w:r>
        <w:r w:rsidRPr="00AB44D1" w:rsidDel="00AB44D1">
          <w:rPr>
            <w:bCs/>
            <w:color w:val="171717"/>
            <w:lang w:eastAsia="en-US"/>
            <w:rPrChange w:id="4454" w:author="Александр Перепечаев" w:date="2021-05-26T13:24:00Z">
              <w:rPr>
                <w:bCs/>
                <w:color w:val="171717"/>
                <w:lang w:val="en-US" w:eastAsia="en-US"/>
              </w:rPr>
            </w:rPrChange>
          </w:rPr>
          <w:delText xml:space="preserve"> – </w:delText>
        </w:r>
        <w:r w:rsidRPr="00AB44D1" w:rsidDel="00AB44D1">
          <w:rPr>
            <w:bCs/>
            <w:color w:val="171717"/>
            <w:lang w:eastAsia="en-US"/>
            <w:rPrChange w:id="4455" w:author="Александр Перепечаев" w:date="2021-05-26T13:24:00Z">
              <w:rPr>
                <w:b w:val="0"/>
                <w:bCs/>
                <w:color w:val="171717"/>
                <w:lang w:val="en-US" w:eastAsia="en-US"/>
              </w:rPr>
            </w:rPrChange>
          </w:rPr>
          <w:delText xml:space="preserve"> </w:delText>
        </w:r>
        <w:r w:rsidDel="00AB44D1">
          <w:rPr>
            <w:bCs/>
          </w:rPr>
          <w:delText>И</w:delText>
        </w:r>
        <w:r w:rsidR="00CE4832" w:rsidRPr="00EE5ABE" w:rsidDel="00AB44D1">
          <w:rPr>
            <w:bCs/>
          </w:rPr>
          <w:delText>сходный</w:delText>
        </w:r>
        <w:r w:rsidR="00CE4832" w:rsidRPr="00AB44D1" w:rsidDel="00AB44D1">
          <w:rPr>
            <w:bCs/>
            <w:rPrChange w:id="4456" w:author="Александр Перепечаев" w:date="2021-05-26T13:24:00Z">
              <w:rPr>
                <w:b w:val="0"/>
                <w:bCs/>
                <w:lang w:val="en-US"/>
              </w:rPr>
            </w:rPrChange>
          </w:rPr>
          <w:delText xml:space="preserve"> </w:delText>
        </w:r>
        <w:r w:rsidR="00CE4832" w:rsidRPr="00EE5ABE" w:rsidDel="00AB44D1">
          <w:rPr>
            <w:bCs/>
          </w:rPr>
          <w:delText>код</w:delText>
        </w:r>
        <w:r w:rsidR="00CE4832" w:rsidRPr="00AB44D1" w:rsidDel="00AB44D1">
          <w:rPr>
            <w:bCs/>
            <w:rPrChange w:id="4457" w:author="Александр Перепечаев" w:date="2021-05-26T13:24:00Z">
              <w:rPr>
                <w:b w:val="0"/>
                <w:bCs/>
                <w:lang w:val="en-US"/>
              </w:rPr>
            </w:rPrChange>
          </w:rPr>
          <w:delText xml:space="preserve"> </w:delText>
        </w:r>
        <w:r w:rsidR="00CE4832" w:rsidRPr="00EE5ABE" w:rsidDel="00AB44D1">
          <w:rPr>
            <w:bCs/>
            <w:lang w:val="en-US"/>
          </w:rPr>
          <w:delText>frontend</w:delText>
        </w:r>
        <w:r w:rsidR="00CE4832" w:rsidRPr="00AB44D1" w:rsidDel="00AB44D1">
          <w:rPr>
            <w:bCs/>
            <w:rPrChange w:id="4458" w:author="Александр Перепечаев" w:date="2021-05-26T13:24:00Z">
              <w:rPr>
                <w:b w:val="0"/>
                <w:bCs/>
                <w:lang w:val="en-US"/>
              </w:rPr>
            </w:rPrChange>
          </w:rPr>
          <w:delText xml:space="preserve"> </w:delText>
        </w:r>
        <w:r w:rsidR="00CE4832" w:rsidRPr="00EE5ABE" w:rsidDel="00AB44D1">
          <w:rPr>
            <w:bCs/>
          </w:rPr>
          <w:delText>файла</w:delText>
        </w:r>
        <w:r w:rsidR="00CE4832" w:rsidRPr="00AB44D1" w:rsidDel="00AB44D1">
          <w:rPr>
            <w:bCs/>
            <w:rPrChange w:id="4459" w:author="Александр Перепечаев" w:date="2021-05-26T13:24:00Z">
              <w:rPr>
                <w:b w:val="0"/>
                <w:bCs/>
                <w:lang w:val="en-US"/>
              </w:rPr>
            </w:rPrChange>
          </w:rPr>
          <w:delText xml:space="preserve"> </w:delText>
        </w:r>
        <w:r w:rsidR="00CE4832" w:rsidRPr="00EE5ABE" w:rsidDel="00AB44D1">
          <w:rPr>
            <w:bCs/>
            <w:lang w:val="en-US"/>
          </w:rPr>
          <w:delText>markup</w:delText>
        </w:r>
        <w:r w:rsidR="00CE4832" w:rsidRPr="00AB44D1" w:rsidDel="00AB44D1">
          <w:rPr>
            <w:bCs/>
            <w:rPrChange w:id="4460" w:author="Александр Перепечаев" w:date="2021-05-26T13:24:00Z">
              <w:rPr>
                <w:b w:val="0"/>
                <w:bCs/>
                <w:lang w:val="en-US"/>
              </w:rPr>
            </w:rPrChange>
          </w:rPr>
          <w:delText>.</w:delText>
        </w:r>
        <w:r w:rsidR="00CE4832" w:rsidRPr="00EE5ABE" w:rsidDel="00AB44D1">
          <w:rPr>
            <w:bCs/>
            <w:lang w:val="en-US"/>
          </w:rPr>
          <w:delText>js</w:delText>
        </w:r>
        <w:r w:rsidR="00CE4832" w:rsidRPr="00AB44D1" w:rsidDel="00AB44D1">
          <w:rPr>
            <w:bCs/>
            <w:rPrChange w:id="4461" w:author="Александр Перепечаев" w:date="2021-05-26T13:24:00Z">
              <w:rPr>
                <w:b w:val="0"/>
                <w:bCs/>
                <w:lang w:val="en-US"/>
              </w:rPr>
            </w:rPrChange>
          </w:rPr>
          <w:delText xml:space="preserve"> </w:delText>
        </w:r>
      </w:del>
    </w:p>
    <w:p w14:paraId="3A4F2C99" w14:textId="2462AA12" w:rsidR="00BC1ECC" w:rsidRPr="00EE5ABE" w:rsidDel="00AB44D1" w:rsidRDefault="00BC1ECC" w:rsidP="00AB44D1">
      <w:pPr>
        <w:spacing w:after="240" w:line="360" w:lineRule="auto"/>
        <w:ind w:left="567"/>
        <w:jc w:val="center"/>
        <w:rPr>
          <w:del w:id="4462" w:author="Александр Перепечаев" w:date="2021-05-26T13:23:00Z"/>
        </w:rPr>
        <w:pPrChange w:id="4463" w:author="Александр Перепечаев" w:date="2021-05-26T13:23:00Z">
          <w:pPr>
            <w:pStyle w:val="afff8"/>
          </w:pPr>
        </w:pPrChange>
      </w:pPr>
      <w:del w:id="4464" w:author="Александр Перепечаев" w:date="2021-05-26T13:23:00Z">
        <w:r w:rsidRPr="00EE5ABE" w:rsidDel="00AB44D1">
          <w:delText>imgPhoto = document.getElementById('imgMarkup');</w:delText>
        </w:r>
      </w:del>
    </w:p>
    <w:p w14:paraId="0A6EC29A" w14:textId="796C5FFB" w:rsidR="00BC1ECC" w:rsidRPr="00EE5ABE" w:rsidDel="00AB44D1" w:rsidRDefault="00BC1ECC" w:rsidP="00AB44D1">
      <w:pPr>
        <w:spacing w:after="240" w:line="360" w:lineRule="auto"/>
        <w:ind w:left="567"/>
        <w:jc w:val="center"/>
        <w:rPr>
          <w:del w:id="4465" w:author="Александр Перепечаев" w:date="2021-05-26T13:23:00Z"/>
        </w:rPr>
        <w:pPrChange w:id="4466" w:author="Александр Перепечаев" w:date="2021-05-26T13:23:00Z">
          <w:pPr>
            <w:pStyle w:val="afff8"/>
          </w:pPr>
        </w:pPrChange>
      </w:pPr>
      <w:del w:id="4467" w:author="Александр Перепечаев" w:date="2021-05-26T13:23:00Z">
        <w:r w:rsidRPr="00EE5ABE" w:rsidDel="00AB44D1">
          <w:delText>buttonEmo = document.querySelectorAll('.btn-secondary');</w:delText>
        </w:r>
      </w:del>
    </w:p>
    <w:p w14:paraId="562C3954" w14:textId="39904181" w:rsidR="00BC1ECC" w:rsidRPr="00EE5ABE" w:rsidDel="00AB44D1" w:rsidRDefault="00BC1ECC" w:rsidP="00AB44D1">
      <w:pPr>
        <w:spacing w:after="240" w:line="360" w:lineRule="auto"/>
        <w:ind w:left="567"/>
        <w:jc w:val="center"/>
        <w:rPr>
          <w:del w:id="4468" w:author="Александр Перепечаев" w:date="2021-05-26T13:23:00Z"/>
        </w:rPr>
        <w:pPrChange w:id="4469" w:author="Александр Перепечаев" w:date="2021-05-26T13:23:00Z">
          <w:pPr>
            <w:pStyle w:val="afff8"/>
          </w:pPr>
        </w:pPrChange>
      </w:pPr>
      <w:del w:id="4470" w:author="Александр Перепечаев" w:date="2021-05-26T13:23:00Z">
        <w:r w:rsidRPr="00EE5ABE" w:rsidDel="00AB44D1">
          <w:delText>buttonSend = document.getElementById('sendEmotion');</w:delText>
        </w:r>
      </w:del>
    </w:p>
    <w:p w14:paraId="79A02BDF" w14:textId="6E2DCC39" w:rsidR="00BC1ECC" w:rsidRPr="00EE5ABE" w:rsidDel="00AB44D1" w:rsidRDefault="00BC1ECC" w:rsidP="00AB44D1">
      <w:pPr>
        <w:spacing w:after="240" w:line="360" w:lineRule="auto"/>
        <w:ind w:left="567"/>
        <w:jc w:val="center"/>
        <w:rPr>
          <w:del w:id="4471" w:author="Александр Перепечаев" w:date="2021-05-26T13:23:00Z"/>
        </w:rPr>
        <w:pPrChange w:id="4472" w:author="Александр Перепечаев" w:date="2021-05-26T13:23:00Z">
          <w:pPr>
            <w:pStyle w:val="afff8"/>
          </w:pPr>
        </w:pPrChange>
      </w:pPr>
    </w:p>
    <w:p w14:paraId="10BFFA7B" w14:textId="6E00A928" w:rsidR="00BC1ECC" w:rsidRPr="00EE5ABE" w:rsidDel="00AB44D1" w:rsidRDefault="00BC1ECC" w:rsidP="00AB44D1">
      <w:pPr>
        <w:spacing w:after="240" w:line="360" w:lineRule="auto"/>
        <w:ind w:left="567"/>
        <w:jc w:val="center"/>
        <w:rPr>
          <w:del w:id="4473" w:author="Александр Перепечаев" w:date="2021-05-26T13:23:00Z"/>
        </w:rPr>
        <w:pPrChange w:id="4474" w:author="Александр Перепечаев" w:date="2021-05-26T13:23:00Z">
          <w:pPr>
            <w:pStyle w:val="afff8"/>
          </w:pPr>
        </w:pPrChange>
      </w:pPr>
    </w:p>
    <w:p w14:paraId="2FF90CE3" w14:textId="30ABE77B" w:rsidR="00BC1ECC" w:rsidRPr="00EE5ABE" w:rsidDel="00AB44D1" w:rsidRDefault="00BC1ECC" w:rsidP="00AB44D1">
      <w:pPr>
        <w:spacing w:after="240" w:line="360" w:lineRule="auto"/>
        <w:ind w:left="567"/>
        <w:jc w:val="center"/>
        <w:rPr>
          <w:del w:id="4475" w:author="Александр Перепечаев" w:date="2021-05-26T13:23:00Z"/>
        </w:rPr>
        <w:pPrChange w:id="4476" w:author="Александр Перепечаев" w:date="2021-05-26T13:23:00Z">
          <w:pPr>
            <w:pStyle w:val="afff8"/>
          </w:pPr>
        </w:pPrChange>
      </w:pPr>
      <w:del w:id="4477" w:author="Александр Перепечаев" w:date="2021-05-26T13:23:00Z">
        <w:r w:rsidRPr="00EE5ABE" w:rsidDel="00AB44D1">
          <w:delText>imgPhoto.style.display = 'none';</w:delText>
        </w:r>
      </w:del>
    </w:p>
    <w:p w14:paraId="00702FE5" w14:textId="4DDC35FF" w:rsidR="00BC1ECC" w:rsidRPr="00EE5ABE" w:rsidDel="00AB44D1" w:rsidRDefault="00BC1ECC" w:rsidP="00AB44D1">
      <w:pPr>
        <w:spacing w:after="240" w:line="360" w:lineRule="auto"/>
        <w:ind w:left="567"/>
        <w:jc w:val="center"/>
        <w:rPr>
          <w:del w:id="4478" w:author="Александр Перепечаев" w:date="2021-05-26T13:23:00Z"/>
        </w:rPr>
        <w:pPrChange w:id="4479" w:author="Александр Перепечаев" w:date="2021-05-26T13:23:00Z">
          <w:pPr>
            <w:pStyle w:val="afff8"/>
          </w:pPr>
        </w:pPrChange>
      </w:pPr>
    </w:p>
    <w:p w14:paraId="6AEA05FB" w14:textId="4FD0957A" w:rsidR="00BC1ECC" w:rsidRPr="00EE5ABE" w:rsidDel="00AB44D1" w:rsidRDefault="00BC1ECC" w:rsidP="00AB44D1">
      <w:pPr>
        <w:spacing w:after="240" w:line="360" w:lineRule="auto"/>
        <w:ind w:left="567"/>
        <w:jc w:val="center"/>
        <w:rPr>
          <w:del w:id="4480" w:author="Александр Перепечаев" w:date="2021-05-26T13:23:00Z"/>
        </w:rPr>
        <w:pPrChange w:id="4481" w:author="Александр Перепечаев" w:date="2021-05-26T13:23:00Z">
          <w:pPr>
            <w:pStyle w:val="afff8"/>
          </w:pPr>
        </w:pPrChange>
      </w:pPr>
      <w:del w:id="4482" w:author="Александр Перепечаев" w:date="2021-05-26T13:23:00Z">
        <w:r w:rsidRPr="00EE5ABE" w:rsidDel="00AB44D1">
          <w:delText>targetEmo = null;</w:delText>
        </w:r>
      </w:del>
    </w:p>
    <w:p w14:paraId="2EF46B51" w14:textId="100343E9" w:rsidR="00BC1ECC" w:rsidRPr="00EE5ABE" w:rsidDel="00AB44D1" w:rsidRDefault="00BC1ECC" w:rsidP="00AB44D1">
      <w:pPr>
        <w:spacing w:after="240" w:line="360" w:lineRule="auto"/>
        <w:ind w:left="567"/>
        <w:jc w:val="center"/>
        <w:rPr>
          <w:del w:id="4483" w:author="Александр Перепечаев" w:date="2021-05-26T13:23:00Z"/>
        </w:rPr>
        <w:pPrChange w:id="4484" w:author="Александр Перепечаев" w:date="2021-05-26T13:23:00Z">
          <w:pPr>
            <w:pStyle w:val="afff8"/>
          </w:pPr>
        </w:pPrChange>
      </w:pPr>
    </w:p>
    <w:p w14:paraId="71C5CE7A" w14:textId="0850AFFA" w:rsidR="00BC1ECC" w:rsidRPr="00EE5ABE" w:rsidDel="00AB44D1" w:rsidRDefault="00BC1ECC" w:rsidP="00AB44D1">
      <w:pPr>
        <w:spacing w:after="240" w:line="360" w:lineRule="auto"/>
        <w:ind w:left="567"/>
        <w:jc w:val="center"/>
        <w:rPr>
          <w:del w:id="4485" w:author="Александр Перепечаев" w:date="2021-05-26T13:23:00Z"/>
        </w:rPr>
        <w:pPrChange w:id="4486" w:author="Александр Перепечаев" w:date="2021-05-26T13:23:00Z">
          <w:pPr>
            <w:pStyle w:val="afff8"/>
          </w:pPr>
        </w:pPrChange>
      </w:pPr>
      <w:del w:id="4487" w:author="Александр Перепечаев" w:date="2021-05-26T13:23:00Z">
        <w:r w:rsidRPr="00EE5ABE" w:rsidDel="00AB44D1">
          <w:delText>src = "";</w:delText>
        </w:r>
      </w:del>
    </w:p>
    <w:p w14:paraId="4C8F062C" w14:textId="1A7BB56E" w:rsidR="00BC1ECC" w:rsidRPr="00EE5ABE" w:rsidDel="00AB44D1" w:rsidRDefault="00BC1ECC" w:rsidP="00AB44D1">
      <w:pPr>
        <w:spacing w:after="240" w:line="360" w:lineRule="auto"/>
        <w:ind w:left="567"/>
        <w:jc w:val="center"/>
        <w:rPr>
          <w:del w:id="4488" w:author="Александр Перепечаев" w:date="2021-05-26T13:23:00Z"/>
        </w:rPr>
        <w:pPrChange w:id="4489" w:author="Александр Перепечаев" w:date="2021-05-26T13:23:00Z">
          <w:pPr>
            <w:pStyle w:val="afff8"/>
          </w:pPr>
        </w:pPrChange>
      </w:pPr>
    </w:p>
    <w:p w14:paraId="0057C35D" w14:textId="41D268CB" w:rsidR="00BC1ECC" w:rsidRPr="00EE5ABE" w:rsidDel="00AB44D1" w:rsidRDefault="00BC1ECC" w:rsidP="00AB44D1">
      <w:pPr>
        <w:spacing w:after="240" w:line="360" w:lineRule="auto"/>
        <w:ind w:left="567"/>
        <w:jc w:val="center"/>
        <w:rPr>
          <w:del w:id="4490" w:author="Александр Перепечаев" w:date="2021-05-26T13:23:00Z"/>
        </w:rPr>
        <w:pPrChange w:id="4491" w:author="Александр Перепечаев" w:date="2021-05-26T13:23:00Z">
          <w:pPr>
            <w:pStyle w:val="afff8"/>
          </w:pPr>
        </w:pPrChange>
      </w:pPr>
      <w:del w:id="4492" w:author="Александр Перепечаев" w:date="2021-05-26T13:23:00Z">
        <w:r w:rsidRPr="00EE5ABE" w:rsidDel="00AB44D1">
          <w:delText>buttonEmo.forEach(function(item) {</w:delText>
        </w:r>
      </w:del>
    </w:p>
    <w:p w14:paraId="41EE861A" w14:textId="04A77310" w:rsidR="00BC1ECC" w:rsidRPr="00EE5ABE" w:rsidDel="00AB44D1" w:rsidRDefault="00BC1ECC" w:rsidP="00AB44D1">
      <w:pPr>
        <w:spacing w:after="240" w:line="360" w:lineRule="auto"/>
        <w:ind w:left="567"/>
        <w:jc w:val="center"/>
        <w:rPr>
          <w:del w:id="4493" w:author="Александр Перепечаев" w:date="2021-05-26T13:23:00Z"/>
        </w:rPr>
        <w:pPrChange w:id="4494" w:author="Александр Перепечаев" w:date="2021-05-26T13:23:00Z">
          <w:pPr>
            <w:pStyle w:val="afff8"/>
          </w:pPr>
        </w:pPrChange>
      </w:pPr>
      <w:del w:id="4495" w:author="Александр Перепечаев" w:date="2021-05-26T13:23:00Z">
        <w:r w:rsidRPr="00EE5ABE" w:rsidDel="00AB44D1">
          <w:delText xml:space="preserve">    item.addEventListener('click', function(e){</w:delText>
        </w:r>
      </w:del>
    </w:p>
    <w:p w14:paraId="769B5994" w14:textId="415F8BEB" w:rsidR="00BC1ECC" w:rsidRPr="00EE5ABE" w:rsidDel="00AB44D1" w:rsidRDefault="00BC1ECC" w:rsidP="00AB44D1">
      <w:pPr>
        <w:spacing w:after="240" w:line="360" w:lineRule="auto"/>
        <w:ind w:left="567"/>
        <w:jc w:val="center"/>
        <w:rPr>
          <w:del w:id="4496" w:author="Александр Перепечаев" w:date="2021-05-26T13:23:00Z"/>
        </w:rPr>
        <w:pPrChange w:id="4497" w:author="Александр Перепечаев" w:date="2021-05-26T13:23:00Z">
          <w:pPr>
            <w:pStyle w:val="afff8"/>
          </w:pPr>
        </w:pPrChange>
      </w:pPr>
      <w:del w:id="4498" w:author="Александр Перепечаев" w:date="2021-05-26T13:23:00Z">
        <w:r w:rsidRPr="00EE5ABE" w:rsidDel="00AB44D1">
          <w:delText xml:space="preserve">      console.log(e.target.id);</w:delText>
        </w:r>
      </w:del>
    </w:p>
    <w:p w14:paraId="40C86B97" w14:textId="2F7247C6" w:rsidR="00BC1ECC" w:rsidRPr="00EE5ABE" w:rsidDel="00AB44D1" w:rsidRDefault="00BC1ECC" w:rsidP="00AB44D1">
      <w:pPr>
        <w:spacing w:after="240" w:line="360" w:lineRule="auto"/>
        <w:ind w:left="567"/>
        <w:jc w:val="center"/>
        <w:rPr>
          <w:del w:id="4499" w:author="Александр Перепечаев" w:date="2021-05-26T13:23:00Z"/>
        </w:rPr>
        <w:pPrChange w:id="4500" w:author="Александр Перепечаев" w:date="2021-05-26T13:23:00Z">
          <w:pPr>
            <w:pStyle w:val="afff8"/>
          </w:pPr>
        </w:pPrChange>
      </w:pPr>
      <w:del w:id="4501" w:author="Александр Перепечаев" w:date="2021-05-26T13:23:00Z">
        <w:r w:rsidRPr="00EE5ABE" w:rsidDel="00AB44D1">
          <w:delText xml:space="preserve">      targetEmo = e.target.id;</w:delText>
        </w:r>
      </w:del>
    </w:p>
    <w:p w14:paraId="63D45E30" w14:textId="619C25F1" w:rsidR="00BC1ECC" w:rsidRPr="00EE5ABE" w:rsidDel="00AB44D1" w:rsidRDefault="00BC1ECC" w:rsidP="00AB44D1">
      <w:pPr>
        <w:spacing w:after="240" w:line="360" w:lineRule="auto"/>
        <w:ind w:left="567"/>
        <w:jc w:val="center"/>
        <w:rPr>
          <w:del w:id="4502" w:author="Александр Перепечаев" w:date="2021-05-26T13:23:00Z"/>
        </w:rPr>
        <w:pPrChange w:id="4503" w:author="Александр Перепечаев" w:date="2021-05-26T13:23:00Z">
          <w:pPr>
            <w:pStyle w:val="afff8"/>
          </w:pPr>
        </w:pPrChange>
      </w:pPr>
      <w:del w:id="4504" w:author="Александр Перепечаев" w:date="2021-05-26T13:23:00Z">
        <w:r w:rsidRPr="00EE5ABE" w:rsidDel="00AB44D1">
          <w:delText xml:space="preserve">    });</w:delText>
        </w:r>
      </w:del>
    </w:p>
    <w:p w14:paraId="652E4B93" w14:textId="4BBAD97A" w:rsidR="00BC1ECC" w:rsidRPr="00EE5ABE" w:rsidDel="00AB44D1" w:rsidRDefault="00BC1ECC" w:rsidP="00AB44D1">
      <w:pPr>
        <w:spacing w:after="240" w:line="360" w:lineRule="auto"/>
        <w:ind w:left="567"/>
        <w:jc w:val="center"/>
        <w:rPr>
          <w:del w:id="4505" w:author="Александр Перепечаев" w:date="2021-05-26T13:23:00Z"/>
        </w:rPr>
        <w:pPrChange w:id="4506" w:author="Александр Перепечаев" w:date="2021-05-26T13:23:00Z">
          <w:pPr>
            <w:pStyle w:val="afff8"/>
          </w:pPr>
        </w:pPrChange>
      </w:pPr>
      <w:del w:id="4507" w:author="Александр Перепечаев" w:date="2021-05-26T13:23:00Z">
        <w:r w:rsidRPr="00EE5ABE" w:rsidDel="00AB44D1">
          <w:delText xml:space="preserve">  </w:delText>
        </w:r>
      </w:del>
    </w:p>
    <w:p w14:paraId="5DBAA128" w14:textId="61B40472" w:rsidR="00BC1ECC" w:rsidRPr="00EE5ABE" w:rsidDel="00AB44D1" w:rsidRDefault="00BC1ECC" w:rsidP="00AB44D1">
      <w:pPr>
        <w:spacing w:after="240" w:line="360" w:lineRule="auto"/>
        <w:ind w:left="567"/>
        <w:jc w:val="center"/>
        <w:rPr>
          <w:del w:id="4508" w:author="Александр Перепечаев" w:date="2021-05-26T13:23:00Z"/>
        </w:rPr>
        <w:pPrChange w:id="4509" w:author="Александр Перепечаев" w:date="2021-05-26T13:23:00Z">
          <w:pPr>
            <w:pStyle w:val="afff8"/>
          </w:pPr>
        </w:pPrChange>
      </w:pPr>
      <w:del w:id="4510" w:author="Александр Перепечаев" w:date="2021-05-26T13:23:00Z">
        <w:r w:rsidRPr="00EE5ABE" w:rsidDel="00AB44D1">
          <w:delText xml:space="preserve">  });</w:delText>
        </w:r>
      </w:del>
    </w:p>
    <w:p w14:paraId="5BC5652E" w14:textId="039859CD" w:rsidR="00BC1ECC" w:rsidRPr="00EE5ABE" w:rsidDel="00AB44D1" w:rsidRDefault="00BC1ECC" w:rsidP="00AB44D1">
      <w:pPr>
        <w:spacing w:after="240" w:line="360" w:lineRule="auto"/>
        <w:ind w:left="567"/>
        <w:jc w:val="center"/>
        <w:rPr>
          <w:del w:id="4511" w:author="Александр Перепечаев" w:date="2021-05-26T13:23:00Z"/>
        </w:rPr>
        <w:pPrChange w:id="4512" w:author="Александр Перепечаев" w:date="2021-05-26T13:23:00Z">
          <w:pPr>
            <w:pStyle w:val="afff8"/>
          </w:pPr>
        </w:pPrChange>
      </w:pPr>
      <w:del w:id="4513" w:author="Александр Перепечаев" w:date="2021-05-26T13:23:00Z">
        <w:r w:rsidRPr="00EE5ABE" w:rsidDel="00AB44D1">
          <w:delText xml:space="preserve">  buttonSend.addEventListener('click', async event =&gt; {</w:delText>
        </w:r>
      </w:del>
    </w:p>
    <w:p w14:paraId="3EC773E5" w14:textId="1F5FB9A0" w:rsidR="00BC1ECC" w:rsidRPr="00EE5ABE" w:rsidDel="00AB44D1" w:rsidRDefault="00BC1ECC" w:rsidP="00AB44D1">
      <w:pPr>
        <w:spacing w:after="240" w:line="360" w:lineRule="auto"/>
        <w:ind w:left="567"/>
        <w:jc w:val="center"/>
        <w:rPr>
          <w:del w:id="4514" w:author="Александр Перепечаев" w:date="2021-05-26T13:23:00Z"/>
        </w:rPr>
        <w:pPrChange w:id="4515" w:author="Александр Перепечаев" w:date="2021-05-26T13:23:00Z">
          <w:pPr>
            <w:pStyle w:val="afff8"/>
          </w:pPr>
        </w:pPrChange>
      </w:pPr>
      <w:del w:id="4516" w:author="Александр Перепечаев" w:date="2021-05-26T13:23:00Z">
        <w:r w:rsidRPr="00EE5ABE" w:rsidDel="00AB44D1">
          <w:delText xml:space="preserve">  </w:delText>
        </w:r>
      </w:del>
    </w:p>
    <w:p w14:paraId="04B5FE66" w14:textId="3E327BFF" w:rsidR="00BC1ECC" w:rsidRPr="00EE5ABE" w:rsidDel="00AB44D1" w:rsidRDefault="00BC1ECC" w:rsidP="00AB44D1">
      <w:pPr>
        <w:spacing w:after="240" w:line="360" w:lineRule="auto"/>
        <w:ind w:left="567"/>
        <w:jc w:val="center"/>
        <w:rPr>
          <w:del w:id="4517" w:author="Александр Перепечаев" w:date="2021-05-26T13:23:00Z"/>
        </w:rPr>
        <w:pPrChange w:id="4518" w:author="Александр Перепечаев" w:date="2021-05-26T13:23:00Z">
          <w:pPr>
            <w:pStyle w:val="afff8"/>
          </w:pPr>
        </w:pPrChange>
      </w:pPr>
      <w:del w:id="4519" w:author="Александр Перепечаев" w:date="2021-05-26T13:23:00Z">
        <w:r w:rsidRPr="00EE5ABE" w:rsidDel="00AB44D1">
          <w:delText xml:space="preserve">    if(targetEmo != null){</w:delText>
        </w:r>
      </w:del>
    </w:p>
    <w:p w14:paraId="54ED393D" w14:textId="4A70D2C2" w:rsidR="00BC1ECC" w:rsidRPr="00EE5ABE" w:rsidDel="00AB44D1" w:rsidRDefault="00BC1ECC" w:rsidP="00AB44D1">
      <w:pPr>
        <w:spacing w:after="240" w:line="360" w:lineRule="auto"/>
        <w:ind w:left="567"/>
        <w:jc w:val="center"/>
        <w:rPr>
          <w:del w:id="4520" w:author="Александр Перепечаев" w:date="2021-05-26T13:23:00Z"/>
        </w:rPr>
        <w:pPrChange w:id="4521" w:author="Александр Перепечаев" w:date="2021-05-26T13:23:00Z">
          <w:pPr>
            <w:pStyle w:val="afff8"/>
          </w:pPr>
        </w:pPrChange>
      </w:pPr>
      <w:del w:id="4522" w:author="Александр Перепечаев" w:date="2021-05-26T13:23:00Z">
        <w:r w:rsidRPr="00EE5ABE" w:rsidDel="00AB44D1">
          <w:delText xml:space="preserve">    //  console.log("se");</w:delText>
        </w:r>
      </w:del>
    </w:p>
    <w:p w14:paraId="2BB9BD1E" w14:textId="1BB02D7C" w:rsidR="00BC1ECC" w:rsidRPr="00EE5ABE" w:rsidDel="00AB44D1" w:rsidRDefault="00BC1ECC" w:rsidP="00AB44D1">
      <w:pPr>
        <w:spacing w:after="240" w:line="360" w:lineRule="auto"/>
        <w:ind w:left="567"/>
        <w:jc w:val="center"/>
        <w:rPr>
          <w:del w:id="4523" w:author="Александр Перепечаев" w:date="2021-05-26T13:23:00Z"/>
        </w:rPr>
        <w:pPrChange w:id="4524" w:author="Александр Перепечаев" w:date="2021-05-26T13:23:00Z">
          <w:pPr>
            <w:pStyle w:val="afff8"/>
          </w:pPr>
        </w:pPrChange>
      </w:pPr>
      <w:del w:id="4525" w:author="Александр Перепечаев" w:date="2021-05-26T13:23:00Z">
        <w:r w:rsidRPr="00EE5ABE" w:rsidDel="00AB44D1">
          <w:delText xml:space="preserve">      let response = await fetch("/markupDataset", {</w:delText>
        </w:r>
      </w:del>
    </w:p>
    <w:p w14:paraId="0F98E737" w14:textId="7B2AA9D1" w:rsidR="00BC1ECC" w:rsidRPr="00EE5ABE" w:rsidDel="00AB44D1" w:rsidRDefault="00BC1ECC" w:rsidP="00AB44D1">
      <w:pPr>
        <w:spacing w:after="240" w:line="360" w:lineRule="auto"/>
        <w:ind w:left="567"/>
        <w:jc w:val="center"/>
        <w:rPr>
          <w:del w:id="4526" w:author="Александр Перепечаев" w:date="2021-05-26T13:23:00Z"/>
        </w:rPr>
        <w:pPrChange w:id="4527" w:author="Александр Перепечаев" w:date="2021-05-26T13:23:00Z">
          <w:pPr>
            <w:pStyle w:val="afff8"/>
          </w:pPr>
        </w:pPrChange>
      </w:pPr>
      <w:del w:id="4528" w:author="Александр Перепечаев" w:date="2021-05-26T13:23:00Z">
        <w:r w:rsidRPr="00EE5ABE" w:rsidDel="00AB44D1">
          <w:delText xml:space="preserve">        method: "POST",</w:delText>
        </w:r>
      </w:del>
    </w:p>
    <w:p w14:paraId="77EAEF1C" w14:textId="54EC6927" w:rsidR="00BC1ECC" w:rsidRPr="00EE5ABE" w:rsidDel="00AB44D1" w:rsidRDefault="00BC1ECC" w:rsidP="00AB44D1">
      <w:pPr>
        <w:spacing w:after="240" w:line="360" w:lineRule="auto"/>
        <w:ind w:left="567"/>
        <w:jc w:val="center"/>
        <w:rPr>
          <w:del w:id="4529" w:author="Александр Перепечаев" w:date="2021-05-26T13:23:00Z"/>
        </w:rPr>
        <w:pPrChange w:id="4530" w:author="Александр Перепечаев" w:date="2021-05-26T13:23:00Z">
          <w:pPr>
            <w:pStyle w:val="afff8"/>
          </w:pPr>
        </w:pPrChange>
      </w:pPr>
      <w:del w:id="4531" w:author="Александр Перепечаев" w:date="2021-05-26T13:23:00Z">
        <w:r w:rsidRPr="00EE5ABE" w:rsidDel="00AB44D1">
          <w:delText xml:space="preserve">        headers: {</w:delText>
        </w:r>
      </w:del>
    </w:p>
    <w:p w14:paraId="0AE405FA" w14:textId="47BA3EA1" w:rsidR="00BC1ECC" w:rsidRPr="00EE5ABE" w:rsidDel="00AB44D1" w:rsidRDefault="00BC1ECC" w:rsidP="00AB44D1">
      <w:pPr>
        <w:spacing w:after="240" w:line="360" w:lineRule="auto"/>
        <w:ind w:left="567"/>
        <w:jc w:val="center"/>
        <w:rPr>
          <w:del w:id="4532" w:author="Александр Перепечаев" w:date="2021-05-26T13:23:00Z"/>
        </w:rPr>
        <w:pPrChange w:id="4533" w:author="Александр Перепечаев" w:date="2021-05-26T13:23:00Z">
          <w:pPr>
            <w:pStyle w:val="afff8"/>
          </w:pPr>
        </w:pPrChange>
      </w:pPr>
      <w:del w:id="4534" w:author="Александр Перепечаев" w:date="2021-05-26T13:23:00Z">
        <w:r w:rsidRPr="00EE5ABE" w:rsidDel="00AB44D1">
          <w:delText xml:space="preserve">          'Content-Type': 'application/json;charset=utf-8'</w:delText>
        </w:r>
      </w:del>
    </w:p>
    <w:p w14:paraId="68C60496" w14:textId="0637D89E" w:rsidR="00BC1ECC" w:rsidRPr="00EE5ABE" w:rsidDel="00AB44D1" w:rsidRDefault="00BC1ECC" w:rsidP="00AB44D1">
      <w:pPr>
        <w:spacing w:after="240" w:line="360" w:lineRule="auto"/>
        <w:ind w:left="567"/>
        <w:jc w:val="center"/>
        <w:rPr>
          <w:del w:id="4535" w:author="Александр Перепечаев" w:date="2021-05-26T13:23:00Z"/>
        </w:rPr>
        <w:pPrChange w:id="4536" w:author="Александр Перепечаев" w:date="2021-05-26T13:23:00Z">
          <w:pPr>
            <w:pStyle w:val="afff8"/>
          </w:pPr>
        </w:pPrChange>
      </w:pPr>
      <w:del w:id="4537" w:author="Александр Перепечаев" w:date="2021-05-26T13:23:00Z">
        <w:r w:rsidRPr="00EE5ABE" w:rsidDel="00AB44D1">
          <w:delText xml:space="preserve">        },</w:delText>
        </w:r>
      </w:del>
    </w:p>
    <w:p w14:paraId="0FAAD440" w14:textId="1FD6937E" w:rsidR="00BC1ECC" w:rsidRPr="00EE5ABE" w:rsidDel="00AB44D1" w:rsidRDefault="00BC1ECC" w:rsidP="00AB44D1">
      <w:pPr>
        <w:spacing w:after="240" w:line="360" w:lineRule="auto"/>
        <w:ind w:left="567"/>
        <w:jc w:val="center"/>
        <w:rPr>
          <w:del w:id="4538" w:author="Александр Перепечаев" w:date="2021-05-26T13:23:00Z"/>
        </w:rPr>
        <w:pPrChange w:id="4539" w:author="Александр Перепечаев" w:date="2021-05-26T13:23:00Z">
          <w:pPr>
            <w:pStyle w:val="afff8"/>
          </w:pPr>
        </w:pPrChange>
      </w:pPr>
      <w:del w:id="4540" w:author="Александр Перепечаев" w:date="2021-05-26T13:23:00Z">
        <w:r w:rsidRPr="00EE5ABE" w:rsidDel="00AB44D1">
          <w:delText xml:space="preserve">        mode: 'same-origin',</w:delText>
        </w:r>
      </w:del>
    </w:p>
    <w:p w14:paraId="279D41FD" w14:textId="27957CD6" w:rsidR="00BC1ECC" w:rsidRPr="00EE5ABE" w:rsidDel="00AB44D1" w:rsidRDefault="00BC1ECC" w:rsidP="00AB44D1">
      <w:pPr>
        <w:spacing w:after="240" w:line="360" w:lineRule="auto"/>
        <w:ind w:left="567"/>
        <w:jc w:val="center"/>
        <w:rPr>
          <w:del w:id="4541" w:author="Александр Перепечаев" w:date="2021-05-26T13:23:00Z"/>
        </w:rPr>
        <w:pPrChange w:id="4542" w:author="Александр Перепечаев" w:date="2021-05-26T13:23:00Z">
          <w:pPr>
            <w:pStyle w:val="afff8"/>
          </w:pPr>
        </w:pPrChange>
      </w:pPr>
      <w:del w:id="4543" w:author="Александр Перепечаев" w:date="2021-05-26T13:23:00Z">
        <w:r w:rsidRPr="00EE5ABE" w:rsidDel="00AB44D1">
          <w:delText xml:space="preserve">        body: JSON.stringify({ targetEmo: targetEmo, src: src })</w:delText>
        </w:r>
      </w:del>
    </w:p>
    <w:p w14:paraId="56F95D3A" w14:textId="156158EE" w:rsidR="00BC1ECC" w:rsidRPr="00EE5ABE" w:rsidDel="00AB44D1" w:rsidRDefault="00BC1ECC" w:rsidP="00AB44D1">
      <w:pPr>
        <w:spacing w:after="240" w:line="360" w:lineRule="auto"/>
        <w:ind w:left="567"/>
        <w:jc w:val="center"/>
        <w:rPr>
          <w:del w:id="4544" w:author="Александр Перепечаев" w:date="2021-05-26T13:23:00Z"/>
        </w:rPr>
        <w:pPrChange w:id="4545" w:author="Александр Перепечаев" w:date="2021-05-26T13:23:00Z">
          <w:pPr>
            <w:pStyle w:val="afff8"/>
          </w:pPr>
        </w:pPrChange>
      </w:pPr>
      <w:del w:id="4546" w:author="Александр Перепечаев" w:date="2021-05-26T13:23:00Z">
        <w:r w:rsidRPr="00EE5ABE" w:rsidDel="00AB44D1">
          <w:delText xml:space="preserve">      });</w:delText>
        </w:r>
      </w:del>
    </w:p>
    <w:p w14:paraId="377A5D80" w14:textId="7C778182" w:rsidR="00BC1ECC" w:rsidRPr="00EE5ABE" w:rsidDel="00AB44D1" w:rsidRDefault="00BC1ECC" w:rsidP="00AB44D1">
      <w:pPr>
        <w:spacing w:after="240" w:line="360" w:lineRule="auto"/>
        <w:ind w:left="567"/>
        <w:jc w:val="center"/>
        <w:rPr>
          <w:del w:id="4547" w:author="Александр Перепечаев" w:date="2021-05-26T13:23:00Z"/>
        </w:rPr>
        <w:pPrChange w:id="4548" w:author="Александр Перепечаев" w:date="2021-05-26T13:23:00Z">
          <w:pPr>
            <w:pStyle w:val="afff8"/>
          </w:pPr>
        </w:pPrChange>
      </w:pPr>
      <w:del w:id="4549" w:author="Александр Перепечаев" w:date="2021-05-26T13:23:00Z">
        <w:r w:rsidRPr="00EE5ABE" w:rsidDel="00AB44D1">
          <w:delText xml:space="preserve">  </w:delText>
        </w:r>
      </w:del>
    </w:p>
    <w:p w14:paraId="6C61D2C3" w14:textId="7835289F" w:rsidR="00BC1ECC" w:rsidRPr="00EE5ABE" w:rsidDel="00AB44D1" w:rsidRDefault="00BC1ECC" w:rsidP="00AB44D1">
      <w:pPr>
        <w:spacing w:after="240" w:line="360" w:lineRule="auto"/>
        <w:ind w:left="567"/>
        <w:jc w:val="center"/>
        <w:rPr>
          <w:del w:id="4550" w:author="Александр Перепечаев" w:date="2021-05-26T13:23:00Z"/>
        </w:rPr>
        <w:pPrChange w:id="4551" w:author="Александр Перепечаев" w:date="2021-05-26T13:23:00Z">
          <w:pPr>
            <w:pStyle w:val="afff8"/>
          </w:pPr>
        </w:pPrChange>
      </w:pPr>
      <w:del w:id="4552" w:author="Александр Перепечаев" w:date="2021-05-26T13:23:00Z">
        <w:r w:rsidRPr="00EE5ABE" w:rsidDel="00AB44D1">
          <w:delText xml:space="preserve">     // let result = await response.json();</w:delText>
        </w:r>
      </w:del>
    </w:p>
    <w:p w14:paraId="7FDF65D1" w14:textId="6828B8E4" w:rsidR="00BC1ECC" w:rsidRPr="00EE5ABE" w:rsidDel="00AB44D1" w:rsidRDefault="00BC1ECC" w:rsidP="00AB44D1">
      <w:pPr>
        <w:spacing w:after="240" w:line="360" w:lineRule="auto"/>
        <w:ind w:left="567"/>
        <w:jc w:val="center"/>
        <w:rPr>
          <w:del w:id="4553" w:author="Александр Перепечаев" w:date="2021-05-26T13:23:00Z"/>
        </w:rPr>
        <w:pPrChange w:id="4554" w:author="Александр Перепечаев" w:date="2021-05-26T13:23:00Z">
          <w:pPr>
            <w:pStyle w:val="afff8"/>
          </w:pPr>
        </w:pPrChange>
      </w:pPr>
      <w:del w:id="4555" w:author="Александр Перепечаев" w:date="2021-05-26T13:23:00Z">
        <w:r w:rsidRPr="00EE5ABE" w:rsidDel="00AB44D1">
          <w:delText xml:space="preserve">     // console.log(result.answer);</w:delText>
        </w:r>
      </w:del>
    </w:p>
    <w:p w14:paraId="3D041E19" w14:textId="1818E179" w:rsidR="00BC1ECC" w:rsidRPr="00EE5ABE" w:rsidDel="00AB44D1" w:rsidRDefault="00BC1ECC" w:rsidP="00AB44D1">
      <w:pPr>
        <w:spacing w:after="240" w:line="360" w:lineRule="auto"/>
        <w:ind w:left="567"/>
        <w:jc w:val="center"/>
        <w:rPr>
          <w:del w:id="4556" w:author="Александр Перепечаев" w:date="2021-05-26T13:23:00Z"/>
        </w:rPr>
        <w:pPrChange w:id="4557" w:author="Александр Перепечаев" w:date="2021-05-26T13:23:00Z">
          <w:pPr>
            <w:pStyle w:val="afff8"/>
          </w:pPr>
        </w:pPrChange>
      </w:pPr>
      <w:del w:id="4558" w:author="Александр Перепечаев" w:date="2021-05-26T13:23:00Z">
        <w:r w:rsidRPr="00EE5ABE" w:rsidDel="00AB44D1">
          <w:delText xml:space="preserve">    }</w:delText>
        </w:r>
      </w:del>
    </w:p>
    <w:p w14:paraId="62037D7F" w14:textId="34409F38" w:rsidR="00BC1ECC" w:rsidRPr="00EE5ABE" w:rsidDel="00AB44D1" w:rsidRDefault="00BC1ECC" w:rsidP="00AB44D1">
      <w:pPr>
        <w:spacing w:after="240" w:line="360" w:lineRule="auto"/>
        <w:ind w:left="567"/>
        <w:jc w:val="center"/>
        <w:rPr>
          <w:del w:id="4559" w:author="Александр Перепечаев" w:date="2021-05-26T13:23:00Z"/>
        </w:rPr>
        <w:pPrChange w:id="4560" w:author="Александр Перепечаев" w:date="2021-05-26T13:23:00Z">
          <w:pPr>
            <w:pStyle w:val="afff8"/>
          </w:pPr>
        </w:pPrChange>
      </w:pPr>
      <w:del w:id="4561" w:author="Александр Перепечаев" w:date="2021-05-26T13:23:00Z">
        <w:r w:rsidRPr="00EE5ABE" w:rsidDel="00AB44D1">
          <w:delText xml:space="preserve">    window.location.reload();</w:delText>
        </w:r>
      </w:del>
    </w:p>
    <w:p w14:paraId="6941225B" w14:textId="72CC6006" w:rsidR="00BC1ECC" w:rsidRPr="00EE5ABE" w:rsidDel="00AB44D1" w:rsidRDefault="00BC1ECC" w:rsidP="00AB44D1">
      <w:pPr>
        <w:spacing w:after="240" w:line="360" w:lineRule="auto"/>
        <w:ind w:left="567"/>
        <w:jc w:val="center"/>
        <w:rPr>
          <w:del w:id="4562" w:author="Александр Перепечаев" w:date="2021-05-26T13:23:00Z"/>
        </w:rPr>
        <w:pPrChange w:id="4563" w:author="Александр Перепечаев" w:date="2021-05-26T13:23:00Z">
          <w:pPr>
            <w:pStyle w:val="afff8"/>
          </w:pPr>
        </w:pPrChange>
      </w:pPr>
      <w:del w:id="4564" w:author="Александр Перепечаев" w:date="2021-05-26T13:23:00Z">
        <w:r w:rsidRPr="00EE5ABE" w:rsidDel="00AB44D1">
          <w:delText xml:space="preserve">  })</w:delText>
        </w:r>
      </w:del>
    </w:p>
    <w:p w14:paraId="7CA1AE22" w14:textId="23673D94" w:rsidR="00BC1ECC" w:rsidRPr="00EE5ABE" w:rsidDel="00AB44D1" w:rsidRDefault="00BC1ECC" w:rsidP="00AB44D1">
      <w:pPr>
        <w:spacing w:after="240" w:line="360" w:lineRule="auto"/>
        <w:ind w:left="567"/>
        <w:jc w:val="center"/>
        <w:rPr>
          <w:del w:id="4565" w:author="Александр Перепечаев" w:date="2021-05-26T13:23:00Z"/>
        </w:rPr>
        <w:pPrChange w:id="4566" w:author="Александр Перепечаев" w:date="2021-05-26T13:23:00Z">
          <w:pPr>
            <w:pStyle w:val="afff8"/>
          </w:pPr>
        </w:pPrChange>
      </w:pPr>
      <w:del w:id="4567" w:author="Александр Перепечаев" w:date="2021-05-26T13:23:00Z">
        <w:r w:rsidRPr="00EE5ABE" w:rsidDel="00AB44D1">
          <w:delText>getPhoto();</w:delText>
        </w:r>
      </w:del>
    </w:p>
    <w:p w14:paraId="61A25440" w14:textId="2B2B9F1A" w:rsidR="00BC1ECC" w:rsidRPr="00EE5ABE" w:rsidDel="00AB44D1" w:rsidRDefault="00BC1ECC" w:rsidP="00AB44D1">
      <w:pPr>
        <w:spacing w:after="240" w:line="360" w:lineRule="auto"/>
        <w:ind w:left="567"/>
        <w:jc w:val="center"/>
        <w:rPr>
          <w:del w:id="4568" w:author="Александр Перепечаев" w:date="2021-05-26T13:23:00Z"/>
        </w:rPr>
        <w:pPrChange w:id="4569" w:author="Александр Перепечаев" w:date="2021-05-26T13:23:00Z">
          <w:pPr>
            <w:pStyle w:val="afff8"/>
          </w:pPr>
        </w:pPrChange>
      </w:pPr>
      <w:del w:id="4570" w:author="Александр Перепечаев" w:date="2021-05-26T13:23:00Z">
        <w:r w:rsidRPr="00EE5ABE" w:rsidDel="00AB44D1">
          <w:delText xml:space="preserve">  async function getPhoto(){</w:delText>
        </w:r>
      </w:del>
    </w:p>
    <w:p w14:paraId="2B86FC6F" w14:textId="25ABAD65" w:rsidR="00BC1ECC" w:rsidRPr="00EE5ABE" w:rsidDel="00AB44D1" w:rsidRDefault="00BC1ECC" w:rsidP="00AB44D1">
      <w:pPr>
        <w:spacing w:after="240" w:line="360" w:lineRule="auto"/>
        <w:ind w:left="567"/>
        <w:jc w:val="center"/>
        <w:rPr>
          <w:del w:id="4571" w:author="Александр Перепечаев" w:date="2021-05-26T13:23:00Z"/>
        </w:rPr>
        <w:pPrChange w:id="4572" w:author="Александр Перепечаев" w:date="2021-05-26T13:23:00Z">
          <w:pPr>
            <w:pStyle w:val="afff8"/>
          </w:pPr>
        </w:pPrChange>
      </w:pPr>
      <w:del w:id="4573" w:author="Александр Перепечаев" w:date="2021-05-26T13:23:00Z">
        <w:r w:rsidRPr="00EE5ABE" w:rsidDel="00AB44D1">
          <w:delText xml:space="preserve">        console.log("se");</w:delText>
        </w:r>
      </w:del>
    </w:p>
    <w:p w14:paraId="748EF85A" w14:textId="7D0D240E" w:rsidR="00BC1ECC" w:rsidRPr="00EE5ABE" w:rsidDel="00AB44D1" w:rsidRDefault="00BC1ECC" w:rsidP="00AB44D1">
      <w:pPr>
        <w:spacing w:after="240" w:line="360" w:lineRule="auto"/>
        <w:ind w:left="567"/>
        <w:jc w:val="center"/>
        <w:rPr>
          <w:del w:id="4574" w:author="Александр Перепечаев" w:date="2021-05-26T13:23:00Z"/>
        </w:rPr>
        <w:pPrChange w:id="4575" w:author="Александр Перепечаев" w:date="2021-05-26T13:23:00Z">
          <w:pPr>
            <w:pStyle w:val="afff8"/>
          </w:pPr>
        </w:pPrChange>
      </w:pPr>
      <w:del w:id="4576" w:author="Александр Перепечаев" w:date="2021-05-26T13:23:00Z">
        <w:r w:rsidRPr="00EE5ABE" w:rsidDel="00AB44D1">
          <w:delText xml:space="preserve">        let response = await fetch("/getPhoto", {</w:delText>
        </w:r>
      </w:del>
    </w:p>
    <w:p w14:paraId="2BDA8038" w14:textId="6B466C2D" w:rsidR="00BC1ECC" w:rsidRPr="00EE5ABE" w:rsidDel="00AB44D1" w:rsidRDefault="00BC1ECC" w:rsidP="00AB44D1">
      <w:pPr>
        <w:spacing w:after="240" w:line="360" w:lineRule="auto"/>
        <w:ind w:left="567"/>
        <w:jc w:val="center"/>
        <w:rPr>
          <w:del w:id="4577" w:author="Александр Перепечаев" w:date="2021-05-26T13:23:00Z"/>
        </w:rPr>
        <w:pPrChange w:id="4578" w:author="Александр Перепечаев" w:date="2021-05-26T13:23:00Z">
          <w:pPr>
            <w:pStyle w:val="afff8"/>
          </w:pPr>
        </w:pPrChange>
      </w:pPr>
      <w:del w:id="4579" w:author="Александр Перепечаев" w:date="2021-05-26T13:23:00Z">
        <w:r w:rsidRPr="00EE5ABE" w:rsidDel="00AB44D1">
          <w:delText xml:space="preserve">          method: "POST",</w:delText>
        </w:r>
      </w:del>
    </w:p>
    <w:p w14:paraId="7875B0FE" w14:textId="2BD9415A" w:rsidR="00BC1ECC" w:rsidRPr="00EE5ABE" w:rsidDel="00AB44D1" w:rsidRDefault="00BC1ECC" w:rsidP="00AB44D1">
      <w:pPr>
        <w:spacing w:after="240" w:line="360" w:lineRule="auto"/>
        <w:ind w:left="567"/>
        <w:jc w:val="center"/>
        <w:rPr>
          <w:del w:id="4580" w:author="Александр Перепечаев" w:date="2021-05-26T13:23:00Z"/>
        </w:rPr>
        <w:pPrChange w:id="4581" w:author="Александр Перепечаев" w:date="2021-05-26T13:23:00Z">
          <w:pPr>
            <w:pStyle w:val="afff8"/>
          </w:pPr>
        </w:pPrChange>
      </w:pPr>
      <w:del w:id="4582" w:author="Александр Перепечаев" w:date="2021-05-26T13:23:00Z">
        <w:r w:rsidRPr="00EE5ABE" w:rsidDel="00AB44D1">
          <w:delText xml:space="preserve">          headers: {</w:delText>
        </w:r>
      </w:del>
    </w:p>
    <w:p w14:paraId="5613F982" w14:textId="293677ED" w:rsidR="00BC1ECC" w:rsidRPr="00EE5ABE" w:rsidDel="00AB44D1" w:rsidRDefault="00BC1ECC" w:rsidP="00AB44D1">
      <w:pPr>
        <w:spacing w:after="240" w:line="360" w:lineRule="auto"/>
        <w:ind w:left="567"/>
        <w:jc w:val="center"/>
        <w:rPr>
          <w:del w:id="4583" w:author="Александр Перепечаев" w:date="2021-05-26T13:23:00Z"/>
        </w:rPr>
        <w:pPrChange w:id="4584" w:author="Александр Перепечаев" w:date="2021-05-26T13:23:00Z">
          <w:pPr>
            <w:pStyle w:val="afff8"/>
          </w:pPr>
        </w:pPrChange>
      </w:pPr>
      <w:del w:id="4585" w:author="Александр Перепечаев" w:date="2021-05-26T13:23:00Z">
        <w:r w:rsidRPr="00EE5ABE" w:rsidDel="00AB44D1">
          <w:delText xml:space="preserve">            'Content-Type': 'application/json;charset=utf-8'</w:delText>
        </w:r>
      </w:del>
    </w:p>
    <w:p w14:paraId="5757C62B" w14:textId="7ED99E49" w:rsidR="00BC1ECC" w:rsidRPr="00EE5ABE" w:rsidDel="00AB44D1" w:rsidRDefault="00BC1ECC" w:rsidP="00AB44D1">
      <w:pPr>
        <w:spacing w:after="240" w:line="360" w:lineRule="auto"/>
        <w:ind w:left="567"/>
        <w:jc w:val="center"/>
        <w:rPr>
          <w:del w:id="4586" w:author="Александр Перепечаев" w:date="2021-05-26T13:23:00Z"/>
        </w:rPr>
        <w:pPrChange w:id="4587" w:author="Александр Перепечаев" w:date="2021-05-26T13:23:00Z">
          <w:pPr>
            <w:pStyle w:val="afff8"/>
          </w:pPr>
        </w:pPrChange>
      </w:pPr>
      <w:del w:id="4588" w:author="Александр Перепечаев" w:date="2021-05-26T13:23:00Z">
        <w:r w:rsidRPr="00EE5ABE" w:rsidDel="00AB44D1">
          <w:delText xml:space="preserve">          },</w:delText>
        </w:r>
      </w:del>
    </w:p>
    <w:p w14:paraId="5D5A4692" w14:textId="2511E820" w:rsidR="00BC1ECC" w:rsidRPr="00EE5ABE" w:rsidDel="00AB44D1" w:rsidRDefault="00BC1ECC" w:rsidP="00AB44D1">
      <w:pPr>
        <w:spacing w:after="240" w:line="360" w:lineRule="auto"/>
        <w:ind w:left="567"/>
        <w:jc w:val="center"/>
        <w:rPr>
          <w:del w:id="4589" w:author="Александр Перепечаев" w:date="2021-05-26T13:23:00Z"/>
        </w:rPr>
        <w:pPrChange w:id="4590" w:author="Александр Перепечаев" w:date="2021-05-26T13:23:00Z">
          <w:pPr>
            <w:pStyle w:val="afff8"/>
          </w:pPr>
        </w:pPrChange>
      </w:pPr>
      <w:del w:id="4591" w:author="Александр Перепечаев" w:date="2021-05-26T13:23:00Z">
        <w:r w:rsidRPr="00EE5ABE" w:rsidDel="00AB44D1">
          <w:delText xml:space="preserve">          mode: 'same-origin'</w:delText>
        </w:r>
      </w:del>
    </w:p>
    <w:p w14:paraId="4D442B63" w14:textId="78125A48" w:rsidR="00BC1ECC" w:rsidRPr="00EE5ABE" w:rsidDel="00AB44D1" w:rsidRDefault="00BC1ECC" w:rsidP="00AB44D1">
      <w:pPr>
        <w:spacing w:after="240" w:line="360" w:lineRule="auto"/>
        <w:ind w:left="567"/>
        <w:jc w:val="center"/>
        <w:rPr>
          <w:del w:id="4592" w:author="Александр Перепечаев" w:date="2021-05-26T13:23:00Z"/>
        </w:rPr>
        <w:pPrChange w:id="4593" w:author="Александр Перепечаев" w:date="2021-05-26T13:23:00Z">
          <w:pPr>
            <w:pStyle w:val="afff8"/>
          </w:pPr>
        </w:pPrChange>
      </w:pPr>
      <w:del w:id="4594" w:author="Александр Перепечаев" w:date="2021-05-26T13:23:00Z">
        <w:r w:rsidRPr="00EE5ABE" w:rsidDel="00AB44D1">
          <w:delText xml:space="preserve">        });</w:delText>
        </w:r>
      </w:del>
    </w:p>
    <w:p w14:paraId="4B415E63" w14:textId="7305EDA2" w:rsidR="00BC1ECC" w:rsidRPr="00EE5ABE" w:rsidDel="00AB44D1" w:rsidRDefault="00BC1ECC" w:rsidP="00AB44D1">
      <w:pPr>
        <w:spacing w:after="240" w:line="360" w:lineRule="auto"/>
        <w:ind w:left="567"/>
        <w:jc w:val="center"/>
        <w:rPr>
          <w:del w:id="4595" w:author="Александр Перепечаев" w:date="2021-05-26T13:23:00Z"/>
        </w:rPr>
        <w:pPrChange w:id="4596" w:author="Александр Перепечаев" w:date="2021-05-26T13:23:00Z">
          <w:pPr>
            <w:pStyle w:val="afff8"/>
          </w:pPr>
        </w:pPrChange>
      </w:pPr>
      <w:del w:id="4597" w:author="Александр Перепечаев" w:date="2021-05-26T13:23:00Z">
        <w:r w:rsidRPr="00EE5ABE" w:rsidDel="00AB44D1">
          <w:delText xml:space="preserve">        let result = await response.json();</w:delText>
        </w:r>
      </w:del>
    </w:p>
    <w:p w14:paraId="25CEEB9C" w14:textId="00232919" w:rsidR="00BC1ECC" w:rsidRPr="00EE5ABE" w:rsidDel="00AB44D1" w:rsidRDefault="00BC1ECC" w:rsidP="00AB44D1">
      <w:pPr>
        <w:spacing w:after="240" w:line="360" w:lineRule="auto"/>
        <w:ind w:left="567"/>
        <w:jc w:val="center"/>
        <w:rPr>
          <w:del w:id="4598" w:author="Александр Перепечаев" w:date="2021-05-26T13:23:00Z"/>
        </w:rPr>
        <w:pPrChange w:id="4599" w:author="Александр Перепечаев" w:date="2021-05-26T13:23:00Z">
          <w:pPr>
            <w:pStyle w:val="afff8"/>
          </w:pPr>
        </w:pPrChange>
      </w:pPr>
      <w:del w:id="4600" w:author="Александр Перепечаев" w:date="2021-05-26T13:23:00Z">
        <w:r w:rsidRPr="00EE5ABE" w:rsidDel="00AB44D1">
          <w:delText xml:space="preserve">        console.log(result.src);</w:delText>
        </w:r>
      </w:del>
    </w:p>
    <w:p w14:paraId="0E318BE1" w14:textId="0AAB2652" w:rsidR="00BC1ECC" w:rsidRPr="00EE5ABE" w:rsidDel="00AB44D1" w:rsidRDefault="00BC1ECC" w:rsidP="00AB44D1">
      <w:pPr>
        <w:spacing w:after="240" w:line="360" w:lineRule="auto"/>
        <w:ind w:left="567"/>
        <w:jc w:val="center"/>
        <w:rPr>
          <w:del w:id="4601" w:author="Александр Перепечаев" w:date="2021-05-26T13:23:00Z"/>
        </w:rPr>
        <w:pPrChange w:id="4602" w:author="Александр Перепечаев" w:date="2021-05-26T13:23:00Z">
          <w:pPr>
            <w:pStyle w:val="afff8"/>
          </w:pPr>
        </w:pPrChange>
      </w:pPr>
      <w:del w:id="4603" w:author="Александр Перепечаев" w:date="2021-05-26T13:23:00Z">
        <w:r w:rsidRPr="00EE5ABE" w:rsidDel="00AB44D1">
          <w:delText xml:space="preserve">        src = result.src;</w:delText>
        </w:r>
      </w:del>
    </w:p>
    <w:p w14:paraId="1DCFDFCD" w14:textId="4104C066" w:rsidR="00BC1ECC" w:rsidRPr="00EE5ABE" w:rsidDel="00AB44D1" w:rsidRDefault="00BC1ECC" w:rsidP="00AB44D1">
      <w:pPr>
        <w:spacing w:after="240" w:line="360" w:lineRule="auto"/>
        <w:ind w:left="567"/>
        <w:jc w:val="center"/>
        <w:rPr>
          <w:del w:id="4604" w:author="Александр Перепечаев" w:date="2021-05-26T13:23:00Z"/>
        </w:rPr>
        <w:pPrChange w:id="4605" w:author="Александр Перепечаев" w:date="2021-05-26T13:23:00Z">
          <w:pPr>
            <w:pStyle w:val="afff8"/>
          </w:pPr>
        </w:pPrChange>
      </w:pPr>
      <w:del w:id="4606" w:author="Александр Перепечаев" w:date="2021-05-26T13:23:00Z">
        <w:r w:rsidRPr="00EE5ABE" w:rsidDel="00AB44D1">
          <w:delText xml:space="preserve">        imgPhoto.src = result.src;</w:delText>
        </w:r>
      </w:del>
    </w:p>
    <w:p w14:paraId="4AC983A1" w14:textId="6D9B37A2" w:rsidR="00BC1ECC" w:rsidRPr="00EE5ABE" w:rsidDel="00AB44D1" w:rsidRDefault="00BC1ECC" w:rsidP="00AB44D1">
      <w:pPr>
        <w:spacing w:after="240" w:line="360" w:lineRule="auto"/>
        <w:ind w:left="567"/>
        <w:jc w:val="center"/>
        <w:rPr>
          <w:del w:id="4607" w:author="Александр Перепечаев" w:date="2021-05-26T13:23:00Z"/>
        </w:rPr>
        <w:pPrChange w:id="4608" w:author="Александр Перепечаев" w:date="2021-05-26T13:23:00Z">
          <w:pPr>
            <w:pStyle w:val="afff8"/>
          </w:pPr>
        </w:pPrChange>
      </w:pPr>
      <w:del w:id="4609" w:author="Александр Перепечаев" w:date="2021-05-26T13:23:00Z">
        <w:r w:rsidRPr="00EE5ABE" w:rsidDel="00AB44D1">
          <w:delText xml:space="preserve">        imgPhoto.style.display = "";</w:delText>
        </w:r>
      </w:del>
    </w:p>
    <w:p w14:paraId="2FCB8E42" w14:textId="2B2A980C" w:rsidR="00BC1ECC" w:rsidRPr="00EE5ABE" w:rsidDel="00AB44D1" w:rsidRDefault="00BC1ECC" w:rsidP="00AB44D1">
      <w:pPr>
        <w:spacing w:after="240" w:line="360" w:lineRule="auto"/>
        <w:ind w:left="567"/>
        <w:jc w:val="center"/>
        <w:rPr>
          <w:del w:id="4610" w:author="Александр Перепечаев" w:date="2021-05-26T13:23:00Z"/>
        </w:rPr>
        <w:pPrChange w:id="4611" w:author="Александр Перепечаев" w:date="2021-05-26T13:23:00Z">
          <w:pPr>
            <w:pStyle w:val="afff8"/>
          </w:pPr>
        </w:pPrChange>
      </w:pPr>
      <w:del w:id="4612" w:author="Александр Перепечаев" w:date="2021-05-26T13:23:00Z">
        <w:r w:rsidRPr="00EE5ABE" w:rsidDel="00AB44D1">
          <w:delText xml:space="preserve">        </w:delText>
        </w:r>
      </w:del>
    </w:p>
    <w:p w14:paraId="7FB3D9EC" w14:textId="590AAF57" w:rsidR="00BC1ECC" w:rsidRPr="00EE5ABE" w:rsidDel="00AB44D1" w:rsidRDefault="00BC1ECC" w:rsidP="00AB44D1">
      <w:pPr>
        <w:spacing w:after="240" w:line="360" w:lineRule="auto"/>
        <w:ind w:left="567"/>
        <w:jc w:val="center"/>
        <w:rPr>
          <w:del w:id="4613" w:author="Александр Перепечаев" w:date="2021-05-26T13:23:00Z"/>
        </w:rPr>
        <w:pPrChange w:id="4614" w:author="Александр Перепечаев" w:date="2021-05-26T13:23:00Z">
          <w:pPr>
            <w:pStyle w:val="afff8"/>
          </w:pPr>
        </w:pPrChange>
      </w:pPr>
      <w:del w:id="4615" w:author="Александр Перепечаев" w:date="2021-05-26T13:23:00Z">
        <w:r w:rsidRPr="00EE5ABE" w:rsidDel="00AB44D1">
          <w:delText xml:space="preserve">      }</w:delText>
        </w:r>
      </w:del>
    </w:p>
    <w:p w14:paraId="2F422BAD" w14:textId="09F5721A" w:rsidR="00B955D5" w:rsidRPr="00EE5ABE" w:rsidDel="00AB44D1" w:rsidRDefault="00B955D5" w:rsidP="00AB44D1">
      <w:pPr>
        <w:spacing w:after="240" w:line="360" w:lineRule="auto"/>
        <w:ind w:left="567"/>
        <w:jc w:val="center"/>
        <w:rPr>
          <w:del w:id="4616" w:author="Александр Перепечаев" w:date="2021-05-26T13:23:00Z"/>
        </w:rPr>
        <w:pPrChange w:id="4617" w:author="Александр Перепечаев" w:date="2021-05-26T13:23:00Z">
          <w:pPr>
            <w:pStyle w:val="afff8"/>
            <w:ind w:left="0" w:firstLine="0"/>
          </w:pPr>
        </w:pPrChange>
      </w:pPr>
    </w:p>
    <w:p w14:paraId="0C86273C" w14:textId="7D89210F" w:rsidR="00BC1ECC" w:rsidRPr="00CD2482" w:rsidDel="00AB44D1" w:rsidRDefault="00DB5C15" w:rsidP="00AB44D1">
      <w:pPr>
        <w:spacing w:after="240" w:line="360" w:lineRule="auto"/>
        <w:ind w:left="567"/>
        <w:jc w:val="center"/>
        <w:rPr>
          <w:del w:id="4618" w:author="Александр Перепечаев" w:date="2021-05-26T13:23:00Z"/>
          <w:b/>
          <w:bCs/>
        </w:rPr>
        <w:pPrChange w:id="4619" w:author="Александр Перепечаев" w:date="2021-05-26T13:23:00Z">
          <w:pPr>
            <w:pStyle w:val="afffe"/>
            <w:ind w:firstLine="0"/>
          </w:pPr>
        </w:pPrChange>
      </w:pPr>
      <w:del w:id="4620" w:author="Александр Перепечаев" w:date="2021-05-26T13:23:00Z">
        <w:r w:rsidRPr="0085241E" w:rsidDel="00AB44D1">
          <w:rPr>
            <w:bCs/>
            <w:color w:val="171717"/>
            <w:lang w:eastAsia="en-US"/>
          </w:rPr>
          <w:delText>Листинг</w:delText>
        </w:r>
        <w:r w:rsidRPr="00CD2482" w:rsidDel="00AB44D1">
          <w:rPr>
            <w:bCs/>
            <w:color w:val="171717"/>
            <w:lang w:eastAsia="en-US"/>
          </w:rPr>
          <w:delText xml:space="preserve"> </w:delText>
        </w:r>
        <w:r w:rsidRPr="0085241E" w:rsidDel="00AB44D1">
          <w:rPr>
            <w:bCs/>
            <w:color w:val="171717"/>
            <w:lang w:eastAsia="en-US"/>
          </w:rPr>
          <w:delText>Б</w:delText>
        </w:r>
        <w:r w:rsidRPr="00CD2482" w:rsidDel="00AB44D1">
          <w:rPr>
            <w:bCs/>
            <w:color w:val="171717"/>
            <w:lang w:eastAsia="en-US"/>
          </w:rPr>
          <w:delText xml:space="preserve">.7 –  </w:delText>
        </w:r>
        <w:r w:rsidDel="00AB44D1">
          <w:rPr>
            <w:bCs/>
          </w:rPr>
          <w:delText>И</w:delText>
        </w:r>
        <w:r w:rsidR="00BC1ECC" w:rsidRPr="00EE5ABE" w:rsidDel="00AB44D1">
          <w:rPr>
            <w:bCs/>
          </w:rPr>
          <w:delText>сходный</w:delText>
        </w:r>
        <w:r w:rsidR="00BC1ECC" w:rsidRPr="00CD2482" w:rsidDel="00AB44D1">
          <w:rPr>
            <w:bCs/>
          </w:rPr>
          <w:delText xml:space="preserve"> </w:delText>
        </w:r>
        <w:r w:rsidR="00BC1ECC" w:rsidRPr="00EE5ABE" w:rsidDel="00AB44D1">
          <w:rPr>
            <w:bCs/>
          </w:rPr>
          <w:delText>код</w:delText>
        </w:r>
        <w:r w:rsidR="00BC1ECC" w:rsidRPr="00CD2482" w:rsidDel="00AB44D1">
          <w:rPr>
            <w:bCs/>
          </w:rPr>
          <w:delText xml:space="preserve"> </w:delText>
        </w:r>
        <w:r w:rsidR="00BC1ECC" w:rsidRPr="00EE5ABE" w:rsidDel="00AB44D1">
          <w:rPr>
            <w:bCs/>
            <w:lang w:val="en-US"/>
          </w:rPr>
          <w:delText>backend</w:delText>
        </w:r>
        <w:r w:rsidR="00BC1ECC" w:rsidRPr="00CD2482" w:rsidDel="00AB44D1">
          <w:rPr>
            <w:bCs/>
          </w:rPr>
          <w:delText xml:space="preserve"> </w:delText>
        </w:r>
        <w:r w:rsidR="00BC1ECC" w:rsidRPr="00EE5ABE" w:rsidDel="00AB44D1">
          <w:rPr>
            <w:bCs/>
          </w:rPr>
          <w:delText>файла</w:delText>
        </w:r>
        <w:r w:rsidR="00BC1ECC" w:rsidRPr="00CD2482" w:rsidDel="00AB44D1">
          <w:rPr>
            <w:bCs/>
          </w:rPr>
          <w:delText xml:space="preserve"> </w:delText>
        </w:r>
        <w:r w:rsidR="00BC1ECC" w:rsidRPr="00EE5ABE" w:rsidDel="00AB44D1">
          <w:rPr>
            <w:bCs/>
            <w:lang w:val="en-US"/>
          </w:rPr>
          <w:delText>index</w:delText>
        </w:r>
        <w:r w:rsidR="00BC1ECC" w:rsidRPr="00CD2482" w:rsidDel="00AB44D1">
          <w:rPr>
            <w:bCs/>
          </w:rPr>
          <w:delText>.</w:delText>
        </w:r>
        <w:r w:rsidR="00BC1ECC" w:rsidRPr="00EE5ABE" w:rsidDel="00AB44D1">
          <w:rPr>
            <w:bCs/>
            <w:lang w:val="en-US"/>
          </w:rPr>
          <w:delText>js</w:delText>
        </w:r>
        <w:r w:rsidR="00BC1ECC" w:rsidRPr="00CD2482" w:rsidDel="00AB44D1">
          <w:rPr>
            <w:bCs/>
          </w:rPr>
          <w:delText xml:space="preserve"> </w:delText>
        </w:r>
      </w:del>
    </w:p>
    <w:p w14:paraId="3F74E42E" w14:textId="1EFAD109" w:rsidR="00BC1ECC" w:rsidRPr="00AB44D1" w:rsidDel="00AB44D1" w:rsidRDefault="00BC1ECC" w:rsidP="00AB44D1">
      <w:pPr>
        <w:spacing w:after="240" w:line="360" w:lineRule="auto"/>
        <w:ind w:left="567"/>
        <w:jc w:val="center"/>
        <w:rPr>
          <w:del w:id="4621" w:author="Александр Перепечаев" w:date="2021-05-26T13:23:00Z"/>
          <w:rFonts w:ascii="Courier New" w:hAnsi="Courier New" w:cs="Courier New"/>
          <w:bCs/>
          <w:spacing w:val="-4"/>
          <w:rPrChange w:id="4622" w:author="Александр Перепечаев" w:date="2021-05-26T13:24:00Z">
            <w:rPr>
              <w:del w:id="4623" w:author="Александр Перепечаев" w:date="2021-05-26T13:23:00Z"/>
              <w:rFonts w:ascii="Courier New" w:hAnsi="Courier New" w:cs="Courier New"/>
              <w:bCs/>
              <w:spacing w:val="-4"/>
              <w:lang w:val="en-US"/>
            </w:rPr>
          </w:rPrChange>
        </w:rPr>
        <w:pPrChange w:id="4624" w:author="Александр Перепечаев" w:date="2021-05-26T13:23:00Z">
          <w:pPr>
            <w:autoSpaceDE w:val="0"/>
            <w:autoSpaceDN w:val="0"/>
            <w:adjustRightInd w:val="0"/>
            <w:ind w:left="567" w:firstLine="709"/>
          </w:pPr>
        </w:pPrChange>
      </w:pPr>
      <w:del w:id="4625"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462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express</w:delText>
        </w:r>
        <w:r w:rsidRPr="00AB44D1" w:rsidDel="00AB44D1">
          <w:rPr>
            <w:rFonts w:ascii="Courier New" w:hAnsi="Courier New" w:cs="Courier New"/>
            <w:bCs/>
            <w:spacing w:val="-4"/>
            <w:rPrChange w:id="462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462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express</w:delText>
        </w:r>
        <w:r w:rsidRPr="00AB44D1" w:rsidDel="00AB44D1">
          <w:rPr>
            <w:rFonts w:ascii="Courier New" w:hAnsi="Courier New" w:cs="Courier New"/>
            <w:bCs/>
            <w:spacing w:val="-4"/>
            <w:rPrChange w:id="4629" w:author="Александр Перепечаев" w:date="2021-05-26T13:24:00Z">
              <w:rPr>
                <w:rFonts w:ascii="Courier New" w:hAnsi="Courier New" w:cs="Courier New"/>
                <w:bCs/>
                <w:spacing w:val="-4"/>
                <w:lang w:val="en-US"/>
              </w:rPr>
            </w:rPrChange>
          </w:rPr>
          <w:delText>');</w:delText>
        </w:r>
      </w:del>
    </w:p>
    <w:p w14:paraId="02629FD1" w14:textId="289A09A7" w:rsidR="00BC1ECC" w:rsidRPr="00AB44D1" w:rsidDel="00AB44D1" w:rsidRDefault="00BC1ECC" w:rsidP="00AB44D1">
      <w:pPr>
        <w:spacing w:after="240" w:line="360" w:lineRule="auto"/>
        <w:ind w:left="567"/>
        <w:jc w:val="center"/>
        <w:rPr>
          <w:del w:id="4630" w:author="Александр Перепечаев" w:date="2021-05-26T13:23:00Z"/>
          <w:rFonts w:ascii="Courier New" w:hAnsi="Courier New" w:cs="Courier New"/>
          <w:bCs/>
          <w:spacing w:val="-4"/>
          <w:rPrChange w:id="4631" w:author="Александр Перепечаев" w:date="2021-05-26T13:24:00Z">
            <w:rPr>
              <w:del w:id="4632" w:author="Александр Перепечаев" w:date="2021-05-26T13:23:00Z"/>
              <w:rFonts w:ascii="Courier New" w:hAnsi="Courier New" w:cs="Courier New"/>
              <w:bCs/>
              <w:spacing w:val="-4"/>
              <w:lang w:val="en-US"/>
            </w:rPr>
          </w:rPrChange>
        </w:rPr>
        <w:pPrChange w:id="4633" w:author="Александр Перепечаев" w:date="2021-05-26T13:23:00Z">
          <w:pPr>
            <w:autoSpaceDE w:val="0"/>
            <w:autoSpaceDN w:val="0"/>
            <w:adjustRightInd w:val="0"/>
            <w:ind w:left="567" w:firstLine="709"/>
          </w:pPr>
        </w:pPrChange>
      </w:pPr>
      <w:del w:id="4634"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46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bmp</w:delText>
        </w:r>
        <w:r w:rsidRPr="00AB44D1" w:rsidDel="00AB44D1">
          <w:rPr>
            <w:rFonts w:ascii="Courier New" w:hAnsi="Courier New" w:cs="Courier New"/>
            <w:bCs/>
            <w:spacing w:val="-4"/>
            <w:rPrChange w:id="463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463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bmp</w:delText>
        </w:r>
        <w:r w:rsidRPr="00AB44D1" w:rsidDel="00AB44D1">
          <w:rPr>
            <w:rFonts w:ascii="Courier New" w:hAnsi="Courier New" w:cs="Courier New"/>
            <w:bCs/>
            <w:spacing w:val="-4"/>
            <w:rPrChange w:id="463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w:delText>
        </w:r>
        <w:r w:rsidRPr="00AB44D1" w:rsidDel="00AB44D1">
          <w:rPr>
            <w:rFonts w:ascii="Courier New" w:hAnsi="Courier New" w:cs="Courier New"/>
            <w:bCs/>
            <w:spacing w:val="-4"/>
            <w:rPrChange w:id="4639" w:author="Александр Перепечаев" w:date="2021-05-26T13:24:00Z">
              <w:rPr>
                <w:rFonts w:ascii="Courier New" w:hAnsi="Courier New" w:cs="Courier New"/>
                <w:bCs/>
                <w:spacing w:val="-4"/>
                <w:lang w:val="en-US"/>
              </w:rPr>
            </w:rPrChange>
          </w:rPr>
          <w:delText>');</w:delText>
        </w:r>
      </w:del>
    </w:p>
    <w:p w14:paraId="1C99C602" w14:textId="65295B62" w:rsidR="00BC1ECC" w:rsidRPr="00AB44D1" w:rsidDel="00AB44D1" w:rsidRDefault="00BC1ECC" w:rsidP="00AB44D1">
      <w:pPr>
        <w:spacing w:after="240" w:line="360" w:lineRule="auto"/>
        <w:ind w:left="567"/>
        <w:jc w:val="center"/>
        <w:rPr>
          <w:del w:id="4640" w:author="Александр Перепечаев" w:date="2021-05-26T13:23:00Z"/>
          <w:rFonts w:ascii="Courier New" w:hAnsi="Courier New" w:cs="Courier New"/>
          <w:bCs/>
          <w:spacing w:val="-4"/>
          <w:rPrChange w:id="4641" w:author="Александр Перепечаев" w:date="2021-05-26T13:24:00Z">
            <w:rPr>
              <w:del w:id="4642" w:author="Александр Перепечаев" w:date="2021-05-26T13:23:00Z"/>
              <w:rFonts w:ascii="Courier New" w:hAnsi="Courier New" w:cs="Courier New"/>
              <w:bCs/>
              <w:spacing w:val="-4"/>
              <w:lang w:val="en-US"/>
            </w:rPr>
          </w:rPrChange>
        </w:rPr>
        <w:pPrChange w:id="4643" w:author="Александр Перепечаев" w:date="2021-05-26T13:23:00Z">
          <w:pPr>
            <w:autoSpaceDE w:val="0"/>
            <w:autoSpaceDN w:val="0"/>
            <w:adjustRightInd w:val="0"/>
            <w:ind w:left="567" w:firstLine="709"/>
          </w:pPr>
        </w:pPrChange>
      </w:pPr>
      <w:del w:id="4644"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464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fs</w:delText>
        </w:r>
        <w:r w:rsidRPr="00AB44D1" w:rsidDel="00AB44D1">
          <w:rPr>
            <w:rFonts w:ascii="Courier New" w:hAnsi="Courier New" w:cs="Courier New"/>
            <w:bCs/>
            <w:spacing w:val="-4"/>
            <w:rPrChange w:id="464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464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fs</w:delText>
        </w:r>
        <w:r w:rsidRPr="00AB44D1" w:rsidDel="00AB44D1">
          <w:rPr>
            <w:rFonts w:ascii="Courier New" w:hAnsi="Courier New" w:cs="Courier New"/>
            <w:bCs/>
            <w:spacing w:val="-4"/>
            <w:rPrChange w:id="4648" w:author="Александр Перепечаев" w:date="2021-05-26T13:24:00Z">
              <w:rPr>
                <w:rFonts w:ascii="Courier New" w:hAnsi="Courier New" w:cs="Courier New"/>
                <w:bCs/>
                <w:spacing w:val="-4"/>
                <w:lang w:val="en-US"/>
              </w:rPr>
            </w:rPrChange>
          </w:rPr>
          <w:delText>');</w:delText>
        </w:r>
      </w:del>
    </w:p>
    <w:p w14:paraId="524DED3B" w14:textId="67DF18E8" w:rsidR="00BC1ECC" w:rsidRPr="00AB44D1" w:rsidDel="00AB44D1" w:rsidRDefault="00BC1ECC" w:rsidP="00AB44D1">
      <w:pPr>
        <w:spacing w:after="240" w:line="360" w:lineRule="auto"/>
        <w:ind w:left="567"/>
        <w:jc w:val="center"/>
        <w:rPr>
          <w:del w:id="4649" w:author="Александр Перепечаев" w:date="2021-05-26T13:23:00Z"/>
          <w:rFonts w:ascii="Courier New" w:hAnsi="Courier New" w:cs="Courier New"/>
          <w:bCs/>
          <w:spacing w:val="-4"/>
          <w:rPrChange w:id="4650" w:author="Александр Перепечаев" w:date="2021-05-26T13:24:00Z">
            <w:rPr>
              <w:del w:id="4651" w:author="Александр Перепечаев" w:date="2021-05-26T13:23:00Z"/>
              <w:rFonts w:ascii="Courier New" w:hAnsi="Courier New" w:cs="Courier New"/>
              <w:bCs/>
              <w:spacing w:val="-4"/>
              <w:lang w:val="en-US"/>
            </w:rPr>
          </w:rPrChange>
        </w:rPr>
        <w:pPrChange w:id="4652" w:author="Александр Перепечаев" w:date="2021-05-26T13:23:00Z">
          <w:pPr>
            <w:autoSpaceDE w:val="0"/>
            <w:autoSpaceDN w:val="0"/>
            <w:adjustRightInd w:val="0"/>
            <w:ind w:left="567" w:firstLine="709"/>
          </w:pPr>
        </w:pPrChange>
      </w:pPr>
      <w:del w:id="4653"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465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path</w:delText>
        </w:r>
        <w:r w:rsidRPr="00AB44D1" w:rsidDel="00AB44D1">
          <w:rPr>
            <w:rFonts w:ascii="Courier New" w:hAnsi="Courier New" w:cs="Courier New"/>
            <w:bCs/>
            <w:spacing w:val="-4"/>
            <w:rPrChange w:id="465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465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path</w:delText>
        </w:r>
        <w:r w:rsidRPr="00AB44D1" w:rsidDel="00AB44D1">
          <w:rPr>
            <w:rFonts w:ascii="Courier New" w:hAnsi="Courier New" w:cs="Courier New"/>
            <w:bCs/>
            <w:spacing w:val="-4"/>
            <w:rPrChange w:id="4657" w:author="Александр Перепечаев" w:date="2021-05-26T13:24:00Z">
              <w:rPr>
                <w:rFonts w:ascii="Courier New" w:hAnsi="Courier New" w:cs="Courier New"/>
                <w:bCs/>
                <w:spacing w:val="-4"/>
                <w:lang w:val="en-US"/>
              </w:rPr>
            </w:rPrChange>
          </w:rPr>
          <w:delText>');</w:delText>
        </w:r>
      </w:del>
    </w:p>
    <w:p w14:paraId="1292CB40" w14:textId="3AEF8FB0" w:rsidR="00BC1ECC" w:rsidRPr="00AB44D1" w:rsidDel="00AB44D1" w:rsidRDefault="00BC1ECC" w:rsidP="00AB44D1">
      <w:pPr>
        <w:spacing w:after="240" w:line="360" w:lineRule="auto"/>
        <w:ind w:left="567"/>
        <w:jc w:val="center"/>
        <w:rPr>
          <w:del w:id="4658" w:author="Александр Перепечаев" w:date="2021-05-26T13:23:00Z"/>
          <w:rFonts w:ascii="Courier New" w:hAnsi="Courier New" w:cs="Courier New"/>
          <w:bCs/>
          <w:spacing w:val="-4"/>
          <w:rPrChange w:id="4659" w:author="Александр Перепечаев" w:date="2021-05-26T13:24:00Z">
            <w:rPr>
              <w:del w:id="4660" w:author="Александр Перепечаев" w:date="2021-05-26T13:23:00Z"/>
              <w:rFonts w:ascii="Courier New" w:hAnsi="Courier New" w:cs="Courier New"/>
              <w:bCs/>
              <w:spacing w:val="-4"/>
              <w:lang w:val="en-US"/>
            </w:rPr>
          </w:rPrChange>
        </w:rPr>
        <w:pPrChange w:id="4661" w:author="Александр Перепечаев" w:date="2021-05-26T13:23:00Z">
          <w:pPr>
            <w:autoSpaceDE w:val="0"/>
            <w:autoSpaceDN w:val="0"/>
            <w:adjustRightInd w:val="0"/>
            <w:ind w:left="567" w:firstLine="709"/>
          </w:pPr>
        </w:pPrChange>
      </w:pPr>
      <w:del w:id="4662"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466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uuid</w:delText>
        </w:r>
        <w:r w:rsidRPr="00AB44D1" w:rsidDel="00AB44D1">
          <w:rPr>
            <w:rFonts w:ascii="Courier New" w:hAnsi="Courier New" w:cs="Courier New"/>
            <w:bCs/>
            <w:spacing w:val="-4"/>
            <w:rPrChange w:id="466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466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uuid</w:delText>
        </w:r>
        <w:r w:rsidRPr="00AB44D1" w:rsidDel="00AB44D1">
          <w:rPr>
            <w:rFonts w:ascii="Courier New" w:hAnsi="Courier New" w:cs="Courier New"/>
            <w:bCs/>
            <w:spacing w:val="-4"/>
            <w:rPrChange w:id="466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w:delText>
        </w:r>
        <w:r w:rsidRPr="00AB44D1" w:rsidDel="00AB44D1">
          <w:rPr>
            <w:rFonts w:ascii="Courier New" w:hAnsi="Courier New" w:cs="Courier New"/>
            <w:bCs/>
            <w:spacing w:val="-4"/>
            <w:rPrChange w:id="4667" w:author="Александр Перепечаев" w:date="2021-05-26T13:24:00Z">
              <w:rPr>
                <w:rFonts w:ascii="Courier New" w:hAnsi="Courier New" w:cs="Courier New"/>
                <w:bCs/>
                <w:spacing w:val="-4"/>
                <w:lang w:val="en-US"/>
              </w:rPr>
            </w:rPrChange>
          </w:rPr>
          <w:delText>1');</w:delText>
        </w:r>
      </w:del>
    </w:p>
    <w:p w14:paraId="0BA3F19B" w14:textId="1EDB1C59" w:rsidR="00BC1ECC" w:rsidRPr="00AB44D1" w:rsidDel="00AB44D1" w:rsidRDefault="00BC1ECC" w:rsidP="00AB44D1">
      <w:pPr>
        <w:spacing w:after="240" w:line="360" w:lineRule="auto"/>
        <w:ind w:left="567"/>
        <w:jc w:val="center"/>
        <w:rPr>
          <w:del w:id="4668" w:author="Александр Перепечаев" w:date="2021-05-26T13:23:00Z"/>
          <w:rFonts w:ascii="Courier New" w:hAnsi="Courier New" w:cs="Courier New"/>
          <w:bCs/>
          <w:spacing w:val="-4"/>
          <w:rPrChange w:id="4669" w:author="Александр Перепечаев" w:date="2021-05-26T13:24:00Z">
            <w:rPr>
              <w:del w:id="4670" w:author="Александр Перепечаев" w:date="2021-05-26T13:23:00Z"/>
              <w:rFonts w:ascii="Courier New" w:hAnsi="Courier New" w:cs="Courier New"/>
              <w:bCs/>
              <w:spacing w:val="-4"/>
              <w:lang w:val="en-US"/>
            </w:rPr>
          </w:rPrChange>
        </w:rPr>
        <w:pPrChange w:id="4671" w:author="Александр Перепечаев" w:date="2021-05-26T13:23:00Z">
          <w:pPr>
            <w:autoSpaceDE w:val="0"/>
            <w:autoSpaceDN w:val="0"/>
            <w:adjustRightInd w:val="0"/>
            <w:ind w:left="567" w:firstLine="709"/>
          </w:pPr>
        </w:pPrChange>
      </w:pPr>
      <w:del w:id="4672"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46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router</w:delText>
        </w:r>
        <w:r w:rsidRPr="00AB44D1" w:rsidDel="00AB44D1">
          <w:rPr>
            <w:rFonts w:ascii="Courier New" w:hAnsi="Courier New" w:cs="Courier New"/>
            <w:bCs/>
            <w:spacing w:val="-4"/>
            <w:rPrChange w:id="467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467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467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userApi</w:delText>
        </w:r>
        <w:r w:rsidRPr="00AB44D1" w:rsidDel="00AB44D1">
          <w:rPr>
            <w:rFonts w:ascii="Courier New" w:hAnsi="Courier New" w:cs="Courier New"/>
            <w:bCs/>
            <w:spacing w:val="-4"/>
            <w:rPrChange w:id="467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w:delText>
        </w:r>
        <w:r w:rsidRPr="00AB44D1" w:rsidDel="00AB44D1">
          <w:rPr>
            <w:rFonts w:ascii="Courier New" w:hAnsi="Courier New" w:cs="Courier New"/>
            <w:bCs/>
            <w:spacing w:val="-4"/>
            <w:rPrChange w:id="4678" w:author="Александр Перепечаев" w:date="2021-05-26T13:24:00Z">
              <w:rPr>
                <w:rFonts w:ascii="Courier New" w:hAnsi="Courier New" w:cs="Courier New"/>
                <w:bCs/>
                <w:spacing w:val="-4"/>
                <w:lang w:val="en-US"/>
              </w:rPr>
            </w:rPrChange>
          </w:rPr>
          <w:delText>')</w:delText>
        </w:r>
      </w:del>
    </w:p>
    <w:p w14:paraId="2B788BA5" w14:textId="328F592A" w:rsidR="00BC1ECC" w:rsidRPr="00AB44D1" w:rsidDel="00AB44D1" w:rsidRDefault="00BC1ECC" w:rsidP="00AB44D1">
      <w:pPr>
        <w:spacing w:after="240" w:line="360" w:lineRule="auto"/>
        <w:ind w:left="567"/>
        <w:jc w:val="center"/>
        <w:rPr>
          <w:del w:id="4679" w:author="Александр Перепечаев" w:date="2021-05-26T13:23:00Z"/>
          <w:rFonts w:ascii="Courier New" w:hAnsi="Courier New" w:cs="Courier New"/>
          <w:bCs/>
          <w:spacing w:val="-4"/>
          <w:rPrChange w:id="4680" w:author="Александр Перепечаев" w:date="2021-05-26T13:24:00Z">
            <w:rPr>
              <w:del w:id="4681" w:author="Александр Перепечаев" w:date="2021-05-26T13:23:00Z"/>
              <w:rFonts w:ascii="Courier New" w:hAnsi="Courier New" w:cs="Courier New"/>
              <w:bCs/>
              <w:spacing w:val="-4"/>
              <w:lang w:val="en-US"/>
            </w:rPr>
          </w:rPrChange>
        </w:rPr>
        <w:pPrChange w:id="4682" w:author="Александр Перепечаев" w:date="2021-05-26T13:23:00Z">
          <w:pPr>
            <w:autoSpaceDE w:val="0"/>
            <w:autoSpaceDN w:val="0"/>
            <w:adjustRightInd w:val="0"/>
            <w:ind w:left="567" w:firstLine="709"/>
          </w:pPr>
        </w:pPrChange>
      </w:pPr>
      <w:del w:id="4683" w:author="Александр Перепечаев" w:date="2021-05-26T13:23:00Z">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46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app</w:delText>
        </w:r>
        <w:r w:rsidRPr="00AB44D1" w:rsidDel="00AB44D1">
          <w:rPr>
            <w:rFonts w:ascii="Courier New" w:hAnsi="Courier New" w:cs="Courier New"/>
            <w:bCs/>
            <w:spacing w:val="-4"/>
            <w:rPrChange w:id="468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express</w:delText>
        </w:r>
        <w:r w:rsidRPr="00AB44D1" w:rsidDel="00AB44D1">
          <w:rPr>
            <w:rFonts w:ascii="Courier New" w:hAnsi="Courier New" w:cs="Courier New"/>
            <w:bCs/>
            <w:spacing w:val="-4"/>
            <w:rPrChange w:id="4686" w:author="Александр Перепечаев" w:date="2021-05-26T13:24:00Z">
              <w:rPr>
                <w:rFonts w:ascii="Courier New" w:hAnsi="Courier New" w:cs="Courier New"/>
                <w:bCs/>
                <w:spacing w:val="-4"/>
                <w:lang w:val="en-US"/>
              </w:rPr>
            </w:rPrChange>
          </w:rPr>
          <w:delText>();</w:delText>
        </w:r>
      </w:del>
    </w:p>
    <w:p w14:paraId="4A920598" w14:textId="3720DE9E" w:rsidR="00BC1ECC" w:rsidRPr="00AB44D1" w:rsidDel="00AB44D1" w:rsidRDefault="00BC1ECC" w:rsidP="00AB44D1">
      <w:pPr>
        <w:spacing w:after="240" w:line="360" w:lineRule="auto"/>
        <w:ind w:left="567"/>
        <w:jc w:val="center"/>
        <w:rPr>
          <w:del w:id="4687" w:author="Александр Перепечаев" w:date="2021-05-26T13:23:00Z"/>
          <w:rFonts w:ascii="Courier New" w:hAnsi="Courier New" w:cs="Courier New"/>
          <w:bCs/>
          <w:spacing w:val="-4"/>
          <w:rPrChange w:id="4688" w:author="Александр Перепечаев" w:date="2021-05-26T13:24:00Z">
            <w:rPr>
              <w:del w:id="4689" w:author="Александр Перепечаев" w:date="2021-05-26T13:23:00Z"/>
              <w:rFonts w:ascii="Courier New" w:hAnsi="Courier New" w:cs="Courier New"/>
              <w:bCs/>
              <w:spacing w:val="-4"/>
              <w:lang w:val="en-US"/>
            </w:rPr>
          </w:rPrChange>
        </w:rPr>
        <w:pPrChange w:id="4690" w:author="Александр Перепечаев" w:date="2021-05-26T13:23:00Z">
          <w:pPr>
            <w:autoSpaceDE w:val="0"/>
            <w:autoSpaceDN w:val="0"/>
            <w:adjustRightInd w:val="0"/>
            <w:ind w:left="567" w:firstLine="709"/>
          </w:pPr>
        </w:pPrChange>
      </w:pPr>
      <w:del w:id="4691" w:author="Александр Перепечаев" w:date="2021-05-26T13:23:00Z">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46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PORT</w:delText>
        </w:r>
        <w:r w:rsidRPr="00AB44D1" w:rsidDel="00AB44D1">
          <w:rPr>
            <w:rFonts w:ascii="Courier New" w:hAnsi="Courier New" w:cs="Courier New"/>
            <w:bCs/>
            <w:spacing w:val="-4"/>
            <w:rPrChange w:id="469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process</w:delText>
        </w:r>
        <w:r w:rsidRPr="00AB44D1" w:rsidDel="00AB44D1">
          <w:rPr>
            <w:rFonts w:ascii="Courier New" w:hAnsi="Courier New" w:cs="Courier New"/>
            <w:bCs/>
            <w:spacing w:val="-4"/>
            <w:rPrChange w:id="469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env</w:delText>
        </w:r>
        <w:r w:rsidRPr="00AB44D1" w:rsidDel="00AB44D1">
          <w:rPr>
            <w:rFonts w:ascii="Courier New" w:hAnsi="Courier New" w:cs="Courier New"/>
            <w:bCs/>
            <w:spacing w:val="-4"/>
            <w:rPrChange w:id="469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PORT</w:delText>
        </w:r>
        <w:r w:rsidRPr="00AB44D1" w:rsidDel="00AB44D1">
          <w:rPr>
            <w:rFonts w:ascii="Courier New" w:hAnsi="Courier New" w:cs="Courier New"/>
            <w:bCs/>
            <w:spacing w:val="-4"/>
            <w:rPrChange w:id="4696" w:author="Александр Перепечаев" w:date="2021-05-26T13:24:00Z">
              <w:rPr>
                <w:rFonts w:ascii="Courier New" w:hAnsi="Courier New" w:cs="Courier New"/>
                <w:bCs/>
                <w:spacing w:val="-4"/>
                <w:lang w:val="en-US"/>
              </w:rPr>
            </w:rPrChange>
          </w:rPr>
          <w:delText xml:space="preserve"> || 80</w:delText>
        </w:r>
      </w:del>
    </w:p>
    <w:p w14:paraId="5EED6B16" w14:textId="03091C02" w:rsidR="00BC1ECC" w:rsidRPr="00AB44D1" w:rsidDel="00AB44D1" w:rsidRDefault="00BC1ECC" w:rsidP="00AB44D1">
      <w:pPr>
        <w:spacing w:after="240" w:line="360" w:lineRule="auto"/>
        <w:ind w:left="567"/>
        <w:jc w:val="center"/>
        <w:rPr>
          <w:del w:id="4697" w:author="Александр Перепечаев" w:date="2021-05-26T13:23:00Z"/>
          <w:rFonts w:ascii="Courier New" w:hAnsi="Courier New" w:cs="Courier New"/>
          <w:bCs/>
          <w:spacing w:val="-4"/>
          <w:rPrChange w:id="4698" w:author="Александр Перепечаев" w:date="2021-05-26T13:24:00Z">
            <w:rPr>
              <w:del w:id="4699" w:author="Александр Перепечаев" w:date="2021-05-26T13:23:00Z"/>
              <w:rFonts w:ascii="Courier New" w:hAnsi="Courier New" w:cs="Courier New"/>
              <w:bCs/>
              <w:spacing w:val="-4"/>
              <w:lang w:val="en-US"/>
            </w:rPr>
          </w:rPrChange>
        </w:rPr>
        <w:pPrChange w:id="4700" w:author="Александр Перепечаев" w:date="2021-05-26T13:23:00Z">
          <w:pPr>
            <w:autoSpaceDE w:val="0"/>
            <w:autoSpaceDN w:val="0"/>
            <w:adjustRightInd w:val="0"/>
            <w:ind w:left="567" w:firstLine="709"/>
          </w:pPr>
        </w:pPrChange>
      </w:pPr>
    </w:p>
    <w:p w14:paraId="0014B5D3" w14:textId="5CAEF7EB" w:rsidR="00BC1ECC" w:rsidRPr="00AB44D1" w:rsidDel="00AB44D1" w:rsidRDefault="00BC1ECC" w:rsidP="00AB44D1">
      <w:pPr>
        <w:spacing w:after="240" w:line="360" w:lineRule="auto"/>
        <w:ind w:left="567"/>
        <w:jc w:val="center"/>
        <w:rPr>
          <w:del w:id="4701" w:author="Александр Перепечаев" w:date="2021-05-26T13:23:00Z"/>
          <w:rFonts w:ascii="Courier New" w:hAnsi="Courier New" w:cs="Courier New"/>
          <w:bCs/>
          <w:spacing w:val="-4"/>
          <w:rPrChange w:id="4702" w:author="Александр Перепечаев" w:date="2021-05-26T13:24:00Z">
            <w:rPr>
              <w:del w:id="4703" w:author="Александр Перепечаев" w:date="2021-05-26T13:23:00Z"/>
              <w:rFonts w:ascii="Courier New" w:hAnsi="Courier New" w:cs="Courier New"/>
              <w:bCs/>
              <w:spacing w:val="-4"/>
              <w:lang w:val="en-US"/>
            </w:rPr>
          </w:rPrChange>
        </w:rPr>
        <w:pPrChange w:id="4704" w:author="Александр Перепечаев" w:date="2021-05-26T13:23:00Z">
          <w:pPr>
            <w:autoSpaceDE w:val="0"/>
            <w:autoSpaceDN w:val="0"/>
            <w:adjustRightInd w:val="0"/>
            <w:ind w:left="567" w:firstLine="709"/>
          </w:pPr>
        </w:pPrChange>
      </w:pPr>
      <w:del w:id="4705" w:author="Александр Перепечаев" w:date="2021-05-26T13:23:00Z">
        <w:r w:rsidRPr="00EE5ABE" w:rsidDel="00AB44D1">
          <w:rPr>
            <w:rFonts w:ascii="Courier New" w:hAnsi="Courier New" w:cs="Courier New"/>
            <w:bCs/>
            <w:spacing w:val="-4"/>
            <w:lang w:val="en-US"/>
          </w:rPr>
          <w:delText>app</w:delText>
        </w:r>
        <w:r w:rsidRPr="00AB44D1" w:rsidDel="00AB44D1">
          <w:rPr>
            <w:rFonts w:ascii="Courier New" w:hAnsi="Courier New" w:cs="Courier New"/>
            <w:bCs/>
            <w:spacing w:val="-4"/>
            <w:rPrChange w:id="470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use</w:delText>
        </w:r>
        <w:r w:rsidRPr="00AB44D1" w:rsidDel="00AB44D1">
          <w:rPr>
            <w:rFonts w:ascii="Courier New" w:hAnsi="Courier New" w:cs="Courier New"/>
            <w:bCs/>
            <w:spacing w:val="-4"/>
            <w:rPrChange w:id="470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router</w:delText>
        </w:r>
        <w:r w:rsidRPr="00AB44D1" w:rsidDel="00AB44D1">
          <w:rPr>
            <w:rFonts w:ascii="Courier New" w:hAnsi="Courier New" w:cs="Courier New"/>
            <w:bCs/>
            <w:spacing w:val="-4"/>
            <w:rPrChange w:id="4708" w:author="Александр Перепечаев" w:date="2021-05-26T13:24:00Z">
              <w:rPr>
                <w:rFonts w:ascii="Courier New" w:hAnsi="Courier New" w:cs="Courier New"/>
                <w:bCs/>
                <w:spacing w:val="-4"/>
                <w:lang w:val="en-US"/>
              </w:rPr>
            </w:rPrChange>
          </w:rPr>
          <w:delText>);</w:delText>
        </w:r>
      </w:del>
    </w:p>
    <w:p w14:paraId="35900B09" w14:textId="591A826E" w:rsidR="00BC1ECC" w:rsidRPr="00AB44D1" w:rsidDel="00AB44D1" w:rsidRDefault="00BC1ECC" w:rsidP="00AB44D1">
      <w:pPr>
        <w:spacing w:after="240" w:line="360" w:lineRule="auto"/>
        <w:ind w:left="567"/>
        <w:jc w:val="center"/>
        <w:rPr>
          <w:del w:id="4709" w:author="Александр Перепечаев" w:date="2021-05-26T13:23:00Z"/>
          <w:rFonts w:ascii="Courier New" w:hAnsi="Courier New" w:cs="Courier New"/>
          <w:bCs/>
          <w:spacing w:val="-4"/>
          <w:rPrChange w:id="4710" w:author="Александр Перепечаев" w:date="2021-05-26T13:24:00Z">
            <w:rPr>
              <w:del w:id="4711" w:author="Александр Перепечаев" w:date="2021-05-26T13:23:00Z"/>
              <w:rFonts w:ascii="Courier New" w:hAnsi="Courier New" w:cs="Courier New"/>
              <w:bCs/>
              <w:spacing w:val="-4"/>
              <w:lang w:val="en-US"/>
            </w:rPr>
          </w:rPrChange>
        </w:rPr>
        <w:pPrChange w:id="4712" w:author="Александр Перепечаев" w:date="2021-05-26T13:23:00Z">
          <w:pPr>
            <w:autoSpaceDE w:val="0"/>
            <w:autoSpaceDN w:val="0"/>
            <w:adjustRightInd w:val="0"/>
            <w:ind w:left="567" w:firstLine="709"/>
          </w:pPr>
        </w:pPrChange>
      </w:pPr>
      <w:del w:id="4713" w:author="Александр Перепечаев" w:date="2021-05-26T13:23:00Z">
        <w:r w:rsidRPr="00EE5ABE" w:rsidDel="00AB44D1">
          <w:rPr>
            <w:rFonts w:ascii="Courier New" w:hAnsi="Courier New" w:cs="Courier New"/>
            <w:bCs/>
            <w:spacing w:val="-4"/>
            <w:lang w:val="en-US"/>
          </w:rPr>
          <w:delText>app</w:delText>
        </w:r>
        <w:r w:rsidRPr="00AB44D1" w:rsidDel="00AB44D1">
          <w:rPr>
            <w:rFonts w:ascii="Courier New" w:hAnsi="Courier New" w:cs="Courier New"/>
            <w:bCs/>
            <w:spacing w:val="-4"/>
            <w:rPrChange w:id="471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use</w:delText>
        </w:r>
        <w:r w:rsidRPr="00AB44D1" w:rsidDel="00AB44D1">
          <w:rPr>
            <w:rFonts w:ascii="Courier New" w:hAnsi="Courier New" w:cs="Courier New"/>
            <w:bCs/>
            <w:spacing w:val="-4"/>
            <w:rPrChange w:id="471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express</w:delText>
        </w:r>
        <w:r w:rsidRPr="00AB44D1" w:rsidDel="00AB44D1">
          <w:rPr>
            <w:rFonts w:ascii="Courier New" w:hAnsi="Courier New" w:cs="Courier New"/>
            <w:bCs/>
            <w:spacing w:val="-4"/>
            <w:rPrChange w:id="471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static</w:delText>
        </w:r>
        <w:r w:rsidRPr="00AB44D1" w:rsidDel="00AB44D1">
          <w:rPr>
            <w:rFonts w:ascii="Courier New" w:hAnsi="Courier New" w:cs="Courier New"/>
            <w:bCs/>
            <w:spacing w:val="-4"/>
            <w:rPrChange w:id="4717" w:author="Александр Перепечаев" w:date="2021-05-26T13:24:00Z">
              <w:rPr>
                <w:rFonts w:ascii="Courier New" w:hAnsi="Courier New" w:cs="Courier New"/>
                <w:bCs/>
                <w:spacing w:val="-4"/>
                <w:lang w:val="en-US"/>
              </w:rPr>
            </w:rPrChange>
          </w:rPr>
          <w:delText>(__</w:delText>
        </w:r>
        <w:r w:rsidRPr="00EE5ABE" w:rsidDel="00AB44D1">
          <w:rPr>
            <w:rFonts w:ascii="Courier New" w:hAnsi="Courier New" w:cs="Courier New"/>
            <w:bCs/>
            <w:spacing w:val="-4"/>
            <w:lang w:val="en-US"/>
          </w:rPr>
          <w:delText>dirname</w:delText>
        </w:r>
        <w:r w:rsidRPr="00AB44D1" w:rsidDel="00AB44D1">
          <w:rPr>
            <w:rFonts w:ascii="Courier New" w:hAnsi="Courier New" w:cs="Courier New"/>
            <w:bCs/>
            <w:spacing w:val="-4"/>
            <w:rPrChange w:id="4718"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4719" w:author="Александр Перепечаев" w:date="2021-05-26T13:24:00Z">
              <w:rPr>
                <w:rFonts w:ascii="Courier New" w:hAnsi="Courier New" w:cs="Courier New"/>
                <w:bCs/>
                <w:spacing w:val="-4"/>
                <w:lang w:val="en-US"/>
              </w:rPr>
            </w:rPrChange>
          </w:rPr>
          <w:delText>/"));</w:delText>
        </w:r>
      </w:del>
    </w:p>
    <w:p w14:paraId="720438A0" w14:textId="54F3A060" w:rsidR="00BC1ECC" w:rsidRPr="00AB44D1" w:rsidDel="00AB44D1" w:rsidRDefault="00BC1ECC" w:rsidP="00AB44D1">
      <w:pPr>
        <w:spacing w:after="240" w:line="360" w:lineRule="auto"/>
        <w:ind w:left="567"/>
        <w:jc w:val="center"/>
        <w:rPr>
          <w:del w:id="4720" w:author="Александр Перепечаев" w:date="2021-05-26T13:23:00Z"/>
          <w:rFonts w:ascii="Courier New" w:hAnsi="Courier New" w:cs="Courier New"/>
          <w:bCs/>
          <w:spacing w:val="-4"/>
          <w:rPrChange w:id="4721" w:author="Александр Перепечаев" w:date="2021-05-26T13:24:00Z">
            <w:rPr>
              <w:del w:id="4722" w:author="Александр Перепечаев" w:date="2021-05-26T13:23:00Z"/>
              <w:rFonts w:ascii="Courier New" w:hAnsi="Courier New" w:cs="Courier New"/>
              <w:bCs/>
              <w:spacing w:val="-4"/>
              <w:lang w:val="en-US"/>
            </w:rPr>
          </w:rPrChange>
        </w:rPr>
        <w:pPrChange w:id="4723" w:author="Александр Перепечаев" w:date="2021-05-26T13:23:00Z">
          <w:pPr>
            <w:autoSpaceDE w:val="0"/>
            <w:autoSpaceDN w:val="0"/>
            <w:adjustRightInd w:val="0"/>
            <w:ind w:left="567" w:firstLine="709"/>
          </w:pPr>
        </w:pPrChange>
      </w:pPr>
      <w:del w:id="4724" w:author="Александр Перепечаев" w:date="2021-05-26T13:23:00Z">
        <w:r w:rsidRPr="00EE5ABE" w:rsidDel="00AB44D1">
          <w:rPr>
            <w:rFonts w:ascii="Courier New" w:hAnsi="Courier New" w:cs="Courier New"/>
            <w:bCs/>
            <w:spacing w:val="-4"/>
            <w:lang w:val="en-US"/>
          </w:rPr>
          <w:delText>app</w:delText>
        </w:r>
        <w:r w:rsidRPr="00AB44D1" w:rsidDel="00AB44D1">
          <w:rPr>
            <w:rFonts w:ascii="Courier New" w:hAnsi="Courier New" w:cs="Courier New"/>
            <w:bCs/>
            <w:spacing w:val="-4"/>
            <w:rPrChange w:id="472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use</w:delText>
        </w:r>
        <w:r w:rsidRPr="00AB44D1" w:rsidDel="00AB44D1">
          <w:rPr>
            <w:rFonts w:ascii="Courier New" w:hAnsi="Courier New" w:cs="Courier New"/>
            <w:bCs/>
            <w:spacing w:val="-4"/>
            <w:rPrChange w:id="472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express</w:delText>
        </w:r>
        <w:r w:rsidRPr="00AB44D1" w:rsidDel="00AB44D1">
          <w:rPr>
            <w:rFonts w:ascii="Courier New" w:hAnsi="Courier New" w:cs="Courier New"/>
            <w:bCs/>
            <w:spacing w:val="-4"/>
            <w:rPrChange w:id="472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static</w:delText>
        </w:r>
        <w:r w:rsidRPr="00AB44D1" w:rsidDel="00AB44D1">
          <w:rPr>
            <w:rFonts w:ascii="Courier New" w:hAnsi="Courier New" w:cs="Courier New"/>
            <w:bCs/>
            <w:spacing w:val="-4"/>
            <w:rPrChange w:id="4728" w:author="Александр Перепечаев" w:date="2021-05-26T13:24:00Z">
              <w:rPr>
                <w:rFonts w:ascii="Courier New" w:hAnsi="Courier New" w:cs="Courier New"/>
                <w:bCs/>
                <w:spacing w:val="-4"/>
                <w:lang w:val="en-US"/>
              </w:rPr>
            </w:rPrChange>
          </w:rPr>
          <w:delText>(__</w:delText>
        </w:r>
        <w:r w:rsidRPr="00EE5ABE" w:rsidDel="00AB44D1">
          <w:rPr>
            <w:rFonts w:ascii="Courier New" w:hAnsi="Courier New" w:cs="Courier New"/>
            <w:bCs/>
            <w:spacing w:val="-4"/>
            <w:lang w:val="en-US"/>
          </w:rPr>
          <w:delText>dirname</w:delText>
        </w:r>
        <w:r w:rsidRPr="00AB44D1" w:rsidDel="00AB44D1">
          <w:rPr>
            <w:rFonts w:ascii="Courier New" w:hAnsi="Courier New" w:cs="Courier New"/>
            <w:bCs/>
            <w:spacing w:val="-4"/>
            <w:rPrChange w:id="4729"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markup</w:delText>
        </w:r>
        <w:r w:rsidRPr="00AB44D1" w:rsidDel="00AB44D1">
          <w:rPr>
            <w:rFonts w:ascii="Courier New" w:hAnsi="Courier New" w:cs="Courier New"/>
            <w:bCs/>
            <w:spacing w:val="-4"/>
            <w:rPrChange w:id="4730" w:author="Александр Перепечаев" w:date="2021-05-26T13:24:00Z">
              <w:rPr>
                <w:rFonts w:ascii="Courier New" w:hAnsi="Courier New" w:cs="Courier New"/>
                <w:bCs/>
                <w:spacing w:val="-4"/>
                <w:lang w:val="en-US"/>
              </w:rPr>
            </w:rPrChange>
          </w:rPr>
          <w:delText>/"));</w:delText>
        </w:r>
      </w:del>
    </w:p>
    <w:p w14:paraId="26FD503B" w14:textId="215C7691" w:rsidR="00BC1ECC" w:rsidRPr="00AB44D1" w:rsidDel="00AB44D1" w:rsidRDefault="00BC1ECC" w:rsidP="00AB44D1">
      <w:pPr>
        <w:spacing w:after="240" w:line="360" w:lineRule="auto"/>
        <w:ind w:left="567"/>
        <w:jc w:val="center"/>
        <w:rPr>
          <w:del w:id="4731" w:author="Александр Перепечаев" w:date="2021-05-26T13:23:00Z"/>
          <w:rFonts w:ascii="Courier New" w:hAnsi="Courier New" w:cs="Courier New"/>
          <w:bCs/>
          <w:spacing w:val="-4"/>
          <w:rPrChange w:id="4732" w:author="Александр Перепечаев" w:date="2021-05-26T13:24:00Z">
            <w:rPr>
              <w:del w:id="4733" w:author="Александр Перепечаев" w:date="2021-05-26T13:23:00Z"/>
              <w:rFonts w:ascii="Courier New" w:hAnsi="Courier New" w:cs="Courier New"/>
              <w:bCs/>
              <w:spacing w:val="-4"/>
              <w:lang w:val="en-US"/>
            </w:rPr>
          </w:rPrChange>
        </w:rPr>
        <w:pPrChange w:id="4734" w:author="Александр Перепечаев" w:date="2021-05-26T13:23:00Z">
          <w:pPr>
            <w:autoSpaceDE w:val="0"/>
            <w:autoSpaceDN w:val="0"/>
            <w:adjustRightInd w:val="0"/>
            <w:ind w:left="567" w:firstLine="709"/>
          </w:pPr>
        </w:pPrChange>
      </w:pPr>
    </w:p>
    <w:p w14:paraId="5EFBB5E2" w14:textId="143A27D7" w:rsidR="00BC1ECC" w:rsidRPr="00AB44D1" w:rsidDel="00AB44D1" w:rsidRDefault="00BC1ECC" w:rsidP="00AB44D1">
      <w:pPr>
        <w:spacing w:after="240" w:line="360" w:lineRule="auto"/>
        <w:ind w:left="567"/>
        <w:jc w:val="center"/>
        <w:rPr>
          <w:del w:id="4735" w:author="Александр Перепечаев" w:date="2021-05-26T13:23:00Z"/>
          <w:rFonts w:ascii="Courier New" w:hAnsi="Courier New" w:cs="Courier New"/>
          <w:bCs/>
          <w:spacing w:val="-4"/>
          <w:rPrChange w:id="4736" w:author="Александр Перепечаев" w:date="2021-05-26T13:24:00Z">
            <w:rPr>
              <w:del w:id="4737" w:author="Александр Перепечаев" w:date="2021-05-26T13:23:00Z"/>
              <w:rFonts w:ascii="Courier New" w:hAnsi="Courier New" w:cs="Courier New"/>
              <w:bCs/>
              <w:spacing w:val="-4"/>
              <w:lang w:val="en-US"/>
            </w:rPr>
          </w:rPrChange>
        </w:rPr>
        <w:pPrChange w:id="4738" w:author="Александр Перепечаев" w:date="2021-05-26T13:23:00Z">
          <w:pPr>
            <w:autoSpaceDE w:val="0"/>
            <w:autoSpaceDN w:val="0"/>
            <w:adjustRightInd w:val="0"/>
            <w:ind w:left="567" w:firstLine="709"/>
          </w:pPr>
        </w:pPrChange>
      </w:pPr>
      <w:del w:id="4739" w:author="Александр Перепечаев" w:date="2021-05-26T13:23:00Z">
        <w:r w:rsidRPr="00EE5ABE" w:rsidDel="00AB44D1">
          <w:rPr>
            <w:rFonts w:ascii="Courier New" w:hAnsi="Courier New" w:cs="Courier New"/>
            <w:bCs/>
            <w:spacing w:val="-4"/>
            <w:lang w:val="en-US"/>
          </w:rPr>
          <w:delText>app</w:delText>
        </w:r>
        <w:r w:rsidRPr="00AB44D1" w:rsidDel="00AB44D1">
          <w:rPr>
            <w:rFonts w:ascii="Courier New" w:hAnsi="Courier New" w:cs="Courier New"/>
            <w:bCs/>
            <w:spacing w:val="-4"/>
            <w:rPrChange w:id="474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listen</w:delText>
        </w:r>
        <w:r w:rsidRPr="00AB44D1" w:rsidDel="00AB44D1">
          <w:rPr>
            <w:rFonts w:ascii="Courier New" w:hAnsi="Courier New" w:cs="Courier New"/>
            <w:bCs/>
            <w:spacing w:val="-4"/>
            <w:rPrChange w:id="474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PORT</w:delText>
        </w:r>
        <w:r w:rsidRPr="00AB44D1" w:rsidDel="00AB44D1">
          <w:rPr>
            <w:rFonts w:ascii="Courier New" w:hAnsi="Courier New" w:cs="Courier New"/>
            <w:bCs/>
            <w:spacing w:val="-4"/>
            <w:rPrChange w:id="4742" w:author="Александр Перепечаев" w:date="2021-05-26T13:24:00Z">
              <w:rPr>
                <w:rFonts w:ascii="Courier New" w:hAnsi="Courier New" w:cs="Courier New"/>
                <w:bCs/>
                <w:spacing w:val="-4"/>
                <w:lang w:val="en-US"/>
              </w:rPr>
            </w:rPrChange>
          </w:rPr>
          <w:delText>, () =&gt;{</w:delText>
        </w:r>
      </w:del>
    </w:p>
    <w:p w14:paraId="244B2C95" w14:textId="0F319F26" w:rsidR="00B955D5" w:rsidRPr="00AB44D1" w:rsidDel="00AB44D1" w:rsidRDefault="00BC1ECC" w:rsidP="00AB44D1">
      <w:pPr>
        <w:spacing w:after="240" w:line="360" w:lineRule="auto"/>
        <w:ind w:left="567"/>
        <w:jc w:val="center"/>
        <w:rPr>
          <w:del w:id="4743" w:author="Александр Перепечаев" w:date="2021-05-26T13:23:00Z"/>
          <w:rFonts w:ascii="Courier New" w:hAnsi="Courier New" w:cs="Courier New"/>
          <w:bCs/>
          <w:spacing w:val="-4"/>
          <w:rPrChange w:id="4744" w:author="Александр Перепечаев" w:date="2021-05-26T13:24:00Z">
            <w:rPr>
              <w:del w:id="4745" w:author="Александр Перепечаев" w:date="2021-05-26T13:23:00Z"/>
              <w:rFonts w:ascii="Courier New" w:hAnsi="Courier New" w:cs="Courier New"/>
              <w:bCs/>
              <w:spacing w:val="-4"/>
              <w:lang w:val="en-US"/>
            </w:rPr>
          </w:rPrChange>
        </w:rPr>
        <w:pPrChange w:id="4746" w:author="Александр Перепечаев" w:date="2021-05-26T13:23:00Z">
          <w:pPr>
            <w:autoSpaceDE w:val="0"/>
            <w:autoSpaceDN w:val="0"/>
            <w:adjustRightInd w:val="0"/>
            <w:ind w:left="567" w:firstLine="709"/>
          </w:pPr>
        </w:pPrChange>
      </w:pPr>
      <w:del w:id="4747" w:author="Александр Перепечаев" w:date="2021-05-26T13:23:00Z">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474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474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Server</w:delText>
        </w:r>
        <w:r w:rsidRPr="00AB44D1" w:rsidDel="00AB44D1">
          <w:rPr>
            <w:rFonts w:ascii="Courier New" w:hAnsi="Courier New" w:cs="Courier New"/>
            <w:bCs/>
            <w:spacing w:val="-4"/>
            <w:rPrChange w:id="475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has</w:delText>
        </w:r>
        <w:r w:rsidRPr="00AB44D1" w:rsidDel="00AB44D1">
          <w:rPr>
            <w:rFonts w:ascii="Courier New" w:hAnsi="Courier New" w:cs="Courier New"/>
            <w:bCs/>
            <w:spacing w:val="-4"/>
            <w:rPrChange w:id="475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been</w:delText>
        </w:r>
        <w:r w:rsidRPr="00AB44D1" w:rsidDel="00AB44D1">
          <w:rPr>
            <w:rFonts w:ascii="Courier New" w:hAnsi="Courier New" w:cs="Courier New"/>
            <w:bCs/>
            <w:spacing w:val="-4"/>
            <w:rPrChange w:id="475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started</w:delText>
        </w:r>
        <w:r w:rsidRPr="00AB44D1" w:rsidDel="00AB44D1">
          <w:rPr>
            <w:rFonts w:ascii="Courier New" w:hAnsi="Courier New" w:cs="Courier New"/>
            <w:bCs/>
            <w:spacing w:val="-4"/>
            <w:rPrChange w:id="4753" w:author="Александр Перепечаев" w:date="2021-05-26T13:24:00Z">
              <w:rPr>
                <w:rFonts w:ascii="Courier New" w:hAnsi="Courier New" w:cs="Courier New"/>
                <w:bCs/>
                <w:spacing w:val="-4"/>
                <w:lang w:val="en-US"/>
              </w:rPr>
            </w:rPrChange>
          </w:rPr>
          <w:delText>')})</w:delText>
        </w:r>
      </w:del>
    </w:p>
    <w:p w14:paraId="238DCD35" w14:textId="36C4B9D8" w:rsidR="00BC1ECC" w:rsidRPr="00EE5ABE" w:rsidDel="00AB44D1" w:rsidRDefault="0080131A" w:rsidP="00AB44D1">
      <w:pPr>
        <w:spacing w:after="240" w:line="360" w:lineRule="auto"/>
        <w:ind w:left="567"/>
        <w:jc w:val="center"/>
        <w:rPr>
          <w:del w:id="4754" w:author="Александр Перепечаев" w:date="2021-05-26T13:23:00Z"/>
          <w:b/>
          <w:bCs/>
        </w:rPr>
        <w:pPrChange w:id="4755" w:author="Александр Перепечаев" w:date="2021-05-26T13:23:00Z">
          <w:pPr>
            <w:pStyle w:val="afffe"/>
            <w:ind w:firstLine="0"/>
          </w:pPr>
        </w:pPrChange>
      </w:pPr>
      <w:del w:id="4756" w:author="Александр Перепечаев" w:date="2021-05-26T13:23:00Z">
        <w:r w:rsidRPr="0085241E" w:rsidDel="00AB44D1">
          <w:rPr>
            <w:bCs/>
            <w:color w:val="171717"/>
            <w:lang w:eastAsia="en-US"/>
          </w:rPr>
          <w:delText>Листинг Б.</w:delText>
        </w:r>
        <w:r w:rsidDel="00AB44D1">
          <w:rPr>
            <w:bCs/>
            <w:color w:val="171717"/>
            <w:lang w:eastAsia="en-US"/>
          </w:rPr>
          <w:delText xml:space="preserve">8 – </w:delText>
        </w:r>
        <w:r w:rsidRPr="0085241E" w:rsidDel="00AB44D1">
          <w:rPr>
            <w:bCs/>
            <w:color w:val="171717"/>
            <w:lang w:eastAsia="en-US"/>
          </w:rPr>
          <w:delText xml:space="preserve"> </w:delText>
        </w:r>
        <w:r w:rsidR="006913B2" w:rsidDel="00AB44D1">
          <w:rPr>
            <w:bCs/>
          </w:rPr>
          <w:delText>И</w:delText>
        </w:r>
        <w:r w:rsidR="00BC1ECC" w:rsidRPr="00EE5ABE" w:rsidDel="00AB44D1">
          <w:rPr>
            <w:bCs/>
          </w:rPr>
          <w:delText xml:space="preserve">сходный код </w:delText>
        </w:r>
        <w:r w:rsidR="00BC1ECC" w:rsidRPr="00EE5ABE" w:rsidDel="00AB44D1">
          <w:rPr>
            <w:bCs/>
            <w:lang w:val="en-US"/>
          </w:rPr>
          <w:delText>backend</w:delText>
        </w:r>
        <w:r w:rsidR="00BC1ECC" w:rsidRPr="00EE5ABE" w:rsidDel="00AB44D1">
          <w:rPr>
            <w:bCs/>
          </w:rPr>
          <w:delText xml:space="preserve"> файла </w:delText>
        </w:r>
        <w:r w:rsidR="00BC1ECC" w:rsidRPr="00EE5ABE" w:rsidDel="00AB44D1">
          <w:rPr>
            <w:bCs/>
            <w:lang w:val="en-US"/>
          </w:rPr>
          <w:delText>user</w:delText>
        </w:r>
        <w:r w:rsidR="00BC1ECC" w:rsidRPr="00EE5ABE" w:rsidDel="00AB44D1">
          <w:rPr>
            <w:bCs/>
          </w:rPr>
          <w:delText>.</w:delText>
        </w:r>
        <w:r w:rsidR="00BC1ECC" w:rsidRPr="00EE5ABE" w:rsidDel="00AB44D1">
          <w:rPr>
            <w:bCs/>
            <w:lang w:val="en-US"/>
          </w:rPr>
          <w:delText>js</w:delText>
        </w:r>
        <w:r w:rsidR="00BC1ECC" w:rsidRPr="00EE5ABE" w:rsidDel="00AB44D1">
          <w:rPr>
            <w:bCs/>
          </w:rPr>
          <w:delText xml:space="preserve"> </w:delText>
        </w:r>
      </w:del>
    </w:p>
    <w:p w14:paraId="4813014E" w14:textId="70CCD050" w:rsidR="00BC1ECC" w:rsidRPr="00AB44D1" w:rsidDel="00AB44D1" w:rsidRDefault="00BC1ECC" w:rsidP="00AB44D1">
      <w:pPr>
        <w:spacing w:after="240" w:line="360" w:lineRule="auto"/>
        <w:ind w:left="567"/>
        <w:jc w:val="center"/>
        <w:rPr>
          <w:del w:id="4757" w:author="Александр Перепечаев" w:date="2021-05-26T13:23:00Z"/>
          <w:rFonts w:ascii="Courier New" w:hAnsi="Courier New" w:cs="Courier New"/>
          <w:bCs/>
          <w:spacing w:val="-4"/>
          <w:rPrChange w:id="4758" w:author="Александр Перепечаев" w:date="2021-05-26T13:24:00Z">
            <w:rPr>
              <w:del w:id="4759" w:author="Александр Перепечаев" w:date="2021-05-26T13:23:00Z"/>
              <w:rFonts w:ascii="Courier New" w:hAnsi="Courier New" w:cs="Courier New"/>
              <w:bCs/>
              <w:spacing w:val="-4"/>
              <w:lang w:val="en-US"/>
            </w:rPr>
          </w:rPrChange>
        </w:rPr>
        <w:pPrChange w:id="4760" w:author="Александр Перепечаев" w:date="2021-05-26T13:23:00Z">
          <w:pPr>
            <w:autoSpaceDE w:val="0"/>
            <w:autoSpaceDN w:val="0"/>
            <w:adjustRightInd w:val="0"/>
            <w:ind w:left="567" w:firstLine="709"/>
          </w:pPr>
        </w:pPrChange>
      </w:pPr>
      <w:del w:id="4761"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476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476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476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pg</w:delText>
        </w:r>
        <w:r w:rsidRPr="00AB44D1" w:rsidDel="00AB44D1">
          <w:rPr>
            <w:rFonts w:ascii="Courier New" w:hAnsi="Courier New" w:cs="Courier New"/>
            <w:bCs/>
            <w:spacing w:val="-4"/>
            <w:rPrChange w:id="4765" w:author="Александр Перепечаев" w:date="2021-05-26T13:24:00Z">
              <w:rPr>
                <w:rFonts w:ascii="Courier New" w:hAnsi="Courier New" w:cs="Courier New"/>
                <w:bCs/>
                <w:spacing w:val="-4"/>
                <w:lang w:val="en-US"/>
              </w:rPr>
            </w:rPrChange>
          </w:rPr>
          <w:delText>");</w:delText>
        </w:r>
      </w:del>
    </w:p>
    <w:p w14:paraId="74286645" w14:textId="1EFE5CB1" w:rsidR="00BC1ECC" w:rsidRPr="00AB44D1" w:rsidDel="00AB44D1" w:rsidRDefault="00BC1ECC" w:rsidP="00AB44D1">
      <w:pPr>
        <w:spacing w:after="240" w:line="360" w:lineRule="auto"/>
        <w:ind w:left="567"/>
        <w:jc w:val="center"/>
        <w:rPr>
          <w:del w:id="4766" w:author="Александр Перепечаев" w:date="2021-05-26T13:23:00Z"/>
          <w:rFonts w:ascii="Courier New" w:hAnsi="Courier New" w:cs="Courier New"/>
          <w:bCs/>
          <w:spacing w:val="-4"/>
          <w:rPrChange w:id="4767" w:author="Александр Перепечаев" w:date="2021-05-26T13:24:00Z">
            <w:rPr>
              <w:del w:id="4768" w:author="Александр Перепечаев" w:date="2021-05-26T13:23:00Z"/>
              <w:rFonts w:ascii="Courier New" w:hAnsi="Courier New" w:cs="Courier New"/>
              <w:bCs/>
              <w:spacing w:val="-4"/>
              <w:lang w:val="en-US"/>
            </w:rPr>
          </w:rPrChange>
        </w:rPr>
        <w:pPrChange w:id="4769" w:author="Александр Перепечаев" w:date="2021-05-26T13:23:00Z">
          <w:pPr>
            <w:autoSpaceDE w:val="0"/>
            <w:autoSpaceDN w:val="0"/>
            <w:adjustRightInd w:val="0"/>
            <w:ind w:left="567" w:firstLine="709"/>
          </w:pPr>
        </w:pPrChange>
      </w:pPr>
      <w:del w:id="4770"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477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uuid</w:delText>
        </w:r>
        <w:r w:rsidRPr="00AB44D1" w:rsidDel="00AB44D1">
          <w:rPr>
            <w:rFonts w:ascii="Courier New" w:hAnsi="Courier New" w:cs="Courier New"/>
            <w:bCs/>
            <w:spacing w:val="-4"/>
            <w:rPrChange w:id="477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477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uuid</w:delText>
        </w:r>
        <w:r w:rsidRPr="00AB44D1" w:rsidDel="00AB44D1">
          <w:rPr>
            <w:rFonts w:ascii="Courier New" w:hAnsi="Courier New" w:cs="Courier New"/>
            <w:bCs/>
            <w:spacing w:val="-4"/>
            <w:rPrChange w:id="477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w:delText>
        </w:r>
        <w:r w:rsidRPr="00AB44D1" w:rsidDel="00AB44D1">
          <w:rPr>
            <w:rFonts w:ascii="Courier New" w:hAnsi="Courier New" w:cs="Courier New"/>
            <w:bCs/>
            <w:spacing w:val="-4"/>
            <w:rPrChange w:id="4775" w:author="Александр Перепечаев" w:date="2021-05-26T13:24:00Z">
              <w:rPr>
                <w:rFonts w:ascii="Courier New" w:hAnsi="Courier New" w:cs="Courier New"/>
                <w:bCs/>
                <w:spacing w:val="-4"/>
                <w:lang w:val="en-US"/>
              </w:rPr>
            </w:rPrChange>
          </w:rPr>
          <w:delText>1');</w:delText>
        </w:r>
      </w:del>
    </w:p>
    <w:p w14:paraId="4CE84BB8" w14:textId="67B57730" w:rsidR="00BC1ECC" w:rsidRPr="00AB44D1" w:rsidDel="00AB44D1" w:rsidRDefault="00BC1ECC" w:rsidP="00AB44D1">
      <w:pPr>
        <w:spacing w:after="240" w:line="360" w:lineRule="auto"/>
        <w:ind w:left="567"/>
        <w:jc w:val="center"/>
        <w:rPr>
          <w:del w:id="4776" w:author="Александр Перепечаев" w:date="2021-05-26T13:23:00Z"/>
          <w:rFonts w:ascii="Courier New" w:hAnsi="Courier New" w:cs="Courier New"/>
          <w:bCs/>
          <w:spacing w:val="-4"/>
          <w:rPrChange w:id="4777" w:author="Александр Перепечаев" w:date="2021-05-26T13:24:00Z">
            <w:rPr>
              <w:del w:id="4778" w:author="Александр Перепечаев" w:date="2021-05-26T13:23:00Z"/>
              <w:rFonts w:ascii="Courier New" w:hAnsi="Courier New" w:cs="Courier New"/>
              <w:bCs/>
              <w:spacing w:val="-4"/>
              <w:lang w:val="en-US"/>
            </w:rPr>
          </w:rPrChange>
        </w:rPr>
        <w:pPrChange w:id="4779" w:author="Александр Перепечаев" w:date="2021-05-26T13:23:00Z">
          <w:pPr>
            <w:autoSpaceDE w:val="0"/>
            <w:autoSpaceDN w:val="0"/>
            <w:adjustRightInd w:val="0"/>
            <w:ind w:left="567" w:firstLine="709"/>
          </w:pPr>
        </w:pPrChange>
      </w:pPr>
      <w:del w:id="4780"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47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ncp</w:delText>
        </w:r>
        <w:r w:rsidRPr="00AB44D1" w:rsidDel="00AB44D1">
          <w:rPr>
            <w:rFonts w:ascii="Courier New" w:hAnsi="Courier New" w:cs="Courier New"/>
            <w:bCs/>
            <w:spacing w:val="-4"/>
            <w:rPrChange w:id="478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478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ncp</w:delText>
        </w:r>
        <w:r w:rsidRPr="00AB44D1" w:rsidDel="00AB44D1">
          <w:rPr>
            <w:rFonts w:ascii="Courier New" w:hAnsi="Courier New" w:cs="Courier New"/>
            <w:bCs/>
            <w:spacing w:val="-4"/>
            <w:rPrChange w:id="478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ncp</w:delText>
        </w:r>
        <w:r w:rsidRPr="00AB44D1" w:rsidDel="00AB44D1">
          <w:rPr>
            <w:rFonts w:ascii="Courier New" w:hAnsi="Courier New" w:cs="Courier New"/>
            <w:bCs/>
            <w:spacing w:val="-4"/>
            <w:rPrChange w:id="4785" w:author="Александр Перепечаев" w:date="2021-05-26T13:24:00Z">
              <w:rPr>
                <w:rFonts w:ascii="Courier New" w:hAnsi="Courier New" w:cs="Courier New"/>
                <w:bCs/>
                <w:spacing w:val="-4"/>
                <w:lang w:val="en-US"/>
              </w:rPr>
            </w:rPrChange>
          </w:rPr>
          <w:delText>;</w:delText>
        </w:r>
      </w:del>
    </w:p>
    <w:p w14:paraId="06ADA5FE" w14:textId="1C0EAFAE" w:rsidR="00BC1ECC" w:rsidRPr="00AB44D1" w:rsidDel="00AB44D1" w:rsidRDefault="00BC1ECC" w:rsidP="00AB44D1">
      <w:pPr>
        <w:spacing w:after="240" w:line="360" w:lineRule="auto"/>
        <w:ind w:left="567"/>
        <w:jc w:val="center"/>
        <w:rPr>
          <w:del w:id="4786" w:author="Александр Перепечаев" w:date="2021-05-26T13:23:00Z"/>
          <w:rFonts w:ascii="Courier New" w:hAnsi="Courier New" w:cs="Courier New"/>
          <w:bCs/>
          <w:spacing w:val="-4"/>
          <w:rPrChange w:id="4787" w:author="Александр Перепечаев" w:date="2021-05-26T13:24:00Z">
            <w:rPr>
              <w:del w:id="4788" w:author="Александр Перепечаев" w:date="2021-05-26T13:23:00Z"/>
              <w:rFonts w:ascii="Courier New" w:hAnsi="Courier New" w:cs="Courier New"/>
              <w:bCs/>
              <w:spacing w:val="-4"/>
              <w:lang w:val="en-US"/>
            </w:rPr>
          </w:rPrChange>
        </w:rPr>
        <w:pPrChange w:id="4789" w:author="Александр Перепечаев" w:date="2021-05-26T13:23:00Z">
          <w:pPr>
            <w:autoSpaceDE w:val="0"/>
            <w:autoSpaceDN w:val="0"/>
            <w:adjustRightInd w:val="0"/>
            <w:ind w:left="567" w:firstLine="709"/>
          </w:pPr>
        </w:pPrChange>
      </w:pPr>
      <w:del w:id="4790"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479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fs</w:delText>
        </w:r>
        <w:r w:rsidRPr="00AB44D1" w:rsidDel="00AB44D1">
          <w:rPr>
            <w:rFonts w:ascii="Courier New" w:hAnsi="Courier New" w:cs="Courier New"/>
            <w:bCs/>
            <w:spacing w:val="-4"/>
            <w:rPrChange w:id="479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479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fs</w:delText>
        </w:r>
        <w:r w:rsidRPr="00AB44D1" w:rsidDel="00AB44D1">
          <w:rPr>
            <w:rFonts w:ascii="Courier New" w:hAnsi="Courier New" w:cs="Courier New"/>
            <w:bCs/>
            <w:spacing w:val="-4"/>
            <w:rPrChange w:id="4794" w:author="Александр Перепечаев" w:date="2021-05-26T13:24:00Z">
              <w:rPr>
                <w:rFonts w:ascii="Courier New" w:hAnsi="Courier New" w:cs="Courier New"/>
                <w:bCs/>
                <w:spacing w:val="-4"/>
                <w:lang w:val="en-US"/>
              </w:rPr>
            </w:rPrChange>
          </w:rPr>
          <w:delText>');</w:delText>
        </w:r>
      </w:del>
    </w:p>
    <w:p w14:paraId="4EC5B413" w14:textId="2C890203" w:rsidR="00BC1ECC" w:rsidRPr="00AB44D1" w:rsidDel="00AB44D1" w:rsidRDefault="00BC1ECC" w:rsidP="00AB44D1">
      <w:pPr>
        <w:spacing w:after="240" w:line="360" w:lineRule="auto"/>
        <w:ind w:left="567"/>
        <w:jc w:val="center"/>
        <w:rPr>
          <w:del w:id="4795" w:author="Александр Перепечаев" w:date="2021-05-26T13:23:00Z"/>
          <w:rFonts w:ascii="Courier New" w:hAnsi="Courier New" w:cs="Courier New"/>
          <w:bCs/>
          <w:spacing w:val="-4"/>
          <w:rPrChange w:id="4796" w:author="Александр Перепечаев" w:date="2021-05-26T13:24:00Z">
            <w:rPr>
              <w:del w:id="4797" w:author="Александр Перепечаев" w:date="2021-05-26T13:23:00Z"/>
              <w:rFonts w:ascii="Courier New" w:hAnsi="Courier New" w:cs="Courier New"/>
              <w:bCs/>
              <w:spacing w:val="-4"/>
              <w:lang w:val="en-US"/>
            </w:rPr>
          </w:rPrChange>
        </w:rPr>
        <w:pPrChange w:id="4798" w:author="Александр Перепечаев" w:date="2021-05-26T13:23:00Z">
          <w:pPr>
            <w:autoSpaceDE w:val="0"/>
            <w:autoSpaceDN w:val="0"/>
            <w:adjustRightInd w:val="0"/>
            <w:ind w:left="567" w:firstLine="709"/>
          </w:pPr>
        </w:pPrChange>
      </w:pPr>
      <w:del w:id="4799"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480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config</w:delText>
        </w:r>
        <w:r w:rsidRPr="00AB44D1" w:rsidDel="00AB44D1">
          <w:rPr>
            <w:rFonts w:ascii="Courier New" w:hAnsi="Courier New" w:cs="Courier New"/>
            <w:bCs/>
            <w:spacing w:val="-4"/>
            <w:rPrChange w:id="480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480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config</w:delText>
        </w:r>
        <w:r w:rsidRPr="00AB44D1" w:rsidDel="00AB44D1">
          <w:rPr>
            <w:rFonts w:ascii="Courier New" w:hAnsi="Courier New" w:cs="Courier New"/>
            <w:bCs/>
            <w:spacing w:val="-4"/>
            <w:rPrChange w:id="480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config</w:delText>
        </w:r>
        <w:r w:rsidRPr="00AB44D1" w:rsidDel="00AB44D1">
          <w:rPr>
            <w:rFonts w:ascii="Courier New" w:hAnsi="Courier New" w:cs="Courier New"/>
            <w:bCs/>
            <w:spacing w:val="-4"/>
            <w:rPrChange w:id="480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4805" w:author="Александр Перепечаев" w:date="2021-05-26T13:24:00Z">
              <w:rPr>
                <w:rFonts w:ascii="Courier New" w:hAnsi="Courier New" w:cs="Courier New"/>
                <w:bCs/>
                <w:spacing w:val="-4"/>
                <w:lang w:val="en-US"/>
              </w:rPr>
            </w:rPrChange>
          </w:rPr>
          <w:delText>')</w:delText>
        </w:r>
      </w:del>
    </w:p>
    <w:p w14:paraId="119A1C97" w14:textId="1F1EF732" w:rsidR="00BC1ECC" w:rsidRPr="00AB44D1" w:rsidDel="00AB44D1" w:rsidRDefault="00BC1ECC" w:rsidP="00AB44D1">
      <w:pPr>
        <w:spacing w:after="240" w:line="360" w:lineRule="auto"/>
        <w:ind w:left="567"/>
        <w:jc w:val="center"/>
        <w:rPr>
          <w:del w:id="4806" w:author="Александр Перепечаев" w:date="2021-05-26T13:23:00Z"/>
          <w:rFonts w:ascii="Courier New" w:hAnsi="Courier New" w:cs="Courier New"/>
          <w:bCs/>
          <w:spacing w:val="-4"/>
          <w:rPrChange w:id="4807" w:author="Александр Перепечаев" w:date="2021-05-26T13:24:00Z">
            <w:rPr>
              <w:del w:id="4808" w:author="Александр Перепечаев" w:date="2021-05-26T13:23:00Z"/>
              <w:rFonts w:ascii="Courier New" w:hAnsi="Courier New" w:cs="Courier New"/>
              <w:bCs/>
              <w:spacing w:val="-4"/>
              <w:lang w:val="en-US"/>
            </w:rPr>
          </w:rPrChange>
        </w:rPr>
        <w:pPrChange w:id="4809" w:author="Александр Перепечаев" w:date="2021-05-26T13:23:00Z">
          <w:pPr>
            <w:autoSpaceDE w:val="0"/>
            <w:autoSpaceDN w:val="0"/>
            <w:adjustRightInd w:val="0"/>
            <w:ind w:left="567" w:firstLine="709"/>
          </w:pPr>
        </w:pPrChange>
      </w:pPr>
    </w:p>
    <w:p w14:paraId="60477E9B" w14:textId="091DD6B5" w:rsidR="00BC1ECC" w:rsidRPr="00AB44D1" w:rsidDel="00AB44D1" w:rsidRDefault="00BC1ECC" w:rsidP="00AB44D1">
      <w:pPr>
        <w:spacing w:after="240" w:line="360" w:lineRule="auto"/>
        <w:ind w:left="567"/>
        <w:jc w:val="center"/>
        <w:rPr>
          <w:del w:id="4810" w:author="Александр Перепечаев" w:date="2021-05-26T13:23:00Z"/>
          <w:rFonts w:ascii="Courier New" w:hAnsi="Courier New" w:cs="Courier New"/>
          <w:bCs/>
          <w:spacing w:val="-4"/>
          <w:rPrChange w:id="4811" w:author="Александр Перепечаев" w:date="2021-05-26T13:24:00Z">
            <w:rPr>
              <w:del w:id="4812" w:author="Александр Перепечаев" w:date="2021-05-26T13:23:00Z"/>
              <w:rFonts w:ascii="Courier New" w:hAnsi="Courier New" w:cs="Courier New"/>
              <w:bCs/>
              <w:spacing w:val="-4"/>
              <w:lang w:val="en-US"/>
            </w:rPr>
          </w:rPrChange>
        </w:rPr>
        <w:pPrChange w:id="4813" w:author="Александр Перепечаев" w:date="2021-05-26T13:23:00Z">
          <w:pPr>
            <w:autoSpaceDE w:val="0"/>
            <w:autoSpaceDN w:val="0"/>
            <w:adjustRightInd w:val="0"/>
            <w:ind w:left="567" w:firstLine="709"/>
          </w:pPr>
        </w:pPrChange>
      </w:pPr>
      <w:del w:id="4814" w:author="Александр Перепечаев" w:date="2021-05-26T13:23:00Z">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481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481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new</w:delText>
        </w:r>
        <w:r w:rsidRPr="00AB44D1" w:rsidDel="00AB44D1">
          <w:rPr>
            <w:rFonts w:ascii="Courier New" w:hAnsi="Courier New" w:cs="Courier New"/>
            <w:bCs/>
            <w:spacing w:val="-4"/>
            <w:rPrChange w:id="481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4818" w:author="Александр Перепечаев" w:date="2021-05-26T13:24:00Z">
              <w:rPr>
                <w:rFonts w:ascii="Courier New" w:hAnsi="Courier New" w:cs="Courier New"/>
                <w:bCs/>
                <w:spacing w:val="-4"/>
                <w:lang w:val="en-US"/>
              </w:rPr>
            </w:rPrChange>
          </w:rPr>
          <w:delText>({</w:delText>
        </w:r>
      </w:del>
    </w:p>
    <w:p w14:paraId="31D0F187" w14:textId="39422482" w:rsidR="00BC1ECC" w:rsidRPr="00AB44D1" w:rsidDel="00AB44D1" w:rsidRDefault="00BC1ECC" w:rsidP="00AB44D1">
      <w:pPr>
        <w:spacing w:after="240" w:line="360" w:lineRule="auto"/>
        <w:ind w:left="567"/>
        <w:jc w:val="center"/>
        <w:rPr>
          <w:del w:id="4819" w:author="Александр Перепечаев" w:date="2021-05-26T13:23:00Z"/>
          <w:rFonts w:ascii="Courier New" w:hAnsi="Courier New" w:cs="Courier New"/>
          <w:bCs/>
          <w:spacing w:val="-4"/>
          <w:rPrChange w:id="4820" w:author="Александр Перепечаев" w:date="2021-05-26T13:24:00Z">
            <w:rPr>
              <w:del w:id="4821" w:author="Александр Перепечаев" w:date="2021-05-26T13:23:00Z"/>
              <w:rFonts w:ascii="Courier New" w:hAnsi="Courier New" w:cs="Courier New"/>
              <w:bCs/>
              <w:spacing w:val="-4"/>
              <w:lang w:val="en-US"/>
            </w:rPr>
          </w:rPrChange>
        </w:rPr>
        <w:pPrChange w:id="4822" w:author="Александр Перепечаев" w:date="2021-05-26T13:23:00Z">
          <w:pPr>
            <w:autoSpaceDE w:val="0"/>
            <w:autoSpaceDN w:val="0"/>
            <w:adjustRightInd w:val="0"/>
            <w:ind w:left="567" w:firstLine="709"/>
          </w:pPr>
        </w:pPrChange>
      </w:pPr>
      <w:del w:id="4823" w:author="Александр Перепечаев" w:date="2021-05-26T13:23:00Z">
        <w:r w:rsidRPr="00AB44D1" w:rsidDel="00AB44D1">
          <w:rPr>
            <w:rFonts w:ascii="Courier New" w:hAnsi="Courier New" w:cs="Courier New"/>
            <w:bCs/>
            <w:spacing w:val="-4"/>
            <w:rPrChange w:id="482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482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config</w:delText>
        </w:r>
        <w:r w:rsidRPr="00AB44D1" w:rsidDel="00AB44D1">
          <w:rPr>
            <w:rFonts w:ascii="Courier New" w:hAnsi="Courier New" w:cs="Courier New"/>
            <w:bCs/>
            <w:spacing w:val="-4"/>
            <w:rPrChange w:id="482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4827" w:author="Александр Перепечаев" w:date="2021-05-26T13:24:00Z">
              <w:rPr>
                <w:rFonts w:ascii="Courier New" w:hAnsi="Courier New" w:cs="Courier New"/>
                <w:bCs/>
                <w:spacing w:val="-4"/>
                <w:lang w:val="en-US"/>
              </w:rPr>
            </w:rPrChange>
          </w:rPr>
          <w:delText>,</w:delText>
        </w:r>
      </w:del>
    </w:p>
    <w:p w14:paraId="37CE8D21" w14:textId="66C3904C" w:rsidR="00BC1ECC" w:rsidRPr="00AB44D1" w:rsidDel="00AB44D1" w:rsidRDefault="00BC1ECC" w:rsidP="00AB44D1">
      <w:pPr>
        <w:spacing w:after="240" w:line="360" w:lineRule="auto"/>
        <w:ind w:left="567"/>
        <w:jc w:val="center"/>
        <w:rPr>
          <w:del w:id="4828" w:author="Александр Перепечаев" w:date="2021-05-26T13:23:00Z"/>
          <w:rFonts w:ascii="Courier New" w:hAnsi="Courier New" w:cs="Courier New"/>
          <w:bCs/>
          <w:spacing w:val="-4"/>
          <w:rPrChange w:id="4829" w:author="Александр Перепечаев" w:date="2021-05-26T13:24:00Z">
            <w:rPr>
              <w:del w:id="4830" w:author="Александр Перепечаев" w:date="2021-05-26T13:23:00Z"/>
              <w:rFonts w:ascii="Courier New" w:hAnsi="Courier New" w:cs="Courier New"/>
              <w:bCs/>
              <w:spacing w:val="-4"/>
              <w:lang w:val="en-US"/>
            </w:rPr>
          </w:rPrChange>
        </w:rPr>
        <w:pPrChange w:id="4831" w:author="Александр Перепечаев" w:date="2021-05-26T13:23:00Z">
          <w:pPr>
            <w:autoSpaceDE w:val="0"/>
            <w:autoSpaceDN w:val="0"/>
            <w:adjustRightInd w:val="0"/>
            <w:ind w:left="567" w:firstLine="709"/>
          </w:pPr>
        </w:pPrChange>
      </w:pPr>
      <w:del w:id="4832" w:author="Александр Перепечаев" w:date="2021-05-26T13:23:00Z">
        <w:r w:rsidRPr="00AB44D1" w:rsidDel="00AB44D1">
          <w:rPr>
            <w:rFonts w:ascii="Courier New" w:hAnsi="Courier New" w:cs="Courier New"/>
            <w:bCs/>
            <w:spacing w:val="-4"/>
            <w:rPrChange w:id="483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password</w:delText>
        </w:r>
        <w:r w:rsidRPr="00AB44D1" w:rsidDel="00AB44D1">
          <w:rPr>
            <w:rFonts w:ascii="Courier New" w:hAnsi="Courier New" w:cs="Courier New"/>
            <w:bCs/>
            <w:spacing w:val="-4"/>
            <w:rPrChange w:id="483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config</w:delText>
        </w:r>
        <w:r w:rsidRPr="00AB44D1" w:rsidDel="00AB44D1">
          <w:rPr>
            <w:rFonts w:ascii="Courier New" w:hAnsi="Courier New" w:cs="Courier New"/>
            <w:bCs/>
            <w:spacing w:val="-4"/>
            <w:rPrChange w:id="483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password</w:delText>
        </w:r>
        <w:r w:rsidRPr="00AB44D1" w:rsidDel="00AB44D1">
          <w:rPr>
            <w:rFonts w:ascii="Courier New" w:hAnsi="Courier New" w:cs="Courier New"/>
            <w:bCs/>
            <w:spacing w:val="-4"/>
            <w:rPrChange w:id="4836" w:author="Александр Перепечаев" w:date="2021-05-26T13:24:00Z">
              <w:rPr>
                <w:rFonts w:ascii="Courier New" w:hAnsi="Courier New" w:cs="Courier New"/>
                <w:bCs/>
                <w:spacing w:val="-4"/>
                <w:lang w:val="en-US"/>
              </w:rPr>
            </w:rPrChange>
          </w:rPr>
          <w:delText>,</w:delText>
        </w:r>
      </w:del>
    </w:p>
    <w:p w14:paraId="0A08F09A" w14:textId="0DC1FBD9" w:rsidR="00BC1ECC" w:rsidRPr="00AB44D1" w:rsidDel="00AB44D1" w:rsidRDefault="00BC1ECC" w:rsidP="00AB44D1">
      <w:pPr>
        <w:spacing w:after="240" w:line="360" w:lineRule="auto"/>
        <w:ind w:left="567"/>
        <w:jc w:val="center"/>
        <w:rPr>
          <w:del w:id="4837" w:author="Александр Перепечаев" w:date="2021-05-26T13:23:00Z"/>
          <w:rFonts w:ascii="Courier New" w:hAnsi="Courier New" w:cs="Courier New"/>
          <w:bCs/>
          <w:spacing w:val="-4"/>
          <w:rPrChange w:id="4838" w:author="Александр Перепечаев" w:date="2021-05-26T13:24:00Z">
            <w:rPr>
              <w:del w:id="4839" w:author="Александр Перепечаев" w:date="2021-05-26T13:23:00Z"/>
              <w:rFonts w:ascii="Courier New" w:hAnsi="Courier New" w:cs="Courier New"/>
              <w:bCs/>
              <w:spacing w:val="-4"/>
              <w:lang w:val="en-US"/>
            </w:rPr>
          </w:rPrChange>
        </w:rPr>
        <w:pPrChange w:id="4840" w:author="Александр Перепечаев" w:date="2021-05-26T13:23:00Z">
          <w:pPr>
            <w:autoSpaceDE w:val="0"/>
            <w:autoSpaceDN w:val="0"/>
            <w:adjustRightInd w:val="0"/>
            <w:ind w:left="567" w:firstLine="709"/>
          </w:pPr>
        </w:pPrChange>
      </w:pPr>
      <w:del w:id="4841" w:author="Александр Перепечаев" w:date="2021-05-26T13:23:00Z">
        <w:r w:rsidRPr="00AB44D1" w:rsidDel="00AB44D1">
          <w:rPr>
            <w:rFonts w:ascii="Courier New" w:hAnsi="Courier New" w:cs="Courier New"/>
            <w:bCs/>
            <w:spacing w:val="-4"/>
            <w:rPrChange w:id="48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host</w:delText>
        </w:r>
        <w:r w:rsidRPr="00AB44D1" w:rsidDel="00AB44D1">
          <w:rPr>
            <w:rFonts w:ascii="Courier New" w:hAnsi="Courier New" w:cs="Courier New"/>
            <w:bCs/>
            <w:spacing w:val="-4"/>
            <w:rPrChange w:id="484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config</w:delText>
        </w:r>
        <w:r w:rsidRPr="00AB44D1" w:rsidDel="00AB44D1">
          <w:rPr>
            <w:rFonts w:ascii="Courier New" w:hAnsi="Courier New" w:cs="Courier New"/>
            <w:bCs/>
            <w:spacing w:val="-4"/>
            <w:rPrChange w:id="484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host</w:delText>
        </w:r>
        <w:r w:rsidRPr="00AB44D1" w:rsidDel="00AB44D1">
          <w:rPr>
            <w:rFonts w:ascii="Courier New" w:hAnsi="Courier New" w:cs="Courier New"/>
            <w:bCs/>
            <w:spacing w:val="-4"/>
            <w:rPrChange w:id="4845" w:author="Александр Перепечаев" w:date="2021-05-26T13:24:00Z">
              <w:rPr>
                <w:rFonts w:ascii="Courier New" w:hAnsi="Courier New" w:cs="Courier New"/>
                <w:bCs/>
                <w:spacing w:val="-4"/>
                <w:lang w:val="en-US"/>
              </w:rPr>
            </w:rPrChange>
          </w:rPr>
          <w:delText>,</w:delText>
        </w:r>
      </w:del>
    </w:p>
    <w:p w14:paraId="1402ED9C" w14:textId="7A7B8778" w:rsidR="00BC1ECC" w:rsidRPr="00AB44D1" w:rsidDel="00AB44D1" w:rsidRDefault="00BC1ECC" w:rsidP="00AB44D1">
      <w:pPr>
        <w:spacing w:after="240" w:line="360" w:lineRule="auto"/>
        <w:ind w:left="567"/>
        <w:jc w:val="center"/>
        <w:rPr>
          <w:del w:id="4846" w:author="Александр Перепечаев" w:date="2021-05-26T13:23:00Z"/>
          <w:rFonts w:ascii="Courier New" w:hAnsi="Courier New" w:cs="Courier New"/>
          <w:bCs/>
          <w:spacing w:val="-4"/>
          <w:rPrChange w:id="4847" w:author="Александр Перепечаев" w:date="2021-05-26T13:24:00Z">
            <w:rPr>
              <w:del w:id="4848" w:author="Александр Перепечаев" w:date="2021-05-26T13:23:00Z"/>
              <w:rFonts w:ascii="Courier New" w:hAnsi="Courier New" w:cs="Courier New"/>
              <w:bCs/>
              <w:spacing w:val="-4"/>
              <w:lang w:val="en-US"/>
            </w:rPr>
          </w:rPrChange>
        </w:rPr>
        <w:pPrChange w:id="4849" w:author="Александр Перепечаев" w:date="2021-05-26T13:23:00Z">
          <w:pPr>
            <w:autoSpaceDE w:val="0"/>
            <w:autoSpaceDN w:val="0"/>
            <w:adjustRightInd w:val="0"/>
            <w:ind w:left="567" w:firstLine="709"/>
          </w:pPr>
        </w:pPrChange>
      </w:pPr>
      <w:del w:id="4850" w:author="Александр Перепечаев" w:date="2021-05-26T13:23:00Z">
        <w:r w:rsidRPr="00AB44D1" w:rsidDel="00AB44D1">
          <w:rPr>
            <w:rFonts w:ascii="Courier New" w:hAnsi="Courier New" w:cs="Courier New"/>
            <w:bCs/>
            <w:spacing w:val="-4"/>
            <w:rPrChange w:id="485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port</w:delText>
        </w:r>
        <w:r w:rsidRPr="00AB44D1" w:rsidDel="00AB44D1">
          <w:rPr>
            <w:rFonts w:ascii="Courier New" w:hAnsi="Courier New" w:cs="Courier New"/>
            <w:bCs/>
            <w:spacing w:val="-4"/>
            <w:rPrChange w:id="485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config</w:delText>
        </w:r>
        <w:r w:rsidRPr="00AB44D1" w:rsidDel="00AB44D1">
          <w:rPr>
            <w:rFonts w:ascii="Courier New" w:hAnsi="Courier New" w:cs="Courier New"/>
            <w:bCs/>
            <w:spacing w:val="-4"/>
            <w:rPrChange w:id="485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port</w:delText>
        </w:r>
        <w:r w:rsidRPr="00AB44D1" w:rsidDel="00AB44D1">
          <w:rPr>
            <w:rFonts w:ascii="Courier New" w:hAnsi="Courier New" w:cs="Courier New"/>
            <w:bCs/>
            <w:spacing w:val="-4"/>
            <w:rPrChange w:id="4854" w:author="Александр Перепечаев" w:date="2021-05-26T13:24:00Z">
              <w:rPr>
                <w:rFonts w:ascii="Courier New" w:hAnsi="Courier New" w:cs="Courier New"/>
                <w:bCs/>
                <w:spacing w:val="-4"/>
                <w:lang w:val="en-US"/>
              </w:rPr>
            </w:rPrChange>
          </w:rPr>
          <w:delText>,</w:delText>
        </w:r>
      </w:del>
    </w:p>
    <w:p w14:paraId="4F622CD9" w14:textId="25F1CAE0" w:rsidR="00BC1ECC" w:rsidRPr="00AB44D1" w:rsidDel="00AB44D1" w:rsidRDefault="00BC1ECC" w:rsidP="00AB44D1">
      <w:pPr>
        <w:spacing w:after="240" w:line="360" w:lineRule="auto"/>
        <w:ind w:left="567"/>
        <w:jc w:val="center"/>
        <w:rPr>
          <w:del w:id="4855" w:author="Александр Перепечаев" w:date="2021-05-26T13:23:00Z"/>
          <w:rFonts w:ascii="Courier New" w:hAnsi="Courier New" w:cs="Courier New"/>
          <w:bCs/>
          <w:spacing w:val="-4"/>
          <w:rPrChange w:id="4856" w:author="Александр Перепечаев" w:date="2021-05-26T13:24:00Z">
            <w:rPr>
              <w:del w:id="4857" w:author="Александр Перепечаев" w:date="2021-05-26T13:23:00Z"/>
              <w:rFonts w:ascii="Courier New" w:hAnsi="Courier New" w:cs="Courier New"/>
              <w:bCs/>
              <w:spacing w:val="-4"/>
              <w:lang w:val="en-US"/>
            </w:rPr>
          </w:rPrChange>
        </w:rPr>
        <w:pPrChange w:id="4858" w:author="Александр Перепечаев" w:date="2021-05-26T13:23:00Z">
          <w:pPr>
            <w:autoSpaceDE w:val="0"/>
            <w:autoSpaceDN w:val="0"/>
            <w:adjustRightInd w:val="0"/>
            <w:ind w:left="567" w:firstLine="709"/>
          </w:pPr>
        </w:pPrChange>
      </w:pPr>
      <w:del w:id="4859" w:author="Александр Перепечаев" w:date="2021-05-26T13:23:00Z">
        <w:r w:rsidRPr="00AB44D1" w:rsidDel="00AB44D1">
          <w:rPr>
            <w:rFonts w:ascii="Courier New" w:hAnsi="Courier New" w:cs="Courier New"/>
            <w:bCs/>
            <w:spacing w:val="-4"/>
            <w:rPrChange w:id="486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database</w:delText>
        </w:r>
        <w:r w:rsidRPr="00AB44D1" w:rsidDel="00AB44D1">
          <w:rPr>
            <w:rFonts w:ascii="Courier New" w:hAnsi="Courier New" w:cs="Courier New"/>
            <w:bCs/>
            <w:spacing w:val="-4"/>
            <w:rPrChange w:id="486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config</w:delText>
        </w:r>
        <w:r w:rsidRPr="00AB44D1" w:rsidDel="00AB44D1">
          <w:rPr>
            <w:rFonts w:ascii="Courier New" w:hAnsi="Courier New" w:cs="Courier New"/>
            <w:bCs/>
            <w:spacing w:val="-4"/>
            <w:rPrChange w:id="486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database</w:delText>
        </w:r>
      </w:del>
    </w:p>
    <w:p w14:paraId="045F5CFF" w14:textId="5E2FF24B" w:rsidR="00BC1ECC" w:rsidRPr="00AB44D1" w:rsidDel="00AB44D1" w:rsidRDefault="00BC1ECC" w:rsidP="00AB44D1">
      <w:pPr>
        <w:spacing w:after="240" w:line="360" w:lineRule="auto"/>
        <w:ind w:left="567"/>
        <w:jc w:val="center"/>
        <w:rPr>
          <w:del w:id="4863" w:author="Александр Перепечаев" w:date="2021-05-26T13:23:00Z"/>
          <w:rFonts w:ascii="Courier New" w:hAnsi="Courier New" w:cs="Courier New"/>
          <w:bCs/>
          <w:spacing w:val="-4"/>
          <w:rPrChange w:id="4864" w:author="Александр Перепечаев" w:date="2021-05-26T13:24:00Z">
            <w:rPr>
              <w:del w:id="4865" w:author="Александр Перепечаев" w:date="2021-05-26T13:23:00Z"/>
              <w:rFonts w:ascii="Courier New" w:hAnsi="Courier New" w:cs="Courier New"/>
              <w:bCs/>
              <w:spacing w:val="-4"/>
              <w:lang w:val="en-US"/>
            </w:rPr>
          </w:rPrChange>
        </w:rPr>
        <w:pPrChange w:id="4866" w:author="Александр Перепечаев" w:date="2021-05-26T13:23:00Z">
          <w:pPr>
            <w:autoSpaceDE w:val="0"/>
            <w:autoSpaceDN w:val="0"/>
            <w:adjustRightInd w:val="0"/>
            <w:ind w:left="567" w:firstLine="709"/>
          </w:pPr>
        </w:pPrChange>
      </w:pPr>
      <w:del w:id="4867" w:author="Александр Перепечаев" w:date="2021-05-26T13:23:00Z">
        <w:r w:rsidRPr="00AB44D1" w:rsidDel="00AB44D1">
          <w:rPr>
            <w:rFonts w:ascii="Courier New" w:hAnsi="Courier New" w:cs="Courier New"/>
            <w:bCs/>
            <w:spacing w:val="-4"/>
            <w:rPrChange w:id="4868" w:author="Александр Перепечаев" w:date="2021-05-26T13:24:00Z">
              <w:rPr>
                <w:rFonts w:ascii="Courier New" w:hAnsi="Courier New" w:cs="Courier New"/>
                <w:bCs/>
                <w:spacing w:val="-4"/>
                <w:lang w:val="en-US"/>
              </w:rPr>
            </w:rPrChange>
          </w:rPr>
          <w:delText xml:space="preserve"> })</w:delText>
        </w:r>
      </w:del>
    </w:p>
    <w:p w14:paraId="597F6625" w14:textId="706F1743" w:rsidR="00BC1ECC" w:rsidRPr="00AB44D1" w:rsidDel="00AB44D1" w:rsidRDefault="00BC1ECC" w:rsidP="00AB44D1">
      <w:pPr>
        <w:spacing w:after="240" w:line="360" w:lineRule="auto"/>
        <w:ind w:left="567"/>
        <w:jc w:val="center"/>
        <w:rPr>
          <w:del w:id="4869" w:author="Александр Перепечаев" w:date="2021-05-26T13:23:00Z"/>
          <w:rFonts w:ascii="Courier New" w:hAnsi="Courier New" w:cs="Courier New"/>
          <w:bCs/>
          <w:spacing w:val="-4"/>
          <w:rPrChange w:id="4870" w:author="Александр Перепечаев" w:date="2021-05-26T13:24:00Z">
            <w:rPr>
              <w:del w:id="4871" w:author="Александр Перепечаев" w:date="2021-05-26T13:23:00Z"/>
              <w:rFonts w:ascii="Courier New" w:hAnsi="Courier New" w:cs="Courier New"/>
              <w:bCs/>
              <w:spacing w:val="-4"/>
              <w:lang w:val="en-US"/>
            </w:rPr>
          </w:rPrChange>
        </w:rPr>
        <w:pPrChange w:id="4872" w:author="Александр Перепечаев" w:date="2021-05-26T13:23:00Z">
          <w:pPr>
            <w:autoSpaceDE w:val="0"/>
            <w:autoSpaceDN w:val="0"/>
            <w:adjustRightInd w:val="0"/>
            <w:ind w:left="567" w:firstLine="709"/>
          </w:pPr>
        </w:pPrChange>
      </w:pPr>
    </w:p>
    <w:p w14:paraId="077E8C89" w14:textId="4F9E14EF" w:rsidR="00BC1ECC" w:rsidRPr="00AB44D1" w:rsidDel="00AB44D1" w:rsidRDefault="00BC1ECC" w:rsidP="00AB44D1">
      <w:pPr>
        <w:spacing w:after="240" w:line="360" w:lineRule="auto"/>
        <w:ind w:left="567"/>
        <w:jc w:val="center"/>
        <w:rPr>
          <w:del w:id="4873" w:author="Александр Перепечаев" w:date="2021-05-26T13:23:00Z"/>
          <w:rFonts w:ascii="Courier New" w:hAnsi="Courier New" w:cs="Courier New"/>
          <w:bCs/>
          <w:spacing w:val="-4"/>
          <w:rPrChange w:id="4874" w:author="Александр Перепечаев" w:date="2021-05-26T13:24:00Z">
            <w:rPr>
              <w:del w:id="4875" w:author="Александр Перепечаев" w:date="2021-05-26T13:23:00Z"/>
              <w:rFonts w:ascii="Courier New" w:hAnsi="Courier New" w:cs="Courier New"/>
              <w:bCs/>
              <w:spacing w:val="-4"/>
              <w:lang w:val="en-US"/>
            </w:rPr>
          </w:rPrChange>
        </w:rPr>
        <w:pPrChange w:id="4876" w:author="Александр Перепечаев" w:date="2021-05-26T13:23:00Z">
          <w:pPr>
            <w:autoSpaceDE w:val="0"/>
            <w:autoSpaceDN w:val="0"/>
            <w:adjustRightInd w:val="0"/>
            <w:ind w:left="567" w:firstLine="709"/>
          </w:pPr>
        </w:pPrChange>
      </w:pPr>
      <w:del w:id="4877" w:author="Александр Перепечаев" w:date="2021-05-26T13:23:00Z">
        <w:r w:rsidRPr="00AB44D1" w:rsidDel="00AB44D1">
          <w:rPr>
            <w:rFonts w:ascii="Courier New" w:hAnsi="Courier New" w:cs="Courier New"/>
            <w:bCs/>
            <w:spacing w:val="-4"/>
            <w:rPrChange w:id="487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start</w:delText>
        </w:r>
        <w:r w:rsidRPr="00AB44D1" w:rsidDel="00AB44D1">
          <w:rPr>
            <w:rFonts w:ascii="Courier New" w:hAnsi="Courier New" w:cs="Courier New"/>
            <w:bCs/>
            <w:spacing w:val="-4"/>
            <w:rPrChange w:id="4879" w:author="Александр Перепечаев" w:date="2021-05-26T13:24:00Z">
              <w:rPr>
                <w:rFonts w:ascii="Courier New" w:hAnsi="Courier New" w:cs="Courier New"/>
                <w:bCs/>
                <w:spacing w:val="-4"/>
                <w:lang w:val="en-US"/>
              </w:rPr>
            </w:rPrChange>
          </w:rPr>
          <w:delText>();</w:delText>
        </w:r>
      </w:del>
    </w:p>
    <w:p w14:paraId="1CE2173F" w14:textId="7E95ECDD" w:rsidR="00BC1ECC" w:rsidRPr="00AB44D1" w:rsidDel="00AB44D1" w:rsidRDefault="00BC1ECC" w:rsidP="00AB44D1">
      <w:pPr>
        <w:spacing w:after="240" w:line="360" w:lineRule="auto"/>
        <w:ind w:left="567"/>
        <w:jc w:val="center"/>
        <w:rPr>
          <w:del w:id="4880" w:author="Александр Перепечаев" w:date="2021-05-26T13:23:00Z"/>
          <w:rFonts w:ascii="Courier New" w:hAnsi="Courier New" w:cs="Courier New"/>
          <w:bCs/>
          <w:spacing w:val="-4"/>
          <w:rPrChange w:id="4881" w:author="Александр Перепечаев" w:date="2021-05-26T13:24:00Z">
            <w:rPr>
              <w:del w:id="4882" w:author="Александр Перепечаев" w:date="2021-05-26T13:23:00Z"/>
              <w:rFonts w:ascii="Courier New" w:hAnsi="Courier New" w:cs="Courier New"/>
              <w:bCs/>
              <w:spacing w:val="-4"/>
              <w:lang w:val="en-US"/>
            </w:rPr>
          </w:rPrChange>
        </w:rPr>
        <w:pPrChange w:id="4883" w:author="Александр Перепечаев" w:date="2021-05-26T13:23:00Z">
          <w:pPr>
            <w:autoSpaceDE w:val="0"/>
            <w:autoSpaceDN w:val="0"/>
            <w:adjustRightInd w:val="0"/>
            <w:ind w:left="567" w:firstLine="709"/>
          </w:pPr>
        </w:pPrChange>
      </w:pPr>
    </w:p>
    <w:p w14:paraId="28A29D8F" w14:textId="76FC851F" w:rsidR="00BC1ECC" w:rsidRPr="00AB44D1" w:rsidDel="00AB44D1" w:rsidRDefault="00BC1ECC" w:rsidP="00AB44D1">
      <w:pPr>
        <w:spacing w:after="240" w:line="360" w:lineRule="auto"/>
        <w:ind w:left="567"/>
        <w:jc w:val="center"/>
        <w:rPr>
          <w:del w:id="4884" w:author="Александр Перепечаев" w:date="2021-05-26T13:23:00Z"/>
          <w:rFonts w:ascii="Courier New" w:hAnsi="Courier New" w:cs="Courier New"/>
          <w:bCs/>
          <w:spacing w:val="-4"/>
          <w:rPrChange w:id="4885" w:author="Александр Перепечаев" w:date="2021-05-26T13:24:00Z">
            <w:rPr>
              <w:del w:id="4886" w:author="Александр Перепечаев" w:date="2021-05-26T13:23:00Z"/>
              <w:rFonts w:ascii="Courier New" w:hAnsi="Courier New" w:cs="Courier New"/>
              <w:bCs/>
              <w:spacing w:val="-4"/>
              <w:lang w:val="en-US"/>
            </w:rPr>
          </w:rPrChange>
        </w:rPr>
        <w:pPrChange w:id="4887" w:author="Александр Перепечаев" w:date="2021-05-26T13:23:00Z">
          <w:pPr>
            <w:autoSpaceDE w:val="0"/>
            <w:autoSpaceDN w:val="0"/>
            <w:adjustRightInd w:val="0"/>
            <w:ind w:left="567" w:firstLine="709"/>
          </w:pPr>
        </w:pPrChange>
      </w:pPr>
      <w:del w:id="4888" w:author="Александр Перепечаев" w:date="2021-05-26T13:23:00Z">
        <w:r w:rsidRPr="00AB44D1" w:rsidDel="00AB44D1">
          <w:rPr>
            <w:rFonts w:ascii="Courier New" w:hAnsi="Courier New" w:cs="Courier New"/>
            <w:bCs/>
            <w:spacing w:val="-4"/>
            <w:rPrChange w:id="488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489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489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start</w:delText>
        </w:r>
        <w:r w:rsidRPr="00AB44D1" w:rsidDel="00AB44D1">
          <w:rPr>
            <w:rFonts w:ascii="Courier New" w:hAnsi="Courier New" w:cs="Courier New"/>
            <w:bCs/>
            <w:spacing w:val="-4"/>
            <w:rPrChange w:id="4892" w:author="Александр Перепечаев" w:date="2021-05-26T13:24:00Z">
              <w:rPr>
                <w:rFonts w:ascii="Courier New" w:hAnsi="Courier New" w:cs="Courier New"/>
                <w:bCs/>
                <w:spacing w:val="-4"/>
                <w:lang w:val="en-US"/>
              </w:rPr>
            </w:rPrChange>
          </w:rPr>
          <w:delText>() {</w:delText>
        </w:r>
      </w:del>
    </w:p>
    <w:p w14:paraId="01835058" w14:textId="237B3090" w:rsidR="00BC1ECC" w:rsidRPr="00AB44D1" w:rsidDel="00AB44D1" w:rsidRDefault="00BC1ECC" w:rsidP="00AB44D1">
      <w:pPr>
        <w:spacing w:after="240" w:line="360" w:lineRule="auto"/>
        <w:ind w:left="567"/>
        <w:jc w:val="center"/>
        <w:rPr>
          <w:del w:id="4893" w:author="Александр Перепечаев" w:date="2021-05-26T13:23:00Z"/>
          <w:rFonts w:ascii="Courier New" w:hAnsi="Courier New" w:cs="Courier New"/>
          <w:bCs/>
          <w:spacing w:val="-4"/>
          <w:rPrChange w:id="4894" w:author="Александр Перепечаев" w:date="2021-05-26T13:24:00Z">
            <w:rPr>
              <w:del w:id="4895" w:author="Александр Перепечаев" w:date="2021-05-26T13:23:00Z"/>
              <w:rFonts w:ascii="Courier New" w:hAnsi="Courier New" w:cs="Courier New"/>
              <w:bCs/>
              <w:spacing w:val="-4"/>
              <w:lang w:val="en-US"/>
            </w:rPr>
          </w:rPrChange>
        </w:rPr>
        <w:pPrChange w:id="4896" w:author="Александр Перепечаев" w:date="2021-05-26T13:23:00Z">
          <w:pPr>
            <w:autoSpaceDE w:val="0"/>
            <w:autoSpaceDN w:val="0"/>
            <w:adjustRightInd w:val="0"/>
            <w:ind w:left="567" w:firstLine="709"/>
          </w:pPr>
        </w:pPrChange>
      </w:pPr>
      <w:del w:id="4897" w:author="Александр Перепечаев" w:date="2021-05-26T13:23:00Z">
        <w:r w:rsidRPr="00AB44D1" w:rsidDel="00AB44D1">
          <w:rPr>
            <w:rFonts w:ascii="Courier New" w:hAnsi="Courier New" w:cs="Courier New"/>
            <w:bCs/>
            <w:spacing w:val="-4"/>
            <w:rPrChange w:id="489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489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connect</w:delText>
        </w:r>
        <w:r w:rsidRPr="00AB44D1" w:rsidDel="00AB44D1">
          <w:rPr>
            <w:rFonts w:ascii="Courier New" w:hAnsi="Courier New" w:cs="Courier New"/>
            <w:bCs/>
            <w:spacing w:val="-4"/>
            <w:rPrChange w:id="4900" w:author="Александр Перепечаев" w:date="2021-05-26T13:24:00Z">
              <w:rPr>
                <w:rFonts w:ascii="Courier New" w:hAnsi="Courier New" w:cs="Courier New"/>
                <w:bCs/>
                <w:spacing w:val="-4"/>
                <w:lang w:val="en-US"/>
              </w:rPr>
            </w:rPrChange>
          </w:rPr>
          <w:delText>();</w:delText>
        </w:r>
      </w:del>
    </w:p>
    <w:p w14:paraId="1BA3A223" w14:textId="308FF5A9" w:rsidR="00BC1ECC" w:rsidRPr="00AB44D1" w:rsidDel="00AB44D1" w:rsidRDefault="00BC1ECC" w:rsidP="00AB44D1">
      <w:pPr>
        <w:spacing w:after="240" w:line="360" w:lineRule="auto"/>
        <w:ind w:left="567"/>
        <w:jc w:val="center"/>
        <w:rPr>
          <w:del w:id="4901" w:author="Александр Перепечаев" w:date="2021-05-26T13:23:00Z"/>
          <w:rFonts w:ascii="Courier New" w:hAnsi="Courier New" w:cs="Courier New"/>
          <w:bCs/>
          <w:spacing w:val="-4"/>
          <w:rPrChange w:id="4902" w:author="Александр Перепечаев" w:date="2021-05-26T13:24:00Z">
            <w:rPr>
              <w:del w:id="4903" w:author="Александр Перепечаев" w:date="2021-05-26T13:23:00Z"/>
              <w:rFonts w:ascii="Courier New" w:hAnsi="Courier New" w:cs="Courier New"/>
              <w:bCs/>
              <w:spacing w:val="-4"/>
              <w:lang w:val="en-US"/>
            </w:rPr>
          </w:rPrChange>
        </w:rPr>
        <w:pPrChange w:id="4904" w:author="Александр Перепечаев" w:date="2021-05-26T13:23:00Z">
          <w:pPr>
            <w:autoSpaceDE w:val="0"/>
            <w:autoSpaceDN w:val="0"/>
            <w:adjustRightInd w:val="0"/>
            <w:ind w:left="567" w:firstLine="709"/>
          </w:pPr>
        </w:pPrChange>
      </w:pPr>
      <w:del w:id="4905" w:author="Александр Перепечаев" w:date="2021-05-26T13:23:00Z">
        <w:r w:rsidRPr="00AB44D1" w:rsidDel="00AB44D1">
          <w:rPr>
            <w:rFonts w:ascii="Courier New" w:hAnsi="Courier New" w:cs="Courier New"/>
            <w:bCs/>
            <w:spacing w:val="-4"/>
            <w:rPrChange w:id="4906" w:author="Александр Перепечаев" w:date="2021-05-26T13:24:00Z">
              <w:rPr>
                <w:rFonts w:ascii="Courier New" w:hAnsi="Courier New" w:cs="Courier New"/>
                <w:bCs/>
                <w:spacing w:val="-4"/>
                <w:lang w:val="en-US"/>
              </w:rPr>
            </w:rPrChange>
          </w:rPr>
          <w:delText>}</w:delText>
        </w:r>
      </w:del>
    </w:p>
    <w:p w14:paraId="6F8FC9D4" w14:textId="5584F13D" w:rsidR="00BC1ECC" w:rsidRPr="00AB44D1" w:rsidDel="00AB44D1" w:rsidRDefault="00BC1ECC" w:rsidP="00AB44D1">
      <w:pPr>
        <w:spacing w:after="240" w:line="360" w:lineRule="auto"/>
        <w:ind w:left="567"/>
        <w:jc w:val="center"/>
        <w:rPr>
          <w:del w:id="4907" w:author="Александр Перепечаев" w:date="2021-05-26T13:23:00Z"/>
          <w:rFonts w:ascii="Courier New" w:hAnsi="Courier New" w:cs="Courier New"/>
          <w:bCs/>
          <w:spacing w:val="-4"/>
          <w:rPrChange w:id="4908" w:author="Александр Перепечаев" w:date="2021-05-26T13:24:00Z">
            <w:rPr>
              <w:del w:id="4909" w:author="Александр Перепечаев" w:date="2021-05-26T13:23:00Z"/>
              <w:rFonts w:ascii="Courier New" w:hAnsi="Courier New" w:cs="Courier New"/>
              <w:bCs/>
              <w:spacing w:val="-4"/>
              <w:lang w:val="en-US"/>
            </w:rPr>
          </w:rPrChange>
        </w:rPr>
        <w:pPrChange w:id="4910" w:author="Александр Перепечаев" w:date="2021-05-26T13:23:00Z">
          <w:pPr>
            <w:autoSpaceDE w:val="0"/>
            <w:autoSpaceDN w:val="0"/>
            <w:adjustRightInd w:val="0"/>
            <w:ind w:left="567" w:firstLine="709"/>
          </w:pPr>
        </w:pPrChange>
      </w:pPr>
      <w:del w:id="4911" w:author="Александр Перепечаев" w:date="2021-05-26T13:23:00Z">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49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491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connect</w:delText>
        </w:r>
        <w:r w:rsidRPr="00AB44D1" w:rsidDel="00AB44D1">
          <w:rPr>
            <w:rFonts w:ascii="Courier New" w:hAnsi="Courier New" w:cs="Courier New"/>
            <w:bCs/>
            <w:spacing w:val="-4"/>
            <w:rPrChange w:id="4914" w:author="Александр Перепечаев" w:date="2021-05-26T13:24:00Z">
              <w:rPr>
                <w:rFonts w:ascii="Courier New" w:hAnsi="Courier New" w:cs="Courier New"/>
                <w:bCs/>
                <w:spacing w:val="-4"/>
                <w:lang w:val="en-US"/>
              </w:rPr>
            </w:rPrChange>
          </w:rPr>
          <w:delText>() {</w:delText>
        </w:r>
      </w:del>
    </w:p>
    <w:p w14:paraId="7A3EB98B" w14:textId="4EB08052" w:rsidR="00BC1ECC" w:rsidRPr="00AB44D1" w:rsidDel="00AB44D1" w:rsidRDefault="00BC1ECC" w:rsidP="00AB44D1">
      <w:pPr>
        <w:spacing w:after="240" w:line="360" w:lineRule="auto"/>
        <w:ind w:left="567"/>
        <w:jc w:val="center"/>
        <w:rPr>
          <w:del w:id="4915" w:author="Александр Перепечаев" w:date="2021-05-26T13:23:00Z"/>
          <w:rFonts w:ascii="Courier New" w:hAnsi="Courier New" w:cs="Courier New"/>
          <w:bCs/>
          <w:spacing w:val="-4"/>
          <w:rPrChange w:id="4916" w:author="Александр Перепечаев" w:date="2021-05-26T13:24:00Z">
            <w:rPr>
              <w:del w:id="4917" w:author="Александр Перепечаев" w:date="2021-05-26T13:23:00Z"/>
              <w:rFonts w:ascii="Courier New" w:hAnsi="Courier New" w:cs="Courier New"/>
              <w:bCs/>
              <w:spacing w:val="-4"/>
              <w:lang w:val="en-US"/>
            </w:rPr>
          </w:rPrChange>
        </w:rPr>
        <w:pPrChange w:id="4918" w:author="Александр Перепечаев" w:date="2021-05-26T13:23:00Z">
          <w:pPr>
            <w:autoSpaceDE w:val="0"/>
            <w:autoSpaceDN w:val="0"/>
            <w:adjustRightInd w:val="0"/>
            <w:ind w:left="567" w:firstLine="709"/>
          </w:pPr>
        </w:pPrChange>
      </w:pPr>
      <w:del w:id="4919" w:author="Александр Перепечаев" w:date="2021-05-26T13:23:00Z">
        <w:r w:rsidRPr="00AB44D1" w:rsidDel="00AB44D1">
          <w:rPr>
            <w:rFonts w:ascii="Courier New" w:hAnsi="Courier New" w:cs="Courier New"/>
            <w:bCs/>
            <w:spacing w:val="-4"/>
            <w:rPrChange w:id="492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4921" w:author="Александр Перепечаев" w:date="2021-05-26T13:24:00Z">
              <w:rPr>
                <w:rFonts w:ascii="Courier New" w:hAnsi="Courier New" w:cs="Courier New"/>
                <w:bCs/>
                <w:spacing w:val="-4"/>
                <w:lang w:val="en-US"/>
              </w:rPr>
            </w:rPrChange>
          </w:rPr>
          <w:delText xml:space="preserve"> {</w:delText>
        </w:r>
      </w:del>
    </w:p>
    <w:p w14:paraId="536104E7" w14:textId="45790A11" w:rsidR="00BC1ECC" w:rsidRPr="00AB44D1" w:rsidDel="00AB44D1" w:rsidRDefault="00BC1ECC" w:rsidP="00AB44D1">
      <w:pPr>
        <w:spacing w:after="240" w:line="360" w:lineRule="auto"/>
        <w:ind w:left="567"/>
        <w:jc w:val="center"/>
        <w:rPr>
          <w:del w:id="4922" w:author="Александр Перепечаев" w:date="2021-05-26T13:23:00Z"/>
          <w:rFonts w:ascii="Courier New" w:hAnsi="Courier New" w:cs="Courier New"/>
          <w:bCs/>
          <w:spacing w:val="-4"/>
          <w:rPrChange w:id="4923" w:author="Александр Перепечаев" w:date="2021-05-26T13:24:00Z">
            <w:rPr>
              <w:del w:id="4924" w:author="Александр Перепечаев" w:date="2021-05-26T13:23:00Z"/>
              <w:rFonts w:ascii="Courier New" w:hAnsi="Courier New" w:cs="Courier New"/>
              <w:bCs/>
              <w:spacing w:val="-4"/>
              <w:lang w:val="en-US"/>
            </w:rPr>
          </w:rPrChange>
        </w:rPr>
        <w:pPrChange w:id="4925" w:author="Александр Перепечаев" w:date="2021-05-26T13:23:00Z">
          <w:pPr>
            <w:autoSpaceDE w:val="0"/>
            <w:autoSpaceDN w:val="0"/>
            <w:adjustRightInd w:val="0"/>
            <w:ind w:left="567" w:firstLine="709"/>
          </w:pPr>
        </w:pPrChange>
      </w:pPr>
      <w:del w:id="4926" w:author="Александр Перепечаев" w:date="2021-05-26T13:23:00Z">
        <w:r w:rsidRPr="00AB44D1" w:rsidDel="00AB44D1">
          <w:rPr>
            <w:rFonts w:ascii="Courier New" w:hAnsi="Courier New" w:cs="Courier New"/>
            <w:bCs/>
            <w:spacing w:val="-4"/>
            <w:rPrChange w:id="492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492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492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connect</w:delText>
        </w:r>
        <w:r w:rsidRPr="00AB44D1" w:rsidDel="00AB44D1">
          <w:rPr>
            <w:rFonts w:ascii="Courier New" w:hAnsi="Courier New" w:cs="Courier New"/>
            <w:bCs/>
            <w:spacing w:val="-4"/>
            <w:rPrChange w:id="4930" w:author="Александр Перепечаев" w:date="2021-05-26T13:24:00Z">
              <w:rPr>
                <w:rFonts w:ascii="Courier New" w:hAnsi="Courier New" w:cs="Courier New"/>
                <w:bCs/>
                <w:spacing w:val="-4"/>
                <w:lang w:val="en-US"/>
              </w:rPr>
            </w:rPrChange>
          </w:rPr>
          <w:delText>();</w:delText>
        </w:r>
      </w:del>
    </w:p>
    <w:p w14:paraId="4C05F20D" w14:textId="15B60454" w:rsidR="00BC1ECC" w:rsidRPr="00AB44D1" w:rsidDel="00AB44D1" w:rsidRDefault="00BC1ECC" w:rsidP="00AB44D1">
      <w:pPr>
        <w:spacing w:after="240" w:line="360" w:lineRule="auto"/>
        <w:ind w:left="567"/>
        <w:jc w:val="center"/>
        <w:rPr>
          <w:del w:id="4931" w:author="Александр Перепечаев" w:date="2021-05-26T13:23:00Z"/>
          <w:rFonts w:ascii="Courier New" w:hAnsi="Courier New" w:cs="Courier New"/>
          <w:bCs/>
          <w:spacing w:val="-4"/>
          <w:rPrChange w:id="4932" w:author="Александр Перепечаев" w:date="2021-05-26T13:24:00Z">
            <w:rPr>
              <w:del w:id="4933" w:author="Александр Перепечаев" w:date="2021-05-26T13:23:00Z"/>
              <w:rFonts w:ascii="Courier New" w:hAnsi="Courier New" w:cs="Courier New"/>
              <w:bCs/>
              <w:spacing w:val="-4"/>
              <w:lang w:val="en-US"/>
            </w:rPr>
          </w:rPrChange>
        </w:rPr>
        <w:pPrChange w:id="4934" w:author="Александр Перепечаев" w:date="2021-05-26T13:23:00Z">
          <w:pPr>
            <w:autoSpaceDE w:val="0"/>
            <w:autoSpaceDN w:val="0"/>
            <w:adjustRightInd w:val="0"/>
            <w:ind w:left="567" w:firstLine="709"/>
          </w:pPr>
        </w:pPrChange>
      </w:pPr>
      <w:del w:id="4935" w:author="Александр Перепечаев" w:date="2021-05-26T13:23:00Z">
        <w:r w:rsidRPr="00AB44D1" w:rsidDel="00AB44D1">
          <w:rPr>
            <w:rFonts w:ascii="Courier New" w:hAnsi="Courier New" w:cs="Courier New"/>
            <w:bCs/>
            <w:spacing w:val="-4"/>
            <w:rPrChange w:id="4936" w:author="Александр Перепечаев" w:date="2021-05-26T13:24:00Z">
              <w:rPr>
                <w:rFonts w:ascii="Courier New" w:hAnsi="Courier New" w:cs="Courier New"/>
                <w:bCs/>
                <w:spacing w:val="-4"/>
                <w:lang w:val="en-US"/>
              </w:rPr>
            </w:rPrChange>
          </w:rPr>
          <w:delText xml:space="preserve">    }</w:delText>
        </w:r>
      </w:del>
    </w:p>
    <w:p w14:paraId="1B23B84A" w14:textId="1EAAD8B6" w:rsidR="00BC1ECC" w:rsidRPr="00AB44D1" w:rsidDel="00AB44D1" w:rsidRDefault="00BC1ECC" w:rsidP="00AB44D1">
      <w:pPr>
        <w:spacing w:after="240" w:line="360" w:lineRule="auto"/>
        <w:ind w:left="567"/>
        <w:jc w:val="center"/>
        <w:rPr>
          <w:del w:id="4937" w:author="Александр Перепечаев" w:date="2021-05-26T13:23:00Z"/>
          <w:rFonts w:ascii="Courier New" w:hAnsi="Courier New" w:cs="Courier New"/>
          <w:bCs/>
          <w:spacing w:val="-4"/>
          <w:rPrChange w:id="4938" w:author="Александр Перепечаев" w:date="2021-05-26T13:24:00Z">
            <w:rPr>
              <w:del w:id="4939" w:author="Александр Перепечаев" w:date="2021-05-26T13:23:00Z"/>
              <w:rFonts w:ascii="Courier New" w:hAnsi="Courier New" w:cs="Courier New"/>
              <w:bCs/>
              <w:spacing w:val="-4"/>
              <w:lang w:val="en-US"/>
            </w:rPr>
          </w:rPrChange>
        </w:rPr>
        <w:pPrChange w:id="4940" w:author="Александр Перепечаев" w:date="2021-05-26T13:23:00Z">
          <w:pPr>
            <w:autoSpaceDE w:val="0"/>
            <w:autoSpaceDN w:val="0"/>
            <w:adjustRightInd w:val="0"/>
            <w:ind w:left="567" w:firstLine="709"/>
          </w:pPr>
        </w:pPrChange>
      </w:pPr>
      <w:del w:id="4941" w:author="Александр Перепечаев" w:date="2021-05-26T13:23:00Z">
        <w:r w:rsidRPr="00AB44D1" w:rsidDel="00AB44D1">
          <w:rPr>
            <w:rFonts w:ascii="Courier New" w:hAnsi="Courier New" w:cs="Courier New"/>
            <w:bCs/>
            <w:spacing w:val="-4"/>
            <w:rPrChange w:id="49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494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4944" w:author="Александр Перепечаев" w:date="2021-05-26T13:24:00Z">
              <w:rPr>
                <w:rFonts w:ascii="Courier New" w:hAnsi="Courier New" w:cs="Courier New"/>
                <w:bCs/>
                <w:spacing w:val="-4"/>
                <w:lang w:val="en-US"/>
              </w:rPr>
            </w:rPrChange>
          </w:rPr>
          <w:delText>) {</w:delText>
        </w:r>
      </w:del>
    </w:p>
    <w:p w14:paraId="4461A103" w14:textId="4A11A527" w:rsidR="00BC1ECC" w:rsidRPr="00AB44D1" w:rsidDel="00AB44D1" w:rsidRDefault="00BC1ECC" w:rsidP="00AB44D1">
      <w:pPr>
        <w:spacing w:after="240" w:line="360" w:lineRule="auto"/>
        <w:ind w:left="567"/>
        <w:jc w:val="center"/>
        <w:rPr>
          <w:del w:id="4945" w:author="Александр Перепечаев" w:date="2021-05-26T13:23:00Z"/>
          <w:rFonts w:ascii="Courier New" w:hAnsi="Courier New" w:cs="Courier New"/>
          <w:bCs/>
          <w:spacing w:val="-4"/>
          <w:rPrChange w:id="4946" w:author="Александр Перепечаев" w:date="2021-05-26T13:24:00Z">
            <w:rPr>
              <w:del w:id="4947" w:author="Александр Перепечаев" w:date="2021-05-26T13:23:00Z"/>
              <w:rFonts w:ascii="Courier New" w:hAnsi="Courier New" w:cs="Courier New"/>
              <w:bCs/>
              <w:spacing w:val="-4"/>
              <w:lang w:val="en-US"/>
            </w:rPr>
          </w:rPrChange>
        </w:rPr>
        <w:pPrChange w:id="4948" w:author="Александр Перепечаев" w:date="2021-05-26T13:23:00Z">
          <w:pPr>
            <w:autoSpaceDE w:val="0"/>
            <w:autoSpaceDN w:val="0"/>
            <w:adjustRightInd w:val="0"/>
            <w:ind w:left="567" w:firstLine="709"/>
          </w:pPr>
        </w:pPrChange>
      </w:pPr>
      <w:del w:id="4949" w:author="Александр Перепечаев" w:date="2021-05-26T13:23:00Z">
        <w:r w:rsidRPr="00AB44D1" w:rsidDel="00AB44D1">
          <w:rPr>
            <w:rFonts w:ascii="Courier New" w:hAnsi="Courier New" w:cs="Courier New"/>
            <w:bCs/>
            <w:spacing w:val="-4"/>
            <w:rPrChange w:id="495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495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error</w:delText>
        </w:r>
        <w:r w:rsidRPr="00AB44D1" w:rsidDel="00AB44D1">
          <w:rPr>
            <w:rFonts w:ascii="Courier New" w:hAnsi="Courier New" w:cs="Courier New"/>
            <w:bCs/>
            <w:spacing w:val="-4"/>
            <w:rPrChange w:id="495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Failed</w:delText>
        </w:r>
        <w:r w:rsidRPr="00AB44D1" w:rsidDel="00AB44D1">
          <w:rPr>
            <w:rFonts w:ascii="Courier New" w:hAnsi="Courier New" w:cs="Courier New"/>
            <w:bCs/>
            <w:spacing w:val="-4"/>
            <w:rPrChange w:id="495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to</w:delText>
        </w:r>
        <w:r w:rsidRPr="00AB44D1" w:rsidDel="00AB44D1">
          <w:rPr>
            <w:rFonts w:ascii="Courier New" w:hAnsi="Courier New" w:cs="Courier New"/>
            <w:bCs/>
            <w:spacing w:val="-4"/>
            <w:rPrChange w:id="495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connect</w:delText>
        </w:r>
        <w:r w:rsidRPr="00AB44D1" w:rsidDel="00AB44D1">
          <w:rPr>
            <w:rFonts w:ascii="Courier New" w:hAnsi="Courier New" w:cs="Courier New"/>
            <w:bCs/>
            <w:spacing w:val="-4"/>
            <w:rPrChange w:id="49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4956" w:author="Александр Перепечаев" w:date="2021-05-26T13:24:00Z">
              <w:rPr>
                <w:rFonts w:ascii="Courier New" w:hAnsi="Courier New" w:cs="Courier New"/>
                <w:bCs/>
                <w:spacing w:val="-4"/>
                <w:lang w:val="en-US"/>
              </w:rPr>
            </w:rPrChange>
          </w:rPr>
          <w:delText>}`)</w:delText>
        </w:r>
      </w:del>
    </w:p>
    <w:p w14:paraId="706AB76B" w14:textId="038A3766" w:rsidR="00BC1ECC" w:rsidRPr="00AB44D1" w:rsidDel="00AB44D1" w:rsidRDefault="00BC1ECC" w:rsidP="00AB44D1">
      <w:pPr>
        <w:spacing w:after="240" w:line="360" w:lineRule="auto"/>
        <w:ind w:left="567"/>
        <w:jc w:val="center"/>
        <w:rPr>
          <w:del w:id="4957" w:author="Александр Перепечаев" w:date="2021-05-26T13:23:00Z"/>
          <w:rFonts w:ascii="Courier New" w:hAnsi="Courier New" w:cs="Courier New"/>
          <w:bCs/>
          <w:spacing w:val="-4"/>
          <w:rPrChange w:id="4958" w:author="Александр Перепечаев" w:date="2021-05-26T13:24:00Z">
            <w:rPr>
              <w:del w:id="4959" w:author="Александр Перепечаев" w:date="2021-05-26T13:23:00Z"/>
              <w:rFonts w:ascii="Courier New" w:hAnsi="Courier New" w:cs="Courier New"/>
              <w:bCs/>
              <w:spacing w:val="-4"/>
              <w:lang w:val="en-US"/>
            </w:rPr>
          </w:rPrChange>
        </w:rPr>
        <w:pPrChange w:id="4960" w:author="Александр Перепечаев" w:date="2021-05-26T13:23:00Z">
          <w:pPr>
            <w:autoSpaceDE w:val="0"/>
            <w:autoSpaceDN w:val="0"/>
            <w:adjustRightInd w:val="0"/>
            <w:ind w:left="567" w:firstLine="709"/>
          </w:pPr>
        </w:pPrChange>
      </w:pPr>
      <w:del w:id="4961" w:author="Александр Перепечаев" w:date="2021-05-26T13:23:00Z">
        <w:r w:rsidRPr="00AB44D1" w:rsidDel="00AB44D1">
          <w:rPr>
            <w:rFonts w:ascii="Courier New" w:hAnsi="Courier New" w:cs="Courier New"/>
            <w:bCs/>
            <w:spacing w:val="-4"/>
            <w:rPrChange w:id="4962" w:author="Александр Перепечаев" w:date="2021-05-26T13:24:00Z">
              <w:rPr>
                <w:rFonts w:ascii="Courier New" w:hAnsi="Courier New" w:cs="Courier New"/>
                <w:bCs/>
                <w:spacing w:val="-4"/>
                <w:lang w:val="en-US"/>
              </w:rPr>
            </w:rPrChange>
          </w:rPr>
          <w:delText xml:space="preserve">    }</w:delText>
        </w:r>
      </w:del>
    </w:p>
    <w:p w14:paraId="490B8113" w14:textId="7735A9AE" w:rsidR="00BC1ECC" w:rsidRPr="00AB44D1" w:rsidDel="00AB44D1" w:rsidRDefault="00BC1ECC" w:rsidP="00AB44D1">
      <w:pPr>
        <w:spacing w:after="240" w:line="360" w:lineRule="auto"/>
        <w:ind w:left="567"/>
        <w:jc w:val="center"/>
        <w:rPr>
          <w:del w:id="4963" w:author="Александр Перепечаев" w:date="2021-05-26T13:23:00Z"/>
          <w:rFonts w:ascii="Courier New" w:hAnsi="Courier New" w:cs="Courier New"/>
          <w:bCs/>
          <w:spacing w:val="-4"/>
          <w:rPrChange w:id="4964" w:author="Александр Перепечаев" w:date="2021-05-26T13:24:00Z">
            <w:rPr>
              <w:del w:id="4965" w:author="Александр Перепечаев" w:date="2021-05-26T13:23:00Z"/>
              <w:rFonts w:ascii="Courier New" w:hAnsi="Courier New" w:cs="Courier New"/>
              <w:bCs/>
              <w:spacing w:val="-4"/>
              <w:lang w:val="en-US"/>
            </w:rPr>
          </w:rPrChange>
        </w:rPr>
        <w:pPrChange w:id="4966" w:author="Александр Перепечаев" w:date="2021-05-26T13:23:00Z">
          <w:pPr>
            <w:autoSpaceDE w:val="0"/>
            <w:autoSpaceDN w:val="0"/>
            <w:adjustRightInd w:val="0"/>
            <w:ind w:left="567" w:firstLine="709"/>
          </w:pPr>
        </w:pPrChange>
      </w:pPr>
      <w:del w:id="4967" w:author="Александр Перепечаев" w:date="2021-05-26T13:23:00Z">
        <w:r w:rsidRPr="00AB44D1" w:rsidDel="00AB44D1">
          <w:rPr>
            <w:rFonts w:ascii="Courier New" w:hAnsi="Courier New" w:cs="Courier New"/>
            <w:bCs/>
            <w:spacing w:val="-4"/>
            <w:rPrChange w:id="4968" w:author="Александр Перепечаев" w:date="2021-05-26T13:24:00Z">
              <w:rPr>
                <w:rFonts w:ascii="Courier New" w:hAnsi="Courier New" w:cs="Courier New"/>
                <w:bCs/>
                <w:spacing w:val="-4"/>
                <w:lang w:val="en-US"/>
              </w:rPr>
            </w:rPrChange>
          </w:rPr>
          <w:delText>}</w:delText>
        </w:r>
      </w:del>
    </w:p>
    <w:p w14:paraId="5963A3D2" w14:textId="60BB5EF0" w:rsidR="00BC1ECC" w:rsidRPr="00AB44D1" w:rsidDel="00AB44D1" w:rsidRDefault="00BC1ECC" w:rsidP="00AB44D1">
      <w:pPr>
        <w:spacing w:after="240" w:line="360" w:lineRule="auto"/>
        <w:ind w:left="567"/>
        <w:jc w:val="center"/>
        <w:rPr>
          <w:del w:id="4969" w:author="Александр Перепечаев" w:date="2021-05-26T13:23:00Z"/>
          <w:rFonts w:ascii="Courier New" w:hAnsi="Courier New" w:cs="Courier New"/>
          <w:bCs/>
          <w:spacing w:val="-4"/>
          <w:rPrChange w:id="4970" w:author="Александр Перепечаев" w:date="2021-05-26T13:24:00Z">
            <w:rPr>
              <w:del w:id="4971" w:author="Александр Перепечаев" w:date="2021-05-26T13:23:00Z"/>
              <w:rFonts w:ascii="Courier New" w:hAnsi="Courier New" w:cs="Courier New"/>
              <w:bCs/>
              <w:spacing w:val="-4"/>
              <w:lang w:val="en-US"/>
            </w:rPr>
          </w:rPrChange>
        </w:rPr>
        <w:pPrChange w:id="4972" w:author="Александр Перепечаев" w:date="2021-05-26T13:23:00Z">
          <w:pPr>
            <w:autoSpaceDE w:val="0"/>
            <w:autoSpaceDN w:val="0"/>
            <w:adjustRightInd w:val="0"/>
            <w:ind w:left="567" w:firstLine="709"/>
          </w:pPr>
        </w:pPrChange>
      </w:pPr>
    </w:p>
    <w:p w14:paraId="5E909B09" w14:textId="0F35F83B" w:rsidR="00BC1ECC" w:rsidRPr="00AB44D1" w:rsidDel="00AB44D1" w:rsidRDefault="00BC1ECC" w:rsidP="00AB44D1">
      <w:pPr>
        <w:spacing w:after="240" w:line="360" w:lineRule="auto"/>
        <w:ind w:left="567"/>
        <w:jc w:val="center"/>
        <w:rPr>
          <w:del w:id="4973" w:author="Александр Перепечаев" w:date="2021-05-26T13:23:00Z"/>
          <w:rFonts w:ascii="Courier New" w:hAnsi="Courier New" w:cs="Courier New"/>
          <w:bCs/>
          <w:spacing w:val="-4"/>
          <w:rPrChange w:id="4974" w:author="Александр Перепечаев" w:date="2021-05-26T13:24:00Z">
            <w:rPr>
              <w:del w:id="4975" w:author="Александр Перепечаев" w:date="2021-05-26T13:23:00Z"/>
              <w:rFonts w:ascii="Courier New" w:hAnsi="Courier New" w:cs="Courier New"/>
              <w:bCs/>
              <w:spacing w:val="-4"/>
              <w:lang w:val="en-US"/>
            </w:rPr>
          </w:rPrChange>
        </w:rPr>
        <w:pPrChange w:id="4976" w:author="Александр Перепечаев" w:date="2021-05-26T13:23:00Z">
          <w:pPr>
            <w:autoSpaceDE w:val="0"/>
            <w:autoSpaceDN w:val="0"/>
            <w:adjustRightInd w:val="0"/>
            <w:ind w:left="567" w:firstLine="709"/>
          </w:pPr>
        </w:pPrChange>
      </w:pPr>
    </w:p>
    <w:p w14:paraId="409391B5" w14:textId="74334A9E" w:rsidR="00BC1ECC" w:rsidRPr="00AB44D1" w:rsidDel="00AB44D1" w:rsidRDefault="00BC1ECC" w:rsidP="00AB44D1">
      <w:pPr>
        <w:spacing w:after="240" w:line="360" w:lineRule="auto"/>
        <w:ind w:left="567"/>
        <w:jc w:val="center"/>
        <w:rPr>
          <w:del w:id="4977" w:author="Александр Перепечаев" w:date="2021-05-26T13:23:00Z"/>
          <w:rFonts w:ascii="Courier New" w:hAnsi="Courier New" w:cs="Courier New"/>
          <w:bCs/>
          <w:spacing w:val="-4"/>
          <w:rPrChange w:id="4978" w:author="Александр Перепечаев" w:date="2021-05-26T13:24:00Z">
            <w:rPr>
              <w:del w:id="4979" w:author="Александр Перепечаев" w:date="2021-05-26T13:23:00Z"/>
              <w:rFonts w:ascii="Courier New" w:hAnsi="Courier New" w:cs="Courier New"/>
              <w:bCs/>
              <w:spacing w:val="-4"/>
              <w:lang w:val="en-US"/>
            </w:rPr>
          </w:rPrChange>
        </w:rPr>
        <w:pPrChange w:id="4980" w:author="Александр Перепечаев" w:date="2021-05-26T13:23:00Z">
          <w:pPr>
            <w:autoSpaceDE w:val="0"/>
            <w:autoSpaceDN w:val="0"/>
            <w:adjustRightInd w:val="0"/>
            <w:ind w:left="567" w:firstLine="709"/>
          </w:pPr>
        </w:pPrChange>
      </w:pPr>
      <w:del w:id="4981" w:author="Александр Перепечаев" w:date="2021-05-26T13:23:00Z">
        <w:r w:rsidRPr="00EE5ABE" w:rsidDel="00AB44D1">
          <w:rPr>
            <w:rFonts w:ascii="Courier New" w:hAnsi="Courier New" w:cs="Courier New"/>
            <w:bCs/>
            <w:spacing w:val="-4"/>
            <w:lang w:val="en-US"/>
          </w:rPr>
          <w:delText>module</w:delText>
        </w:r>
        <w:r w:rsidRPr="00AB44D1" w:rsidDel="00AB44D1">
          <w:rPr>
            <w:rFonts w:ascii="Courier New" w:hAnsi="Courier New" w:cs="Courier New"/>
            <w:bCs/>
            <w:spacing w:val="-4"/>
            <w:rPrChange w:id="498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exports</w:delText>
        </w:r>
        <w:r w:rsidRPr="00AB44D1" w:rsidDel="00AB44D1">
          <w:rPr>
            <w:rFonts w:ascii="Courier New" w:hAnsi="Courier New" w:cs="Courier New"/>
            <w:bCs/>
            <w:spacing w:val="-4"/>
            <w:rPrChange w:id="4983" w:author="Александр Перепечаев" w:date="2021-05-26T13:24:00Z">
              <w:rPr>
                <w:rFonts w:ascii="Courier New" w:hAnsi="Courier New" w:cs="Courier New"/>
                <w:bCs/>
                <w:spacing w:val="-4"/>
                <w:lang w:val="en-US"/>
              </w:rPr>
            </w:rPrChange>
          </w:rPr>
          <w:delText xml:space="preserve"> = {</w:delText>
        </w:r>
      </w:del>
    </w:p>
    <w:p w14:paraId="78499AD3" w14:textId="38344251" w:rsidR="00BC1ECC" w:rsidRPr="00AB44D1" w:rsidDel="00AB44D1" w:rsidRDefault="00BC1ECC" w:rsidP="00AB44D1">
      <w:pPr>
        <w:spacing w:after="240" w:line="360" w:lineRule="auto"/>
        <w:ind w:left="567"/>
        <w:jc w:val="center"/>
        <w:rPr>
          <w:del w:id="4984" w:author="Александр Перепечаев" w:date="2021-05-26T13:23:00Z"/>
          <w:rFonts w:ascii="Courier New" w:hAnsi="Courier New" w:cs="Courier New"/>
          <w:bCs/>
          <w:spacing w:val="-4"/>
          <w:rPrChange w:id="4985" w:author="Александр Перепечаев" w:date="2021-05-26T13:24:00Z">
            <w:rPr>
              <w:del w:id="4986" w:author="Александр Перепечаев" w:date="2021-05-26T13:23:00Z"/>
              <w:rFonts w:ascii="Courier New" w:hAnsi="Courier New" w:cs="Courier New"/>
              <w:bCs/>
              <w:spacing w:val="-4"/>
              <w:lang w:val="en-US"/>
            </w:rPr>
          </w:rPrChange>
        </w:rPr>
        <w:pPrChange w:id="4987" w:author="Александр Перепечаев" w:date="2021-05-26T13:23:00Z">
          <w:pPr>
            <w:autoSpaceDE w:val="0"/>
            <w:autoSpaceDN w:val="0"/>
            <w:adjustRightInd w:val="0"/>
            <w:ind w:left="567" w:firstLine="709"/>
          </w:pPr>
        </w:pPrChange>
      </w:pPr>
      <w:del w:id="4988" w:author="Александр Перепечаев" w:date="2021-05-26T13:23:00Z">
        <w:r w:rsidRPr="00AB44D1" w:rsidDel="00AB44D1">
          <w:rPr>
            <w:rFonts w:ascii="Courier New" w:hAnsi="Courier New" w:cs="Courier New"/>
            <w:bCs/>
            <w:spacing w:val="-4"/>
            <w:rPrChange w:id="498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getImageName</w:delText>
        </w:r>
        <w:r w:rsidRPr="00AB44D1" w:rsidDel="00AB44D1">
          <w:rPr>
            <w:rFonts w:ascii="Courier New" w:hAnsi="Courier New" w:cs="Courier New"/>
            <w:bCs/>
            <w:spacing w:val="-4"/>
            <w:rPrChange w:id="499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499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4992" w:author="Александр Перепечаев" w:date="2021-05-26T13:24:00Z">
              <w:rPr>
                <w:rFonts w:ascii="Courier New" w:hAnsi="Courier New" w:cs="Courier New"/>
                <w:bCs/>
                <w:spacing w:val="-4"/>
                <w:lang w:val="en-US"/>
              </w:rPr>
            </w:rPrChange>
          </w:rPr>
          <w:delText>(){</w:delText>
        </w:r>
      </w:del>
    </w:p>
    <w:p w14:paraId="3AC59B32" w14:textId="1CBFBA46" w:rsidR="00BC1ECC" w:rsidRPr="00AB44D1" w:rsidDel="00AB44D1" w:rsidRDefault="00BC1ECC" w:rsidP="00AB44D1">
      <w:pPr>
        <w:spacing w:after="240" w:line="360" w:lineRule="auto"/>
        <w:ind w:left="567"/>
        <w:jc w:val="center"/>
        <w:rPr>
          <w:del w:id="4993" w:author="Александр Перепечаев" w:date="2021-05-26T13:23:00Z"/>
          <w:rFonts w:ascii="Courier New" w:hAnsi="Courier New" w:cs="Courier New"/>
          <w:bCs/>
          <w:spacing w:val="-4"/>
          <w:rPrChange w:id="4994" w:author="Александр Перепечаев" w:date="2021-05-26T13:24:00Z">
            <w:rPr>
              <w:del w:id="4995" w:author="Александр Перепечаев" w:date="2021-05-26T13:23:00Z"/>
              <w:rFonts w:ascii="Courier New" w:hAnsi="Courier New" w:cs="Courier New"/>
              <w:bCs/>
              <w:spacing w:val="-4"/>
              <w:lang w:val="en-US"/>
            </w:rPr>
          </w:rPrChange>
        </w:rPr>
        <w:pPrChange w:id="4996" w:author="Александр Перепечаев" w:date="2021-05-26T13:23:00Z">
          <w:pPr>
            <w:autoSpaceDE w:val="0"/>
            <w:autoSpaceDN w:val="0"/>
            <w:adjustRightInd w:val="0"/>
            <w:ind w:left="567" w:firstLine="709"/>
          </w:pPr>
        </w:pPrChange>
      </w:pPr>
      <w:del w:id="4997" w:author="Александр Перепечаев" w:date="2021-05-26T13:23:00Z">
        <w:r w:rsidRPr="00AB44D1" w:rsidDel="00AB44D1">
          <w:rPr>
            <w:rFonts w:ascii="Courier New" w:hAnsi="Courier New" w:cs="Courier New"/>
            <w:bCs/>
            <w:spacing w:val="-4"/>
            <w:rPrChange w:id="499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4999" w:author="Александр Перепечаев" w:date="2021-05-26T13:24:00Z">
              <w:rPr>
                <w:rFonts w:ascii="Courier New" w:hAnsi="Courier New" w:cs="Courier New"/>
                <w:bCs/>
                <w:spacing w:val="-4"/>
                <w:lang w:val="en-US"/>
              </w:rPr>
            </w:rPrChange>
          </w:rPr>
          <w:delText xml:space="preserve"> {</w:delText>
        </w:r>
      </w:del>
    </w:p>
    <w:p w14:paraId="49DFA175" w14:textId="4AF2B4CB" w:rsidR="00BC1ECC" w:rsidRPr="00AB44D1" w:rsidDel="00AB44D1" w:rsidRDefault="00BC1ECC" w:rsidP="00AB44D1">
      <w:pPr>
        <w:spacing w:after="240" w:line="360" w:lineRule="auto"/>
        <w:ind w:left="567"/>
        <w:jc w:val="center"/>
        <w:rPr>
          <w:del w:id="5000" w:author="Александр Перепечаев" w:date="2021-05-26T13:23:00Z"/>
          <w:rFonts w:ascii="Courier New" w:hAnsi="Courier New" w:cs="Courier New"/>
          <w:bCs/>
          <w:spacing w:val="-4"/>
          <w:rPrChange w:id="5001" w:author="Александр Перепечаев" w:date="2021-05-26T13:24:00Z">
            <w:rPr>
              <w:del w:id="5002" w:author="Александр Перепечаев" w:date="2021-05-26T13:23:00Z"/>
              <w:rFonts w:ascii="Courier New" w:hAnsi="Courier New" w:cs="Courier New"/>
              <w:bCs/>
              <w:spacing w:val="-4"/>
              <w:lang w:val="en-US"/>
            </w:rPr>
          </w:rPrChange>
        </w:rPr>
        <w:pPrChange w:id="5003" w:author="Александр Перепечаев" w:date="2021-05-26T13:23:00Z">
          <w:pPr>
            <w:autoSpaceDE w:val="0"/>
            <w:autoSpaceDN w:val="0"/>
            <w:adjustRightInd w:val="0"/>
            <w:ind w:left="567" w:firstLine="709"/>
          </w:pPr>
        </w:pPrChange>
      </w:pPr>
      <w:del w:id="5004" w:author="Александр Перепечаев" w:date="2021-05-26T13:23:00Z">
        <w:r w:rsidRPr="00AB44D1" w:rsidDel="00AB44D1">
          <w:rPr>
            <w:rFonts w:ascii="Courier New" w:hAnsi="Courier New" w:cs="Courier New"/>
            <w:bCs/>
            <w:spacing w:val="-4"/>
            <w:rPrChange w:id="50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500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500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0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00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01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select</w:delText>
        </w:r>
        <w:r w:rsidRPr="00AB44D1" w:rsidDel="00AB44D1">
          <w:rPr>
            <w:rFonts w:ascii="Courier New" w:hAnsi="Courier New" w:cs="Courier New"/>
            <w:bCs/>
            <w:spacing w:val="-4"/>
            <w:rPrChange w:id="501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50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501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face</w:delText>
        </w:r>
        <w:r w:rsidRPr="00AB44D1" w:rsidDel="00AB44D1">
          <w:rPr>
            <w:rFonts w:ascii="Courier New" w:hAnsi="Courier New" w:cs="Courier New"/>
            <w:bCs/>
            <w:spacing w:val="-4"/>
            <w:rPrChange w:id="5014" w:author="Александр Перепечаев" w:date="2021-05-26T13:24:00Z">
              <w:rPr>
                <w:rFonts w:ascii="Courier New" w:hAnsi="Courier New" w:cs="Courier New"/>
                <w:bCs/>
                <w:spacing w:val="-4"/>
                <w:lang w:val="en-US"/>
              </w:rPr>
            </w:rPrChange>
          </w:rPr>
          <w:delText>`);</w:delText>
        </w:r>
      </w:del>
    </w:p>
    <w:p w14:paraId="2341EC9B" w14:textId="3C052BB7" w:rsidR="00BC1ECC" w:rsidRPr="00AB44D1" w:rsidDel="00AB44D1" w:rsidRDefault="00BC1ECC" w:rsidP="00AB44D1">
      <w:pPr>
        <w:spacing w:after="240" w:line="360" w:lineRule="auto"/>
        <w:ind w:left="567"/>
        <w:jc w:val="center"/>
        <w:rPr>
          <w:del w:id="5015" w:author="Александр Перепечаев" w:date="2021-05-26T13:23:00Z"/>
          <w:rFonts w:ascii="Courier New" w:hAnsi="Courier New" w:cs="Courier New"/>
          <w:bCs/>
          <w:spacing w:val="-4"/>
          <w:rPrChange w:id="5016" w:author="Александр Перепечаев" w:date="2021-05-26T13:24:00Z">
            <w:rPr>
              <w:del w:id="5017" w:author="Александр Перепечаев" w:date="2021-05-26T13:23:00Z"/>
              <w:rFonts w:ascii="Courier New" w:hAnsi="Courier New" w:cs="Courier New"/>
              <w:bCs/>
              <w:spacing w:val="-4"/>
              <w:lang w:val="en-US"/>
            </w:rPr>
          </w:rPrChange>
        </w:rPr>
        <w:pPrChange w:id="5018" w:author="Александр Перепечаев" w:date="2021-05-26T13:23:00Z">
          <w:pPr>
            <w:autoSpaceDE w:val="0"/>
            <w:autoSpaceDN w:val="0"/>
            <w:adjustRightInd w:val="0"/>
            <w:ind w:left="567" w:firstLine="709"/>
          </w:pPr>
        </w:pPrChange>
      </w:pPr>
      <w:del w:id="5019" w:author="Александр Перепечаев" w:date="2021-05-26T13:23:00Z">
        <w:r w:rsidRPr="00AB44D1" w:rsidDel="00AB44D1">
          <w:rPr>
            <w:rFonts w:ascii="Courier New" w:hAnsi="Courier New" w:cs="Courier New"/>
            <w:bCs/>
            <w:spacing w:val="-4"/>
            <w:rPrChange w:id="502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02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table</w:delText>
        </w:r>
        <w:r w:rsidRPr="00AB44D1" w:rsidDel="00AB44D1">
          <w:rPr>
            <w:rFonts w:ascii="Courier New" w:hAnsi="Courier New" w:cs="Courier New"/>
            <w:bCs/>
            <w:spacing w:val="-4"/>
            <w:rPrChange w:id="502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502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024" w:author="Александр Перепечаев" w:date="2021-05-26T13:24:00Z">
              <w:rPr>
                <w:rFonts w:ascii="Courier New" w:hAnsi="Courier New" w:cs="Courier New"/>
                <w:bCs/>
                <w:spacing w:val="-4"/>
                <w:lang w:val="en-US"/>
              </w:rPr>
            </w:rPrChange>
          </w:rPr>
          <w:delText>)</w:delText>
        </w:r>
      </w:del>
    </w:p>
    <w:p w14:paraId="331ECDC0" w14:textId="799BA492" w:rsidR="00BC1ECC" w:rsidRPr="00AB44D1" w:rsidDel="00AB44D1" w:rsidRDefault="00BC1ECC" w:rsidP="00AB44D1">
      <w:pPr>
        <w:spacing w:after="240" w:line="360" w:lineRule="auto"/>
        <w:ind w:left="567"/>
        <w:jc w:val="center"/>
        <w:rPr>
          <w:del w:id="5025" w:author="Александр Перепечаев" w:date="2021-05-26T13:23:00Z"/>
          <w:rFonts w:ascii="Courier New" w:hAnsi="Courier New" w:cs="Courier New"/>
          <w:bCs/>
          <w:spacing w:val="-4"/>
          <w:rPrChange w:id="5026" w:author="Александр Перепечаев" w:date="2021-05-26T13:24:00Z">
            <w:rPr>
              <w:del w:id="5027" w:author="Александр Перепечаев" w:date="2021-05-26T13:23:00Z"/>
              <w:rFonts w:ascii="Courier New" w:hAnsi="Courier New" w:cs="Courier New"/>
              <w:bCs/>
              <w:spacing w:val="-4"/>
              <w:lang w:val="en-US"/>
            </w:rPr>
          </w:rPrChange>
        </w:rPr>
        <w:pPrChange w:id="5028" w:author="Александр Перепечаев" w:date="2021-05-26T13:23:00Z">
          <w:pPr>
            <w:autoSpaceDE w:val="0"/>
            <w:autoSpaceDN w:val="0"/>
            <w:adjustRightInd w:val="0"/>
            <w:ind w:left="567" w:firstLine="709"/>
          </w:pPr>
        </w:pPrChange>
      </w:pPr>
      <w:del w:id="5029" w:author="Александр Перепечаев" w:date="2021-05-26T13:23:00Z">
        <w:r w:rsidRPr="00AB44D1" w:rsidDel="00AB44D1">
          <w:rPr>
            <w:rFonts w:ascii="Courier New" w:hAnsi="Courier New" w:cs="Courier New"/>
            <w:bCs/>
            <w:spacing w:val="-4"/>
            <w:rPrChange w:id="503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03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503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033" w:author="Александр Перепечаев" w:date="2021-05-26T13:24:00Z">
              <w:rPr>
                <w:rFonts w:ascii="Courier New" w:hAnsi="Courier New" w:cs="Courier New"/>
                <w:bCs/>
                <w:spacing w:val="-4"/>
                <w:lang w:val="en-US"/>
              </w:rPr>
            </w:rPrChange>
          </w:rPr>
          <w:delText>;</w:delText>
        </w:r>
      </w:del>
    </w:p>
    <w:p w14:paraId="3FC8179E" w14:textId="6030E2B8" w:rsidR="00BC1ECC" w:rsidRPr="00AB44D1" w:rsidDel="00AB44D1" w:rsidRDefault="00BC1ECC" w:rsidP="00AB44D1">
      <w:pPr>
        <w:spacing w:after="240" w:line="360" w:lineRule="auto"/>
        <w:ind w:left="567"/>
        <w:jc w:val="center"/>
        <w:rPr>
          <w:del w:id="5034" w:author="Александр Перепечаев" w:date="2021-05-26T13:23:00Z"/>
          <w:rFonts w:ascii="Courier New" w:hAnsi="Courier New" w:cs="Courier New"/>
          <w:bCs/>
          <w:spacing w:val="-4"/>
          <w:rPrChange w:id="5035" w:author="Александр Перепечаев" w:date="2021-05-26T13:24:00Z">
            <w:rPr>
              <w:del w:id="5036" w:author="Александр Перепечаев" w:date="2021-05-26T13:23:00Z"/>
              <w:rFonts w:ascii="Courier New" w:hAnsi="Courier New" w:cs="Courier New"/>
              <w:bCs/>
              <w:spacing w:val="-4"/>
              <w:lang w:val="en-US"/>
            </w:rPr>
          </w:rPrChange>
        </w:rPr>
        <w:pPrChange w:id="5037" w:author="Александр Перепечаев" w:date="2021-05-26T13:23:00Z">
          <w:pPr>
            <w:autoSpaceDE w:val="0"/>
            <w:autoSpaceDN w:val="0"/>
            <w:adjustRightInd w:val="0"/>
            <w:ind w:left="567" w:firstLine="709"/>
          </w:pPr>
        </w:pPrChange>
      </w:pPr>
      <w:del w:id="5038" w:author="Александр Перепечаев" w:date="2021-05-26T13:23:00Z">
        <w:r w:rsidRPr="00AB44D1" w:rsidDel="00AB44D1">
          <w:rPr>
            <w:rFonts w:ascii="Courier New" w:hAnsi="Courier New" w:cs="Courier New"/>
            <w:bCs/>
            <w:spacing w:val="-4"/>
            <w:rPrChange w:id="5039" w:author="Александр Перепечаев" w:date="2021-05-26T13:24:00Z">
              <w:rPr>
                <w:rFonts w:ascii="Courier New" w:hAnsi="Courier New" w:cs="Courier New"/>
                <w:bCs/>
                <w:spacing w:val="-4"/>
                <w:lang w:val="en-US"/>
              </w:rPr>
            </w:rPrChange>
          </w:rPr>
          <w:delText xml:space="preserve">       }</w:delText>
        </w:r>
      </w:del>
    </w:p>
    <w:p w14:paraId="7A3ECC35" w14:textId="36613EFE" w:rsidR="00BC1ECC" w:rsidRPr="00AB44D1" w:rsidDel="00AB44D1" w:rsidRDefault="00BC1ECC" w:rsidP="00AB44D1">
      <w:pPr>
        <w:spacing w:after="240" w:line="360" w:lineRule="auto"/>
        <w:ind w:left="567"/>
        <w:jc w:val="center"/>
        <w:rPr>
          <w:del w:id="5040" w:author="Александр Перепечаев" w:date="2021-05-26T13:23:00Z"/>
          <w:rFonts w:ascii="Courier New" w:hAnsi="Courier New" w:cs="Courier New"/>
          <w:bCs/>
          <w:spacing w:val="-4"/>
          <w:rPrChange w:id="5041" w:author="Александр Перепечаев" w:date="2021-05-26T13:24:00Z">
            <w:rPr>
              <w:del w:id="5042" w:author="Александр Перепечаев" w:date="2021-05-26T13:23:00Z"/>
              <w:rFonts w:ascii="Courier New" w:hAnsi="Courier New" w:cs="Courier New"/>
              <w:bCs/>
              <w:spacing w:val="-4"/>
              <w:lang w:val="en-US"/>
            </w:rPr>
          </w:rPrChange>
        </w:rPr>
        <w:pPrChange w:id="5043" w:author="Александр Перепечаев" w:date="2021-05-26T13:23:00Z">
          <w:pPr>
            <w:autoSpaceDE w:val="0"/>
            <w:autoSpaceDN w:val="0"/>
            <w:adjustRightInd w:val="0"/>
            <w:ind w:left="567" w:firstLine="709"/>
          </w:pPr>
        </w:pPrChange>
      </w:pPr>
      <w:del w:id="5044" w:author="Александр Перепечаев" w:date="2021-05-26T13:23:00Z">
        <w:r w:rsidRPr="00AB44D1" w:rsidDel="00AB44D1">
          <w:rPr>
            <w:rFonts w:ascii="Courier New" w:hAnsi="Courier New" w:cs="Courier New"/>
            <w:bCs/>
            <w:spacing w:val="-4"/>
            <w:rPrChange w:id="504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504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047" w:author="Александр Перепечаев" w:date="2021-05-26T13:24:00Z">
              <w:rPr>
                <w:rFonts w:ascii="Courier New" w:hAnsi="Courier New" w:cs="Courier New"/>
                <w:bCs/>
                <w:spacing w:val="-4"/>
                <w:lang w:val="en-US"/>
              </w:rPr>
            </w:rPrChange>
          </w:rPr>
          <w:delText>){</w:delText>
        </w:r>
      </w:del>
    </w:p>
    <w:p w14:paraId="562CF5DA" w14:textId="4B772E2E" w:rsidR="00BC1ECC" w:rsidRPr="00AB44D1" w:rsidDel="00AB44D1" w:rsidRDefault="00BC1ECC" w:rsidP="00AB44D1">
      <w:pPr>
        <w:spacing w:after="240" w:line="360" w:lineRule="auto"/>
        <w:ind w:left="567"/>
        <w:jc w:val="center"/>
        <w:rPr>
          <w:del w:id="5048" w:author="Александр Перепечаев" w:date="2021-05-26T13:23:00Z"/>
          <w:rFonts w:ascii="Courier New" w:hAnsi="Courier New" w:cs="Courier New"/>
          <w:bCs/>
          <w:spacing w:val="-4"/>
          <w:rPrChange w:id="5049" w:author="Александр Перепечаев" w:date="2021-05-26T13:24:00Z">
            <w:rPr>
              <w:del w:id="5050" w:author="Александр Перепечаев" w:date="2021-05-26T13:23:00Z"/>
              <w:rFonts w:ascii="Courier New" w:hAnsi="Courier New" w:cs="Courier New"/>
              <w:bCs/>
              <w:spacing w:val="-4"/>
              <w:lang w:val="en-US"/>
            </w:rPr>
          </w:rPrChange>
        </w:rPr>
        <w:pPrChange w:id="5051" w:author="Александр Перепечаев" w:date="2021-05-26T13:23:00Z">
          <w:pPr>
            <w:autoSpaceDE w:val="0"/>
            <w:autoSpaceDN w:val="0"/>
            <w:adjustRightInd w:val="0"/>
            <w:ind w:left="567" w:firstLine="709"/>
          </w:pPr>
        </w:pPrChange>
      </w:pPr>
      <w:del w:id="5052" w:author="Александр Перепечаев" w:date="2021-05-26T13:23:00Z">
        <w:r w:rsidRPr="00AB44D1" w:rsidDel="00AB44D1">
          <w:rPr>
            <w:rFonts w:ascii="Courier New" w:hAnsi="Courier New" w:cs="Courier New"/>
            <w:bCs/>
            <w:spacing w:val="-4"/>
            <w:rPrChange w:id="505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05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505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056" w:author="Александр Перепечаев" w:date="2021-05-26T13:24:00Z">
              <w:rPr>
                <w:rFonts w:ascii="Courier New" w:hAnsi="Courier New" w:cs="Courier New"/>
                <w:bCs/>
                <w:spacing w:val="-4"/>
                <w:lang w:val="en-US"/>
              </w:rPr>
            </w:rPrChange>
          </w:rPr>
          <w:delText>);</w:delText>
        </w:r>
      </w:del>
    </w:p>
    <w:p w14:paraId="15E09BEB" w14:textId="6F083705" w:rsidR="00BC1ECC" w:rsidRPr="00AB44D1" w:rsidDel="00AB44D1" w:rsidRDefault="00BC1ECC" w:rsidP="00AB44D1">
      <w:pPr>
        <w:spacing w:after="240" w:line="360" w:lineRule="auto"/>
        <w:ind w:left="567"/>
        <w:jc w:val="center"/>
        <w:rPr>
          <w:del w:id="5057" w:author="Александр Перепечаев" w:date="2021-05-26T13:23:00Z"/>
          <w:rFonts w:ascii="Courier New" w:hAnsi="Courier New" w:cs="Courier New"/>
          <w:bCs/>
          <w:spacing w:val="-4"/>
          <w:rPrChange w:id="5058" w:author="Александр Перепечаев" w:date="2021-05-26T13:24:00Z">
            <w:rPr>
              <w:del w:id="5059" w:author="Александр Перепечаев" w:date="2021-05-26T13:23:00Z"/>
              <w:rFonts w:ascii="Courier New" w:hAnsi="Courier New" w:cs="Courier New"/>
              <w:bCs/>
              <w:spacing w:val="-4"/>
              <w:lang w:val="en-US"/>
            </w:rPr>
          </w:rPrChange>
        </w:rPr>
        <w:pPrChange w:id="5060" w:author="Александр Перепечаев" w:date="2021-05-26T13:23:00Z">
          <w:pPr>
            <w:autoSpaceDE w:val="0"/>
            <w:autoSpaceDN w:val="0"/>
            <w:adjustRightInd w:val="0"/>
            <w:ind w:left="567" w:firstLine="709"/>
          </w:pPr>
        </w:pPrChange>
      </w:pPr>
      <w:del w:id="5061" w:author="Александр Перепечаев" w:date="2021-05-26T13:23:00Z">
        <w:r w:rsidRPr="00AB44D1" w:rsidDel="00AB44D1">
          <w:rPr>
            <w:rFonts w:ascii="Courier New" w:hAnsi="Courier New" w:cs="Courier New"/>
            <w:bCs/>
            <w:spacing w:val="-4"/>
            <w:rPrChange w:id="5062" w:author="Александр Перепечаев" w:date="2021-05-26T13:24:00Z">
              <w:rPr>
                <w:rFonts w:ascii="Courier New" w:hAnsi="Courier New" w:cs="Courier New"/>
                <w:bCs/>
                <w:spacing w:val="-4"/>
                <w:lang w:val="en-US"/>
              </w:rPr>
            </w:rPrChange>
          </w:rPr>
          <w:delText xml:space="preserve">       }</w:delText>
        </w:r>
      </w:del>
    </w:p>
    <w:p w14:paraId="3C1A3704" w14:textId="41275A27" w:rsidR="00BC1ECC" w:rsidRPr="00AB44D1" w:rsidDel="00AB44D1" w:rsidRDefault="00BC1ECC" w:rsidP="00AB44D1">
      <w:pPr>
        <w:spacing w:after="240" w:line="360" w:lineRule="auto"/>
        <w:ind w:left="567"/>
        <w:jc w:val="center"/>
        <w:rPr>
          <w:del w:id="5063" w:author="Александр Перепечаев" w:date="2021-05-26T13:23:00Z"/>
          <w:rFonts w:ascii="Courier New" w:hAnsi="Courier New" w:cs="Courier New"/>
          <w:bCs/>
          <w:spacing w:val="-4"/>
          <w:rPrChange w:id="5064" w:author="Александр Перепечаев" w:date="2021-05-26T13:24:00Z">
            <w:rPr>
              <w:del w:id="5065" w:author="Александр Перепечаев" w:date="2021-05-26T13:23:00Z"/>
              <w:rFonts w:ascii="Courier New" w:hAnsi="Courier New" w:cs="Courier New"/>
              <w:bCs/>
              <w:spacing w:val="-4"/>
              <w:lang w:val="en-US"/>
            </w:rPr>
          </w:rPrChange>
        </w:rPr>
        <w:pPrChange w:id="5066" w:author="Александр Перепечаев" w:date="2021-05-26T13:23:00Z">
          <w:pPr>
            <w:autoSpaceDE w:val="0"/>
            <w:autoSpaceDN w:val="0"/>
            <w:adjustRightInd w:val="0"/>
            <w:ind w:left="567" w:firstLine="709"/>
          </w:pPr>
        </w:pPrChange>
      </w:pPr>
      <w:del w:id="5067" w:author="Александр Перепечаев" w:date="2021-05-26T13:23:00Z">
        <w:r w:rsidRPr="00AB44D1" w:rsidDel="00AB44D1">
          <w:rPr>
            <w:rFonts w:ascii="Courier New" w:hAnsi="Courier New" w:cs="Courier New"/>
            <w:bCs/>
            <w:spacing w:val="-4"/>
            <w:rPrChange w:id="5068" w:author="Александр Перепечаев" w:date="2021-05-26T13:24:00Z">
              <w:rPr>
                <w:rFonts w:ascii="Courier New" w:hAnsi="Courier New" w:cs="Courier New"/>
                <w:bCs/>
                <w:spacing w:val="-4"/>
                <w:lang w:val="en-US"/>
              </w:rPr>
            </w:rPrChange>
          </w:rPr>
          <w:delText xml:space="preserve"> },</w:delText>
        </w:r>
      </w:del>
    </w:p>
    <w:p w14:paraId="54BD5CFC" w14:textId="1DBA5972" w:rsidR="00BC1ECC" w:rsidRPr="00AB44D1" w:rsidDel="00AB44D1" w:rsidRDefault="00BC1ECC" w:rsidP="00AB44D1">
      <w:pPr>
        <w:spacing w:after="240" w:line="360" w:lineRule="auto"/>
        <w:ind w:left="567"/>
        <w:jc w:val="center"/>
        <w:rPr>
          <w:del w:id="5069" w:author="Александр Перепечаев" w:date="2021-05-26T13:23:00Z"/>
          <w:rFonts w:ascii="Courier New" w:hAnsi="Courier New" w:cs="Courier New"/>
          <w:bCs/>
          <w:spacing w:val="-4"/>
          <w:rPrChange w:id="5070" w:author="Александр Перепечаев" w:date="2021-05-26T13:24:00Z">
            <w:rPr>
              <w:del w:id="5071" w:author="Александр Перепечаев" w:date="2021-05-26T13:23:00Z"/>
              <w:rFonts w:ascii="Courier New" w:hAnsi="Courier New" w:cs="Courier New"/>
              <w:bCs/>
              <w:spacing w:val="-4"/>
              <w:lang w:val="en-US"/>
            </w:rPr>
          </w:rPrChange>
        </w:rPr>
        <w:pPrChange w:id="5072" w:author="Александр Перепечаев" w:date="2021-05-26T13:23:00Z">
          <w:pPr>
            <w:autoSpaceDE w:val="0"/>
            <w:autoSpaceDN w:val="0"/>
            <w:adjustRightInd w:val="0"/>
            <w:ind w:left="567" w:firstLine="709"/>
          </w:pPr>
        </w:pPrChange>
      </w:pPr>
    </w:p>
    <w:p w14:paraId="7868F804" w14:textId="33B839DD" w:rsidR="00BC1ECC" w:rsidRPr="00AB44D1" w:rsidDel="00AB44D1" w:rsidRDefault="00BC1ECC" w:rsidP="00AB44D1">
      <w:pPr>
        <w:spacing w:after="240" w:line="360" w:lineRule="auto"/>
        <w:ind w:left="567"/>
        <w:jc w:val="center"/>
        <w:rPr>
          <w:del w:id="5073" w:author="Александр Перепечаев" w:date="2021-05-26T13:23:00Z"/>
          <w:rFonts w:ascii="Courier New" w:hAnsi="Courier New" w:cs="Courier New"/>
          <w:bCs/>
          <w:spacing w:val="-4"/>
          <w:rPrChange w:id="5074" w:author="Александр Перепечаев" w:date="2021-05-26T13:24:00Z">
            <w:rPr>
              <w:del w:id="5075" w:author="Александр Перепечаев" w:date="2021-05-26T13:23:00Z"/>
              <w:rFonts w:ascii="Courier New" w:hAnsi="Courier New" w:cs="Courier New"/>
              <w:bCs/>
              <w:spacing w:val="-4"/>
              <w:lang w:val="en-US"/>
            </w:rPr>
          </w:rPrChange>
        </w:rPr>
        <w:pPrChange w:id="5076" w:author="Александр Перепечаев" w:date="2021-05-26T13:23:00Z">
          <w:pPr>
            <w:autoSpaceDE w:val="0"/>
            <w:autoSpaceDN w:val="0"/>
            <w:adjustRightInd w:val="0"/>
            <w:ind w:left="567" w:firstLine="709"/>
          </w:pPr>
        </w:pPrChange>
      </w:pPr>
      <w:del w:id="5077" w:author="Александр Перепечаев" w:date="2021-05-26T13:23:00Z">
        <w:r w:rsidRPr="00AB44D1" w:rsidDel="00AB44D1">
          <w:rPr>
            <w:rFonts w:ascii="Courier New" w:hAnsi="Courier New" w:cs="Courier New"/>
            <w:bCs/>
            <w:spacing w:val="-4"/>
            <w:rPrChange w:id="507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07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508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508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08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pass</w:delText>
        </w:r>
        <w:r w:rsidRPr="00AB44D1" w:rsidDel="00AB44D1">
          <w:rPr>
            <w:rFonts w:ascii="Courier New" w:hAnsi="Courier New" w:cs="Courier New"/>
            <w:bCs/>
            <w:spacing w:val="-4"/>
            <w:rPrChange w:id="5083" w:author="Александр Перепечаев" w:date="2021-05-26T13:24:00Z">
              <w:rPr>
                <w:rFonts w:ascii="Courier New" w:hAnsi="Courier New" w:cs="Courier New"/>
                <w:bCs/>
                <w:spacing w:val="-4"/>
                <w:lang w:val="en-US"/>
              </w:rPr>
            </w:rPrChange>
          </w:rPr>
          <w:delText>){</w:delText>
        </w:r>
      </w:del>
    </w:p>
    <w:p w14:paraId="6DFF9C60" w14:textId="6E66234D" w:rsidR="00BC1ECC" w:rsidRPr="00AB44D1" w:rsidDel="00AB44D1" w:rsidRDefault="00BC1ECC" w:rsidP="00AB44D1">
      <w:pPr>
        <w:spacing w:after="240" w:line="360" w:lineRule="auto"/>
        <w:ind w:left="567"/>
        <w:jc w:val="center"/>
        <w:rPr>
          <w:del w:id="5084" w:author="Александр Перепечаев" w:date="2021-05-26T13:23:00Z"/>
          <w:rFonts w:ascii="Courier New" w:hAnsi="Courier New" w:cs="Courier New"/>
          <w:bCs/>
          <w:spacing w:val="-4"/>
          <w:rPrChange w:id="5085" w:author="Александр Перепечаев" w:date="2021-05-26T13:24:00Z">
            <w:rPr>
              <w:del w:id="5086" w:author="Александр Перепечаев" w:date="2021-05-26T13:23:00Z"/>
              <w:rFonts w:ascii="Courier New" w:hAnsi="Courier New" w:cs="Courier New"/>
              <w:bCs/>
              <w:spacing w:val="-4"/>
              <w:lang w:val="en-US"/>
            </w:rPr>
          </w:rPrChange>
        </w:rPr>
        <w:pPrChange w:id="5087" w:author="Александр Перепечаев" w:date="2021-05-26T13:23:00Z">
          <w:pPr>
            <w:autoSpaceDE w:val="0"/>
            <w:autoSpaceDN w:val="0"/>
            <w:adjustRightInd w:val="0"/>
            <w:ind w:left="567" w:firstLine="709"/>
          </w:pPr>
        </w:pPrChange>
      </w:pPr>
      <w:del w:id="5088" w:author="Александр Перепечаев" w:date="2021-05-26T13:23:00Z">
        <w:r w:rsidRPr="00AB44D1" w:rsidDel="00AB44D1">
          <w:rPr>
            <w:rFonts w:ascii="Courier New" w:hAnsi="Courier New" w:cs="Courier New"/>
            <w:bCs/>
            <w:spacing w:val="-4"/>
            <w:rPrChange w:id="508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5090" w:author="Александр Перепечаев" w:date="2021-05-26T13:24:00Z">
              <w:rPr>
                <w:rFonts w:ascii="Courier New" w:hAnsi="Courier New" w:cs="Courier New"/>
                <w:bCs/>
                <w:spacing w:val="-4"/>
                <w:lang w:val="en-US"/>
              </w:rPr>
            </w:rPrChange>
          </w:rPr>
          <w:delText>{</w:delText>
        </w:r>
      </w:del>
    </w:p>
    <w:p w14:paraId="021EF083" w14:textId="46E496BD" w:rsidR="00BC1ECC" w:rsidRPr="00AB44D1" w:rsidDel="00AB44D1" w:rsidRDefault="00BC1ECC" w:rsidP="00AB44D1">
      <w:pPr>
        <w:spacing w:after="240" w:line="360" w:lineRule="auto"/>
        <w:ind w:left="567"/>
        <w:jc w:val="center"/>
        <w:rPr>
          <w:del w:id="5091" w:author="Александр Перепечаев" w:date="2021-05-26T13:23:00Z"/>
          <w:rFonts w:ascii="Courier New" w:hAnsi="Courier New" w:cs="Courier New"/>
          <w:bCs/>
          <w:spacing w:val="-4"/>
          <w:rPrChange w:id="5092" w:author="Александр Перепечаев" w:date="2021-05-26T13:24:00Z">
            <w:rPr>
              <w:del w:id="5093" w:author="Александр Перепечаев" w:date="2021-05-26T13:23:00Z"/>
              <w:rFonts w:ascii="Courier New" w:hAnsi="Courier New" w:cs="Courier New"/>
              <w:bCs/>
              <w:spacing w:val="-4"/>
              <w:lang w:val="en-US"/>
            </w:rPr>
          </w:rPrChange>
        </w:rPr>
        <w:pPrChange w:id="5094" w:author="Александр Перепечаев" w:date="2021-05-26T13:23:00Z">
          <w:pPr>
            <w:autoSpaceDE w:val="0"/>
            <w:autoSpaceDN w:val="0"/>
            <w:adjustRightInd w:val="0"/>
            <w:ind w:left="567" w:firstLine="709"/>
          </w:pPr>
        </w:pPrChange>
      </w:pPr>
      <w:del w:id="5095" w:author="Александр Перепечаев" w:date="2021-05-26T13:23:00Z">
        <w:r w:rsidRPr="00AB44D1" w:rsidDel="00AB44D1">
          <w:rPr>
            <w:rFonts w:ascii="Courier New" w:hAnsi="Courier New" w:cs="Courier New"/>
            <w:bCs/>
            <w:spacing w:val="-4"/>
            <w:rPrChange w:id="509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509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09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09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10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10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select</w:delText>
        </w:r>
        <w:r w:rsidRPr="00AB44D1" w:rsidDel="00AB44D1">
          <w:rPr>
            <w:rFonts w:ascii="Courier New" w:hAnsi="Courier New" w:cs="Courier New"/>
            <w:bCs/>
            <w:spacing w:val="-4"/>
            <w:rPrChange w:id="510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51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users</w:delText>
        </w:r>
        <w:r w:rsidRPr="00AB44D1" w:rsidDel="00AB44D1">
          <w:rPr>
            <w:rFonts w:ascii="Courier New" w:hAnsi="Courier New" w:cs="Courier New"/>
            <w:bCs/>
            <w:spacing w:val="-4"/>
            <w:rPrChange w:id="510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51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10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10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and</w:delText>
        </w:r>
        <w:r w:rsidRPr="00AB44D1" w:rsidDel="00AB44D1">
          <w:rPr>
            <w:rFonts w:ascii="Courier New" w:hAnsi="Courier New" w:cs="Courier New"/>
            <w:bCs/>
            <w:spacing w:val="-4"/>
            <w:rPrChange w:id="51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password</w:delText>
        </w:r>
        <w:r w:rsidRPr="00AB44D1" w:rsidDel="00AB44D1">
          <w:rPr>
            <w:rFonts w:ascii="Courier New" w:hAnsi="Courier New" w:cs="Courier New"/>
            <w:bCs/>
            <w:spacing w:val="-4"/>
            <w:rPrChange w:id="510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pass</w:delText>
        </w:r>
        <w:r w:rsidRPr="00AB44D1" w:rsidDel="00AB44D1">
          <w:rPr>
            <w:rFonts w:ascii="Courier New" w:hAnsi="Courier New" w:cs="Courier New"/>
            <w:bCs/>
            <w:spacing w:val="-4"/>
            <w:rPrChange w:id="5110" w:author="Александр Перепечаев" w:date="2021-05-26T13:24:00Z">
              <w:rPr>
                <w:rFonts w:ascii="Courier New" w:hAnsi="Courier New" w:cs="Courier New"/>
                <w:bCs/>
                <w:spacing w:val="-4"/>
                <w:lang w:val="en-US"/>
              </w:rPr>
            </w:rPrChange>
          </w:rPr>
          <w:delText>}'`);</w:delText>
        </w:r>
      </w:del>
    </w:p>
    <w:p w14:paraId="77FD78C6" w14:textId="6A733214" w:rsidR="00BC1ECC" w:rsidRPr="00AB44D1" w:rsidDel="00AB44D1" w:rsidRDefault="00BC1ECC" w:rsidP="00AB44D1">
      <w:pPr>
        <w:spacing w:after="240" w:line="360" w:lineRule="auto"/>
        <w:ind w:left="567"/>
        <w:jc w:val="center"/>
        <w:rPr>
          <w:del w:id="5111" w:author="Александр Перепечаев" w:date="2021-05-26T13:23:00Z"/>
          <w:rFonts w:ascii="Courier New" w:hAnsi="Courier New" w:cs="Courier New"/>
          <w:bCs/>
          <w:spacing w:val="-4"/>
          <w:rPrChange w:id="5112" w:author="Александр Перепечаев" w:date="2021-05-26T13:24:00Z">
            <w:rPr>
              <w:del w:id="5113" w:author="Александр Перепечаев" w:date="2021-05-26T13:23:00Z"/>
              <w:rFonts w:ascii="Courier New" w:hAnsi="Courier New" w:cs="Courier New"/>
              <w:bCs/>
              <w:spacing w:val="-4"/>
              <w:lang w:val="en-US"/>
            </w:rPr>
          </w:rPrChange>
        </w:rPr>
        <w:pPrChange w:id="5114" w:author="Александр Перепечаев" w:date="2021-05-26T13:23:00Z">
          <w:pPr>
            <w:autoSpaceDE w:val="0"/>
            <w:autoSpaceDN w:val="0"/>
            <w:adjustRightInd w:val="0"/>
            <w:ind w:left="567" w:firstLine="709"/>
          </w:pPr>
        </w:pPrChange>
      </w:pPr>
      <w:del w:id="5115" w:author="Александр Перепечаев" w:date="2021-05-26T13:23:00Z">
        <w:r w:rsidRPr="00AB44D1" w:rsidDel="00AB44D1">
          <w:rPr>
            <w:rFonts w:ascii="Courier New" w:hAnsi="Courier New" w:cs="Courier New"/>
            <w:bCs/>
            <w:spacing w:val="-4"/>
            <w:rPrChange w:id="511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11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11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119" w:author="Александр Перепечаев" w:date="2021-05-26T13:24:00Z">
              <w:rPr>
                <w:rFonts w:ascii="Courier New" w:hAnsi="Courier New" w:cs="Courier New"/>
                <w:bCs/>
                <w:spacing w:val="-4"/>
                <w:lang w:val="en-US"/>
              </w:rPr>
            </w:rPrChange>
          </w:rPr>
          <w:delText>[0];</w:delText>
        </w:r>
      </w:del>
    </w:p>
    <w:p w14:paraId="520F440F" w14:textId="398D0729" w:rsidR="00BC1ECC" w:rsidRPr="00AB44D1" w:rsidDel="00AB44D1" w:rsidRDefault="00BC1ECC" w:rsidP="00AB44D1">
      <w:pPr>
        <w:spacing w:after="240" w:line="360" w:lineRule="auto"/>
        <w:ind w:left="567"/>
        <w:jc w:val="center"/>
        <w:rPr>
          <w:del w:id="5120" w:author="Александр Перепечаев" w:date="2021-05-26T13:23:00Z"/>
          <w:rFonts w:ascii="Courier New" w:hAnsi="Courier New" w:cs="Courier New"/>
          <w:bCs/>
          <w:spacing w:val="-4"/>
          <w:rPrChange w:id="5121" w:author="Александр Перепечаев" w:date="2021-05-26T13:24:00Z">
            <w:rPr>
              <w:del w:id="5122" w:author="Александр Перепечаев" w:date="2021-05-26T13:23:00Z"/>
              <w:rFonts w:ascii="Courier New" w:hAnsi="Courier New" w:cs="Courier New"/>
              <w:bCs/>
              <w:spacing w:val="-4"/>
              <w:lang w:val="en-US"/>
            </w:rPr>
          </w:rPrChange>
        </w:rPr>
        <w:pPrChange w:id="5123" w:author="Александр Перепечаев" w:date="2021-05-26T13:23:00Z">
          <w:pPr>
            <w:autoSpaceDE w:val="0"/>
            <w:autoSpaceDN w:val="0"/>
            <w:adjustRightInd w:val="0"/>
            <w:ind w:left="567" w:firstLine="709"/>
          </w:pPr>
        </w:pPrChange>
      </w:pPr>
      <w:del w:id="5124" w:author="Александр Перепечаев" w:date="2021-05-26T13:23:00Z">
        <w:r w:rsidRPr="00AB44D1" w:rsidDel="00AB44D1">
          <w:rPr>
            <w:rFonts w:ascii="Courier New" w:hAnsi="Courier New" w:cs="Courier New"/>
            <w:bCs/>
            <w:spacing w:val="-4"/>
            <w:rPrChange w:id="512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512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127" w:author="Александр Перепечаев" w:date="2021-05-26T13:24:00Z">
              <w:rPr>
                <w:rFonts w:ascii="Courier New" w:hAnsi="Courier New" w:cs="Courier New"/>
                <w:bCs/>
                <w:spacing w:val="-4"/>
                <w:lang w:val="en-US"/>
              </w:rPr>
            </w:rPrChange>
          </w:rPr>
          <w:delText>){</w:delText>
        </w:r>
      </w:del>
    </w:p>
    <w:p w14:paraId="2EB2D53B" w14:textId="1D925BD3" w:rsidR="00BC1ECC" w:rsidRPr="00AB44D1" w:rsidDel="00AB44D1" w:rsidRDefault="00BC1ECC" w:rsidP="00AB44D1">
      <w:pPr>
        <w:spacing w:after="240" w:line="360" w:lineRule="auto"/>
        <w:ind w:left="567"/>
        <w:jc w:val="center"/>
        <w:rPr>
          <w:del w:id="5128" w:author="Александр Перепечаев" w:date="2021-05-26T13:23:00Z"/>
          <w:rFonts w:ascii="Courier New" w:hAnsi="Courier New" w:cs="Courier New"/>
          <w:bCs/>
          <w:spacing w:val="-4"/>
          <w:rPrChange w:id="5129" w:author="Александр Перепечаев" w:date="2021-05-26T13:24:00Z">
            <w:rPr>
              <w:del w:id="5130" w:author="Александр Перепечаев" w:date="2021-05-26T13:23:00Z"/>
              <w:rFonts w:ascii="Courier New" w:hAnsi="Courier New" w:cs="Courier New"/>
              <w:bCs/>
              <w:spacing w:val="-4"/>
              <w:lang w:val="en-US"/>
            </w:rPr>
          </w:rPrChange>
        </w:rPr>
        <w:pPrChange w:id="5131" w:author="Александр Перепечаев" w:date="2021-05-26T13:23:00Z">
          <w:pPr>
            <w:autoSpaceDE w:val="0"/>
            <w:autoSpaceDN w:val="0"/>
            <w:adjustRightInd w:val="0"/>
            <w:ind w:left="567" w:firstLine="709"/>
          </w:pPr>
        </w:pPrChange>
      </w:pPr>
      <w:del w:id="5132" w:author="Александр Перепечаев" w:date="2021-05-26T13:23:00Z">
        <w:r w:rsidRPr="00AB44D1" w:rsidDel="00AB44D1">
          <w:rPr>
            <w:rFonts w:ascii="Courier New" w:hAnsi="Courier New" w:cs="Courier New"/>
            <w:bCs/>
            <w:spacing w:val="-4"/>
            <w:rPrChange w:id="513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13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513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136" w:author="Александр Перепечаев" w:date="2021-05-26T13:24:00Z">
              <w:rPr>
                <w:rFonts w:ascii="Courier New" w:hAnsi="Courier New" w:cs="Courier New"/>
                <w:bCs/>
                <w:spacing w:val="-4"/>
                <w:lang w:val="en-US"/>
              </w:rPr>
            </w:rPrChange>
          </w:rPr>
          <w:delText>);</w:delText>
        </w:r>
      </w:del>
    </w:p>
    <w:p w14:paraId="1DAB13D9" w14:textId="3B4CFFAF" w:rsidR="00BC1ECC" w:rsidRPr="00AB44D1" w:rsidDel="00AB44D1" w:rsidRDefault="00BC1ECC" w:rsidP="00AB44D1">
      <w:pPr>
        <w:spacing w:after="240" w:line="360" w:lineRule="auto"/>
        <w:ind w:left="567"/>
        <w:jc w:val="center"/>
        <w:rPr>
          <w:del w:id="5137" w:author="Александр Перепечаев" w:date="2021-05-26T13:23:00Z"/>
          <w:rFonts w:ascii="Courier New" w:hAnsi="Courier New" w:cs="Courier New"/>
          <w:bCs/>
          <w:spacing w:val="-4"/>
          <w:rPrChange w:id="5138" w:author="Александр Перепечаев" w:date="2021-05-26T13:24:00Z">
            <w:rPr>
              <w:del w:id="5139" w:author="Александр Перепечаев" w:date="2021-05-26T13:23:00Z"/>
              <w:rFonts w:ascii="Courier New" w:hAnsi="Courier New" w:cs="Courier New"/>
              <w:bCs/>
              <w:spacing w:val="-4"/>
              <w:lang w:val="en-US"/>
            </w:rPr>
          </w:rPrChange>
        </w:rPr>
        <w:pPrChange w:id="5140" w:author="Александр Перепечаев" w:date="2021-05-26T13:23:00Z">
          <w:pPr>
            <w:autoSpaceDE w:val="0"/>
            <w:autoSpaceDN w:val="0"/>
            <w:adjustRightInd w:val="0"/>
            <w:ind w:left="567" w:firstLine="709"/>
          </w:pPr>
        </w:pPrChange>
      </w:pPr>
      <w:del w:id="5141" w:author="Александр Перепечаев" w:date="2021-05-26T13:23:00Z">
        <w:r w:rsidRPr="00AB44D1" w:rsidDel="00AB44D1">
          <w:rPr>
            <w:rFonts w:ascii="Courier New" w:hAnsi="Courier New" w:cs="Courier New"/>
            <w:bCs/>
            <w:spacing w:val="-4"/>
            <w:rPrChange w:id="51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14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144" w:author="Александр Перепечаев" w:date="2021-05-26T13:24:00Z">
              <w:rPr>
                <w:rFonts w:ascii="Courier New" w:hAnsi="Courier New" w:cs="Courier New"/>
                <w:bCs/>
                <w:spacing w:val="-4"/>
                <w:lang w:val="en-US"/>
              </w:rPr>
            </w:rPrChange>
          </w:rPr>
          <w:delText>;</w:delText>
        </w:r>
      </w:del>
    </w:p>
    <w:p w14:paraId="47253663" w14:textId="6B84CCF3" w:rsidR="00BC1ECC" w:rsidRPr="00AB44D1" w:rsidDel="00AB44D1" w:rsidRDefault="00BC1ECC" w:rsidP="00AB44D1">
      <w:pPr>
        <w:spacing w:after="240" w:line="360" w:lineRule="auto"/>
        <w:ind w:left="567"/>
        <w:jc w:val="center"/>
        <w:rPr>
          <w:del w:id="5145" w:author="Александр Перепечаев" w:date="2021-05-26T13:23:00Z"/>
          <w:rFonts w:ascii="Courier New" w:hAnsi="Courier New" w:cs="Courier New"/>
          <w:bCs/>
          <w:spacing w:val="-4"/>
          <w:rPrChange w:id="5146" w:author="Александр Перепечаев" w:date="2021-05-26T13:24:00Z">
            <w:rPr>
              <w:del w:id="5147" w:author="Александр Перепечаев" w:date="2021-05-26T13:23:00Z"/>
              <w:rFonts w:ascii="Courier New" w:hAnsi="Courier New" w:cs="Courier New"/>
              <w:bCs/>
              <w:spacing w:val="-4"/>
              <w:lang w:val="en-US"/>
            </w:rPr>
          </w:rPrChange>
        </w:rPr>
        <w:pPrChange w:id="5148" w:author="Александр Перепечаев" w:date="2021-05-26T13:23:00Z">
          <w:pPr>
            <w:autoSpaceDE w:val="0"/>
            <w:autoSpaceDN w:val="0"/>
            <w:adjustRightInd w:val="0"/>
            <w:ind w:left="567" w:firstLine="709"/>
          </w:pPr>
        </w:pPrChange>
      </w:pPr>
      <w:del w:id="5149" w:author="Александр Перепечаев" w:date="2021-05-26T13:23:00Z">
        <w:r w:rsidRPr="00AB44D1" w:rsidDel="00AB44D1">
          <w:rPr>
            <w:rFonts w:ascii="Courier New" w:hAnsi="Courier New" w:cs="Courier New"/>
            <w:bCs/>
            <w:spacing w:val="-4"/>
            <w:rPrChange w:id="5150" w:author="Александр Перепечаев" w:date="2021-05-26T13:24:00Z">
              <w:rPr>
                <w:rFonts w:ascii="Courier New" w:hAnsi="Courier New" w:cs="Courier New"/>
                <w:bCs/>
                <w:spacing w:val="-4"/>
                <w:lang w:val="en-US"/>
              </w:rPr>
            </w:rPrChange>
          </w:rPr>
          <w:delText xml:space="preserve">    }</w:delText>
        </w:r>
      </w:del>
    </w:p>
    <w:p w14:paraId="79A44389" w14:textId="7739C1D8" w:rsidR="00BC1ECC" w:rsidRPr="00AB44D1" w:rsidDel="00AB44D1" w:rsidRDefault="00BC1ECC" w:rsidP="00AB44D1">
      <w:pPr>
        <w:spacing w:after="240" w:line="360" w:lineRule="auto"/>
        <w:ind w:left="567"/>
        <w:jc w:val="center"/>
        <w:rPr>
          <w:del w:id="5151" w:author="Александр Перепечаев" w:date="2021-05-26T13:23:00Z"/>
          <w:rFonts w:ascii="Courier New" w:hAnsi="Courier New" w:cs="Courier New"/>
          <w:bCs/>
          <w:spacing w:val="-4"/>
          <w:rPrChange w:id="5152" w:author="Александр Перепечаев" w:date="2021-05-26T13:24:00Z">
            <w:rPr>
              <w:del w:id="5153" w:author="Александр Перепечаев" w:date="2021-05-26T13:23:00Z"/>
              <w:rFonts w:ascii="Courier New" w:hAnsi="Courier New" w:cs="Courier New"/>
              <w:bCs/>
              <w:spacing w:val="-4"/>
              <w:lang w:val="en-US"/>
            </w:rPr>
          </w:rPrChange>
        </w:rPr>
        <w:pPrChange w:id="5154" w:author="Александр Перепечаев" w:date="2021-05-26T13:23:00Z">
          <w:pPr>
            <w:autoSpaceDE w:val="0"/>
            <w:autoSpaceDN w:val="0"/>
            <w:adjustRightInd w:val="0"/>
            <w:ind w:left="567" w:firstLine="709"/>
          </w:pPr>
        </w:pPrChange>
      </w:pPr>
      <w:del w:id="5155" w:author="Александр Перепечаев" w:date="2021-05-26T13:23:00Z">
        <w:r w:rsidRPr="00AB44D1" w:rsidDel="00AB44D1">
          <w:rPr>
            <w:rFonts w:ascii="Courier New" w:hAnsi="Courier New" w:cs="Courier New"/>
            <w:bCs/>
            <w:spacing w:val="-4"/>
            <w:rPrChange w:id="5156" w:author="Александр Перепечаев" w:date="2021-05-26T13:24:00Z">
              <w:rPr>
                <w:rFonts w:ascii="Courier New" w:hAnsi="Courier New" w:cs="Courier New"/>
                <w:bCs/>
                <w:spacing w:val="-4"/>
                <w:lang w:val="en-US"/>
              </w:rPr>
            </w:rPrChange>
          </w:rPr>
          <w:delText xml:space="preserve"> },</w:delText>
        </w:r>
      </w:del>
    </w:p>
    <w:p w14:paraId="2DBFDB3A" w14:textId="7DCE7B98" w:rsidR="00BC1ECC" w:rsidRPr="00AB44D1" w:rsidDel="00AB44D1" w:rsidRDefault="00BC1ECC" w:rsidP="00AB44D1">
      <w:pPr>
        <w:spacing w:after="240" w:line="360" w:lineRule="auto"/>
        <w:ind w:left="567"/>
        <w:jc w:val="center"/>
        <w:rPr>
          <w:del w:id="5157" w:author="Александр Перепечаев" w:date="2021-05-26T13:23:00Z"/>
          <w:rFonts w:ascii="Courier New" w:hAnsi="Courier New" w:cs="Courier New"/>
          <w:bCs/>
          <w:spacing w:val="-4"/>
          <w:rPrChange w:id="5158" w:author="Александр Перепечаев" w:date="2021-05-26T13:24:00Z">
            <w:rPr>
              <w:del w:id="5159" w:author="Александр Перепечаев" w:date="2021-05-26T13:23:00Z"/>
              <w:rFonts w:ascii="Courier New" w:hAnsi="Courier New" w:cs="Courier New"/>
              <w:bCs/>
              <w:spacing w:val="-4"/>
              <w:lang w:val="en-US"/>
            </w:rPr>
          </w:rPrChange>
        </w:rPr>
        <w:pPrChange w:id="5160" w:author="Александр Перепечаев" w:date="2021-05-26T13:23:00Z">
          <w:pPr>
            <w:autoSpaceDE w:val="0"/>
            <w:autoSpaceDN w:val="0"/>
            <w:adjustRightInd w:val="0"/>
            <w:ind w:left="567" w:firstLine="709"/>
          </w:pPr>
        </w:pPrChange>
      </w:pPr>
    </w:p>
    <w:p w14:paraId="344A0EAC" w14:textId="4154F8D9" w:rsidR="00BC1ECC" w:rsidRPr="00AB44D1" w:rsidDel="00AB44D1" w:rsidRDefault="00BC1ECC" w:rsidP="00AB44D1">
      <w:pPr>
        <w:spacing w:after="240" w:line="360" w:lineRule="auto"/>
        <w:ind w:left="567"/>
        <w:jc w:val="center"/>
        <w:rPr>
          <w:del w:id="5161" w:author="Александр Перепечаев" w:date="2021-05-26T13:23:00Z"/>
          <w:rFonts w:ascii="Courier New" w:hAnsi="Courier New" w:cs="Courier New"/>
          <w:bCs/>
          <w:spacing w:val="-4"/>
          <w:rPrChange w:id="5162" w:author="Александр Перепечаев" w:date="2021-05-26T13:24:00Z">
            <w:rPr>
              <w:del w:id="5163" w:author="Александр Перепечаев" w:date="2021-05-26T13:23:00Z"/>
              <w:rFonts w:ascii="Courier New" w:hAnsi="Courier New" w:cs="Courier New"/>
              <w:bCs/>
              <w:spacing w:val="-4"/>
              <w:lang w:val="en-US"/>
            </w:rPr>
          </w:rPrChange>
        </w:rPr>
        <w:pPrChange w:id="5164" w:author="Александр Перепечаев" w:date="2021-05-26T13:23:00Z">
          <w:pPr>
            <w:autoSpaceDE w:val="0"/>
            <w:autoSpaceDN w:val="0"/>
            <w:adjustRightInd w:val="0"/>
            <w:ind w:left="567" w:firstLine="709"/>
          </w:pPr>
        </w:pPrChange>
      </w:pPr>
      <w:del w:id="5165" w:author="Александр Перепечаев" w:date="2021-05-26T13:23:00Z">
        <w:r w:rsidRPr="00AB44D1" w:rsidDel="00AB44D1">
          <w:rPr>
            <w:rFonts w:ascii="Courier New" w:hAnsi="Courier New" w:cs="Courier New"/>
            <w:bCs/>
            <w:spacing w:val="-4"/>
            <w:rPrChange w:id="5166" w:author="Александр Перепечаев" w:date="2021-05-26T13:24:00Z">
              <w:rPr>
                <w:rFonts w:ascii="Courier New" w:hAnsi="Courier New" w:cs="Courier New"/>
                <w:bCs/>
                <w:spacing w:val="-4"/>
                <w:lang w:val="en-US"/>
              </w:rPr>
            </w:rPrChange>
          </w:rPr>
          <w:delText xml:space="preserve"> </w:delText>
        </w:r>
      </w:del>
    </w:p>
    <w:p w14:paraId="1821A4B8" w14:textId="436A8CEB" w:rsidR="00BC1ECC" w:rsidRPr="00AB44D1" w:rsidDel="00AB44D1" w:rsidRDefault="00BC1ECC" w:rsidP="00AB44D1">
      <w:pPr>
        <w:spacing w:after="240" w:line="360" w:lineRule="auto"/>
        <w:ind w:left="567"/>
        <w:jc w:val="center"/>
        <w:rPr>
          <w:del w:id="5167" w:author="Александр Перепечаев" w:date="2021-05-26T13:23:00Z"/>
          <w:rFonts w:ascii="Courier New" w:hAnsi="Courier New" w:cs="Courier New"/>
          <w:bCs/>
          <w:spacing w:val="-4"/>
          <w:rPrChange w:id="5168" w:author="Александр Перепечаев" w:date="2021-05-26T13:24:00Z">
            <w:rPr>
              <w:del w:id="5169" w:author="Александр Перепечаев" w:date="2021-05-26T13:23:00Z"/>
              <w:rFonts w:ascii="Courier New" w:hAnsi="Courier New" w:cs="Courier New"/>
              <w:bCs/>
              <w:spacing w:val="-4"/>
              <w:lang w:val="en-US"/>
            </w:rPr>
          </w:rPrChange>
        </w:rPr>
        <w:pPrChange w:id="5170" w:author="Александр Перепечаев" w:date="2021-05-26T13:23:00Z">
          <w:pPr>
            <w:autoSpaceDE w:val="0"/>
            <w:autoSpaceDN w:val="0"/>
            <w:adjustRightInd w:val="0"/>
            <w:ind w:left="567" w:firstLine="709"/>
          </w:pPr>
        </w:pPrChange>
      </w:pPr>
      <w:del w:id="5171" w:author="Александр Перепечаев" w:date="2021-05-26T13:23:00Z">
        <w:r w:rsidRPr="00AB44D1" w:rsidDel="00AB44D1">
          <w:rPr>
            <w:rFonts w:ascii="Courier New" w:hAnsi="Courier New" w:cs="Courier New"/>
            <w:bCs/>
            <w:spacing w:val="-4"/>
            <w:rPrChange w:id="51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registration</w:delText>
        </w:r>
        <w:r w:rsidRPr="00AB44D1" w:rsidDel="00AB44D1">
          <w:rPr>
            <w:rFonts w:ascii="Courier New" w:hAnsi="Courier New" w:cs="Courier New"/>
            <w:bCs/>
            <w:spacing w:val="-4"/>
            <w:rPrChange w:id="517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517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51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17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517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pass</w:delText>
        </w:r>
        <w:r w:rsidRPr="00AB44D1" w:rsidDel="00AB44D1">
          <w:rPr>
            <w:rFonts w:ascii="Courier New" w:hAnsi="Courier New" w:cs="Courier New"/>
            <w:bCs/>
            <w:spacing w:val="-4"/>
            <w:rPrChange w:id="5178" w:author="Александр Перепечаев" w:date="2021-05-26T13:24:00Z">
              <w:rPr>
                <w:rFonts w:ascii="Courier New" w:hAnsi="Courier New" w:cs="Courier New"/>
                <w:bCs/>
                <w:spacing w:val="-4"/>
                <w:lang w:val="en-US"/>
              </w:rPr>
            </w:rPrChange>
          </w:rPr>
          <w:delText>){</w:delText>
        </w:r>
      </w:del>
    </w:p>
    <w:p w14:paraId="5DB8DE37" w14:textId="297F8904" w:rsidR="00BC1ECC" w:rsidRPr="00AB44D1" w:rsidDel="00AB44D1" w:rsidRDefault="00BC1ECC" w:rsidP="00AB44D1">
      <w:pPr>
        <w:spacing w:after="240" w:line="360" w:lineRule="auto"/>
        <w:ind w:left="567"/>
        <w:jc w:val="center"/>
        <w:rPr>
          <w:del w:id="5179" w:author="Александр Перепечаев" w:date="2021-05-26T13:23:00Z"/>
          <w:rFonts w:ascii="Courier New" w:hAnsi="Courier New" w:cs="Courier New"/>
          <w:bCs/>
          <w:spacing w:val="-4"/>
          <w:rPrChange w:id="5180" w:author="Александр Перепечаев" w:date="2021-05-26T13:24:00Z">
            <w:rPr>
              <w:del w:id="5181" w:author="Александр Перепечаев" w:date="2021-05-26T13:23:00Z"/>
              <w:rFonts w:ascii="Courier New" w:hAnsi="Courier New" w:cs="Courier New"/>
              <w:bCs/>
              <w:spacing w:val="-4"/>
              <w:lang w:val="en-US"/>
            </w:rPr>
          </w:rPrChange>
        </w:rPr>
        <w:pPrChange w:id="5182" w:author="Александр Перепечаев" w:date="2021-05-26T13:23:00Z">
          <w:pPr>
            <w:autoSpaceDE w:val="0"/>
            <w:autoSpaceDN w:val="0"/>
            <w:adjustRightInd w:val="0"/>
            <w:ind w:left="567" w:firstLine="709"/>
          </w:pPr>
        </w:pPrChange>
      </w:pPr>
      <w:del w:id="5183" w:author="Александр Перепечаев" w:date="2021-05-26T13:23:00Z">
        <w:r w:rsidRPr="00AB44D1" w:rsidDel="00AB44D1">
          <w:rPr>
            <w:rFonts w:ascii="Courier New" w:hAnsi="Courier New" w:cs="Courier New"/>
            <w:bCs/>
            <w:spacing w:val="-4"/>
            <w:rPrChange w:id="51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5185" w:author="Александр Перепечаев" w:date="2021-05-26T13:24:00Z">
              <w:rPr>
                <w:rFonts w:ascii="Courier New" w:hAnsi="Courier New" w:cs="Courier New"/>
                <w:bCs/>
                <w:spacing w:val="-4"/>
                <w:lang w:val="en-US"/>
              </w:rPr>
            </w:rPrChange>
          </w:rPr>
          <w:delText>{</w:delText>
        </w:r>
      </w:del>
    </w:p>
    <w:p w14:paraId="48A20392" w14:textId="5FE1C31C" w:rsidR="00BC1ECC" w:rsidRPr="00AB44D1" w:rsidDel="00AB44D1" w:rsidRDefault="00BC1ECC" w:rsidP="00AB44D1">
      <w:pPr>
        <w:spacing w:after="240" w:line="360" w:lineRule="auto"/>
        <w:ind w:left="567"/>
        <w:jc w:val="center"/>
        <w:rPr>
          <w:del w:id="5186" w:author="Александр Перепечаев" w:date="2021-05-26T13:23:00Z"/>
          <w:rFonts w:ascii="Courier New" w:hAnsi="Courier New" w:cs="Courier New"/>
          <w:bCs/>
          <w:spacing w:val="-4"/>
          <w:rPrChange w:id="5187" w:author="Александр Перепечаев" w:date="2021-05-26T13:24:00Z">
            <w:rPr>
              <w:del w:id="5188" w:author="Александр Перепечаев" w:date="2021-05-26T13:23:00Z"/>
              <w:rFonts w:ascii="Courier New" w:hAnsi="Courier New" w:cs="Courier New"/>
              <w:bCs/>
              <w:spacing w:val="-4"/>
              <w:lang w:val="en-US"/>
            </w:rPr>
          </w:rPrChange>
        </w:rPr>
        <w:pPrChange w:id="5189" w:author="Александр Перепечаев" w:date="2021-05-26T13:23:00Z">
          <w:pPr>
            <w:autoSpaceDE w:val="0"/>
            <w:autoSpaceDN w:val="0"/>
            <w:adjustRightInd w:val="0"/>
            <w:ind w:left="567" w:firstLine="709"/>
          </w:pPr>
        </w:pPrChange>
      </w:pPr>
      <w:del w:id="5190" w:author="Александр Перепечаев" w:date="2021-05-26T13:23:00Z">
        <w:r w:rsidRPr="00AB44D1" w:rsidDel="00AB44D1">
          <w:rPr>
            <w:rFonts w:ascii="Courier New" w:hAnsi="Courier New" w:cs="Courier New"/>
            <w:bCs/>
            <w:spacing w:val="-4"/>
            <w:rPrChange w:id="519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51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519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19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19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19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select</w:delText>
        </w:r>
        <w:r w:rsidRPr="00AB44D1" w:rsidDel="00AB44D1">
          <w:rPr>
            <w:rFonts w:ascii="Courier New" w:hAnsi="Courier New" w:cs="Courier New"/>
            <w:bCs/>
            <w:spacing w:val="-4"/>
            <w:rPrChange w:id="519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519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users</w:delText>
        </w:r>
        <w:r w:rsidRPr="00AB44D1" w:rsidDel="00AB44D1">
          <w:rPr>
            <w:rFonts w:ascii="Courier New" w:hAnsi="Courier New" w:cs="Courier New"/>
            <w:bCs/>
            <w:spacing w:val="-4"/>
            <w:rPrChange w:id="519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520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20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202" w:author="Александр Перепечаев" w:date="2021-05-26T13:24:00Z">
              <w:rPr>
                <w:rFonts w:ascii="Courier New" w:hAnsi="Courier New" w:cs="Courier New"/>
                <w:bCs/>
                <w:spacing w:val="-4"/>
                <w:lang w:val="en-US"/>
              </w:rPr>
            </w:rPrChange>
          </w:rPr>
          <w:delText>}'`);</w:delText>
        </w:r>
      </w:del>
    </w:p>
    <w:p w14:paraId="0A6FD9C0" w14:textId="6C95A0DC" w:rsidR="00BC1ECC" w:rsidRPr="00AB44D1" w:rsidDel="00AB44D1" w:rsidRDefault="00BC1ECC" w:rsidP="00AB44D1">
      <w:pPr>
        <w:spacing w:after="240" w:line="360" w:lineRule="auto"/>
        <w:ind w:left="567"/>
        <w:jc w:val="center"/>
        <w:rPr>
          <w:del w:id="5203" w:author="Александр Перепечаев" w:date="2021-05-26T13:23:00Z"/>
          <w:rFonts w:ascii="Courier New" w:hAnsi="Courier New" w:cs="Courier New"/>
          <w:bCs/>
          <w:spacing w:val="-4"/>
          <w:rPrChange w:id="5204" w:author="Александр Перепечаев" w:date="2021-05-26T13:24:00Z">
            <w:rPr>
              <w:del w:id="5205" w:author="Александр Перепечаев" w:date="2021-05-26T13:23:00Z"/>
              <w:rFonts w:ascii="Courier New" w:hAnsi="Courier New" w:cs="Courier New"/>
              <w:bCs/>
              <w:spacing w:val="-4"/>
              <w:lang w:val="en-US"/>
            </w:rPr>
          </w:rPrChange>
        </w:rPr>
        <w:pPrChange w:id="5206" w:author="Александр Перепечаев" w:date="2021-05-26T13:23:00Z">
          <w:pPr>
            <w:autoSpaceDE w:val="0"/>
            <w:autoSpaceDN w:val="0"/>
            <w:adjustRightInd w:val="0"/>
            <w:ind w:left="567" w:firstLine="709"/>
          </w:pPr>
        </w:pPrChange>
      </w:pPr>
      <w:del w:id="5207" w:author="Александр Перепечаев" w:date="2021-05-26T13:23:00Z">
        <w:r w:rsidRPr="00AB44D1" w:rsidDel="00AB44D1">
          <w:rPr>
            <w:rFonts w:ascii="Courier New" w:hAnsi="Courier New" w:cs="Courier New"/>
            <w:bCs/>
            <w:spacing w:val="-4"/>
            <w:rPrChange w:id="52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520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521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211" w:author="Александр Перепечаев" w:date="2021-05-26T13:24:00Z">
              <w:rPr>
                <w:rFonts w:ascii="Courier New" w:hAnsi="Courier New" w:cs="Courier New"/>
                <w:bCs/>
                <w:spacing w:val="-4"/>
                <w:lang w:val="en-US"/>
              </w:rPr>
            </w:rPrChange>
          </w:rPr>
          <w:delText xml:space="preserve">[0] != </w:delText>
        </w:r>
        <w:r w:rsidRPr="00EE5ABE" w:rsidDel="00AB44D1">
          <w:rPr>
            <w:rFonts w:ascii="Courier New" w:hAnsi="Courier New" w:cs="Courier New"/>
            <w:bCs/>
            <w:spacing w:val="-4"/>
            <w:lang w:val="en-US"/>
          </w:rPr>
          <w:delText>undefined</w:delText>
        </w:r>
        <w:r w:rsidRPr="00AB44D1" w:rsidDel="00AB44D1">
          <w:rPr>
            <w:rFonts w:ascii="Courier New" w:hAnsi="Courier New" w:cs="Courier New"/>
            <w:bCs/>
            <w:spacing w:val="-4"/>
            <w:rPrChange w:id="5212" w:author="Александр Перепечаев" w:date="2021-05-26T13:24:00Z">
              <w:rPr>
                <w:rFonts w:ascii="Courier New" w:hAnsi="Courier New" w:cs="Courier New"/>
                <w:bCs/>
                <w:spacing w:val="-4"/>
                <w:lang w:val="en-US"/>
              </w:rPr>
            </w:rPrChange>
          </w:rPr>
          <w:delText>){</w:delText>
        </w:r>
      </w:del>
    </w:p>
    <w:p w14:paraId="000148D6" w14:textId="24DE67BD" w:rsidR="00BC1ECC" w:rsidRPr="00AB44D1" w:rsidDel="00AB44D1" w:rsidRDefault="00BC1ECC" w:rsidP="00AB44D1">
      <w:pPr>
        <w:spacing w:after="240" w:line="360" w:lineRule="auto"/>
        <w:ind w:left="567"/>
        <w:jc w:val="center"/>
        <w:rPr>
          <w:del w:id="5213" w:author="Александр Перепечаев" w:date="2021-05-26T13:23:00Z"/>
          <w:rFonts w:ascii="Courier New" w:hAnsi="Courier New" w:cs="Courier New"/>
          <w:bCs/>
          <w:spacing w:val="-4"/>
          <w:rPrChange w:id="5214" w:author="Александр Перепечаев" w:date="2021-05-26T13:24:00Z">
            <w:rPr>
              <w:del w:id="5215" w:author="Александр Перепечаев" w:date="2021-05-26T13:23:00Z"/>
              <w:rFonts w:ascii="Courier New" w:hAnsi="Courier New" w:cs="Courier New"/>
              <w:bCs/>
              <w:spacing w:val="-4"/>
              <w:lang w:val="en-US"/>
            </w:rPr>
          </w:rPrChange>
        </w:rPr>
        <w:pPrChange w:id="5216" w:author="Александр Перепечаев" w:date="2021-05-26T13:23:00Z">
          <w:pPr>
            <w:autoSpaceDE w:val="0"/>
            <w:autoSpaceDN w:val="0"/>
            <w:adjustRightInd w:val="0"/>
            <w:ind w:left="567" w:firstLine="709"/>
          </w:pPr>
        </w:pPrChange>
      </w:pPr>
      <w:del w:id="5217" w:author="Александр Перепечаев" w:date="2021-05-26T13:23:00Z">
        <w:r w:rsidRPr="00AB44D1" w:rsidDel="00AB44D1">
          <w:rPr>
            <w:rFonts w:ascii="Courier New" w:hAnsi="Courier New" w:cs="Courier New"/>
            <w:bCs/>
            <w:spacing w:val="-4"/>
            <w:rPrChange w:id="521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21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message</w:delText>
        </w:r>
        <w:r w:rsidRPr="00AB44D1" w:rsidDel="00AB44D1">
          <w:rPr>
            <w:rFonts w:ascii="Courier New" w:hAnsi="Courier New" w:cs="Courier New"/>
            <w:bCs/>
            <w:spacing w:val="-4"/>
            <w:rPrChange w:id="5220"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rPr>
          <w:delText>Такой</w:delText>
        </w:r>
        <w:r w:rsidRPr="00AB44D1" w:rsidDel="00AB44D1">
          <w:rPr>
            <w:rFonts w:ascii="Courier New" w:hAnsi="Courier New" w:cs="Courier New"/>
            <w:bCs/>
            <w:spacing w:val="-4"/>
            <w:rPrChange w:id="52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rPr>
          <w:delText>пользователь</w:delText>
        </w:r>
        <w:r w:rsidRPr="00AB44D1" w:rsidDel="00AB44D1">
          <w:rPr>
            <w:rFonts w:ascii="Courier New" w:hAnsi="Courier New" w:cs="Courier New"/>
            <w:bCs/>
            <w:spacing w:val="-4"/>
            <w:rPrChange w:id="522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rPr>
          <w:delText>уже</w:delText>
        </w:r>
        <w:r w:rsidRPr="00AB44D1" w:rsidDel="00AB44D1">
          <w:rPr>
            <w:rFonts w:ascii="Courier New" w:hAnsi="Courier New" w:cs="Courier New"/>
            <w:bCs/>
            <w:spacing w:val="-4"/>
            <w:rPrChange w:id="522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rPr>
          <w:delText>зарегистрирован</w:delText>
        </w:r>
        <w:r w:rsidRPr="00AB44D1" w:rsidDel="00AB44D1">
          <w:rPr>
            <w:rFonts w:ascii="Courier New" w:hAnsi="Courier New" w:cs="Courier New"/>
            <w:bCs/>
            <w:spacing w:val="-4"/>
            <w:rPrChange w:id="5224" w:author="Александр Перепечаев" w:date="2021-05-26T13:24:00Z">
              <w:rPr>
                <w:rFonts w:ascii="Courier New" w:hAnsi="Courier New" w:cs="Courier New"/>
                <w:bCs/>
                <w:spacing w:val="-4"/>
                <w:lang w:val="en-US"/>
              </w:rPr>
            </w:rPrChange>
          </w:rPr>
          <w:delText>!"};</w:delText>
        </w:r>
      </w:del>
    </w:p>
    <w:p w14:paraId="4C53E20E" w14:textId="1158716B" w:rsidR="00BC1ECC" w:rsidRPr="00AB44D1" w:rsidDel="00AB44D1" w:rsidRDefault="00BC1ECC" w:rsidP="00AB44D1">
      <w:pPr>
        <w:spacing w:after="240" w:line="360" w:lineRule="auto"/>
        <w:ind w:left="567"/>
        <w:jc w:val="center"/>
        <w:rPr>
          <w:del w:id="5225" w:author="Александр Перепечаев" w:date="2021-05-26T13:23:00Z"/>
          <w:rFonts w:ascii="Courier New" w:hAnsi="Courier New" w:cs="Courier New"/>
          <w:bCs/>
          <w:spacing w:val="-4"/>
          <w:rPrChange w:id="5226" w:author="Александр Перепечаев" w:date="2021-05-26T13:24:00Z">
            <w:rPr>
              <w:del w:id="5227" w:author="Александр Перепечаев" w:date="2021-05-26T13:23:00Z"/>
              <w:rFonts w:ascii="Courier New" w:hAnsi="Courier New" w:cs="Courier New"/>
              <w:bCs/>
              <w:spacing w:val="-4"/>
              <w:lang w:val="en-US"/>
            </w:rPr>
          </w:rPrChange>
        </w:rPr>
        <w:pPrChange w:id="5228" w:author="Александр Перепечаев" w:date="2021-05-26T13:23:00Z">
          <w:pPr>
            <w:autoSpaceDE w:val="0"/>
            <w:autoSpaceDN w:val="0"/>
            <w:adjustRightInd w:val="0"/>
            <w:ind w:left="567" w:firstLine="709"/>
          </w:pPr>
        </w:pPrChange>
      </w:pPr>
      <w:del w:id="5229" w:author="Александр Перепечаев" w:date="2021-05-26T13:23:00Z">
        <w:r w:rsidRPr="00AB44D1" w:rsidDel="00AB44D1">
          <w:rPr>
            <w:rFonts w:ascii="Courier New" w:hAnsi="Courier New" w:cs="Courier New"/>
            <w:bCs/>
            <w:spacing w:val="-4"/>
            <w:rPrChange w:id="523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else</w:delText>
        </w:r>
        <w:r w:rsidRPr="00AB44D1" w:rsidDel="00AB44D1">
          <w:rPr>
            <w:rFonts w:ascii="Courier New" w:hAnsi="Courier New" w:cs="Courier New"/>
            <w:bCs/>
            <w:spacing w:val="-4"/>
            <w:rPrChange w:id="5231" w:author="Александр Перепечаев" w:date="2021-05-26T13:24:00Z">
              <w:rPr>
                <w:rFonts w:ascii="Courier New" w:hAnsi="Courier New" w:cs="Courier New"/>
                <w:bCs/>
                <w:spacing w:val="-4"/>
                <w:lang w:val="en-US"/>
              </w:rPr>
            </w:rPrChange>
          </w:rPr>
          <w:delText xml:space="preserve"> {</w:delText>
        </w:r>
      </w:del>
    </w:p>
    <w:p w14:paraId="49140249" w14:textId="73FC6539" w:rsidR="00BC1ECC" w:rsidRPr="00AB44D1" w:rsidDel="00AB44D1" w:rsidRDefault="00BC1ECC" w:rsidP="00AB44D1">
      <w:pPr>
        <w:spacing w:after="240" w:line="360" w:lineRule="auto"/>
        <w:ind w:left="567"/>
        <w:jc w:val="center"/>
        <w:rPr>
          <w:del w:id="5232" w:author="Александр Перепечаев" w:date="2021-05-26T13:23:00Z"/>
          <w:rFonts w:ascii="Courier New" w:hAnsi="Courier New" w:cs="Courier New"/>
          <w:bCs/>
          <w:spacing w:val="-4"/>
          <w:rPrChange w:id="5233" w:author="Александр Перепечаев" w:date="2021-05-26T13:24:00Z">
            <w:rPr>
              <w:del w:id="5234" w:author="Александр Перепечаев" w:date="2021-05-26T13:23:00Z"/>
              <w:rFonts w:ascii="Courier New" w:hAnsi="Courier New" w:cs="Courier New"/>
              <w:bCs/>
              <w:spacing w:val="-4"/>
              <w:lang w:val="en-US"/>
            </w:rPr>
          </w:rPrChange>
        </w:rPr>
        <w:pPrChange w:id="5235" w:author="Александр Перепечаев" w:date="2021-05-26T13:23:00Z">
          <w:pPr>
            <w:autoSpaceDE w:val="0"/>
            <w:autoSpaceDN w:val="0"/>
            <w:adjustRightInd w:val="0"/>
            <w:ind w:left="567" w:firstLine="709"/>
          </w:pPr>
        </w:pPrChange>
      </w:pPr>
      <w:del w:id="5236" w:author="Александр Перепечаев" w:date="2021-05-26T13:23:00Z">
        <w:r w:rsidRPr="00AB44D1" w:rsidDel="00AB44D1">
          <w:rPr>
            <w:rFonts w:ascii="Courier New" w:hAnsi="Courier New" w:cs="Courier New"/>
            <w:bCs/>
            <w:spacing w:val="-4"/>
            <w:rPrChange w:id="523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23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23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24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insert</w:delText>
        </w:r>
        <w:r w:rsidRPr="00AB44D1" w:rsidDel="00AB44D1">
          <w:rPr>
            <w:rFonts w:ascii="Courier New" w:hAnsi="Courier New" w:cs="Courier New"/>
            <w:bCs/>
            <w:spacing w:val="-4"/>
            <w:rPrChange w:id="524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into</w:delText>
        </w:r>
        <w:r w:rsidRPr="00AB44D1" w:rsidDel="00AB44D1">
          <w:rPr>
            <w:rFonts w:ascii="Courier New" w:hAnsi="Courier New" w:cs="Courier New"/>
            <w:bCs/>
            <w:spacing w:val="-4"/>
            <w:rPrChange w:id="52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users</w:delText>
        </w:r>
        <w:r w:rsidRPr="00AB44D1" w:rsidDel="00AB44D1">
          <w:rPr>
            <w:rFonts w:ascii="Courier New" w:hAnsi="Courier New" w:cs="Courier New"/>
            <w:bCs/>
            <w:spacing w:val="-4"/>
            <w:rPrChange w:id="524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values</w:delText>
        </w:r>
        <w:r w:rsidRPr="00AB44D1" w:rsidDel="00AB44D1">
          <w:rPr>
            <w:rFonts w:ascii="Courier New" w:hAnsi="Courier New" w:cs="Courier New"/>
            <w:bCs/>
            <w:spacing w:val="-4"/>
            <w:rPrChange w:id="524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uuid</w:delText>
        </w:r>
        <w:r w:rsidRPr="00AB44D1" w:rsidDel="00AB44D1">
          <w:rPr>
            <w:rFonts w:ascii="Courier New" w:hAnsi="Courier New" w:cs="Courier New"/>
            <w:bCs/>
            <w:spacing w:val="-4"/>
            <w:rPrChange w:id="5245"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246"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pass</w:delText>
        </w:r>
        <w:r w:rsidRPr="00AB44D1" w:rsidDel="00AB44D1">
          <w:rPr>
            <w:rFonts w:ascii="Courier New" w:hAnsi="Courier New" w:cs="Courier New"/>
            <w:bCs/>
            <w:spacing w:val="-4"/>
            <w:rPrChange w:id="5247"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5248" w:author="Александр Перепечаев" w:date="2021-05-26T13:24:00Z">
              <w:rPr>
                <w:rFonts w:ascii="Courier New" w:hAnsi="Courier New" w:cs="Courier New"/>
                <w:bCs/>
                <w:spacing w:val="-4"/>
                <w:lang w:val="en-US"/>
              </w:rPr>
            </w:rPrChange>
          </w:rPr>
          <w:delText>}')`);</w:delText>
        </w:r>
      </w:del>
    </w:p>
    <w:p w14:paraId="1FA891FF" w14:textId="5020A72B" w:rsidR="00BC1ECC" w:rsidRPr="00AB44D1" w:rsidDel="00AB44D1" w:rsidRDefault="00BC1ECC" w:rsidP="00AB44D1">
      <w:pPr>
        <w:spacing w:after="240" w:line="360" w:lineRule="auto"/>
        <w:ind w:left="567"/>
        <w:jc w:val="center"/>
        <w:rPr>
          <w:del w:id="5249" w:author="Александр Перепечаев" w:date="2021-05-26T13:23:00Z"/>
          <w:rFonts w:ascii="Courier New" w:hAnsi="Courier New" w:cs="Courier New"/>
          <w:bCs/>
          <w:spacing w:val="-4"/>
          <w:rPrChange w:id="5250" w:author="Александр Перепечаев" w:date="2021-05-26T13:24:00Z">
            <w:rPr>
              <w:del w:id="5251" w:author="Александр Перепечаев" w:date="2021-05-26T13:23:00Z"/>
              <w:rFonts w:ascii="Courier New" w:hAnsi="Courier New" w:cs="Courier New"/>
              <w:bCs/>
              <w:spacing w:val="-4"/>
              <w:lang w:val="en-US"/>
            </w:rPr>
          </w:rPrChange>
        </w:rPr>
        <w:pPrChange w:id="5252" w:author="Александр Перепечаев" w:date="2021-05-26T13:23:00Z">
          <w:pPr>
            <w:autoSpaceDE w:val="0"/>
            <w:autoSpaceDN w:val="0"/>
            <w:adjustRightInd w:val="0"/>
            <w:ind w:left="567" w:firstLine="709"/>
          </w:pPr>
        </w:pPrChange>
      </w:pPr>
      <w:del w:id="5253" w:author="Александр Перепечаев" w:date="2021-05-26T13:23:00Z">
        <w:r w:rsidRPr="00AB44D1" w:rsidDel="00AB44D1">
          <w:rPr>
            <w:rFonts w:ascii="Courier New" w:hAnsi="Courier New" w:cs="Courier New"/>
            <w:bCs/>
            <w:spacing w:val="-4"/>
            <w:rPrChange w:id="525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52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525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25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25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25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select</w:delText>
        </w:r>
        <w:r w:rsidRPr="00AB44D1" w:rsidDel="00AB44D1">
          <w:rPr>
            <w:rFonts w:ascii="Courier New" w:hAnsi="Courier New" w:cs="Courier New"/>
            <w:bCs/>
            <w:spacing w:val="-4"/>
            <w:rPrChange w:id="526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526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users</w:delText>
        </w:r>
        <w:r w:rsidRPr="00AB44D1" w:rsidDel="00AB44D1">
          <w:rPr>
            <w:rFonts w:ascii="Courier New" w:hAnsi="Courier New" w:cs="Courier New"/>
            <w:bCs/>
            <w:spacing w:val="-4"/>
            <w:rPrChange w:id="526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526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26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265" w:author="Александр Перепечаев" w:date="2021-05-26T13:24:00Z">
              <w:rPr>
                <w:rFonts w:ascii="Courier New" w:hAnsi="Courier New" w:cs="Courier New"/>
                <w:bCs/>
                <w:spacing w:val="-4"/>
                <w:lang w:val="en-US"/>
              </w:rPr>
            </w:rPrChange>
          </w:rPr>
          <w:delText>}'`);</w:delText>
        </w:r>
      </w:del>
    </w:p>
    <w:p w14:paraId="20F5B78F" w14:textId="6E8C8361" w:rsidR="00BC1ECC" w:rsidRPr="00AB44D1" w:rsidDel="00AB44D1" w:rsidRDefault="00BC1ECC" w:rsidP="00AB44D1">
      <w:pPr>
        <w:spacing w:after="240" w:line="360" w:lineRule="auto"/>
        <w:ind w:left="567"/>
        <w:jc w:val="center"/>
        <w:rPr>
          <w:del w:id="5266" w:author="Александр Перепечаев" w:date="2021-05-26T13:23:00Z"/>
          <w:rFonts w:ascii="Courier New" w:hAnsi="Courier New" w:cs="Courier New"/>
          <w:bCs/>
          <w:spacing w:val="-4"/>
          <w:rPrChange w:id="5267" w:author="Александр Перепечаев" w:date="2021-05-26T13:24:00Z">
            <w:rPr>
              <w:del w:id="5268" w:author="Александр Перепечаев" w:date="2021-05-26T13:23:00Z"/>
              <w:rFonts w:ascii="Courier New" w:hAnsi="Courier New" w:cs="Courier New"/>
              <w:bCs/>
              <w:spacing w:val="-4"/>
              <w:lang w:val="en-US"/>
            </w:rPr>
          </w:rPrChange>
        </w:rPr>
        <w:pPrChange w:id="5269" w:author="Александр Перепечаев" w:date="2021-05-26T13:23:00Z">
          <w:pPr>
            <w:autoSpaceDE w:val="0"/>
            <w:autoSpaceDN w:val="0"/>
            <w:adjustRightInd w:val="0"/>
            <w:ind w:left="567" w:firstLine="709"/>
          </w:pPr>
        </w:pPrChange>
      </w:pPr>
      <w:del w:id="5270" w:author="Александр Перепечаев" w:date="2021-05-26T13:23:00Z">
        <w:r w:rsidRPr="00AB44D1" w:rsidDel="00AB44D1">
          <w:rPr>
            <w:rFonts w:ascii="Courier New" w:hAnsi="Courier New" w:cs="Courier New"/>
            <w:bCs/>
            <w:spacing w:val="-4"/>
            <w:rPrChange w:id="527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2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527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274" w:author="Александр Перепечаев" w:date="2021-05-26T13:24:00Z">
              <w:rPr>
                <w:rFonts w:ascii="Courier New" w:hAnsi="Courier New" w:cs="Courier New"/>
                <w:bCs/>
                <w:spacing w:val="-4"/>
                <w:lang w:val="en-US"/>
              </w:rPr>
            </w:rPrChange>
          </w:rPr>
          <w:delText>[0];</w:delText>
        </w:r>
      </w:del>
    </w:p>
    <w:p w14:paraId="0D8FAD36" w14:textId="4D37068F" w:rsidR="00BC1ECC" w:rsidRPr="00AB44D1" w:rsidDel="00AB44D1" w:rsidRDefault="00BC1ECC" w:rsidP="00AB44D1">
      <w:pPr>
        <w:spacing w:after="240" w:line="360" w:lineRule="auto"/>
        <w:ind w:left="567"/>
        <w:jc w:val="center"/>
        <w:rPr>
          <w:del w:id="5275" w:author="Александр Перепечаев" w:date="2021-05-26T13:23:00Z"/>
          <w:rFonts w:ascii="Courier New" w:hAnsi="Courier New" w:cs="Courier New"/>
          <w:bCs/>
          <w:spacing w:val="-4"/>
          <w:rPrChange w:id="5276" w:author="Александр Перепечаев" w:date="2021-05-26T13:24:00Z">
            <w:rPr>
              <w:del w:id="5277" w:author="Александр Перепечаев" w:date="2021-05-26T13:23:00Z"/>
              <w:rFonts w:ascii="Courier New" w:hAnsi="Courier New" w:cs="Courier New"/>
              <w:bCs/>
              <w:spacing w:val="-4"/>
              <w:lang w:val="en-US"/>
            </w:rPr>
          </w:rPrChange>
        </w:rPr>
        <w:pPrChange w:id="5278" w:author="Александр Перепечаев" w:date="2021-05-26T13:23:00Z">
          <w:pPr>
            <w:autoSpaceDE w:val="0"/>
            <w:autoSpaceDN w:val="0"/>
            <w:adjustRightInd w:val="0"/>
            <w:ind w:left="567" w:firstLine="709"/>
          </w:pPr>
        </w:pPrChange>
      </w:pPr>
      <w:del w:id="5279" w:author="Александр Перепечаев" w:date="2021-05-26T13:23:00Z">
        <w:r w:rsidRPr="00AB44D1" w:rsidDel="00AB44D1">
          <w:rPr>
            <w:rFonts w:ascii="Courier New" w:hAnsi="Courier New" w:cs="Courier New"/>
            <w:bCs/>
            <w:spacing w:val="-4"/>
            <w:rPrChange w:id="5280" w:author="Александр Перепечаев" w:date="2021-05-26T13:24:00Z">
              <w:rPr>
                <w:rFonts w:ascii="Courier New" w:hAnsi="Courier New" w:cs="Courier New"/>
                <w:bCs/>
                <w:spacing w:val="-4"/>
                <w:lang w:val="en-US"/>
              </w:rPr>
            </w:rPrChange>
          </w:rPr>
          <w:delText xml:space="preserve">    }</w:delText>
        </w:r>
      </w:del>
    </w:p>
    <w:p w14:paraId="5BF4B64D" w14:textId="49E1147D" w:rsidR="00BC1ECC" w:rsidRPr="00AB44D1" w:rsidDel="00AB44D1" w:rsidRDefault="00BC1ECC" w:rsidP="00AB44D1">
      <w:pPr>
        <w:spacing w:after="240" w:line="360" w:lineRule="auto"/>
        <w:ind w:left="567"/>
        <w:jc w:val="center"/>
        <w:rPr>
          <w:del w:id="5281" w:author="Александр Перепечаев" w:date="2021-05-26T13:23:00Z"/>
          <w:rFonts w:ascii="Courier New" w:hAnsi="Courier New" w:cs="Courier New"/>
          <w:bCs/>
          <w:spacing w:val="-4"/>
          <w:rPrChange w:id="5282" w:author="Александр Перепечаев" w:date="2021-05-26T13:24:00Z">
            <w:rPr>
              <w:del w:id="5283" w:author="Александр Перепечаев" w:date="2021-05-26T13:23:00Z"/>
              <w:rFonts w:ascii="Courier New" w:hAnsi="Courier New" w:cs="Courier New"/>
              <w:bCs/>
              <w:spacing w:val="-4"/>
              <w:lang w:val="en-US"/>
            </w:rPr>
          </w:rPrChange>
        </w:rPr>
        <w:pPrChange w:id="5284" w:author="Александр Перепечаев" w:date="2021-05-26T13:23:00Z">
          <w:pPr>
            <w:autoSpaceDE w:val="0"/>
            <w:autoSpaceDN w:val="0"/>
            <w:adjustRightInd w:val="0"/>
            <w:ind w:left="567" w:firstLine="709"/>
          </w:pPr>
        </w:pPrChange>
      </w:pPr>
      <w:del w:id="5285" w:author="Александр Перепечаев" w:date="2021-05-26T13:23:00Z">
        <w:r w:rsidRPr="00AB44D1" w:rsidDel="00AB44D1">
          <w:rPr>
            <w:rFonts w:ascii="Courier New" w:hAnsi="Courier New" w:cs="Courier New"/>
            <w:bCs/>
            <w:spacing w:val="-4"/>
            <w:rPrChange w:id="528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528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288" w:author="Александр Перепечаев" w:date="2021-05-26T13:24:00Z">
              <w:rPr>
                <w:rFonts w:ascii="Courier New" w:hAnsi="Courier New" w:cs="Courier New"/>
                <w:bCs/>
                <w:spacing w:val="-4"/>
                <w:lang w:val="en-US"/>
              </w:rPr>
            </w:rPrChange>
          </w:rPr>
          <w:delText>){</w:delText>
        </w:r>
      </w:del>
    </w:p>
    <w:p w14:paraId="56027EF7" w14:textId="41BC804E" w:rsidR="00BC1ECC" w:rsidRPr="00AB44D1" w:rsidDel="00AB44D1" w:rsidRDefault="00BC1ECC" w:rsidP="00AB44D1">
      <w:pPr>
        <w:spacing w:after="240" w:line="360" w:lineRule="auto"/>
        <w:ind w:left="567"/>
        <w:jc w:val="center"/>
        <w:rPr>
          <w:del w:id="5289" w:author="Александр Перепечаев" w:date="2021-05-26T13:23:00Z"/>
          <w:rFonts w:ascii="Courier New" w:hAnsi="Courier New" w:cs="Courier New"/>
          <w:bCs/>
          <w:spacing w:val="-4"/>
          <w:rPrChange w:id="5290" w:author="Александр Перепечаев" w:date="2021-05-26T13:24:00Z">
            <w:rPr>
              <w:del w:id="5291" w:author="Александр Перепечаев" w:date="2021-05-26T13:23:00Z"/>
              <w:rFonts w:ascii="Courier New" w:hAnsi="Courier New" w:cs="Courier New"/>
              <w:bCs/>
              <w:spacing w:val="-4"/>
              <w:lang w:val="en-US"/>
            </w:rPr>
          </w:rPrChange>
        </w:rPr>
        <w:pPrChange w:id="5292" w:author="Александр Перепечаев" w:date="2021-05-26T13:23:00Z">
          <w:pPr>
            <w:autoSpaceDE w:val="0"/>
            <w:autoSpaceDN w:val="0"/>
            <w:adjustRightInd w:val="0"/>
            <w:ind w:left="567" w:firstLine="709"/>
          </w:pPr>
        </w:pPrChange>
      </w:pPr>
      <w:del w:id="5293" w:author="Александр Перепечаев" w:date="2021-05-26T13:23:00Z">
        <w:r w:rsidRPr="00AB44D1" w:rsidDel="00AB44D1">
          <w:rPr>
            <w:rFonts w:ascii="Courier New" w:hAnsi="Courier New" w:cs="Courier New"/>
            <w:bCs/>
            <w:spacing w:val="-4"/>
            <w:rPrChange w:id="529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29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529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297" w:author="Александр Перепечаев" w:date="2021-05-26T13:24:00Z">
              <w:rPr>
                <w:rFonts w:ascii="Courier New" w:hAnsi="Courier New" w:cs="Courier New"/>
                <w:bCs/>
                <w:spacing w:val="-4"/>
                <w:lang w:val="en-US"/>
              </w:rPr>
            </w:rPrChange>
          </w:rPr>
          <w:delText>);</w:delText>
        </w:r>
      </w:del>
    </w:p>
    <w:p w14:paraId="38CD9F26" w14:textId="61363848" w:rsidR="00BC1ECC" w:rsidRPr="00AB44D1" w:rsidDel="00AB44D1" w:rsidRDefault="00BC1ECC" w:rsidP="00AB44D1">
      <w:pPr>
        <w:spacing w:after="240" w:line="360" w:lineRule="auto"/>
        <w:ind w:left="567"/>
        <w:jc w:val="center"/>
        <w:rPr>
          <w:del w:id="5298" w:author="Александр Перепечаев" w:date="2021-05-26T13:23:00Z"/>
          <w:rFonts w:ascii="Courier New" w:hAnsi="Courier New" w:cs="Courier New"/>
          <w:bCs/>
          <w:spacing w:val="-4"/>
          <w:rPrChange w:id="5299" w:author="Александр Перепечаев" w:date="2021-05-26T13:24:00Z">
            <w:rPr>
              <w:del w:id="5300" w:author="Александр Перепечаев" w:date="2021-05-26T13:23:00Z"/>
              <w:rFonts w:ascii="Courier New" w:hAnsi="Courier New" w:cs="Courier New"/>
              <w:bCs/>
              <w:spacing w:val="-4"/>
              <w:lang w:val="en-US"/>
            </w:rPr>
          </w:rPrChange>
        </w:rPr>
        <w:pPrChange w:id="5301" w:author="Александр Перепечаев" w:date="2021-05-26T13:23:00Z">
          <w:pPr>
            <w:autoSpaceDE w:val="0"/>
            <w:autoSpaceDN w:val="0"/>
            <w:adjustRightInd w:val="0"/>
            <w:ind w:left="567" w:firstLine="709"/>
          </w:pPr>
        </w:pPrChange>
      </w:pPr>
      <w:del w:id="5302" w:author="Александр Перепечаев" w:date="2021-05-26T13:23:00Z">
        <w:r w:rsidRPr="00AB44D1" w:rsidDel="00AB44D1">
          <w:rPr>
            <w:rFonts w:ascii="Courier New" w:hAnsi="Courier New" w:cs="Courier New"/>
            <w:bCs/>
            <w:spacing w:val="-4"/>
            <w:rPrChange w:id="53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30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305" w:author="Александр Перепечаев" w:date="2021-05-26T13:24:00Z">
              <w:rPr>
                <w:rFonts w:ascii="Courier New" w:hAnsi="Courier New" w:cs="Courier New"/>
                <w:bCs/>
                <w:spacing w:val="-4"/>
                <w:lang w:val="en-US"/>
              </w:rPr>
            </w:rPrChange>
          </w:rPr>
          <w:delText>;</w:delText>
        </w:r>
      </w:del>
    </w:p>
    <w:p w14:paraId="435F5157" w14:textId="1B6BCEB4" w:rsidR="00BC1ECC" w:rsidRPr="00AB44D1" w:rsidDel="00AB44D1" w:rsidRDefault="00BC1ECC" w:rsidP="00AB44D1">
      <w:pPr>
        <w:spacing w:after="240" w:line="360" w:lineRule="auto"/>
        <w:ind w:left="567"/>
        <w:jc w:val="center"/>
        <w:rPr>
          <w:del w:id="5306" w:author="Александр Перепечаев" w:date="2021-05-26T13:23:00Z"/>
          <w:rFonts w:ascii="Courier New" w:hAnsi="Courier New" w:cs="Courier New"/>
          <w:bCs/>
          <w:spacing w:val="-4"/>
          <w:rPrChange w:id="5307" w:author="Александр Перепечаев" w:date="2021-05-26T13:24:00Z">
            <w:rPr>
              <w:del w:id="5308" w:author="Александр Перепечаев" w:date="2021-05-26T13:23:00Z"/>
              <w:rFonts w:ascii="Courier New" w:hAnsi="Courier New" w:cs="Courier New"/>
              <w:bCs/>
              <w:spacing w:val="-4"/>
              <w:lang w:val="en-US"/>
            </w:rPr>
          </w:rPrChange>
        </w:rPr>
        <w:pPrChange w:id="5309" w:author="Александр Перепечаев" w:date="2021-05-26T13:23:00Z">
          <w:pPr>
            <w:autoSpaceDE w:val="0"/>
            <w:autoSpaceDN w:val="0"/>
            <w:adjustRightInd w:val="0"/>
            <w:ind w:left="567" w:firstLine="709"/>
          </w:pPr>
        </w:pPrChange>
      </w:pPr>
      <w:del w:id="5310" w:author="Александр Перепечаев" w:date="2021-05-26T13:23:00Z">
        <w:r w:rsidRPr="00AB44D1" w:rsidDel="00AB44D1">
          <w:rPr>
            <w:rFonts w:ascii="Courier New" w:hAnsi="Courier New" w:cs="Courier New"/>
            <w:bCs/>
            <w:spacing w:val="-4"/>
            <w:rPrChange w:id="5311" w:author="Александр Перепечаев" w:date="2021-05-26T13:24:00Z">
              <w:rPr>
                <w:rFonts w:ascii="Courier New" w:hAnsi="Courier New" w:cs="Courier New"/>
                <w:bCs/>
                <w:spacing w:val="-4"/>
                <w:lang w:val="en-US"/>
              </w:rPr>
            </w:rPrChange>
          </w:rPr>
          <w:delText xml:space="preserve">    }</w:delText>
        </w:r>
      </w:del>
    </w:p>
    <w:p w14:paraId="2134F420" w14:textId="2E55BF40" w:rsidR="00BC1ECC" w:rsidRPr="00AB44D1" w:rsidDel="00AB44D1" w:rsidRDefault="00BC1ECC" w:rsidP="00AB44D1">
      <w:pPr>
        <w:spacing w:after="240" w:line="360" w:lineRule="auto"/>
        <w:ind w:left="567"/>
        <w:jc w:val="center"/>
        <w:rPr>
          <w:del w:id="5312" w:author="Александр Перепечаев" w:date="2021-05-26T13:23:00Z"/>
          <w:rFonts w:ascii="Courier New" w:hAnsi="Courier New" w:cs="Courier New"/>
          <w:bCs/>
          <w:spacing w:val="-4"/>
          <w:rPrChange w:id="5313" w:author="Александр Перепечаев" w:date="2021-05-26T13:24:00Z">
            <w:rPr>
              <w:del w:id="5314" w:author="Александр Перепечаев" w:date="2021-05-26T13:23:00Z"/>
              <w:rFonts w:ascii="Courier New" w:hAnsi="Courier New" w:cs="Courier New"/>
              <w:bCs/>
              <w:spacing w:val="-4"/>
              <w:lang w:val="en-US"/>
            </w:rPr>
          </w:rPrChange>
        </w:rPr>
        <w:pPrChange w:id="5315" w:author="Александр Перепечаев" w:date="2021-05-26T13:23:00Z">
          <w:pPr>
            <w:autoSpaceDE w:val="0"/>
            <w:autoSpaceDN w:val="0"/>
            <w:adjustRightInd w:val="0"/>
            <w:ind w:left="567" w:firstLine="709"/>
          </w:pPr>
        </w:pPrChange>
      </w:pPr>
      <w:del w:id="5316" w:author="Александр Перепечаев" w:date="2021-05-26T13:23:00Z">
        <w:r w:rsidRPr="00AB44D1" w:rsidDel="00AB44D1">
          <w:rPr>
            <w:rFonts w:ascii="Courier New" w:hAnsi="Courier New" w:cs="Courier New"/>
            <w:bCs/>
            <w:spacing w:val="-4"/>
            <w:rPrChange w:id="5317" w:author="Александр Перепечаев" w:date="2021-05-26T13:24:00Z">
              <w:rPr>
                <w:rFonts w:ascii="Courier New" w:hAnsi="Courier New" w:cs="Courier New"/>
                <w:bCs/>
                <w:spacing w:val="-4"/>
                <w:lang w:val="en-US"/>
              </w:rPr>
            </w:rPrChange>
          </w:rPr>
          <w:delText xml:space="preserve"> },</w:delText>
        </w:r>
      </w:del>
    </w:p>
    <w:p w14:paraId="07862FB2" w14:textId="763994B3" w:rsidR="00BC1ECC" w:rsidRPr="00AB44D1" w:rsidDel="00AB44D1" w:rsidRDefault="00BC1ECC" w:rsidP="00AB44D1">
      <w:pPr>
        <w:spacing w:after="240" w:line="360" w:lineRule="auto"/>
        <w:ind w:left="567"/>
        <w:jc w:val="center"/>
        <w:rPr>
          <w:del w:id="5318" w:author="Александр Перепечаев" w:date="2021-05-26T13:23:00Z"/>
          <w:rFonts w:ascii="Courier New" w:hAnsi="Courier New" w:cs="Courier New"/>
          <w:bCs/>
          <w:spacing w:val="-4"/>
          <w:rPrChange w:id="5319" w:author="Александр Перепечаев" w:date="2021-05-26T13:24:00Z">
            <w:rPr>
              <w:del w:id="5320" w:author="Александр Перепечаев" w:date="2021-05-26T13:23:00Z"/>
              <w:rFonts w:ascii="Courier New" w:hAnsi="Courier New" w:cs="Courier New"/>
              <w:bCs/>
              <w:spacing w:val="-4"/>
              <w:lang w:val="en-US"/>
            </w:rPr>
          </w:rPrChange>
        </w:rPr>
        <w:pPrChange w:id="5321" w:author="Александр Перепечаев" w:date="2021-05-26T13:23:00Z">
          <w:pPr>
            <w:autoSpaceDE w:val="0"/>
            <w:autoSpaceDN w:val="0"/>
            <w:adjustRightInd w:val="0"/>
            <w:ind w:left="567" w:firstLine="709"/>
          </w:pPr>
        </w:pPrChange>
      </w:pPr>
      <w:del w:id="5322" w:author="Александр Перепечаев" w:date="2021-05-26T13:23:00Z">
        <w:r w:rsidRPr="00AB44D1" w:rsidDel="00AB44D1">
          <w:rPr>
            <w:rFonts w:ascii="Courier New" w:hAnsi="Courier New" w:cs="Courier New"/>
            <w:bCs/>
            <w:spacing w:val="-4"/>
            <w:rPrChange w:id="532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changeEmail</w:delText>
        </w:r>
        <w:r w:rsidRPr="00AB44D1" w:rsidDel="00AB44D1">
          <w:rPr>
            <w:rFonts w:ascii="Courier New" w:hAnsi="Courier New" w:cs="Courier New"/>
            <w:bCs/>
            <w:spacing w:val="-4"/>
            <w:rPrChange w:id="532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532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532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32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5328" w:author="Александр Перепечаев" w:date="2021-05-26T13:24:00Z">
              <w:rPr>
                <w:rFonts w:ascii="Courier New" w:hAnsi="Courier New" w:cs="Courier New"/>
                <w:bCs/>
                <w:spacing w:val="-4"/>
                <w:lang w:val="en-US"/>
              </w:rPr>
            </w:rPrChange>
          </w:rPr>
          <w:delText>){</w:delText>
        </w:r>
      </w:del>
    </w:p>
    <w:p w14:paraId="41E063E4" w14:textId="208FA441" w:rsidR="00BC1ECC" w:rsidRPr="00AB44D1" w:rsidDel="00AB44D1" w:rsidRDefault="00BC1ECC" w:rsidP="00AB44D1">
      <w:pPr>
        <w:spacing w:after="240" w:line="360" w:lineRule="auto"/>
        <w:ind w:left="567"/>
        <w:jc w:val="center"/>
        <w:rPr>
          <w:del w:id="5329" w:author="Александр Перепечаев" w:date="2021-05-26T13:23:00Z"/>
          <w:rFonts w:ascii="Courier New" w:hAnsi="Courier New" w:cs="Courier New"/>
          <w:bCs/>
          <w:spacing w:val="-4"/>
          <w:rPrChange w:id="5330" w:author="Александр Перепечаев" w:date="2021-05-26T13:24:00Z">
            <w:rPr>
              <w:del w:id="5331" w:author="Александр Перепечаев" w:date="2021-05-26T13:23:00Z"/>
              <w:rFonts w:ascii="Courier New" w:hAnsi="Courier New" w:cs="Courier New"/>
              <w:bCs/>
              <w:spacing w:val="-4"/>
              <w:lang w:val="en-US"/>
            </w:rPr>
          </w:rPrChange>
        </w:rPr>
        <w:pPrChange w:id="5332" w:author="Александр Перепечаев" w:date="2021-05-26T13:23:00Z">
          <w:pPr>
            <w:autoSpaceDE w:val="0"/>
            <w:autoSpaceDN w:val="0"/>
            <w:adjustRightInd w:val="0"/>
            <w:ind w:left="567" w:firstLine="709"/>
          </w:pPr>
        </w:pPrChange>
      </w:pPr>
      <w:del w:id="5333" w:author="Александр Перепечаев" w:date="2021-05-26T13:23:00Z">
        <w:r w:rsidRPr="00AB44D1" w:rsidDel="00AB44D1">
          <w:rPr>
            <w:rFonts w:ascii="Courier New" w:hAnsi="Courier New" w:cs="Courier New"/>
            <w:bCs/>
            <w:spacing w:val="-4"/>
            <w:rPrChange w:id="53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5335" w:author="Александр Перепечаев" w:date="2021-05-26T13:24:00Z">
              <w:rPr>
                <w:rFonts w:ascii="Courier New" w:hAnsi="Courier New" w:cs="Courier New"/>
                <w:bCs/>
                <w:spacing w:val="-4"/>
                <w:lang w:val="en-US"/>
              </w:rPr>
            </w:rPrChange>
          </w:rPr>
          <w:delText>{</w:delText>
        </w:r>
      </w:del>
    </w:p>
    <w:p w14:paraId="58650811" w14:textId="419D242F" w:rsidR="00BC1ECC" w:rsidRPr="00AB44D1" w:rsidDel="00AB44D1" w:rsidRDefault="00BC1ECC" w:rsidP="00AB44D1">
      <w:pPr>
        <w:spacing w:after="240" w:line="360" w:lineRule="auto"/>
        <w:ind w:left="567"/>
        <w:jc w:val="center"/>
        <w:rPr>
          <w:del w:id="5336" w:author="Александр Перепечаев" w:date="2021-05-26T13:23:00Z"/>
          <w:rFonts w:ascii="Courier New" w:hAnsi="Courier New" w:cs="Courier New"/>
          <w:bCs/>
          <w:spacing w:val="-4"/>
          <w:rPrChange w:id="5337" w:author="Александр Перепечаев" w:date="2021-05-26T13:24:00Z">
            <w:rPr>
              <w:del w:id="5338" w:author="Александр Перепечаев" w:date="2021-05-26T13:23:00Z"/>
              <w:rFonts w:ascii="Courier New" w:hAnsi="Courier New" w:cs="Courier New"/>
              <w:bCs/>
              <w:spacing w:val="-4"/>
              <w:lang w:val="en-US"/>
            </w:rPr>
          </w:rPrChange>
        </w:rPr>
        <w:pPrChange w:id="5339" w:author="Александр Перепечаев" w:date="2021-05-26T13:23:00Z">
          <w:pPr>
            <w:autoSpaceDE w:val="0"/>
            <w:autoSpaceDN w:val="0"/>
            <w:adjustRightInd w:val="0"/>
            <w:ind w:left="567" w:firstLine="709"/>
          </w:pPr>
        </w:pPrChange>
      </w:pPr>
    </w:p>
    <w:p w14:paraId="36F35B6E" w14:textId="68E35132" w:rsidR="00BC1ECC" w:rsidRPr="00AB44D1" w:rsidDel="00AB44D1" w:rsidRDefault="00BC1ECC" w:rsidP="00AB44D1">
      <w:pPr>
        <w:spacing w:after="240" w:line="360" w:lineRule="auto"/>
        <w:ind w:left="567"/>
        <w:jc w:val="center"/>
        <w:rPr>
          <w:del w:id="5340" w:author="Александр Перепечаев" w:date="2021-05-26T13:23:00Z"/>
          <w:rFonts w:ascii="Courier New" w:hAnsi="Courier New" w:cs="Courier New"/>
          <w:bCs/>
          <w:spacing w:val="-4"/>
          <w:rPrChange w:id="5341" w:author="Александр Перепечаев" w:date="2021-05-26T13:24:00Z">
            <w:rPr>
              <w:del w:id="5342" w:author="Александр Перепечаев" w:date="2021-05-26T13:23:00Z"/>
              <w:rFonts w:ascii="Courier New" w:hAnsi="Courier New" w:cs="Courier New"/>
              <w:bCs/>
              <w:spacing w:val="-4"/>
              <w:lang w:val="en-US"/>
            </w:rPr>
          </w:rPrChange>
        </w:rPr>
        <w:pPrChange w:id="5343" w:author="Александр Перепечаев" w:date="2021-05-26T13:23:00Z">
          <w:pPr>
            <w:autoSpaceDE w:val="0"/>
            <w:autoSpaceDN w:val="0"/>
            <w:adjustRightInd w:val="0"/>
            <w:ind w:left="567" w:firstLine="709"/>
          </w:pPr>
        </w:pPrChange>
      </w:pPr>
      <w:del w:id="5344" w:author="Александр Перепечаев" w:date="2021-05-26T13:23:00Z">
        <w:r w:rsidRPr="00AB44D1" w:rsidDel="00AB44D1">
          <w:rPr>
            <w:rFonts w:ascii="Courier New" w:hAnsi="Courier New" w:cs="Courier New"/>
            <w:bCs/>
            <w:spacing w:val="-4"/>
            <w:rPrChange w:id="534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34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34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34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update</w:delText>
        </w:r>
        <w:r w:rsidRPr="00AB44D1" w:rsidDel="00AB44D1">
          <w:rPr>
            <w:rFonts w:ascii="Courier New" w:hAnsi="Courier New" w:cs="Courier New"/>
            <w:bCs/>
            <w:spacing w:val="-4"/>
            <w:rPrChange w:id="534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users</w:delText>
        </w:r>
        <w:r w:rsidRPr="00AB44D1" w:rsidDel="00AB44D1">
          <w:rPr>
            <w:rFonts w:ascii="Courier New" w:hAnsi="Courier New" w:cs="Courier New"/>
            <w:bCs/>
            <w:spacing w:val="-4"/>
            <w:rPrChange w:id="535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set</w:delText>
        </w:r>
        <w:r w:rsidRPr="00AB44D1" w:rsidDel="00AB44D1">
          <w:rPr>
            <w:rFonts w:ascii="Courier New" w:hAnsi="Courier New" w:cs="Courier New"/>
            <w:bCs/>
            <w:spacing w:val="-4"/>
            <w:rPrChange w:id="535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535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535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535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35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356" w:author="Александр Перепечаев" w:date="2021-05-26T13:24:00Z">
              <w:rPr>
                <w:rFonts w:ascii="Courier New" w:hAnsi="Courier New" w:cs="Courier New"/>
                <w:bCs/>
                <w:spacing w:val="-4"/>
                <w:lang w:val="en-US"/>
              </w:rPr>
            </w:rPrChange>
          </w:rPr>
          <w:delText>}'`);</w:delText>
        </w:r>
      </w:del>
    </w:p>
    <w:p w14:paraId="310749FA" w14:textId="73AED99B" w:rsidR="00BC1ECC" w:rsidRPr="00AB44D1" w:rsidDel="00AB44D1" w:rsidRDefault="00BC1ECC" w:rsidP="00AB44D1">
      <w:pPr>
        <w:spacing w:after="240" w:line="360" w:lineRule="auto"/>
        <w:ind w:left="567"/>
        <w:jc w:val="center"/>
        <w:rPr>
          <w:del w:id="5357" w:author="Александр Перепечаев" w:date="2021-05-26T13:23:00Z"/>
          <w:rFonts w:ascii="Courier New" w:hAnsi="Courier New" w:cs="Courier New"/>
          <w:bCs/>
          <w:spacing w:val="-4"/>
          <w:rPrChange w:id="5358" w:author="Александр Перепечаев" w:date="2021-05-26T13:24:00Z">
            <w:rPr>
              <w:del w:id="5359" w:author="Александр Перепечаев" w:date="2021-05-26T13:23:00Z"/>
              <w:rFonts w:ascii="Courier New" w:hAnsi="Courier New" w:cs="Courier New"/>
              <w:bCs/>
              <w:spacing w:val="-4"/>
              <w:lang w:val="en-US"/>
            </w:rPr>
          </w:rPrChange>
        </w:rPr>
        <w:pPrChange w:id="5360" w:author="Александр Перепечаев" w:date="2021-05-26T13:23:00Z">
          <w:pPr>
            <w:autoSpaceDE w:val="0"/>
            <w:autoSpaceDN w:val="0"/>
            <w:adjustRightInd w:val="0"/>
            <w:ind w:left="567" w:firstLine="709"/>
          </w:pPr>
        </w:pPrChange>
      </w:pPr>
    </w:p>
    <w:p w14:paraId="7FADCC71" w14:textId="27E1B7AB" w:rsidR="00BC1ECC" w:rsidRPr="00AB44D1" w:rsidDel="00AB44D1" w:rsidRDefault="00BC1ECC" w:rsidP="00AB44D1">
      <w:pPr>
        <w:spacing w:after="240" w:line="360" w:lineRule="auto"/>
        <w:ind w:left="567"/>
        <w:jc w:val="center"/>
        <w:rPr>
          <w:del w:id="5361" w:author="Александр Перепечаев" w:date="2021-05-26T13:23:00Z"/>
          <w:rFonts w:ascii="Courier New" w:hAnsi="Courier New" w:cs="Courier New"/>
          <w:bCs/>
          <w:spacing w:val="-4"/>
          <w:rPrChange w:id="5362" w:author="Александр Перепечаев" w:date="2021-05-26T13:24:00Z">
            <w:rPr>
              <w:del w:id="5363" w:author="Александр Перепечаев" w:date="2021-05-26T13:23:00Z"/>
              <w:rFonts w:ascii="Courier New" w:hAnsi="Courier New" w:cs="Courier New"/>
              <w:bCs/>
              <w:spacing w:val="-4"/>
              <w:lang w:val="en-US"/>
            </w:rPr>
          </w:rPrChange>
        </w:rPr>
        <w:pPrChange w:id="5364" w:author="Александр Перепечаев" w:date="2021-05-26T13:23:00Z">
          <w:pPr>
            <w:autoSpaceDE w:val="0"/>
            <w:autoSpaceDN w:val="0"/>
            <w:adjustRightInd w:val="0"/>
            <w:ind w:left="567" w:firstLine="709"/>
          </w:pPr>
        </w:pPrChange>
      </w:pPr>
      <w:del w:id="5365" w:author="Александр Перепечаев" w:date="2021-05-26T13:23:00Z">
        <w:r w:rsidRPr="00AB44D1" w:rsidDel="00AB44D1">
          <w:rPr>
            <w:rFonts w:ascii="Courier New" w:hAnsi="Courier New" w:cs="Courier New"/>
            <w:bCs/>
            <w:spacing w:val="-4"/>
            <w:rPrChange w:id="536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536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536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36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37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37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select</w:delText>
        </w:r>
        <w:r w:rsidRPr="00AB44D1" w:rsidDel="00AB44D1">
          <w:rPr>
            <w:rFonts w:ascii="Courier New" w:hAnsi="Courier New" w:cs="Courier New"/>
            <w:bCs/>
            <w:spacing w:val="-4"/>
            <w:rPrChange w:id="537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53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users</w:delText>
        </w:r>
        <w:r w:rsidRPr="00AB44D1" w:rsidDel="00AB44D1">
          <w:rPr>
            <w:rFonts w:ascii="Courier New" w:hAnsi="Courier New" w:cs="Courier New"/>
            <w:bCs/>
            <w:spacing w:val="-4"/>
            <w:rPrChange w:id="537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53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37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5377" w:author="Александр Перепечаев" w:date="2021-05-26T13:24:00Z">
              <w:rPr>
                <w:rFonts w:ascii="Courier New" w:hAnsi="Courier New" w:cs="Courier New"/>
                <w:bCs/>
                <w:spacing w:val="-4"/>
                <w:lang w:val="en-US"/>
              </w:rPr>
            </w:rPrChange>
          </w:rPr>
          <w:delText>}'`);</w:delText>
        </w:r>
      </w:del>
    </w:p>
    <w:p w14:paraId="4988F5F9" w14:textId="28F44FE1" w:rsidR="00BC1ECC" w:rsidRPr="00AB44D1" w:rsidDel="00AB44D1" w:rsidRDefault="00BC1ECC" w:rsidP="00AB44D1">
      <w:pPr>
        <w:spacing w:after="240" w:line="360" w:lineRule="auto"/>
        <w:ind w:left="567"/>
        <w:jc w:val="center"/>
        <w:rPr>
          <w:del w:id="5378" w:author="Александр Перепечаев" w:date="2021-05-26T13:23:00Z"/>
          <w:rFonts w:ascii="Courier New" w:hAnsi="Courier New" w:cs="Courier New"/>
          <w:bCs/>
          <w:spacing w:val="-4"/>
          <w:rPrChange w:id="5379" w:author="Александр Перепечаев" w:date="2021-05-26T13:24:00Z">
            <w:rPr>
              <w:del w:id="5380" w:author="Александр Перепечаев" w:date="2021-05-26T13:23:00Z"/>
              <w:rFonts w:ascii="Courier New" w:hAnsi="Courier New" w:cs="Courier New"/>
              <w:bCs/>
              <w:spacing w:val="-4"/>
              <w:lang w:val="en-US"/>
            </w:rPr>
          </w:rPrChange>
        </w:rPr>
        <w:pPrChange w:id="5381" w:author="Александр Перепечаев" w:date="2021-05-26T13:23:00Z">
          <w:pPr>
            <w:autoSpaceDE w:val="0"/>
            <w:autoSpaceDN w:val="0"/>
            <w:adjustRightInd w:val="0"/>
            <w:ind w:left="567" w:firstLine="709"/>
          </w:pPr>
        </w:pPrChange>
      </w:pPr>
      <w:del w:id="5382" w:author="Александр Перепечаев" w:date="2021-05-26T13:23:00Z">
        <w:r w:rsidRPr="00AB44D1" w:rsidDel="00AB44D1">
          <w:rPr>
            <w:rFonts w:ascii="Courier New" w:hAnsi="Courier New" w:cs="Courier New"/>
            <w:bCs/>
            <w:spacing w:val="-4"/>
            <w:rPrChange w:id="538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3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538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386" w:author="Александр Перепечаев" w:date="2021-05-26T13:24:00Z">
              <w:rPr>
                <w:rFonts w:ascii="Courier New" w:hAnsi="Courier New" w:cs="Courier New"/>
                <w:bCs/>
                <w:spacing w:val="-4"/>
                <w:lang w:val="en-US"/>
              </w:rPr>
            </w:rPrChange>
          </w:rPr>
          <w:delText>[0];</w:delText>
        </w:r>
      </w:del>
    </w:p>
    <w:p w14:paraId="26513317" w14:textId="5B655730" w:rsidR="00BC1ECC" w:rsidRPr="00AB44D1" w:rsidDel="00AB44D1" w:rsidRDefault="00BC1ECC" w:rsidP="00AB44D1">
      <w:pPr>
        <w:spacing w:after="240" w:line="360" w:lineRule="auto"/>
        <w:ind w:left="567"/>
        <w:jc w:val="center"/>
        <w:rPr>
          <w:del w:id="5387" w:author="Александр Перепечаев" w:date="2021-05-26T13:23:00Z"/>
          <w:rFonts w:ascii="Courier New" w:hAnsi="Courier New" w:cs="Courier New"/>
          <w:bCs/>
          <w:spacing w:val="-4"/>
          <w:rPrChange w:id="5388" w:author="Александр Перепечаев" w:date="2021-05-26T13:24:00Z">
            <w:rPr>
              <w:del w:id="5389" w:author="Александр Перепечаев" w:date="2021-05-26T13:23:00Z"/>
              <w:rFonts w:ascii="Courier New" w:hAnsi="Courier New" w:cs="Courier New"/>
              <w:bCs/>
              <w:spacing w:val="-4"/>
              <w:lang w:val="en-US"/>
            </w:rPr>
          </w:rPrChange>
        </w:rPr>
        <w:pPrChange w:id="5390" w:author="Александр Перепечаев" w:date="2021-05-26T13:23:00Z">
          <w:pPr>
            <w:autoSpaceDE w:val="0"/>
            <w:autoSpaceDN w:val="0"/>
            <w:adjustRightInd w:val="0"/>
            <w:ind w:left="567" w:firstLine="709"/>
          </w:pPr>
        </w:pPrChange>
      </w:pPr>
      <w:del w:id="5391" w:author="Александр Перепечаев" w:date="2021-05-26T13:23:00Z">
        <w:r w:rsidRPr="00AB44D1" w:rsidDel="00AB44D1">
          <w:rPr>
            <w:rFonts w:ascii="Courier New" w:hAnsi="Courier New" w:cs="Courier New"/>
            <w:bCs/>
            <w:spacing w:val="-4"/>
            <w:rPrChange w:id="539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539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394" w:author="Александр Перепечаев" w:date="2021-05-26T13:24:00Z">
              <w:rPr>
                <w:rFonts w:ascii="Courier New" w:hAnsi="Courier New" w:cs="Courier New"/>
                <w:bCs/>
                <w:spacing w:val="-4"/>
                <w:lang w:val="en-US"/>
              </w:rPr>
            </w:rPrChange>
          </w:rPr>
          <w:delText>){</w:delText>
        </w:r>
      </w:del>
    </w:p>
    <w:p w14:paraId="1421C6D6" w14:textId="68661C9C" w:rsidR="00BC1ECC" w:rsidRPr="00AB44D1" w:rsidDel="00AB44D1" w:rsidRDefault="00BC1ECC" w:rsidP="00AB44D1">
      <w:pPr>
        <w:spacing w:after="240" w:line="360" w:lineRule="auto"/>
        <w:ind w:left="567"/>
        <w:jc w:val="center"/>
        <w:rPr>
          <w:del w:id="5395" w:author="Александр Перепечаев" w:date="2021-05-26T13:23:00Z"/>
          <w:rFonts w:ascii="Courier New" w:hAnsi="Courier New" w:cs="Courier New"/>
          <w:bCs/>
          <w:spacing w:val="-4"/>
          <w:rPrChange w:id="5396" w:author="Александр Перепечаев" w:date="2021-05-26T13:24:00Z">
            <w:rPr>
              <w:del w:id="5397" w:author="Александр Перепечаев" w:date="2021-05-26T13:23:00Z"/>
              <w:rFonts w:ascii="Courier New" w:hAnsi="Courier New" w:cs="Courier New"/>
              <w:bCs/>
              <w:spacing w:val="-4"/>
              <w:lang w:val="en-US"/>
            </w:rPr>
          </w:rPrChange>
        </w:rPr>
        <w:pPrChange w:id="5398" w:author="Александр Перепечаев" w:date="2021-05-26T13:23:00Z">
          <w:pPr>
            <w:autoSpaceDE w:val="0"/>
            <w:autoSpaceDN w:val="0"/>
            <w:adjustRightInd w:val="0"/>
            <w:ind w:left="567" w:firstLine="709"/>
          </w:pPr>
        </w:pPrChange>
      </w:pPr>
      <w:del w:id="5399" w:author="Александр Перепечаев" w:date="2021-05-26T13:23:00Z">
        <w:r w:rsidRPr="00AB44D1" w:rsidDel="00AB44D1">
          <w:rPr>
            <w:rFonts w:ascii="Courier New" w:hAnsi="Courier New" w:cs="Courier New"/>
            <w:bCs/>
            <w:spacing w:val="-4"/>
            <w:rPrChange w:id="540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40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540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403" w:author="Александр Перепечаев" w:date="2021-05-26T13:24:00Z">
              <w:rPr>
                <w:rFonts w:ascii="Courier New" w:hAnsi="Courier New" w:cs="Courier New"/>
                <w:bCs/>
                <w:spacing w:val="-4"/>
                <w:lang w:val="en-US"/>
              </w:rPr>
            </w:rPrChange>
          </w:rPr>
          <w:delText>);</w:delText>
        </w:r>
      </w:del>
    </w:p>
    <w:p w14:paraId="6ED5AC2C" w14:textId="186F8DBC" w:rsidR="00BC1ECC" w:rsidRPr="00AB44D1" w:rsidDel="00AB44D1" w:rsidRDefault="00BC1ECC" w:rsidP="00AB44D1">
      <w:pPr>
        <w:spacing w:after="240" w:line="360" w:lineRule="auto"/>
        <w:ind w:left="567"/>
        <w:jc w:val="center"/>
        <w:rPr>
          <w:del w:id="5404" w:author="Александр Перепечаев" w:date="2021-05-26T13:23:00Z"/>
          <w:rFonts w:ascii="Courier New" w:hAnsi="Courier New" w:cs="Courier New"/>
          <w:bCs/>
          <w:spacing w:val="-4"/>
          <w:rPrChange w:id="5405" w:author="Александр Перепечаев" w:date="2021-05-26T13:24:00Z">
            <w:rPr>
              <w:del w:id="5406" w:author="Александр Перепечаев" w:date="2021-05-26T13:23:00Z"/>
              <w:rFonts w:ascii="Courier New" w:hAnsi="Courier New" w:cs="Courier New"/>
              <w:bCs/>
              <w:spacing w:val="-4"/>
              <w:lang w:val="en-US"/>
            </w:rPr>
          </w:rPrChange>
        </w:rPr>
        <w:pPrChange w:id="5407" w:author="Александр Перепечаев" w:date="2021-05-26T13:23:00Z">
          <w:pPr>
            <w:autoSpaceDE w:val="0"/>
            <w:autoSpaceDN w:val="0"/>
            <w:adjustRightInd w:val="0"/>
            <w:ind w:left="567" w:firstLine="709"/>
          </w:pPr>
        </w:pPrChange>
      </w:pPr>
      <w:del w:id="5408" w:author="Александр Перепечаев" w:date="2021-05-26T13:23:00Z">
        <w:r w:rsidRPr="00AB44D1" w:rsidDel="00AB44D1">
          <w:rPr>
            <w:rFonts w:ascii="Courier New" w:hAnsi="Courier New" w:cs="Courier New"/>
            <w:bCs/>
            <w:spacing w:val="-4"/>
            <w:rPrChange w:id="540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4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411" w:author="Александр Перепечаев" w:date="2021-05-26T13:24:00Z">
              <w:rPr>
                <w:rFonts w:ascii="Courier New" w:hAnsi="Courier New" w:cs="Courier New"/>
                <w:bCs/>
                <w:spacing w:val="-4"/>
                <w:lang w:val="en-US"/>
              </w:rPr>
            </w:rPrChange>
          </w:rPr>
          <w:delText>;</w:delText>
        </w:r>
      </w:del>
    </w:p>
    <w:p w14:paraId="163B092D" w14:textId="4C35E2C7" w:rsidR="00BC1ECC" w:rsidRPr="00AB44D1" w:rsidDel="00AB44D1" w:rsidRDefault="00BC1ECC" w:rsidP="00AB44D1">
      <w:pPr>
        <w:spacing w:after="240" w:line="360" w:lineRule="auto"/>
        <w:ind w:left="567"/>
        <w:jc w:val="center"/>
        <w:rPr>
          <w:del w:id="5412" w:author="Александр Перепечаев" w:date="2021-05-26T13:23:00Z"/>
          <w:rFonts w:ascii="Courier New" w:hAnsi="Courier New" w:cs="Courier New"/>
          <w:bCs/>
          <w:spacing w:val="-4"/>
          <w:rPrChange w:id="5413" w:author="Александр Перепечаев" w:date="2021-05-26T13:24:00Z">
            <w:rPr>
              <w:del w:id="5414" w:author="Александр Перепечаев" w:date="2021-05-26T13:23:00Z"/>
              <w:rFonts w:ascii="Courier New" w:hAnsi="Courier New" w:cs="Courier New"/>
              <w:bCs/>
              <w:spacing w:val="-4"/>
              <w:lang w:val="en-US"/>
            </w:rPr>
          </w:rPrChange>
        </w:rPr>
        <w:pPrChange w:id="5415" w:author="Александр Перепечаев" w:date="2021-05-26T13:23:00Z">
          <w:pPr>
            <w:autoSpaceDE w:val="0"/>
            <w:autoSpaceDN w:val="0"/>
            <w:adjustRightInd w:val="0"/>
            <w:ind w:left="567" w:firstLine="709"/>
          </w:pPr>
        </w:pPrChange>
      </w:pPr>
      <w:del w:id="5416" w:author="Александр Перепечаев" w:date="2021-05-26T13:23:00Z">
        <w:r w:rsidRPr="00AB44D1" w:rsidDel="00AB44D1">
          <w:rPr>
            <w:rFonts w:ascii="Courier New" w:hAnsi="Courier New" w:cs="Courier New"/>
            <w:bCs/>
            <w:spacing w:val="-4"/>
            <w:rPrChange w:id="5417" w:author="Александр Перепечаев" w:date="2021-05-26T13:24:00Z">
              <w:rPr>
                <w:rFonts w:ascii="Courier New" w:hAnsi="Courier New" w:cs="Courier New"/>
                <w:bCs/>
                <w:spacing w:val="-4"/>
                <w:lang w:val="en-US"/>
              </w:rPr>
            </w:rPrChange>
          </w:rPr>
          <w:delText xml:space="preserve">    }</w:delText>
        </w:r>
      </w:del>
    </w:p>
    <w:p w14:paraId="158008A3" w14:textId="09F28728" w:rsidR="00BC1ECC" w:rsidRPr="00AB44D1" w:rsidDel="00AB44D1" w:rsidRDefault="00BC1ECC" w:rsidP="00AB44D1">
      <w:pPr>
        <w:spacing w:after="240" w:line="360" w:lineRule="auto"/>
        <w:ind w:left="567"/>
        <w:jc w:val="center"/>
        <w:rPr>
          <w:del w:id="5418" w:author="Александр Перепечаев" w:date="2021-05-26T13:23:00Z"/>
          <w:rFonts w:ascii="Courier New" w:hAnsi="Courier New" w:cs="Courier New"/>
          <w:bCs/>
          <w:spacing w:val="-4"/>
          <w:rPrChange w:id="5419" w:author="Александр Перепечаев" w:date="2021-05-26T13:24:00Z">
            <w:rPr>
              <w:del w:id="5420" w:author="Александр Перепечаев" w:date="2021-05-26T13:23:00Z"/>
              <w:rFonts w:ascii="Courier New" w:hAnsi="Courier New" w:cs="Courier New"/>
              <w:bCs/>
              <w:spacing w:val="-4"/>
              <w:lang w:val="en-US"/>
            </w:rPr>
          </w:rPrChange>
        </w:rPr>
        <w:pPrChange w:id="5421" w:author="Александр Перепечаев" w:date="2021-05-26T13:23:00Z">
          <w:pPr>
            <w:autoSpaceDE w:val="0"/>
            <w:autoSpaceDN w:val="0"/>
            <w:adjustRightInd w:val="0"/>
            <w:ind w:left="567" w:firstLine="709"/>
          </w:pPr>
        </w:pPrChange>
      </w:pPr>
      <w:del w:id="5422" w:author="Александр Перепечаев" w:date="2021-05-26T13:23:00Z">
        <w:r w:rsidRPr="00AB44D1" w:rsidDel="00AB44D1">
          <w:rPr>
            <w:rFonts w:ascii="Courier New" w:hAnsi="Courier New" w:cs="Courier New"/>
            <w:bCs/>
            <w:spacing w:val="-4"/>
            <w:rPrChange w:id="5423" w:author="Александр Перепечаев" w:date="2021-05-26T13:24:00Z">
              <w:rPr>
                <w:rFonts w:ascii="Courier New" w:hAnsi="Courier New" w:cs="Courier New"/>
                <w:bCs/>
                <w:spacing w:val="-4"/>
                <w:lang w:val="en-US"/>
              </w:rPr>
            </w:rPrChange>
          </w:rPr>
          <w:delText xml:space="preserve"> },</w:delText>
        </w:r>
      </w:del>
    </w:p>
    <w:p w14:paraId="6BD812E1" w14:textId="6A53DE4D" w:rsidR="00BC1ECC" w:rsidRPr="00AB44D1" w:rsidDel="00AB44D1" w:rsidRDefault="00BC1ECC" w:rsidP="00AB44D1">
      <w:pPr>
        <w:spacing w:after="240" w:line="360" w:lineRule="auto"/>
        <w:ind w:left="567"/>
        <w:jc w:val="center"/>
        <w:rPr>
          <w:del w:id="5424" w:author="Александр Перепечаев" w:date="2021-05-26T13:23:00Z"/>
          <w:rFonts w:ascii="Courier New" w:hAnsi="Courier New" w:cs="Courier New"/>
          <w:bCs/>
          <w:spacing w:val="-4"/>
          <w:rPrChange w:id="5425" w:author="Александр Перепечаев" w:date="2021-05-26T13:24:00Z">
            <w:rPr>
              <w:del w:id="5426" w:author="Александр Перепечаев" w:date="2021-05-26T13:23:00Z"/>
              <w:rFonts w:ascii="Courier New" w:hAnsi="Courier New" w:cs="Courier New"/>
              <w:bCs/>
              <w:spacing w:val="-4"/>
              <w:lang w:val="en-US"/>
            </w:rPr>
          </w:rPrChange>
        </w:rPr>
        <w:pPrChange w:id="5427" w:author="Александр Перепечаев" w:date="2021-05-26T13:23:00Z">
          <w:pPr>
            <w:autoSpaceDE w:val="0"/>
            <w:autoSpaceDN w:val="0"/>
            <w:adjustRightInd w:val="0"/>
            <w:ind w:left="567" w:firstLine="709"/>
          </w:pPr>
        </w:pPrChange>
      </w:pPr>
      <w:del w:id="5428" w:author="Александр Перепечаев" w:date="2021-05-26T13:23:00Z">
        <w:r w:rsidRPr="00AB44D1" w:rsidDel="00AB44D1">
          <w:rPr>
            <w:rFonts w:ascii="Courier New" w:hAnsi="Courier New" w:cs="Courier New"/>
            <w:bCs/>
            <w:spacing w:val="-4"/>
            <w:rPrChange w:id="542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rPr>
          <w:delText>Получить</w:delText>
        </w:r>
        <w:r w:rsidRPr="00AB44D1" w:rsidDel="00AB44D1">
          <w:rPr>
            <w:rFonts w:ascii="Courier New" w:hAnsi="Courier New" w:cs="Courier New"/>
            <w:bCs/>
            <w:spacing w:val="-4"/>
            <w:rPrChange w:id="543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rPr>
          <w:delText>эмоции</w:delText>
        </w:r>
        <w:r w:rsidRPr="00AB44D1" w:rsidDel="00AB44D1">
          <w:rPr>
            <w:rFonts w:ascii="Courier New" w:hAnsi="Courier New" w:cs="Courier New"/>
            <w:bCs/>
            <w:spacing w:val="-4"/>
            <w:rPrChange w:id="543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rPr>
          <w:delText>использовалось</w:delText>
        </w:r>
        <w:r w:rsidRPr="00AB44D1" w:rsidDel="00AB44D1">
          <w:rPr>
            <w:rFonts w:ascii="Courier New" w:hAnsi="Courier New" w:cs="Courier New"/>
            <w:bCs/>
            <w:spacing w:val="-4"/>
            <w:rPrChange w:id="543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rPr>
          <w:delText>раньше</w:delText>
        </w:r>
      </w:del>
    </w:p>
    <w:p w14:paraId="5B592E62" w14:textId="327F765B" w:rsidR="00BC1ECC" w:rsidRPr="00AB44D1" w:rsidDel="00AB44D1" w:rsidRDefault="00BC1ECC" w:rsidP="00AB44D1">
      <w:pPr>
        <w:spacing w:after="240" w:line="360" w:lineRule="auto"/>
        <w:ind w:left="567"/>
        <w:jc w:val="center"/>
        <w:rPr>
          <w:del w:id="5433" w:author="Александр Перепечаев" w:date="2021-05-26T13:23:00Z"/>
          <w:rFonts w:ascii="Courier New" w:hAnsi="Courier New" w:cs="Courier New"/>
          <w:bCs/>
          <w:spacing w:val="-4"/>
          <w:rPrChange w:id="5434" w:author="Александр Перепечаев" w:date="2021-05-26T13:24:00Z">
            <w:rPr>
              <w:del w:id="5435" w:author="Александр Перепечаев" w:date="2021-05-26T13:23:00Z"/>
              <w:rFonts w:ascii="Courier New" w:hAnsi="Courier New" w:cs="Courier New"/>
              <w:bCs/>
              <w:spacing w:val="-4"/>
              <w:lang w:val="en-US"/>
            </w:rPr>
          </w:rPrChange>
        </w:rPr>
        <w:pPrChange w:id="5436" w:author="Александр Перепечаев" w:date="2021-05-26T13:23:00Z">
          <w:pPr>
            <w:autoSpaceDE w:val="0"/>
            <w:autoSpaceDN w:val="0"/>
            <w:adjustRightInd w:val="0"/>
            <w:ind w:left="567" w:firstLine="709"/>
          </w:pPr>
        </w:pPrChange>
      </w:pPr>
      <w:del w:id="5437" w:author="Александр Перепечаев" w:date="2021-05-26T13:23:00Z">
        <w:r w:rsidRPr="00AB44D1" w:rsidDel="00AB44D1">
          <w:rPr>
            <w:rFonts w:ascii="Courier New" w:hAnsi="Courier New" w:cs="Courier New"/>
            <w:bCs/>
            <w:spacing w:val="-4"/>
            <w:rPrChange w:id="543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getEmotions</w:delText>
        </w:r>
        <w:r w:rsidRPr="00AB44D1" w:rsidDel="00AB44D1">
          <w:rPr>
            <w:rFonts w:ascii="Courier New" w:hAnsi="Courier New" w:cs="Courier New"/>
            <w:bCs/>
            <w:spacing w:val="-4"/>
            <w:rPrChange w:id="543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544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544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442" w:author="Александр Перепечаев" w:date="2021-05-26T13:24:00Z">
              <w:rPr>
                <w:rFonts w:ascii="Courier New" w:hAnsi="Courier New" w:cs="Courier New"/>
                <w:bCs/>
                <w:spacing w:val="-4"/>
                <w:lang w:val="en-US"/>
              </w:rPr>
            </w:rPrChange>
          </w:rPr>
          <w:delText>){</w:delText>
        </w:r>
      </w:del>
    </w:p>
    <w:p w14:paraId="07554E21" w14:textId="29403F92" w:rsidR="00BC1ECC" w:rsidRPr="00AB44D1" w:rsidDel="00AB44D1" w:rsidRDefault="00BC1ECC" w:rsidP="00AB44D1">
      <w:pPr>
        <w:spacing w:after="240" w:line="360" w:lineRule="auto"/>
        <w:ind w:left="567"/>
        <w:jc w:val="center"/>
        <w:rPr>
          <w:del w:id="5443" w:author="Александр Перепечаев" w:date="2021-05-26T13:23:00Z"/>
          <w:rFonts w:ascii="Courier New" w:hAnsi="Courier New" w:cs="Courier New"/>
          <w:bCs/>
          <w:spacing w:val="-4"/>
          <w:rPrChange w:id="5444" w:author="Александр Перепечаев" w:date="2021-05-26T13:24:00Z">
            <w:rPr>
              <w:del w:id="5445" w:author="Александр Перепечаев" w:date="2021-05-26T13:23:00Z"/>
              <w:rFonts w:ascii="Courier New" w:hAnsi="Courier New" w:cs="Courier New"/>
              <w:bCs/>
              <w:spacing w:val="-4"/>
              <w:lang w:val="en-US"/>
            </w:rPr>
          </w:rPrChange>
        </w:rPr>
        <w:pPrChange w:id="5446" w:author="Александр Перепечаев" w:date="2021-05-26T13:23:00Z">
          <w:pPr>
            <w:autoSpaceDE w:val="0"/>
            <w:autoSpaceDN w:val="0"/>
            <w:adjustRightInd w:val="0"/>
            <w:ind w:left="567" w:firstLine="709"/>
          </w:pPr>
        </w:pPrChange>
      </w:pPr>
      <w:del w:id="5447" w:author="Александр Перепечаев" w:date="2021-05-26T13:23:00Z">
        <w:r w:rsidRPr="00AB44D1" w:rsidDel="00AB44D1">
          <w:rPr>
            <w:rFonts w:ascii="Courier New" w:hAnsi="Courier New" w:cs="Courier New"/>
            <w:bCs/>
            <w:spacing w:val="-4"/>
            <w:rPrChange w:id="544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5449" w:author="Александр Перепечаев" w:date="2021-05-26T13:24:00Z">
              <w:rPr>
                <w:rFonts w:ascii="Courier New" w:hAnsi="Courier New" w:cs="Courier New"/>
                <w:bCs/>
                <w:spacing w:val="-4"/>
                <w:lang w:val="en-US"/>
              </w:rPr>
            </w:rPrChange>
          </w:rPr>
          <w:delText xml:space="preserve"> {</w:delText>
        </w:r>
      </w:del>
    </w:p>
    <w:p w14:paraId="6EA30A5F" w14:textId="6C9CA91D" w:rsidR="00BC1ECC" w:rsidRPr="00AB44D1" w:rsidDel="00AB44D1" w:rsidRDefault="00BC1ECC" w:rsidP="00AB44D1">
      <w:pPr>
        <w:spacing w:after="240" w:line="360" w:lineRule="auto"/>
        <w:ind w:left="567"/>
        <w:jc w:val="center"/>
        <w:rPr>
          <w:del w:id="5450" w:author="Александр Перепечаев" w:date="2021-05-26T13:23:00Z"/>
          <w:rFonts w:ascii="Courier New" w:hAnsi="Courier New" w:cs="Courier New"/>
          <w:bCs/>
          <w:spacing w:val="-4"/>
          <w:rPrChange w:id="5451" w:author="Александр Перепечаев" w:date="2021-05-26T13:24:00Z">
            <w:rPr>
              <w:del w:id="5452" w:author="Александр Перепечаев" w:date="2021-05-26T13:23:00Z"/>
              <w:rFonts w:ascii="Courier New" w:hAnsi="Courier New" w:cs="Courier New"/>
              <w:bCs/>
              <w:spacing w:val="-4"/>
              <w:lang w:val="en-US"/>
            </w:rPr>
          </w:rPrChange>
        </w:rPr>
        <w:pPrChange w:id="5453" w:author="Александр Перепечаев" w:date="2021-05-26T13:23:00Z">
          <w:pPr>
            <w:autoSpaceDE w:val="0"/>
            <w:autoSpaceDN w:val="0"/>
            <w:adjustRightInd w:val="0"/>
            <w:ind w:left="567" w:firstLine="709"/>
          </w:pPr>
        </w:pPrChange>
      </w:pPr>
      <w:del w:id="5454" w:author="Александр Перепечаев" w:date="2021-05-26T13:23:00Z">
        <w:r w:rsidRPr="00AB44D1" w:rsidDel="00AB44D1">
          <w:rPr>
            <w:rFonts w:ascii="Courier New" w:hAnsi="Courier New" w:cs="Courier New"/>
            <w:bCs/>
            <w:spacing w:val="-4"/>
            <w:rPrChange w:id="54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45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45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toString</w:delText>
        </w:r>
        <w:r w:rsidRPr="00AB44D1" w:rsidDel="00AB44D1">
          <w:rPr>
            <w:rFonts w:ascii="Courier New" w:hAnsi="Courier New" w:cs="Courier New"/>
            <w:bCs/>
            <w:spacing w:val="-4"/>
            <w:rPrChange w:id="5458" w:author="Александр Перепечаев" w:date="2021-05-26T13:24:00Z">
              <w:rPr>
                <w:rFonts w:ascii="Courier New" w:hAnsi="Courier New" w:cs="Courier New"/>
                <w:bCs/>
                <w:spacing w:val="-4"/>
                <w:lang w:val="en-US"/>
              </w:rPr>
            </w:rPrChange>
          </w:rPr>
          <w:delText>();</w:delText>
        </w:r>
      </w:del>
    </w:p>
    <w:p w14:paraId="7FD1DC2A" w14:textId="07019361" w:rsidR="00BC1ECC" w:rsidRPr="00AB44D1" w:rsidDel="00AB44D1" w:rsidRDefault="00BC1ECC" w:rsidP="00AB44D1">
      <w:pPr>
        <w:spacing w:after="240" w:line="360" w:lineRule="auto"/>
        <w:ind w:left="567"/>
        <w:jc w:val="center"/>
        <w:rPr>
          <w:del w:id="5459" w:author="Александр Перепечаев" w:date="2021-05-26T13:23:00Z"/>
          <w:rFonts w:ascii="Courier New" w:hAnsi="Courier New" w:cs="Courier New"/>
          <w:bCs/>
          <w:spacing w:val="-4"/>
          <w:rPrChange w:id="5460" w:author="Александр Перепечаев" w:date="2021-05-26T13:24:00Z">
            <w:rPr>
              <w:del w:id="5461" w:author="Александр Перепечаев" w:date="2021-05-26T13:23:00Z"/>
              <w:rFonts w:ascii="Courier New" w:hAnsi="Courier New" w:cs="Courier New"/>
              <w:bCs/>
              <w:spacing w:val="-4"/>
              <w:lang w:val="en-US"/>
            </w:rPr>
          </w:rPrChange>
        </w:rPr>
        <w:pPrChange w:id="5462" w:author="Александр Перепечаев" w:date="2021-05-26T13:23:00Z">
          <w:pPr>
            <w:autoSpaceDE w:val="0"/>
            <w:autoSpaceDN w:val="0"/>
            <w:adjustRightInd w:val="0"/>
            <w:ind w:left="567" w:firstLine="709"/>
          </w:pPr>
        </w:pPrChange>
      </w:pPr>
      <w:del w:id="5463" w:author="Александр Перепечаев" w:date="2021-05-26T13:23:00Z">
        <w:r w:rsidRPr="00AB44D1" w:rsidDel="00AB44D1">
          <w:rPr>
            <w:rFonts w:ascii="Courier New" w:hAnsi="Courier New" w:cs="Courier New"/>
            <w:bCs/>
            <w:spacing w:val="-4"/>
            <w:rPrChange w:id="546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546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46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46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46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46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select</w:delText>
        </w:r>
        <w:r w:rsidRPr="00AB44D1" w:rsidDel="00AB44D1">
          <w:rPr>
            <w:rFonts w:ascii="Courier New" w:hAnsi="Courier New" w:cs="Courier New"/>
            <w:bCs/>
            <w:spacing w:val="-4"/>
            <w:rPrChange w:id="547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547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emotions</w:delText>
        </w:r>
        <w:r w:rsidRPr="00AB44D1" w:rsidDel="00AB44D1">
          <w:rPr>
            <w:rFonts w:ascii="Courier New" w:hAnsi="Courier New" w:cs="Courier New"/>
            <w:bCs/>
            <w:spacing w:val="-4"/>
            <w:rPrChange w:id="54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54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47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47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toLowerCase</w:delText>
        </w:r>
        <w:r w:rsidRPr="00AB44D1" w:rsidDel="00AB44D1">
          <w:rPr>
            <w:rFonts w:ascii="Courier New" w:hAnsi="Courier New" w:cs="Courier New"/>
            <w:bCs/>
            <w:spacing w:val="-4"/>
            <w:rPrChange w:id="5476" w:author="Александр Перепечаев" w:date="2021-05-26T13:24:00Z">
              <w:rPr>
                <w:rFonts w:ascii="Courier New" w:hAnsi="Courier New" w:cs="Courier New"/>
                <w:bCs/>
                <w:spacing w:val="-4"/>
                <w:lang w:val="en-US"/>
              </w:rPr>
            </w:rPrChange>
          </w:rPr>
          <w:delText>()}'`);</w:delText>
        </w:r>
      </w:del>
    </w:p>
    <w:p w14:paraId="30F828A0" w14:textId="54B8A0A9" w:rsidR="00BC1ECC" w:rsidRPr="00AB44D1" w:rsidDel="00AB44D1" w:rsidRDefault="00BC1ECC" w:rsidP="00AB44D1">
      <w:pPr>
        <w:spacing w:after="240" w:line="360" w:lineRule="auto"/>
        <w:ind w:left="567"/>
        <w:jc w:val="center"/>
        <w:rPr>
          <w:del w:id="5477" w:author="Александр Перепечаев" w:date="2021-05-26T13:23:00Z"/>
          <w:rFonts w:ascii="Courier New" w:hAnsi="Courier New" w:cs="Courier New"/>
          <w:bCs/>
          <w:spacing w:val="-4"/>
          <w:rPrChange w:id="5478" w:author="Александр Перепечаев" w:date="2021-05-26T13:24:00Z">
            <w:rPr>
              <w:del w:id="5479" w:author="Александр Перепечаев" w:date="2021-05-26T13:23:00Z"/>
              <w:rFonts w:ascii="Courier New" w:hAnsi="Courier New" w:cs="Courier New"/>
              <w:bCs/>
              <w:spacing w:val="-4"/>
              <w:lang w:val="en-US"/>
            </w:rPr>
          </w:rPrChange>
        </w:rPr>
        <w:pPrChange w:id="5480" w:author="Александр Перепечаев" w:date="2021-05-26T13:23:00Z">
          <w:pPr>
            <w:autoSpaceDE w:val="0"/>
            <w:autoSpaceDN w:val="0"/>
            <w:adjustRightInd w:val="0"/>
            <w:ind w:left="567" w:firstLine="709"/>
          </w:pPr>
        </w:pPrChange>
      </w:pPr>
      <w:del w:id="5481" w:author="Александр Перепечаев" w:date="2021-05-26T13:23:00Z">
        <w:r w:rsidRPr="00AB44D1" w:rsidDel="00AB44D1">
          <w:rPr>
            <w:rFonts w:ascii="Courier New" w:hAnsi="Courier New" w:cs="Courier New"/>
            <w:bCs/>
            <w:spacing w:val="-4"/>
            <w:rPrChange w:id="548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548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delText>
        </w:r>
        <w:r w:rsidRPr="00AB44D1" w:rsidDel="00AB44D1">
          <w:rPr>
            <w:rFonts w:ascii="Courier New" w:hAnsi="Courier New" w:cs="Courier New"/>
            <w:bCs/>
            <w:spacing w:val="-4"/>
            <w:rPrChange w:id="548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48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486" w:author="Александр Перепечаев" w:date="2021-05-26T13:24:00Z">
              <w:rPr>
                <w:rFonts w:ascii="Courier New" w:hAnsi="Courier New" w:cs="Courier New"/>
                <w:bCs/>
                <w:spacing w:val="-4"/>
                <w:lang w:val="en-US"/>
              </w:rPr>
            </w:rPrChange>
          </w:rPr>
          <w:delText>[0].</w:delText>
        </w:r>
        <w:r w:rsidRPr="00EE5ABE" w:rsidDel="00AB44D1">
          <w:rPr>
            <w:rFonts w:ascii="Courier New" w:hAnsi="Courier New" w:cs="Courier New"/>
            <w:bCs/>
            <w:spacing w:val="-4"/>
            <w:lang w:val="en-US"/>
          </w:rPr>
          <w:delText>num</w:delText>
        </w:r>
        <w:r w:rsidRPr="00AB44D1" w:rsidDel="00AB44D1">
          <w:rPr>
            <w:rFonts w:ascii="Courier New" w:hAnsi="Courier New" w:cs="Courier New"/>
            <w:bCs/>
            <w:spacing w:val="-4"/>
            <w:rPrChange w:id="5487" w:author="Александр Перепечаев" w:date="2021-05-26T13:24:00Z">
              <w:rPr>
                <w:rFonts w:ascii="Courier New" w:hAnsi="Courier New" w:cs="Courier New"/>
                <w:bCs/>
                <w:spacing w:val="-4"/>
                <w:lang w:val="en-US"/>
              </w:rPr>
            </w:rPrChange>
          </w:rPr>
          <w:delText xml:space="preserve"> + 1;</w:delText>
        </w:r>
      </w:del>
    </w:p>
    <w:p w14:paraId="3B3B5539" w14:textId="11DCB843" w:rsidR="00BC1ECC" w:rsidRPr="00AB44D1" w:rsidDel="00AB44D1" w:rsidRDefault="00BC1ECC" w:rsidP="00AB44D1">
      <w:pPr>
        <w:spacing w:after="240" w:line="360" w:lineRule="auto"/>
        <w:ind w:left="567"/>
        <w:jc w:val="center"/>
        <w:rPr>
          <w:del w:id="5488" w:author="Александр Перепечаев" w:date="2021-05-26T13:23:00Z"/>
          <w:rFonts w:ascii="Courier New" w:hAnsi="Courier New" w:cs="Courier New"/>
          <w:bCs/>
          <w:spacing w:val="-4"/>
          <w:rPrChange w:id="5489" w:author="Александр Перепечаев" w:date="2021-05-26T13:24:00Z">
            <w:rPr>
              <w:del w:id="5490" w:author="Александр Перепечаев" w:date="2021-05-26T13:23:00Z"/>
              <w:rFonts w:ascii="Courier New" w:hAnsi="Courier New" w:cs="Courier New"/>
              <w:bCs/>
              <w:spacing w:val="-4"/>
              <w:lang w:val="en-US"/>
            </w:rPr>
          </w:rPrChange>
        </w:rPr>
        <w:pPrChange w:id="5491" w:author="Александр Перепечаев" w:date="2021-05-26T13:23:00Z">
          <w:pPr>
            <w:autoSpaceDE w:val="0"/>
            <w:autoSpaceDN w:val="0"/>
            <w:adjustRightInd w:val="0"/>
            <w:ind w:left="567" w:firstLine="709"/>
          </w:pPr>
        </w:pPrChange>
      </w:pPr>
      <w:del w:id="5492" w:author="Александр Перепечаев" w:date="2021-05-26T13:23:00Z">
        <w:r w:rsidRPr="00AB44D1" w:rsidDel="00AB44D1">
          <w:rPr>
            <w:rFonts w:ascii="Courier New" w:hAnsi="Courier New" w:cs="Courier New"/>
            <w:bCs/>
            <w:spacing w:val="-4"/>
            <w:rPrChange w:id="549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49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49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49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UPDATE</w:delText>
        </w:r>
        <w:r w:rsidRPr="00AB44D1" w:rsidDel="00AB44D1">
          <w:rPr>
            <w:rFonts w:ascii="Courier New" w:hAnsi="Courier New" w:cs="Courier New"/>
            <w:bCs/>
            <w:spacing w:val="-4"/>
            <w:rPrChange w:id="549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emotions</w:delText>
        </w:r>
        <w:r w:rsidRPr="00AB44D1" w:rsidDel="00AB44D1">
          <w:rPr>
            <w:rFonts w:ascii="Courier New" w:hAnsi="Courier New" w:cs="Courier New"/>
            <w:bCs/>
            <w:spacing w:val="-4"/>
            <w:rPrChange w:id="549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SET</w:delText>
        </w:r>
        <w:r w:rsidRPr="00AB44D1" w:rsidDel="00AB44D1">
          <w:rPr>
            <w:rFonts w:ascii="Courier New" w:hAnsi="Courier New" w:cs="Courier New"/>
            <w:bCs/>
            <w:spacing w:val="-4"/>
            <w:rPrChange w:id="549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num</w:delText>
        </w:r>
        <w:r w:rsidRPr="00AB44D1" w:rsidDel="00AB44D1">
          <w:rPr>
            <w:rFonts w:ascii="Courier New" w:hAnsi="Courier New" w:cs="Courier New"/>
            <w:bCs/>
            <w:spacing w:val="-4"/>
            <w:rPrChange w:id="550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delText>
        </w:r>
        <w:r w:rsidRPr="00AB44D1" w:rsidDel="00AB44D1">
          <w:rPr>
            <w:rFonts w:ascii="Courier New" w:hAnsi="Courier New" w:cs="Courier New"/>
            <w:bCs/>
            <w:spacing w:val="-4"/>
            <w:rPrChange w:id="550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550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50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50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505" w:author="Александр Перепечаев" w:date="2021-05-26T13:24:00Z">
              <w:rPr>
                <w:rFonts w:ascii="Courier New" w:hAnsi="Courier New" w:cs="Courier New"/>
                <w:bCs/>
                <w:spacing w:val="-4"/>
                <w:lang w:val="en-US"/>
              </w:rPr>
            </w:rPrChange>
          </w:rPr>
          <w:delText>[0].</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506" w:author="Александр Перепечаев" w:date="2021-05-26T13:24:00Z">
              <w:rPr>
                <w:rFonts w:ascii="Courier New" w:hAnsi="Courier New" w:cs="Courier New"/>
                <w:bCs/>
                <w:spacing w:val="-4"/>
                <w:lang w:val="en-US"/>
              </w:rPr>
            </w:rPrChange>
          </w:rPr>
          <w:delText>}';`);</w:delText>
        </w:r>
      </w:del>
    </w:p>
    <w:p w14:paraId="6E41300A" w14:textId="172AE75F" w:rsidR="00BC1ECC" w:rsidRPr="00AB44D1" w:rsidDel="00AB44D1" w:rsidRDefault="00BC1ECC" w:rsidP="00AB44D1">
      <w:pPr>
        <w:spacing w:after="240" w:line="360" w:lineRule="auto"/>
        <w:ind w:left="567"/>
        <w:jc w:val="center"/>
        <w:rPr>
          <w:del w:id="5507" w:author="Александр Перепечаев" w:date="2021-05-26T13:23:00Z"/>
          <w:rFonts w:ascii="Courier New" w:hAnsi="Courier New" w:cs="Courier New"/>
          <w:bCs/>
          <w:spacing w:val="-4"/>
          <w:rPrChange w:id="5508" w:author="Александр Перепечаев" w:date="2021-05-26T13:24:00Z">
            <w:rPr>
              <w:del w:id="5509" w:author="Александр Перепечаев" w:date="2021-05-26T13:23:00Z"/>
              <w:rFonts w:ascii="Courier New" w:hAnsi="Courier New" w:cs="Courier New"/>
              <w:bCs/>
              <w:spacing w:val="-4"/>
              <w:lang w:val="en-US"/>
            </w:rPr>
          </w:rPrChange>
        </w:rPr>
        <w:pPrChange w:id="5510" w:author="Александр Перепечаев" w:date="2021-05-26T13:23:00Z">
          <w:pPr>
            <w:autoSpaceDE w:val="0"/>
            <w:autoSpaceDN w:val="0"/>
            <w:adjustRightInd w:val="0"/>
            <w:ind w:left="567" w:firstLine="709"/>
          </w:pPr>
        </w:pPrChange>
      </w:pPr>
      <w:del w:id="5511" w:author="Александр Перепечаев" w:date="2021-05-26T13:23:00Z">
        <w:r w:rsidRPr="00AB44D1" w:rsidDel="00AB44D1">
          <w:rPr>
            <w:rFonts w:ascii="Courier New" w:hAnsi="Courier New" w:cs="Courier New"/>
            <w:bCs/>
            <w:spacing w:val="-4"/>
            <w:rPrChange w:id="55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51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514" w:author="Александр Перепечаев" w:date="2021-05-26T13:24:00Z">
              <w:rPr>
                <w:rFonts w:ascii="Courier New" w:hAnsi="Courier New" w:cs="Courier New"/>
                <w:bCs/>
                <w:spacing w:val="-4"/>
                <w:lang w:val="en-US"/>
              </w:rPr>
            </w:rPrChange>
          </w:rPr>
          <w:delText>;</w:delText>
        </w:r>
      </w:del>
    </w:p>
    <w:p w14:paraId="55DCE2A6" w14:textId="2DC63E82" w:rsidR="00BC1ECC" w:rsidRPr="00AB44D1" w:rsidDel="00AB44D1" w:rsidRDefault="00BC1ECC" w:rsidP="00AB44D1">
      <w:pPr>
        <w:spacing w:after="240" w:line="360" w:lineRule="auto"/>
        <w:ind w:left="567"/>
        <w:jc w:val="center"/>
        <w:rPr>
          <w:del w:id="5515" w:author="Александр Перепечаев" w:date="2021-05-26T13:23:00Z"/>
          <w:rFonts w:ascii="Courier New" w:hAnsi="Courier New" w:cs="Courier New"/>
          <w:bCs/>
          <w:spacing w:val="-4"/>
          <w:rPrChange w:id="5516" w:author="Александр Перепечаев" w:date="2021-05-26T13:24:00Z">
            <w:rPr>
              <w:del w:id="5517" w:author="Александр Перепечаев" w:date="2021-05-26T13:23:00Z"/>
              <w:rFonts w:ascii="Courier New" w:hAnsi="Courier New" w:cs="Courier New"/>
              <w:bCs/>
              <w:spacing w:val="-4"/>
              <w:lang w:val="en-US"/>
            </w:rPr>
          </w:rPrChange>
        </w:rPr>
        <w:pPrChange w:id="5518" w:author="Александр Перепечаев" w:date="2021-05-26T13:23:00Z">
          <w:pPr>
            <w:autoSpaceDE w:val="0"/>
            <w:autoSpaceDN w:val="0"/>
            <w:adjustRightInd w:val="0"/>
            <w:ind w:left="567" w:firstLine="709"/>
          </w:pPr>
        </w:pPrChange>
      </w:pPr>
      <w:del w:id="5519" w:author="Александр Перепечаев" w:date="2021-05-26T13:23:00Z">
        <w:r w:rsidRPr="00AB44D1" w:rsidDel="00AB44D1">
          <w:rPr>
            <w:rFonts w:ascii="Courier New" w:hAnsi="Courier New" w:cs="Courier New"/>
            <w:bCs/>
            <w:spacing w:val="-4"/>
            <w:rPrChange w:id="5520" w:author="Александр Перепечаев" w:date="2021-05-26T13:24:00Z">
              <w:rPr>
                <w:rFonts w:ascii="Courier New" w:hAnsi="Courier New" w:cs="Courier New"/>
                <w:bCs/>
                <w:spacing w:val="-4"/>
                <w:lang w:val="en-US"/>
              </w:rPr>
            </w:rPrChange>
          </w:rPr>
          <w:delText xml:space="preserve">       }</w:delText>
        </w:r>
      </w:del>
    </w:p>
    <w:p w14:paraId="15EFCD41" w14:textId="50323459" w:rsidR="00BC1ECC" w:rsidRPr="00AB44D1" w:rsidDel="00AB44D1" w:rsidRDefault="00BC1ECC" w:rsidP="00AB44D1">
      <w:pPr>
        <w:spacing w:after="240" w:line="360" w:lineRule="auto"/>
        <w:ind w:left="567"/>
        <w:jc w:val="center"/>
        <w:rPr>
          <w:del w:id="5521" w:author="Александр Перепечаев" w:date="2021-05-26T13:23:00Z"/>
          <w:rFonts w:ascii="Courier New" w:hAnsi="Courier New" w:cs="Courier New"/>
          <w:bCs/>
          <w:spacing w:val="-4"/>
          <w:rPrChange w:id="5522" w:author="Александр Перепечаев" w:date="2021-05-26T13:24:00Z">
            <w:rPr>
              <w:del w:id="5523" w:author="Александр Перепечаев" w:date="2021-05-26T13:23:00Z"/>
              <w:rFonts w:ascii="Courier New" w:hAnsi="Courier New" w:cs="Courier New"/>
              <w:bCs/>
              <w:spacing w:val="-4"/>
              <w:lang w:val="en-US"/>
            </w:rPr>
          </w:rPrChange>
        </w:rPr>
        <w:pPrChange w:id="5524" w:author="Александр Перепечаев" w:date="2021-05-26T13:23:00Z">
          <w:pPr>
            <w:autoSpaceDE w:val="0"/>
            <w:autoSpaceDN w:val="0"/>
            <w:adjustRightInd w:val="0"/>
            <w:ind w:left="567" w:firstLine="709"/>
          </w:pPr>
        </w:pPrChange>
      </w:pPr>
      <w:del w:id="5525" w:author="Александр Перепечаев" w:date="2021-05-26T13:23:00Z">
        <w:r w:rsidRPr="00AB44D1" w:rsidDel="00AB44D1">
          <w:rPr>
            <w:rFonts w:ascii="Courier New" w:hAnsi="Courier New" w:cs="Courier New"/>
            <w:bCs/>
            <w:spacing w:val="-4"/>
            <w:rPrChange w:id="552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552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528" w:author="Александр Перепечаев" w:date="2021-05-26T13:24:00Z">
              <w:rPr>
                <w:rFonts w:ascii="Courier New" w:hAnsi="Courier New" w:cs="Courier New"/>
                <w:bCs/>
                <w:spacing w:val="-4"/>
                <w:lang w:val="en-US"/>
              </w:rPr>
            </w:rPrChange>
          </w:rPr>
          <w:delText>){</w:delText>
        </w:r>
      </w:del>
    </w:p>
    <w:p w14:paraId="2BA1ED03" w14:textId="2BC79F2C" w:rsidR="00BC1ECC" w:rsidRPr="00AB44D1" w:rsidDel="00AB44D1" w:rsidRDefault="00BC1ECC" w:rsidP="00AB44D1">
      <w:pPr>
        <w:spacing w:after="240" w:line="360" w:lineRule="auto"/>
        <w:ind w:left="567"/>
        <w:jc w:val="center"/>
        <w:rPr>
          <w:del w:id="5529" w:author="Александр Перепечаев" w:date="2021-05-26T13:23:00Z"/>
          <w:rFonts w:ascii="Courier New" w:hAnsi="Courier New" w:cs="Courier New"/>
          <w:bCs/>
          <w:spacing w:val="-4"/>
          <w:rPrChange w:id="5530" w:author="Александр Перепечаев" w:date="2021-05-26T13:24:00Z">
            <w:rPr>
              <w:del w:id="5531" w:author="Александр Перепечаев" w:date="2021-05-26T13:23:00Z"/>
              <w:rFonts w:ascii="Courier New" w:hAnsi="Courier New" w:cs="Courier New"/>
              <w:bCs/>
              <w:spacing w:val="-4"/>
              <w:lang w:val="en-US"/>
            </w:rPr>
          </w:rPrChange>
        </w:rPr>
        <w:pPrChange w:id="5532" w:author="Александр Перепечаев" w:date="2021-05-26T13:23:00Z">
          <w:pPr>
            <w:autoSpaceDE w:val="0"/>
            <w:autoSpaceDN w:val="0"/>
            <w:adjustRightInd w:val="0"/>
            <w:ind w:left="567" w:firstLine="709"/>
          </w:pPr>
        </w:pPrChange>
      </w:pPr>
      <w:del w:id="5533" w:author="Александр Перепечаев" w:date="2021-05-26T13:23:00Z">
        <w:r w:rsidRPr="00AB44D1" w:rsidDel="00AB44D1">
          <w:rPr>
            <w:rFonts w:ascii="Courier New" w:hAnsi="Courier New" w:cs="Courier New"/>
            <w:bCs/>
            <w:spacing w:val="-4"/>
            <w:rPrChange w:id="55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53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553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537" w:author="Александр Перепечаев" w:date="2021-05-26T13:24:00Z">
              <w:rPr>
                <w:rFonts w:ascii="Courier New" w:hAnsi="Courier New" w:cs="Courier New"/>
                <w:bCs/>
                <w:spacing w:val="-4"/>
                <w:lang w:val="en-US"/>
              </w:rPr>
            </w:rPrChange>
          </w:rPr>
          <w:delText>);</w:delText>
        </w:r>
      </w:del>
    </w:p>
    <w:p w14:paraId="7E0E60FB" w14:textId="609FB3F2" w:rsidR="00BC1ECC" w:rsidRPr="00EE5ABE" w:rsidDel="00AB44D1" w:rsidRDefault="00BC1ECC" w:rsidP="00AB44D1">
      <w:pPr>
        <w:spacing w:after="240" w:line="360" w:lineRule="auto"/>
        <w:ind w:left="567"/>
        <w:jc w:val="center"/>
        <w:rPr>
          <w:del w:id="5538" w:author="Александр Перепечаев" w:date="2021-05-26T13:23:00Z"/>
          <w:rFonts w:ascii="Courier New" w:hAnsi="Courier New" w:cs="Courier New"/>
          <w:bCs/>
          <w:spacing w:val="-4"/>
        </w:rPr>
        <w:pPrChange w:id="5539" w:author="Александр Перепечаев" w:date="2021-05-26T13:23:00Z">
          <w:pPr>
            <w:autoSpaceDE w:val="0"/>
            <w:autoSpaceDN w:val="0"/>
            <w:adjustRightInd w:val="0"/>
            <w:ind w:left="567" w:firstLine="709"/>
          </w:pPr>
        </w:pPrChange>
      </w:pPr>
      <w:del w:id="5540" w:author="Александр Перепечаев" w:date="2021-05-26T13:23:00Z">
        <w:r w:rsidRPr="00AB44D1" w:rsidDel="00AB44D1">
          <w:rPr>
            <w:rFonts w:ascii="Courier New" w:hAnsi="Courier New" w:cs="Courier New"/>
            <w:bCs/>
            <w:spacing w:val="-4"/>
            <w:rPrChange w:id="554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rPr>
          <w:delText>return e;</w:delText>
        </w:r>
      </w:del>
    </w:p>
    <w:p w14:paraId="08AB75AC" w14:textId="1A9FD1D8" w:rsidR="00BC1ECC" w:rsidRPr="00EE5ABE" w:rsidDel="00AB44D1" w:rsidRDefault="00BC1ECC" w:rsidP="00AB44D1">
      <w:pPr>
        <w:spacing w:after="240" w:line="360" w:lineRule="auto"/>
        <w:ind w:left="567"/>
        <w:jc w:val="center"/>
        <w:rPr>
          <w:del w:id="5542" w:author="Александр Перепечаев" w:date="2021-05-26T13:23:00Z"/>
          <w:rFonts w:ascii="Courier New" w:hAnsi="Courier New" w:cs="Courier New"/>
          <w:bCs/>
          <w:spacing w:val="-4"/>
        </w:rPr>
        <w:pPrChange w:id="5543" w:author="Александр Перепечаев" w:date="2021-05-26T13:23:00Z">
          <w:pPr>
            <w:autoSpaceDE w:val="0"/>
            <w:autoSpaceDN w:val="0"/>
            <w:adjustRightInd w:val="0"/>
            <w:ind w:left="567" w:firstLine="709"/>
          </w:pPr>
        </w:pPrChange>
      </w:pPr>
      <w:del w:id="5544" w:author="Александр Перепечаев" w:date="2021-05-26T13:23:00Z">
        <w:r w:rsidRPr="00EE5ABE" w:rsidDel="00AB44D1">
          <w:rPr>
            <w:rFonts w:ascii="Courier New" w:hAnsi="Courier New" w:cs="Courier New"/>
            <w:bCs/>
            <w:spacing w:val="-4"/>
          </w:rPr>
          <w:delText xml:space="preserve">       }</w:delText>
        </w:r>
      </w:del>
    </w:p>
    <w:p w14:paraId="5D947BDD" w14:textId="017C1D75" w:rsidR="00BC1ECC" w:rsidRPr="00EE5ABE" w:rsidDel="00AB44D1" w:rsidRDefault="00BC1ECC" w:rsidP="00AB44D1">
      <w:pPr>
        <w:spacing w:after="240" w:line="360" w:lineRule="auto"/>
        <w:ind w:left="567"/>
        <w:jc w:val="center"/>
        <w:rPr>
          <w:del w:id="5545" w:author="Александр Перепечаев" w:date="2021-05-26T13:23:00Z"/>
          <w:rFonts w:ascii="Courier New" w:hAnsi="Courier New" w:cs="Courier New"/>
          <w:bCs/>
          <w:spacing w:val="-4"/>
        </w:rPr>
        <w:pPrChange w:id="5546" w:author="Александр Перепечаев" w:date="2021-05-26T13:23:00Z">
          <w:pPr>
            <w:autoSpaceDE w:val="0"/>
            <w:autoSpaceDN w:val="0"/>
            <w:adjustRightInd w:val="0"/>
            <w:ind w:left="567" w:firstLine="709"/>
          </w:pPr>
        </w:pPrChange>
      </w:pPr>
      <w:del w:id="5547" w:author="Александр Перепечаев" w:date="2021-05-26T13:23:00Z">
        <w:r w:rsidRPr="00EE5ABE" w:rsidDel="00AB44D1">
          <w:rPr>
            <w:rFonts w:ascii="Courier New" w:hAnsi="Courier New" w:cs="Courier New"/>
            <w:bCs/>
            <w:spacing w:val="-4"/>
          </w:rPr>
          <w:delText xml:space="preserve"> },</w:delText>
        </w:r>
      </w:del>
    </w:p>
    <w:p w14:paraId="2460C1A7" w14:textId="608F53F1" w:rsidR="00BC1ECC" w:rsidRPr="00EE5ABE" w:rsidDel="00AB44D1" w:rsidRDefault="00BC1ECC" w:rsidP="00AB44D1">
      <w:pPr>
        <w:spacing w:after="240" w:line="360" w:lineRule="auto"/>
        <w:ind w:left="567"/>
        <w:jc w:val="center"/>
        <w:rPr>
          <w:del w:id="5548" w:author="Александр Перепечаев" w:date="2021-05-26T13:23:00Z"/>
          <w:rFonts w:ascii="Courier New" w:hAnsi="Courier New" w:cs="Courier New"/>
          <w:bCs/>
          <w:spacing w:val="-4"/>
        </w:rPr>
        <w:pPrChange w:id="5549" w:author="Александр Перепечаев" w:date="2021-05-26T13:23:00Z">
          <w:pPr>
            <w:autoSpaceDE w:val="0"/>
            <w:autoSpaceDN w:val="0"/>
            <w:adjustRightInd w:val="0"/>
            <w:ind w:left="567" w:firstLine="709"/>
          </w:pPr>
        </w:pPrChange>
      </w:pPr>
      <w:del w:id="5550" w:author="Александр Перепечаев" w:date="2021-05-26T13:23:00Z">
        <w:r w:rsidRPr="00EE5ABE" w:rsidDel="00AB44D1">
          <w:rPr>
            <w:rFonts w:ascii="Courier New" w:hAnsi="Courier New" w:cs="Courier New"/>
            <w:bCs/>
            <w:spacing w:val="-4"/>
          </w:rPr>
          <w:delText xml:space="preserve"> //Добавить фото в бд</w:delText>
        </w:r>
      </w:del>
    </w:p>
    <w:p w14:paraId="2EF1DA84" w14:textId="7BF8616E" w:rsidR="00BC1ECC" w:rsidRPr="00AB44D1" w:rsidDel="00AB44D1" w:rsidRDefault="00BC1ECC" w:rsidP="00AB44D1">
      <w:pPr>
        <w:spacing w:after="240" w:line="360" w:lineRule="auto"/>
        <w:ind w:left="567"/>
        <w:jc w:val="center"/>
        <w:rPr>
          <w:del w:id="5551" w:author="Александр Перепечаев" w:date="2021-05-26T13:23:00Z"/>
          <w:rFonts w:ascii="Courier New" w:hAnsi="Courier New" w:cs="Courier New"/>
          <w:bCs/>
          <w:spacing w:val="-4"/>
          <w:rPrChange w:id="5552" w:author="Александр Перепечаев" w:date="2021-05-26T13:24:00Z">
            <w:rPr>
              <w:del w:id="5553" w:author="Александр Перепечаев" w:date="2021-05-26T13:23:00Z"/>
              <w:rFonts w:ascii="Courier New" w:hAnsi="Courier New" w:cs="Courier New"/>
              <w:bCs/>
              <w:spacing w:val="-4"/>
              <w:lang w:val="en-US"/>
            </w:rPr>
          </w:rPrChange>
        </w:rPr>
        <w:pPrChange w:id="5554" w:author="Александр Перепечаев" w:date="2021-05-26T13:23:00Z">
          <w:pPr>
            <w:autoSpaceDE w:val="0"/>
            <w:autoSpaceDN w:val="0"/>
            <w:adjustRightInd w:val="0"/>
            <w:ind w:left="567" w:firstLine="709"/>
          </w:pPr>
        </w:pPrChange>
      </w:pPr>
      <w:del w:id="5555" w:author="Александр Перепечаев" w:date="2021-05-26T13:23:00Z">
        <w:r w:rsidRPr="00EE5ABE" w:rsidDel="00AB44D1">
          <w:rPr>
            <w:rFonts w:ascii="Courier New" w:hAnsi="Courier New" w:cs="Courier New"/>
            <w:bCs/>
            <w:spacing w:val="-4"/>
          </w:rPr>
          <w:delText xml:space="preserve"> </w:delText>
        </w:r>
        <w:r w:rsidRPr="00EE5ABE" w:rsidDel="00AB44D1">
          <w:rPr>
            <w:rFonts w:ascii="Courier New" w:hAnsi="Courier New" w:cs="Courier New"/>
            <w:bCs/>
            <w:spacing w:val="-4"/>
            <w:lang w:val="en-US"/>
          </w:rPr>
          <w:delText>givePhoto</w:delText>
        </w:r>
        <w:r w:rsidRPr="00AB44D1" w:rsidDel="00AB44D1">
          <w:rPr>
            <w:rFonts w:ascii="Courier New" w:hAnsi="Courier New" w:cs="Courier New"/>
            <w:bCs/>
            <w:spacing w:val="-4"/>
            <w:rPrChange w:id="55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555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555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559" w:author="Александр Перепечаев" w:date="2021-05-26T13:24:00Z">
              <w:rPr>
                <w:rFonts w:ascii="Courier New" w:hAnsi="Courier New" w:cs="Courier New"/>
                <w:bCs/>
                <w:spacing w:val="-4"/>
                <w:lang w:val="en-US"/>
              </w:rPr>
            </w:rPrChange>
          </w:rPr>
          <w:delText>){</w:delText>
        </w:r>
      </w:del>
    </w:p>
    <w:p w14:paraId="0F58D24C" w14:textId="69C3F2B9" w:rsidR="00BC1ECC" w:rsidRPr="00AB44D1" w:rsidDel="00AB44D1" w:rsidRDefault="00BC1ECC" w:rsidP="00AB44D1">
      <w:pPr>
        <w:spacing w:after="240" w:line="360" w:lineRule="auto"/>
        <w:ind w:left="567"/>
        <w:jc w:val="center"/>
        <w:rPr>
          <w:del w:id="5560" w:author="Александр Перепечаев" w:date="2021-05-26T13:23:00Z"/>
          <w:rFonts w:ascii="Courier New" w:hAnsi="Courier New" w:cs="Courier New"/>
          <w:bCs/>
          <w:spacing w:val="-4"/>
          <w:rPrChange w:id="5561" w:author="Александр Перепечаев" w:date="2021-05-26T13:24:00Z">
            <w:rPr>
              <w:del w:id="5562" w:author="Александр Перепечаев" w:date="2021-05-26T13:23:00Z"/>
              <w:rFonts w:ascii="Courier New" w:hAnsi="Courier New" w:cs="Courier New"/>
              <w:bCs/>
              <w:spacing w:val="-4"/>
              <w:lang w:val="en-US"/>
            </w:rPr>
          </w:rPrChange>
        </w:rPr>
        <w:pPrChange w:id="5563" w:author="Александр Перепечаев" w:date="2021-05-26T13:23:00Z">
          <w:pPr>
            <w:autoSpaceDE w:val="0"/>
            <w:autoSpaceDN w:val="0"/>
            <w:adjustRightInd w:val="0"/>
            <w:ind w:left="567" w:firstLine="709"/>
          </w:pPr>
        </w:pPrChange>
      </w:pPr>
      <w:del w:id="5564" w:author="Александр Перепечаев" w:date="2021-05-26T13:23:00Z">
        <w:r w:rsidRPr="00AB44D1" w:rsidDel="00AB44D1">
          <w:rPr>
            <w:rFonts w:ascii="Courier New" w:hAnsi="Courier New" w:cs="Courier New"/>
            <w:bCs/>
            <w:spacing w:val="-4"/>
            <w:rPrChange w:id="556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5566" w:author="Александр Перепечаев" w:date="2021-05-26T13:24:00Z">
              <w:rPr>
                <w:rFonts w:ascii="Courier New" w:hAnsi="Courier New" w:cs="Courier New"/>
                <w:bCs/>
                <w:spacing w:val="-4"/>
                <w:lang w:val="en-US"/>
              </w:rPr>
            </w:rPrChange>
          </w:rPr>
          <w:delText xml:space="preserve"> {</w:delText>
        </w:r>
      </w:del>
    </w:p>
    <w:p w14:paraId="5D886701" w14:textId="463D0331" w:rsidR="00BC1ECC" w:rsidRPr="00AB44D1" w:rsidDel="00AB44D1" w:rsidRDefault="00BC1ECC" w:rsidP="00AB44D1">
      <w:pPr>
        <w:spacing w:after="240" w:line="360" w:lineRule="auto"/>
        <w:ind w:left="567"/>
        <w:jc w:val="center"/>
        <w:rPr>
          <w:del w:id="5567" w:author="Александр Перепечаев" w:date="2021-05-26T13:23:00Z"/>
          <w:rFonts w:ascii="Courier New" w:hAnsi="Courier New" w:cs="Courier New"/>
          <w:bCs/>
          <w:spacing w:val="-4"/>
          <w:rPrChange w:id="5568" w:author="Александр Перепечаев" w:date="2021-05-26T13:24:00Z">
            <w:rPr>
              <w:del w:id="5569" w:author="Александр Перепечаев" w:date="2021-05-26T13:23:00Z"/>
              <w:rFonts w:ascii="Courier New" w:hAnsi="Courier New" w:cs="Courier New"/>
              <w:bCs/>
              <w:spacing w:val="-4"/>
              <w:lang w:val="en-US"/>
            </w:rPr>
          </w:rPrChange>
        </w:rPr>
        <w:pPrChange w:id="5570" w:author="Александр Перепечаев" w:date="2021-05-26T13:23:00Z">
          <w:pPr>
            <w:autoSpaceDE w:val="0"/>
            <w:autoSpaceDN w:val="0"/>
            <w:adjustRightInd w:val="0"/>
            <w:ind w:left="567" w:firstLine="709"/>
          </w:pPr>
        </w:pPrChange>
      </w:pPr>
      <w:del w:id="5571" w:author="Александр Перепечаев" w:date="2021-05-26T13:23:00Z">
        <w:r w:rsidRPr="00AB44D1" w:rsidDel="00AB44D1">
          <w:rPr>
            <w:rFonts w:ascii="Courier New" w:hAnsi="Courier New" w:cs="Courier New"/>
            <w:bCs/>
            <w:spacing w:val="-4"/>
            <w:rPrChange w:id="55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57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57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toString</w:delText>
        </w:r>
        <w:r w:rsidRPr="00AB44D1" w:rsidDel="00AB44D1">
          <w:rPr>
            <w:rFonts w:ascii="Courier New" w:hAnsi="Courier New" w:cs="Courier New"/>
            <w:bCs/>
            <w:spacing w:val="-4"/>
            <w:rPrChange w:id="5575" w:author="Александр Перепечаев" w:date="2021-05-26T13:24:00Z">
              <w:rPr>
                <w:rFonts w:ascii="Courier New" w:hAnsi="Courier New" w:cs="Courier New"/>
                <w:bCs/>
                <w:spacing w:val="-4"/>
                <w:lang w:val="en-US"/>
              </w:rPr>
            </w:rPrChange>
          </w:rPr>
          <w:delText>();</w:delText>
        </w:r>
      </w:del>
    </w:p>
    <w:p w14:paraId="54E47072" w14:textId="5E279586" w:rsidR="00BC1ECC" w:rsidRPr="00AB44D1" w:rsidDel="00AB44D1" w:rsidRDefault="00BC1ECC" w:rsidP="00AB44D1">
      <w:pPr>
        <w:spacing w:after="240" w:line="360" w:lineRule="auto"/>
        <w:ind w:left="567"/>
        <w:jc w:val="center"/>
        <w:rPr>
          <w:del w:id="5576" w:author="Александр Перепечаев" w:date="2021-05-26T13:23:00Z"/>
          <w:rFonts w:ascii="Courier New" w:hAnsi="Courier New" w:cs="Courier New"/>
          <w:bCs/>
          <w:spacing w:val="-4"/>
          <w:rPrChange w:id="5577" w:author="Александр Перепечаев" w:date="2021-05-26T13:24:00Z">
            <w:rPr>
              <w:del w:id="5578" w:author="Александр Перепечаев" w:date="2021-05-26T13:23:00Z"/>
              <w:rFonts w:ascii="Courier New" w:hAnsi="Courier New" w:cs="Courier New"/>
              <w:bCs/>
              <w:spacing w:val="-4"/>
              <w:lang w:val="en-US"/>
            </w:rPr>
          </w:rPrChange>
        </w:rPr>
        <w:pPrChange w:id="5579" w:author="Александр Перепечаев" w:date="2021-05-26T13:23:00Z">
          <w:pPr>
            <w:autoSpaceDE w:val="0"/>
            <w:autoSpaceDN w:val="0"/>
            <w:adjustRightInd w:val="0"/>
            <w:ind w:left="567" w:firstLine="709"/>
          </w:pPr>
        </w:pPrChange>
      </w:pPr>
      <w:del w:id="5580" w:author="Александр Перепечаев" w:date="2021-05-26T13:23:00Z">
        <w:r w:rsidRPr="00AB44D1" w:rsidDel="00AB44D1">
          <w:rPr>
            <w:rFonts w:ascii="Courier New" w:hAnsi="Courier New" w:cs="Courier New"/>
            <w:bCs/>
            <w:spacing w:val="-4"/>
            <w:rPrChange w:id="55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558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uuid</w:delText>
        </w:r>
        <w:r w:rsidRPr="00AB44D1" w:rsidDel="00AB44D1">
          <w:rPr>
            <w:rFonts w:ascii="Courier New" w:hAnsi="Courier New" w:cs="Courier New"/>
            <w:bCs/>
            <w:spacing w:val="-4"/>
            <w:rPrChange w:id="5583" w:author="Александр Перепечаев" w:date="2021-05-26T13:24:00Z">
              <w:rPr>
                <w:rFonts w:ascii="Courier New" w:hAnsi="Courier New" w:cs="Courier New"/>
                <w:bCs/>
                <w:spacing w:val="-4"/>
                <w:lang w:val="en-US"/>
              </w:rPr>
            </w:rPrChange>
          </w:rPr>
          <w:delText>();</w:delText>
        </w:r>
      </w:del>
    </w:p>
    <w:p w14:paraId="5ABAB282" w14:textId="2F76B9D4" w:rsidR="00BC1ECC" w:rsidRPr="00AB44D1" w:rsidDel="00AB44D1" w:rsidRDefault="00BC1ECC" w:rsidP="00AB44D1">
      <w:pPr>
        <w:spacing w:after="240" w:line="360" w:lineRule="auto"/>
        <w:ind w:left="567"/>
        <w:jc w:val="center"/>
        <w:rPr>
          <w:del w:id="5584" w:author="Александр Перепечаев" w:date="2021-05-26T13:23:00Z"/>
          <w:rFonts w:ascii="Courier New" w:hAnsi="Courier New" w:cs="Courier New"/>
          <w:bCs/>
          <w:spacing w:val="-4"/>
          <w:rPrChange w:id="5585" w:author="Александр Перепечаев" w:date="2021-05-26T13:24:00Z">
            <w:rPr>
              <w:del w:id="5586" w:author="Александр Перепечаев" w:date="2021-05-26T13:23:00Z"/>
              <w:rFonts w:ascii="Courier New" w:hAnsi="Courier New" w:cs="Courier New"/>
              <w:bCs/>
              <w:spacing w:val="-4"/>
              <w:lang w:val="en-US"/>
            </w:rPr>
          </w:rPrChange>
        </w:rPr>
        <w:pPrChange w:id="5587" w:author="Александр Перепечаев" w:date="2021-05-26T13:23:00Z">
          <w:pPr>
            <w:autoSpaceDE w:val="0"/>
            <w:autoSpaceDN w:val="0"/>
            <w:adjustRightInd w:val="0"/>
            <w:ind w:left="567" w:firstLine="709"/>
          </w:pPr>
        </w:pPrChange>
      </w:pPr>
      <w:del w:id="5588" w:author="Александр Перепечаев" w:date="2021-05-26T13:23:00Z">
        <w:r w:rsidRPr="00AB44D1" w:rsidDel="00AB44D1">
          <w:rPr>
            <w:rFonts w:ascii="Courier New" w:hAnsi="Courier New" w:cs="Courier New"/>
            <w:bCs/>
            <w:spacing w:val="-4"/>
            <w:rPrChange w:id="558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59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59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59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insert</w:delText>
        </w:r>
        <w:r w:rsidRPr="00AB44D1" w:rsidDel="00AB44D1">
          <w:rPr>
            <w:rFonts w:ascii="Courier New" w:hAnsi="Courier New" w:cs="Courier New"/>
            <w:bCs/>
            <w:spacing w:val="-4"/>
            <w:rPrChange w:id="55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into</w:delText>
        </w:r>
        <w:r w:rsidRPr="00AB44D1" w:rsidDel="00AB44D1">
          <w:rPr>
            <w:rFonts w:ascii="Courier New" w:hAnsi="Courier New" w:cs="Courier New"/>
            <w:bCs/>
            <w:spacing w:val="-4"/>
            <w:rPrChange w:id="559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face</w:delText>
        </w:r>
        <w:r w:rsidRPr="00AB44D1" w:rsidDel="00AB44D1">
          <w:rPr>
            <w:rFonts w:ascii="Courier New" w:hAnsi="Courier New" w:cs="Courier New"/>
            <w:bCs/>
            <w:spacing w:val="-4"/>
            <w:rPrChange w:id="559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values</w:delText>
        </w:r>
        <w:r w:rsidRPr="00AB44D1" w:rsidDel="00AB44D1">
          <w:rPr>
            <w:rFonts w:ascii="Courier New" w:hAnsi="Courier New" w:cs="Courier New"/>
            <w:bCs/>
            <w:spacing w:val="-4"/>
            <w:rPrChange w:id="559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5597"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598" w:author="Александр Перепечаев" w:date="2021-05-26T13:24:00Z">
              <w:rPr>
                <w:rFonts w:ascii="Courier New" w:hAnsi="Courier New" w:cs="Courier New"/>
                <w:bCs/>
                <w:spacing w:val="-4"/>
                <w:lang w:val="en-US"/>
              </w:rPr>
            </w:rPrChange>
          </w:rPr>
          <w:delText>}')`);</w:delText>
        </w:r>
      </w:del>
    </w:p>
    <w:p w14:paraId="475F110C" w14:textId="08CEEAD3" w:rsidR="00BC1ECC" w:rsidRPr="00AB44D1" w:rsidDel="00AB44D1" w:rsidRDefault="00BC1ECC" w:rsidP="00AB44D1">
      <w:pPr>
        <w:spacing w:after="240" w:line="360" w:lineRule="auto"/>
        <w:ind w:left="567"/>
        <w:jc w:val="center"/>
        <w:rPr>
          <w:del w:id="5599" w:author="Александр Перепечаев" w:date="2021-05-26T13:23:00Z"/>
          <w:rFonts w:ascii="Courier New" w:hAnsi="Courier New" w:cs="Courier New"/>
          <w:bCs/>
          <w:spacing w:val="-4"/>
          <w:rPrChange w:id="5600" w:author="Александр Перепечаев" w:date="2021-05-26T13:24:00Z">
            <w:rPr>
              <w:del w:id="5601" w:author="Александр Перепечаев" w:date="2021-05-26T13:23:00Z"/>
              <w:rFonts w:ascii="Courier New" w:hAnsi="Courier New" w:cs="Courier New"/>
              <w:bCs/>
              <w:spacing w:val="-4"/>
              <w:lang w:val="en-US"/>
            </w:rPr>
          </w:rPrChange>
        </w:rPr>
        <w:pPrChange w:id="5602" w:author="Александр Перепечаев" w:date="2021-05-26T13:23:00Z">
          <w:pPr>
            <w:autoSpaceDE w:val="0"/>
            <w:autoSpaceDN w:val="0"/>
            <w:adjustRightInd w:val="0"/>
            <w:ind w:left="567" w:firstLine="709"/>
          </w:pPr>
        </w:pPrChange>
      </w:pPr>
      <w:del w:id="5603" w:author="Александр Перепечаев" w:date="2021-05-26T13:23:00Z">
        <w:r w:rsidRPr="00AB44D1" w:rsidDel="00AB44D1">
          <w:rPr>
            <w:rFonts w:ascii="Courier New" w:hAnsi="Courier New" w:cs="Courier New"/>
            <w:bCs/>
            <w:spacing w:val="-4"/>
            <w:rPrChange w:id="560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56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delText>
        </w:r>
        <w:r w:rsidRPr="00AB44D1" w:rsidDel="00AB44D1">
          <w:rPr>
            <w:rFonts w:ascii="Courier New" w:hAnsi="Courier New" w:cs="Courier New"/>
            <w:bCs/>
            <w:spacing w:val="-4"/>
            <w:rPrChange w:id="560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60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608" w:author="Александр Перепечаев" w:date="2021-05-26T13:24:00Z">
              <w:rPr>
                <w:rFonts w:ascii="Courier New" w:hAnsi="Courier New" w:cs="Courier New"/>
                <w:bCs/>
                <w:spacing w:val="-4"/>
                <w:lang w:val="en-US"/>
              </w:rPr>
            </w:rPrChange>
          </w:rPr>
          <w:delText>[0].</w:delText>
        </w:r>
        <w:r w:rsidRPr="00EE5ABE" w:rsidDel="00AB44D1">
          <w:rPr>
            <w:rFonts w:ascii="Courier New" w:hAnsi="Courier New" w:cs="Courier New"/>
            <w:bCs/>
            <w:spacing w:val="-4"/>
            <w:lang w:val="en-US"/>
          </w:rPr>
          <w:delText>num</w:delText>
        </w:r>
        <w:r w:rsidRPr="00AB44D1" w:rsidDel="00AB44D1">
          <w:rPr>
            <w:rFonts w:ascii="Courier New" w:hAnsi="Courier New" w:cs="Courier New"/>
            <w:bCs/>
            <w:spacing w:val="-4"/>
            <w:rPrChange w:id="5609" w:author="Александр Перепечаев" w:date="2021-05-26T13:24:00Z">
              <w:rPr>
                <w:rFonts w:ascii="Courier New" w:hAnsi="Courier New" w:cs="Courier New"/>
                <w:bCs/>
                <w:spacing w:val="-4"/>
                <w:lang w:val="en-US"/>
              </w:rPr>
            </w:rPrChange>
          </w:rPr>
          <w:delText xml:space="preserve"> + 1;</w:delText>
        </w:r>
      </w:del>
    </w:p>
    <w:p w14:paraId="251DE1D0" w14:textId="498A3449" w:rsidR="00BC1ECC" w:rsidRPr="00AB44D1" w:rsidDel="00AB44D1" w:rsidRDefault="00BC1ECC" w:rsidP="00AB44D1">
      <w:pPr>
        <w:spacing w:after="240" w:line="360" w:lineRule="auto"/>
        <w:ind w:left="567"/>
        <w:jc w:val="center"/>
        <w:rPr>
          <w:del w:id="5610" w:author="Александр Перепечаев" w:date="2021-05-26T13:23:00Z"/>
          <w:rFonts w:ascii="Courier New" w:hAnsi="Courier New" w:cs="Courier New"/>
          <w:bCs/>
          <w:spacing w:val="-4"/>
          <w:rPrChange w:id="5611" w:author="Александр Перепечаев" w:date="2021-05-26T13:24:00Z">
            <w:rPr>
              <w:del w:id="5612" w:author="Александр Перепечаев" w:date="2021-05-26T13:23:00Z"/>
              <w:rFonts w:ascii="Courier New" w:hAnsi="Courier New" w:cs="Courier New"/>
              <w:bCs/>
              <w:spacing w:val="-4"/>
              <w:lang w:val="en-US"/>
            </w:rPr>
          </w:rPrChange>
        </w:rPr>
        <w:pPrChange w:id="5613" w:author="Александр Перепечаев" w:date="2021-05-26T13:23:00Z">
          <w:pPr>
            <w:autoSpaceDE w:val="0"/>
            <w:autoSpaceDN w:val="0"/>
            <w:adjustRightInd w:val="0"/>
            <w:ind w:left="567" w:firstLine="709"/>
          </w:pPr>
        </w:pPrChange>
      </w:pPr>
      <w:del w:id="5614" w:author="Александр Перепечаев" w:date="2021-05-26T13:23:00Z">
        <w:r w:rsidRPr="00AB44D1" w:rsidDel="00AB44D1">
          <w:rPr>
            <w:rFonts w:ascii="Courier New" w:hAnsi="Courier New" w:cs="Courier New"/>
            <w:bCs/>
            <w:spacing w:val="-4"/>
            <w:rPrChange w:id="561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61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61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61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UPDATE</w:delText>
        </w:r>
        <w:r w:rsidRPr="00AB44D1" w:rsidDel="00AB44D1">
          <w:rPr>
            <w:rFonts w:ascii="Courier New" w:hAnsi="Courier New" w:cs="Courier New"/>
            <w:bCs/>
            <w:spacing w:val="-4"/>
            <w:rPrChange w:id="561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emotions</w:delText>
        </w:r>
        <w:r w:rsidRPr="00AB44D1" w:rsidDel="00AB44D1">
          <w:rPr>
            <w:rFonts w:ascii="Courier New" w:hAnsi="Courier New" w:cs="Courier New"/>
            <w:bCs/>
            <w:spacing w:val="-4"/>
            <w:rPrChange w:id="562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SET</w:delText>
        </w:r>
        <w:r w:rsidRPr="00AB44D1" w:rsidDel="00AB44D1">
          <w:rPr>
            <w:rFonts w:ascii="Courier New" w:hAnsi="Courier New" w:cs="Courier New"/>
            <w:bCs/>
            <w:spacing w:val="-4"/>
            <w:rPrChange w:id="56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num</w:delText>
        </w:r>
        <w:r w:rsidRPr="00AB44D1" w:rsidDel="00AB44D1">
          <w:rPr>
            <w:rFonts w:ascii="Courier New" w:hAnsi="Courier New" w:cs="Courier New"/>
            <w:bCs/>
            <w:spacing w:val="-4"/>
            <w:rPrChange w:id="562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delText>
        </w:r>
        <w:r w:rsidRPr="00AB44D1" w:rsidDel="00AB44D1">
          <w:rPr>
            <w:rFonts w:ascii="Courier New" w:hAnsi="Courier New" w:cs="Courier New"/>
            <w:bCs/>
            <w:spacing w:val="-4"/>
            <w:rPrChange w:id="562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562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62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62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627" w:author="Александр Перепечаев" w:date="2021-05-26T13:24:00Z">
              <w:rPr>
                <w:rFonts w:ascii="Courier New" w:hAnsi="Courier New" w:cs="Courier New"/>
                <w:bCs/>
                <w:spacing w:val="-4"/>
                <w:lang w:val="en-US"/>
              </w:rPr>
            </w:rPrChange>
          </w:rPr>
          <w:delText>[0].</w:delText>
        </w:r>
        <w:r w:rsidRPr="00EE5ABE" w:rsidDel="00AB44D1">
          <w:rPr>
            <w:rFonts w:ascii="Courier New" w:hAnsi="Courier New" w:cs="Courier New"/>
            <w:bCs/>
            <w:spacing w:val="-4"/>
            <w:lang w:val="en-US"/>
          </w:rPr>
          <w:delText>name</w:delText>
        </w:r>
        <w:r w:rsidRPr="00AB44D1" w:rsidDel="00AB44D1">
          <w:rPr>
            <w:rFonts w:ascii="Courier New" w:hAnsi="Courier New" w:cs="Courier New"/>
            <w:bCs/>
            <w:spacing w:val="-4"/>
            <w:rPrChange w:id="5628" w:author="Александр Перепечаев" w:date="2021-05-26T13:24:00Z">
              <w:rPr>
                <w:rFonts w:ascii="Courier New" w:hAnsi="Courier New" w:cs="Courier New"/>
                <w:bCs/>
                <w:spacing w:val="-4"/>
                <w:lang w:val="en-US"/>
              </w:rPr>
            </w:rPrChange>
          </w:rPr>
          <w:delText>}';`);</w:delText>
        </w:r>
      </w:del>
    </w:p>
    <w:p w14:paraId="066CA3FC" w14:textId="0CB03073" w:rsidR="00BC1ECC" w:rsidRPr="00AB44D1" w:rsidDel="00AB44D1" w:rsidRDefault="00BC1ECC" w:rsidP="00AB44D1">
      <w:pPr>
        <w:spacing w:after="240" w:line="360" w:lineRule="auto"/>
        <w:ind w:left="567"/>
        <w:jc w:val="center"/>
        <w:rPr>
          <w:del w:id="5629" w:author="Александр Перепечаев" w:date="2021-05-26T13:23:00Z"/>
          <w:rFonts w:ascii="Courier New" w:hAnsi="Courier New" w:cs="Courier New"/>
          <w:bCs/>
          <w:spacing w:val="-4"/>
          <w:rPrChange w:id="5630" w:author="Александр Перепечаев" w:date="2021-05-26T13:24:00Z">
            <w:rPr>
              <w:del w:id="5631" w:author="Александр Перепечаев" w:date="2021-05-26T13:23:00Z"/>
              <w:rFonts w:ascii="Courier New" w:hAnsi="Courier New" w:cs="Courier New"/>
              <w:bCs/>
              <w:spacing w:val="-4"/>
              <w:lang w:val="en-US"/>
            </w:rPr>
          </w:rPrChange>
        </w:rPr>
        <w:pPrChange w:id="5632" w:author="Александр Перепечаев" w:date="2021-05-26T13:23:00Z">
          <w:pPr>
            <w:autoSpaceDE w:val="0"/>
            <w:autoSpaceDN w:val="0"/>
            <w:adjustRightInd w:val="0"/>
            <w:ind w:left="567" w:firstLine="709"/>
          </w:pPr>
        </w:pPrChange>
      </w:pPr>
      <w:del w:id="5633" w:author="Александр Перепечаев" w:date="2021-05-26T13:23:00Z">
        <w:r w:rsidRPr="00AB44D1" w:rsidDel="00AB44D1">
          <w:rPr>
            <w:rFonts w:ascii="Courier New" w:hAnsi="Courier New" w:cs="Courier New"/>
            <w:bCs/>
            <w:spacing w:val="-4"/>
            <w:rPrChange w:id="56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6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5636" w:author="Александр Перепечаев" w:date="2021-05-26T13:24:00Z">
              <w:rPr>
                <w:rFonts w:ascii="Courier New" w:hAnsi="Courier New" w:cs="Courier New"/>
                <w:bCs/>
                <w:spacing w:val="-4"/>
                <w:lang w:val="en-US"/>
              </w:rPr>
            </w:rPrChange>
          </w:rPr>
          <w:delText>;</w:delText>
        </w:r>
      </w:del>
    </w:p>
    <w:p w14:paraId="10DBAF99" w14:textId="42CE1469" w:rsidR="00BC1ECC" w:rsidRPr="00AB44D1" w:rsidDel="00AB44D1" w:rsidRDefault="00BC1ECC" w:rsidP="00AB44D1">
      <w:pPr>
        <w:spacing w:after="240" w:line="360" w:lineRule="auto"/>
        <w:ind w:left="567"/>
        <w:jc w:val="center"/>
        <w:rPr>
          <w:del w:id="5637" w:author="Александр Перепечаев" w:date="2021-05-26T13:23:00Z"/>
          <w:rFonts w:ascii="Courier New" w:hAnsi="Courier New" w:cs="Courier New"/>
          <w:bCs/>
          <w:spacing w:val="-4"/>
          <w:rPrChange w:id="5638" w:author="Александр Перепечаев" w:date="2021-05-26T13:24:00Z">
            <w:rPr>
              <w:del w:id="5639" w:author="Александр Перепечаев" w:date="2021-05-26T13:23:00Z"/>
              <w:rFonts w:ascii="Courier New" w:hAnsi="Courier New" w:cs="Courier New"/>
              <w:bCs/>
              <w:spacing w:val="-4"/>
              <w:lang w:val="en-US"/>
            </w:rPr>
          </w:rPrChange>
        </w:rPr>
        <w:pPrChange w:id="5640" w:author="Александр Перепечаев" w:date="2021-05-26T13:23:00Z">
          <w:pPr>
            <w:autoSpaceDE w:val="0"/>
            <w:autoSpaceDN w:val="0"/>
            <w:adjustRightInd w:val="0"/>
            <w:ind w:left="567" w:firstLine="709"/>
          </w:pPr>
        </w:pPrChange>
      </w:pPr>
      <w:del w:id="5641" w:author="Александр Перепечаев" w:date="2021-05-26T13:23:00Z">
        <w:r w:rsidRPr="00AB44D1" w:rsidDel="00AB44D1">
          <w:rPr>
            <w:rFonts w:ascii="Courier New" w:hAnsi="Courier New" w:cs="Courier New"/>
            <w:bCs/>
            <w:spacing w:val="-4"/>
            <w:rPrChange w:id="5642" w:author="Александр Перепечаев" w:date="2021-05-26T13:24:00Z">
              <w:rPr>
                <w:rFonts w:ascii="Courier New" w:hAnsi="Courier New" w:cs="Courier New"/>
                <w:bCs/>
                <w:spacing w:val="-4"/>
                <w:lang w:val="en-US"/>
              </w:rPr>
            </w:rPrChange>
          </w:rPr>
          <w:delText xml:space="preserve">       }</w:delText>
        </w:r>
      </w:del>
    </w:p>
    <w:p w14:paraId="56EC4B22" w14:textId="38443EB6" w:rsidR="00BC1ECC" w:rsidRPr="00AB44D1" w:rsidDel="00AB44D1" w:rsidRDefault="00BC1ECC" w:rsidP="00AB44D1">
      <w:pPr>
        <w:spacing w:after="240" w:line="360" w:lineRule="auto"/>
        <w:ind w:left="567"/>
        <w:jc w:val="center"/>
        <w:rPr>
          <w:del w:id="5643" w:author="Александр Перепечаев" w:date="2021-05-26T13:23:00Z"/>
          <w:rFonts w:ascii="Courier New" w:hAnsi="Courier New" w:cs="Courier New"/>
          <w:bCs/>
          <w:spacing w:val="-4"/>
          <w:rPrChange w:id="5644" w:author="Александр Перепечаев" w:date="2021-05-26T13:24:00Z">
            <w:rPr>
              <w:del w:id="5645" w:author="Александр Перепечаев" w:date="2021-05-26T13:23:00Z"/>
              <w:rFonts w:ascii="Courier New" w:hAnsi="Courier New" w:cs="Courier New"/>
              <w:bCs/>
              <w:spacing w:val="-4"/>
              <w:lang w:val="en-US"/>
            </w:rPr>
          </w:rPrChange>
        </w:rPr>
        <w:pPrChange w:id="5646" w:author="Александр Перепечаев" w:date="2021-05-26T13:23:00Z">
          <w:pPr>
            <w:autoSpaceDE w:val="0"/>
            <w:autoSpaceDN w:val="0"/>
            <w:adjustRightInd w:val="0"/>
            <w:ind w:left="567" w:firstLine="709"/>
          </w:pPr>
        </w:pPrChange>
      </w:pPr>
      <w:del w:id="5647" w:author="Александр Перепечаев" w:date="2021-05-26T13:23:00Z">
        <w:r w:rsidRPr="00AB44D1" w:rsidDel="00AB44D1">
          <w:rPr>
            <w:rFonts w:ascii="Courier New" w:hAnsi="Courier New" w:cs="Courier New"/>
            <w:bCs/>
            <w:spacing w:val="-4"/>
            <w:rPrChange w:id="564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564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650" w:author="Александр Перепечаев" w:date="2021-05-26T13:24:00Z">
              <w:rPr>
                <w:rFonts w:ascii="Courier New" w:hAnsi="Courier New" w:cs="Courier New"/>
                <w:bCs/>
                <w:spacing w:val="-4"/>
                <w:lang w:val="en-US"/>
              </w:rPr>
            </w:rPrChange>
          </w:rPr>
          <w:delText>){</w:delText>
        </w:r>
      </w:del>
    </w:p>
    <w:p w14:paraId="420B4D4A" w14:textId="3B721F71" w:rsidR="00BC1ECC" w:rsidRPr="00AB44D1" w:rsidDel="00AB44D1" w:rsidRDefault="00BC1ECC" w:rsidP="00AB44D1">
      <w:pPr>
        <w:spacing w:after="240" w:line="360" w:lineRule="auto"/>
        <w:ind w:left="567"/>
        <w:jc w:val="center"/>
        <w:rPr>
          <w:del w:id="5651" w:author="Александр Перепечаев" w:date="2021-05-26T13:23:00Z"/>
          <w:rFonts w:ascii="Courier New" w:hAnsi="Courier New" w:cs="Courier New"/>
          <w:bCs/>
          <w:spacing w:val="-4"/>
          <w:rPrChange w:id="5652" w:author="Александр Перепечаев" w:date="2021-05-26T13:24:00Z">
            <w:rPr>
              <w:del w:id="5653" w:author="Александр Перепечаев" w:date="2021-05-26T13:23:00Z"/>
              <w:rFonts w:ascii="Courier New" w:hAnsi="Courier New" w:cs="Courier New"/>
              <w:bCs/>
              <w:spacing w:val="-4"/>
              <w:lang w:val="en-US"/>
            </w:rPr>
          </w:rPrChange>
        </w:rPr>
        <w:pPrChange w:id="5654" w:author="Александр Перепечаев" w:date="2021-05-26T13:23:00Z">
          <w:pPr>
            <w:autoSpaceDE w:val="0"/>
            <w:autoSpaceDN w:val="0"/>
            <w:adjustRightInd w:val="0"/>
            <w:ind w:left="567" w:firstLine="709"/>
          </w:pPr>
        </w:pPrChange>
      </w:pPr>
      <w:del w:id="5655" w:author="Александр Перепечаев" w:date="2021-05-26T13:23:00Z">
        <w:r w:rsidRPr="00AB44D1" w:rsidDel="00AB44D1">
          <w:rPr>
            <w:rFonts w:ascii="Courier New" w:hAnsi="Courier New" w:cs="Courier New"/>
            <w:bCs/>
            <w:spacing w:val="-4"/>
            <w:rPrChange w:id="56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65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565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659" w:author="Александр Перепечаев" w:date="2021-05-26T13:24:00Z">
              <w:rPr>
                <w:rFonts w:ascii="Courier New" w:hAnsi="Courier New" w:cs="Courier New"/>
                <w:bCs/>
                <w:spacing w:val="-4"/>
                <w:lang w:val="en-US"/>
              </w:rPr>
            </w:rPrChange>
          </w:rPr>
          <w:delText>);</w:delText>
        </w:r>
      </w:del>
    </w:p>
    <w:p w14:paraId="46A0E5FA" w14:textId="6B79662D" w:rsidR="00BC1ECC" w:rsidRPr="00AB44D1" w:rsidDel="00AB44D1" w:rsidRDefault="00BC1ECC" w:rsidP="00AB44D1">
      <w:pPr>
        <w:spacing w:after="240" w:line="360" w:lineRule="auto"/>
        <w:ind w:left="567"/>
        <w:jc w:val="center"/>
        <w:rPr>
          <w:del w:id="5660" w:author="Александр Перепечаев" w:date="2021-05-26T13:23:00Z"/>
          <w:rFonts w:ascii="Courier New" w:hAnsi="Courier New" w:cs="Courier New"/>
          <w:bCs/>
          <w:spacing w:val="-4"/>
          <w:rPrChange w:id="5661" w:author="Александр Перепечаев" w:date="2021-05-26T13:24:00Z">
            <w:rPr>
              <w:del w:id="5662" w:author="Александр Перепечаев" w:date="2021-05-26T13:23:00Z"/>
              <w:rFonts w:ascii="Courier New" w:hAnsi="Courier New" w:cs="Courier New"/>
              <w:bCs/>
              <w:spacing w:val="-4"/>
              <w:lang w:val="en-US"/>
            </w:rPr>
          </w:rPrChange>
        </w:rPr>
        <w:pPrChange w:id="5663" w:author="Александр Перепечаев" w:date="2021-05-26T13:23:00Z">
          <w:pPr>
            <w:autoSpaceDE w:val="0"/>
            <w:autoSpaceDN w:val="0"/>
            <w:adjustRightInd w:val="0"/>
            <w:ind w:left="567" w:firstLine="709"/>
          </w:pPr>
        </w:pPrChange>
      </w:pPr>
      <w:del w:id="5664" w:author="Александр Перепечаев" w:date="2021-05-26T13:23:00Z">
        <w:r w:rsidRPr="00AB44D1" w:rsidDel="00AB44D1">
          <w:rPr>
            <w:rFonts w:ascii="Courier New" w:hAnsi="Courier New" w:cs="Courier New"/>
            <w:bCs/>
            <w:spacing w:val="-4"/>
            <w:rPrChange w:id="566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66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667" w:author="Александр Перепечаев" w:date="2021-05-26T13:24:00Z">
              <w:rPr>
                <w:rFonts w:ascii="Courier New" w:hAnsi="Courier New" w:cs="Courier New"/>
                <w:bCs/>
                <w:spacing w:val="-4"/>
                <w:lang w:val="en-US"/>
              </w:rPr>
            </w:rPrChange>
          </w:rPr>
          <w:delText>;</w:delText>
        </w:r>
      </w:del>
    </w:p>
    <w:p w14:paraId="25A37659" w14:textId="78E53436" w:rsidR="00BC1ECC" w:rsidRPr="00AB44D1" w:rsidDel="00AB44D1" w:rsidRDefault="00BC1ECC" w:rsidP="00AB44D1">
      <w:pPr>
        <w:spacing w:after="240" w:line="360" w:lineRule="auto"/>
        <w:ind w:left="567"/>
        <w:jc w:val="center"/>
        <w:rPr>
          <w:del w:id="5668" w:author="Александр Перепечаев" w:date="2021-05-26T13:23:00Z"/>
          <w:rFonts w:ascii="Courier New" w:hAnsi="Courier New" w:cs="Courier New"/>
          <w:bCs/>
          <w:spacing w:val="-4"/>
          <w:rPrChange w:id="5669" w:author="Александр Перепечаев" w:date="2021-05-26T13:24:00Z">
            <w:rPr>
              <w:del w:id="5670" w:author="Александр Перепечаев" w:date="2021-05-26T13:23:00Z"/>
              <w:rFonts w:ascii="Courier New" w:hAnsi="Courier New" w:cs="Courier New"/>
              <w:bCs/>
              <w:spacing w:val="-4"/>
              <w:lang w:val="en-US"/>
            </w:rPr>
          </w:rPrChange>
        </w:rPr>
        <w:pPrChange w:id="5671" w:author="Александр Перепечаев" w:date="2021-05-26T13:23:00Z">
          <w:pPr>
            <w:autoSpaceDE w:val="0"/>
            <w:autoSpaceDN w:val="0"/>
            <w:adjustRightInd w:val="0"/>
            <w:ind w:left="567" w:firstLine="709"/>
          </w:pPr>
        </w:pPrChange>
      </w:pPr>
      <w:del w:id="5672" w:author="Александр Перепечаев" w:date="2021-05-26T13:23:00Z">
        <w:r w:rsidRPr="00AB44D1" w:rsidDel="00AB44D1">
          <w:rPr>
            <w:rFonts w:ascii="Courier New" w:hAnsi="Courier New" w:cs="Courier New"/>
            <w:bCs/>
            <w:spacing w:val="-4"/>
            <w:rPrChange w:id="5673" w:author="Александр Перепечаев" w:date="2021-05-26T13:24:00Z">
              <w:rPr>
                <w:rFonts w:ascii="Courier New" w:hAnsi="Courier New" w:cs="Courier New"/>
                <w:bCs/>
                <w:spacing w:val="-4"/>
                <w:lang w:val="en-US"/>
              </w:rPr>
            </w:rPrChange>
          </w:rPr>
          <w:delText xml:space="preserve">       }</w:delText>
        </w:r>
      </w:del>
    </w:p>
    <w:p w14:paraId="187DAA14" w14:textId="03379200" w:rsidR="00BC1ECC" w:rsidRPr="00AB44D1" w:rsidDel="00AB44D1" w:rsidRDefault="00BC1ECC" w:rsidP="00AB44D1">
      <w:pPr>
        <w:spacing w:after="240" w:line="360" w:lineRule="auto"/>
        <w:ind w:left="567"/>
        <w:jc w:val="center"/>
        <w:rPr>
          <w:del w:id="5674" w:author="Александр Перепечаев" w:date="2021-05-26T13:23:00Z"/>
          <w:rFonts w:ascii="Courier New" w:hAnsi="Courier New" w:cs="Courier New"/>
          <w:bCs/>
          <w:spacing w:val="-4"/>
          <w:rPrChange w:id="5675" w:author="Александр Перепечаев" w:date="2021-05-26T13:24:00Z">
            <w:rPr>
              <w:del w:id="5676" w:author="Александр Перепечаев" w:date="2021-05-26T13:23:00Z"/>
              <w:rFonts w:ascii="Courier New" w:hAnsi="Courier New" w:cs="Courier New"/>
              <w:bCs/>
              <w:spacing w:val="-4"/>
              <w:lang w:val="en-US"/>
            </w:rPr>
          </w:rPrChange>
        </w:rPr>
        <w:pPrChange w:id="5677" w:author="Александр Перепечаев" w:date="2021-05-26T13:23:00Z">
          <w:pPr>
            <w:autoSpaceDE w:val="0"/>
            <w:autoSpaceDN w:val="0"/>
            <w:adjustRightInd w:val="0"/>
            <w:ind w:left="567" w:firstLine="709"/>
          </w:pPr>
        </w:pPrChange>
      </w:pPr>
      <w:del w:id="5678" w:author="Александр Перепечаев" w:date="2021-05-26T13:23:00Z">
        <w:r w:rsidRPr="00AB44D1" w:rsidDel="00AB44D1">
          <w:rPr>
            <w:rFonts w:ascii="Courier New" w:hAnsi="Courier New" w:cs="Courier New"/>
            <w:bCs/>
            <w:spacing w:val="-4"/>
            <w:rPrChange w:id="5679" w:author="Александр Перепечаев" w:date="2021-05-26T13:24:00Z">
              <w:rPr>
                <w:rFonts w:ascii="Courier New" w:hAnsi="Courier New" w:cs="Courier New"/>
                <w:bCs/>
                <w:spacing w:val="-4"/>
                <w:lang w:val="en-US"/>
              </w:rPr>
            </w:rPrChange>
          </w:rPr>
          <w:delText xml:space="preserve"> },</w:delText>
        </w:r>
      </w:del>
    </w:p>
    <w:p w14:paraId="27F27D49" w14:textId="4F4645A3" w:rsidR="00BC1ECC" w:rsidRPr="00AB44D1" w:rsidDel="00AB44D1" w:rsidRDefault="00BC1ECC" w:rsidP="00AB44D1">
      <w:pPr>
        <w:spacing w:after="240" w:line="360" w:lineRule="auto"/>
        <w:ind w:left="567"/>
        <w:jc w:val="center"/>
        <w:rPr>
          <w:del w:id="5680" w:author="Александр Перепечаев" w:date="2021-05-26T13:23:00Z"/>
          <w:rFonts w:ascii="Courier New" w:hAnsi="Courier New" w:cs="Courier New"/>
          <w:bCs/>
          <w:spacing w:val="-4"/>
          <w:rPrChange w:id="5681" w:author="Александр Перепечаев" w:date="2021-05-26T13:24:00Z">
            <w:rPr>
              <w:del w:id="5682" w:author="Александр Перепечаев" w:date="2021-05-26T13:23:00Z"/>
              <w:rFonts w:ascii="Courier New" w:hAnsi="Courier New" w:cs="Courier New"/>
              <w:bCs/>
              <w:spacing w:val="-4"/>
              <w:lang w:val="en-US"/>
            </w:rPr>
          </w:rPrChange>
        </w:rPr>
        <w:pPrChange w:id="5683" w:author="Александр Перепечаев" w:date="2021-05-26T13:23:00Z">
          <w:pPr>
            <w:autoSpaceDE w:val="0"/>
            <w:autoSpaceDN w:val="0"/>
            <w:adjustRightInd w:val="0"/>
            <w:ind w:left="567" w:firstLine="709"/>
          </w:pPr>
        </w:pPrChange>
      </w:pPr>
      <w:del w:id="5684" w:author="Александр Перепечаев" w:date="2021-05-26T13:23:00Z">
        <w:r w:rsidRPr="00AB44D1" w:rsidDel="00AB44D1">
          <w:rPr>
            <w:rFonts w:ascii="Courier New" w:hAnsi="Courier New" w:cs="Courier New"/>
            <w:bCs/>
            <w:spacing w:val="-4"/>
            <w:rPrChange w:id="568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sendPhotoMarkup</w:delText>
        </w:r>
        <w:r w:rsidRPr="00AB44D1" w:rsidDel="00AB44D1">
          <w:rPr>
            <w:rFonts w:ascii="Courier New" w:hAnsi="Courier New" w:cs="Courier New"/>
            <w:bCs/>
            <w:spacing w:val="-4"/>
            <w:rPrChange w:id="568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568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568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568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5690" w:author="Александр Перепечаев" w:date="2021-05-26T13:24:00Z">
              <w:rPr>
                <w:rFonts w:ascii="Courier New" w:hAnsi="Courier New" w:cs="Courier New"/>
                <w:bCs/>
                <w:spacing w:val="-4"/>
                <w:lang w:val="en-US"/>
              </w:rPr>
            </w:rPrChange>
          </w:rPr>
          <w:delText>){</w:delText>
        </w:r>
      </w:del>
    </w:p>
    <w:p w14:paraId="1CBD1FF4" w14:textId="1B6B794C" w:rsidR="00BC1ECC" w:rsidRPr="00AB44D1" w:rsidDel="00AB44D1" w:rsidRDefault="00BC1ECC" w:rsidP="00AB44D1">
      <w:pPr>
        <w:spacing w:after="240" w:line="360" w:lineRule="auto"/>
        <w:ind w:left="567"/>
        <w:jc w:val="center"/>
        <w:rPr>
          <w:del w:id="5691" w:author="Александр Перепечаев" w:date="2021-05-26T13:23:00Z"/>
          <w:rFonts w:ascii="Courier New" w:hAnsi="Courier New" w:cs="Courier New"/>
          <w:bCs/>
          <w:spacing w:val="-4"/>
          <w:rPrChange w:id="5692" w:author="Александр Перепечаев" w:date="2021-05-26T13:24:00Z">
            <w:rPr>
              <w:del w:id="5693" w:author="Александр Перепечаев" w:date="2021-05-26T13:23:00Z"/>
              <w:rFonts w:ascii="Courier New" w:hAnsi="Courier New" w:cs="Courier New"/>
              <w:bCs/>
              <w:spacing w:val="-4"/>
              <w:lang w:val="en-US"/>
            </w:rPr>
          </w:rPrChange>
        </w:rPr>
        <w:pPrChange w:id="5694" w:author="Александр Перепечаев" w:date="2021-05-26T13:23:00Z">
          <w:pPr>
            <w:autoSpaceDE w:val="0"/>
            <w:autoSpaceDN w:val="0"/>
            <w:adjustRightInd w:val="0"/>
            <w:ind w:left="567" w:firstLine="709"/>
          </w:pPr>
        </w:pPrChange>
      </w:pPr>
      <w:del w:id="5695" w:author="Александр Перепечаев" w:date="2021-05-26T13:23:00Z">
        <w:r w:rsidRPr="00AB44D1" w:rsidDel="00AB44D1">
          <w:rPr>
            <w:rFonts w:ascii="Courier New" w:hAnsi="Courier New" w:cs="Courier New"/>
            <w:bCs/>
            <w:spacing w:val="-4"/>
            <w:rPrChange w:id="569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5697" w:author="Александр Перепечаев" w:date="2021-05-26T13:24:00Z">
              <w:rPr>
                <w:rFonts w:ascii="Courier New" w:hAnsi="Courier New" w:cs="Courier New"/>
                <w:bCs/>
                <w:spacing w:val="-4"/>
                <w:lang w:val="en-US"/>
              </w:rPr>
            </w:rPrChange>
          </w:rPr>
          <w:delText xml:space="preserve"> {</w:delText>
        </w:r>
      </w:del>
    </w:p>
    <w:p w14:paraId="1E7FA397" w14:textId="3152873A" w:rsidR="00BC1ECC" w:rsidRPr="00AB44D1" w:rsidDel="00AB44D1" w:rsidRDefault="00BC1ECC" w:rsidP="00AB44D1">
      <w:pPr>
        <w:spacing w:after="240" w:line="360" w:lineRule="auto"/>
        <w:ind w:left="567"/>
        <w:jc w:val="center"/>
        <w:rPr>
          <w:del w:id="5698" w:author="Александр Перепечаев" w:date="2021-05-26T13:23:00Z"/>
          <w:rFonts w:ascii="Courier New" w:hAnsi="Courier New" w:cs="Courier New"/>
          <w:bCs/>
          <w:spacing w:val="-4"/>
          <w:rPrChange w:id="5699" w:author="Александр Перепечаев" w:date="2021-05-26T13:24:00Z">
            <w:rPr>
              <w:del w:id="5700" w:author="Александр Перепечаев" w:date="2021-05-26T13:23:00Z"/>
              <w:rFonts w:ascii="Courier New" w:hAnsi="Courier New" w:cs="Courier New"/>
              <w:bCs/>
              <w:spacing w:val="-4"/>
              <w:lang w:val="en-US"/>
            </w:rPr>
          </w:rPrChange>
        </w:rPr>
        <w:pPrChange w:id="5701" w:author="Александр Перепечаев" w:date="2021-05-26T13:23:00Z">
          <w:pPr>
            <w:autoSpaceDE w:val="0"/>
            <w:autoSpaceDN w:val="0"/>
            <w:adjustRightInd w:val="0"/>
            <w:ind w:left="567" w:firstLine="709"/>
          </w:pPr>
        </w:pPrChange>
      </w:pPr>
      <w:del w:id="5702" w:author="Александр Перепечаев" w:date="2021-05-26T13:23:00Z">
        <w:r w:rsidRPr="00AB44D1" w:rsidDel="00AB44D1">
          <w:rPr>
            <w:rFonts w:ascii="Courier New" w:hAnsi="Courier New" w:cs="Courier New"/>
            <w:bCs/>
            <w:spacing w:val="-4"/>
            <w:rPrChange w:id="57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70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5705" w:author="Александр Перепечаев" w:date="2021-05-26T13:24:00Z">
              <w:rPr>
                <w:rFonts w:ascii="Courier New" w:hAnsi="Courier New" w:cs="Courier New"/>
                <w:bCs/>
                <w:spacing w:val="-4"/>
                <w:lang w:val="en-US"/>
              </w:rPr>
            </w:rPrChange>
          </w:rPr>
          <w:delText>(2)</w:delText>
        </w:r>
      </w:del>
    </w:p>
    <w:p w14:paraId="21B3AA6E" w14:textId="146C2092" w:rsidR="00BC1ECC" w:rsidRPr="00AB44D1" w:rsidDel="00AB44D1" w:rsidRDefault="00BC1ECC" w:rsidP="00AB44D1">
      <w:pPr>
        <w:spacing w:after="240" w:line="360" w:lineRule="auto"/>
        <w:ind w:left="567"/>
        <w:jc w:val="center"/>
        <w:rPr>
          <w:del w:id="5706" w:author="Александр Перепечаев" w:date="2021-05-26T13:23:00Z"/>
          <w:rFonts w:ascii="Courier New" w:hAnsi="Courier New" w:cs="Courier New"/>
          <w:bCs/>
          <w:spacing w:val="-4"/>
          <w:rPrChange w:id="5707" w:author="Александр Перепечаев" w:date="2021-05-26T13:24:00Z">
            <w:rPr>
              <w:del w:id="5708" w:author="Александр Перепечаев" w:date="2021-05-26T13:23:00Z"/>
              <w:rFonts w:ascii="Courier New" w:hAnsi="Courier New" w:cs="Courier New"/>
              <w:bCs/>
              <w:spacing w:val="-4"/>
              <w:lang w:val="en-US"/>
            </w:rPr>
          </w:rPrChange>
        </w:rPr>
        <w:pPrChange w:id="5709" w:author="Александр Перепечаев" w:date="2021-05-26T13:23:00Z">
          <w:pPr>
            <w:autoSpaceDE w:val="0"/>
            <w:autoSpaceDN w:val="0"/>
            <w:adjustRightInd w:val="0"/>
            <w:ind w:left="567" w:firstLine="709"/>
          </w:pPr>
        </w:pPrChange>
      </w:pPr>
      <w:del w:id="5710" w:author="Александр Перепечаев" w:date="2021-05-26T13:23:00Z">
        <w:r w:rsidRPr="00AB44D1" w:rsidDel="00AB44D1">
          <w:rPr>
            <w:rFonts w:ascii="Courier New" w:hAnsi="Courier New" w:cs="Courier New"/>
            <w:bCs/>
            <w:spacing w:val="-4"/>
            <w:rPrChange w:id="571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57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71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71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71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71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select</w:delText>
        </w:r>
        <w:r w:rsidRPr="00AB44D1" w:rsidDel="00AB44D1">
          <w:rPr>
            <w:rFonts w:ascii="Courier New" w:hAnsi="Courier New" w:cs="Courier New"/>
            <w:bCs/>
            <w:spacing w:val="-4"/>
            <w:rPrChange w:id="571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571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571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face</w:delText>
        </w:r>
        <w:r w:rsidRPr="00AB44D1" w:rsidDel="00AB44D1">
          <w:rPr>
            <w:rFonts w:ascii="Courier New" w:hAnsi="Courier New" w:cs="Courier New"/>
            <w:bCs/>
            <w:spacing w:val="-4"/>
            <w:rPrChange w:id="572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57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572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5723" w:author="Александр Перепечаев" w:date="2021-05-26T13:24:00Z">
              <w:rPr>
                <w:rFonts w:ascii="Courier New" w:hAnsi="Courier New" w:cs="Courier New"/>
                <w:bCs/>
                <w:spacing w:val="-4"/>
                <w:lang w:val="en-US"/>
              </w:rPr>
            </w:rPrChange>
          </w:rPr>
          <w:delText>}'`);</w:delText>
        </w:r>
      </w:del>
    </w:p>
    <w:p w14:paraId="049DF7E2" w14:textId="132A3AE3" w:rsidR="00BC1ECC" w:rsidRPr="00AB44D1" w:rsidDel="00AB44D1" w:rsidRDefault="00BC1ECC" w:rsidP="00AB44D1">
      <w:pPr>
        <w:spacing w:after="240" w:line="360" w:lineRule="auto"/>
        <w:ind w:left="567"/>
        <w:jc w:val="center"/>
        <w:rPr>
          <w:del w:id="5724" w:author="Александр Перепечаев" w:date="2021-05-26T13:23:00Z"/>
          <w:rFonts w:ascii="Courier New" w:hAnsi="Courier New" w:cs="Courier New"/>
          <w:bCs/>
          <w:spacing w:val="-4"/>
          <w:rPrChange w:id="5725" w:author="Александр Перепечаев" w:date="2021-05-26T13:24:00Z">
            <w:rPr>
              <w:del w:id="5726" w:author="Александр Перепечаев" w:date="2021-05-26T13:23:00Z"/>
              <w:rFonts w:ascii="Courier New" w:hAnsi="Courier New" w:cs="Courier New"/>
              <w:bCs/>
              <w:spacing w:val="-4"/>
              <w:lang w:val="en-US"/>
            </w:rPr>
          </w:rPrChange>
        </w:rPr>
        <w:pPrChange w:id="5727" w:author="Александр Перепечаев" w:date="2021-05-26T13:23:00Z">
          <w:pPr>
            <w:autoSpaceDE w:val="0"/>
            <w:autoSpaceDN w:val="0"/>
            <w:adjustRightInd w:val="0"/>
            <w:ind w:left="567" w:firstLine="709"/>
          </w:pPr>
        </w:pPrChange>
      </w:pPr>
    </w:p>
    <w:p w14:paraId="3B3B5C3D" w14:textId="6A9A6538" w:rsidR="00BC1ECC" w:rsidRPr="00AB44D1" w:rsidDel="00AB44D1" w:rsidRDefault="00BC1ECC" w:rsidP="00AB44D1">
      <w:pPr>
        <w:spacing w:after="240" w:line="360" w:lineRule="auto"/>
        <w:ind w:left="567"/>
        <w:jc w:val="center"/>
        <w:rPr>
          <w:del w:id="5728" w:author="Александр Перепечаев" w:date="2021-05-26T13:23:00Z"/>
          <w:rFonts w:ascii="Courier New" w:hAnsi="Courier New" w:cs="Courier New"/>
          <w:bCs/>
          <w:spacing w:val="-4"/>
          <w:rPrChange w:id="5729" w:author="Александр Перепечаев" w:date="2021-05-26T13:24:00Z">
            <w:rPr>
              <w:del w:id="5730" w:author="Александр Перепечаев" w:date="2021-05-26T13:23:00Z"/>
              <w:rFonts w:ascii="Courier New" w:hAnsi="Courier New" w:cs="Courier New"/>
              <w:bCs/>
              <w:spacing w:val="-4"/>
              <w:lang w:val="en-US"/>
            </w:rPr>
          </w:rPrChange>
        </w:rPr>
        <w:pPrChange w:id="5731" w:author="Александр Перепечаев" w:date="2021-05-26T13:23:00Z">
          <w:pPr>
            <w:autoSpaceDE w:val="0"/>
            <w:autoSpaceDN w:val="0"/>
            <w:adjustRightInd w:val="0"/>
            <w:ind w:left="567" w:firstLine="709"/>
          </w:pPr>
        </w:pPrChange>
      </w:pPr>
      <w:del w:id="5732" w:author="Александр Перепечаев" w:date="2021-05-26T13:23:00Z">
        <w:r w:rsidRPr="00AB44D1" w:rsidDel="00AB44D1">
          <w:rPr>
            <w:rFonts w:ascii="Courier New" w:hAnsi="Courier New" w:cs="Courier New"/>
            <w:bCs/>
            <w:spacing w:val="-4"/>
            <w:rPrChange w:id="573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7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ncp</w:delText>
        </w:r>
        <w:r w:rsidRPr="00AB44D1" w:rsidDel="00AB44D1">
          <w:rPr>
            <w:rFonts w:ascii="Courier New" w:hAnsi="Courier New" w:cs="Courier New"/>
            <w:bCs/>
            <w:spacing w:val="-4"/>
            <w:rPrChange w:id="573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image</w:delText>
        </w:r>
        <w:r w:rsidRPr="00AB44D1" w:rsidDel="00AB44D1">
          <w:rPr>
            <w:rFonts w:ascii="Courier New" w:hAnsi="Courier New" w:cs="Courier New"/>
            <w:bCs/>
            <w:spacing w:val="-4"/>
            <w:rPrChange w:id="573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73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738" w:author="Александр Перепечаев" w:date="2021-05-26T13:24:00Z">
              <w:rPr>
                <w:rFonts w:ascii="Courier New" w:hAnsi="Courier New" w:cs="Courier New"/>
                <w:bCs/>
                <w:spacing w:val="-4"/>
                <w:lang w:val="en-US"/>
              </w:rPr>
            </w:rPrChange>
          </w:rPr>
          <w:delText>[0].</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5739"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markup</w:delText>
        </w:r>
        <w:r w:rsidRPr="00AB44D1" w:rsidDel="00AB44D1">
          <w:rPr>
            <w:rFonts w:ascii="Courier New" w:hAnsi="Courier New" w:cs="Courier New"/>
            <w:bCs/>
            <w:spacing w:val="-4"/>
            <w:rPrChange w:id="574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74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742" w:author="Александр Перепечаев" w:date="2021-05-26T13:24:00Z">
              <w:rPr>
                <w:rFonts w:ascii="Courier New" w:hAnsi="Courier New" w:cs="Courier New"/>
                <w:bCs/>
                <w:spacing w:val="-4"/>
                <w:lang w:val="en-US"/>
              </w:rPr>
            </w:rPrChange>
          </w:rPr>
          <w:delText>[0].</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574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74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574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5746" w:author="Александр Перепечаев" w:date="2021-05-26T13:24:00Z">
              <w:rPr>
                <w:rFonts w:ascii="Courier New" w:hAnsi="Courier New" w:cs="Courier New"/>
                <w:bCs/>
                <w:spacing w:val="-4"/>
                <w:lang w:val="en-US"/>
              </w:rPr>
            </w:rPrChange>
          </w:rPr>
          <w:delText>) {</w:delText>
        </w:r>
      </w:del>
    </w:p>
    <w:p w14:paraId="6F4E6068" w14:textId="26D1CCD4" w:rsidR="00BC1ECC" w:rsidRPr="00AB44D1" w:rsidDel="00AB44D1" w:rsidRDefault="00BC1ECC" w:rsidP="00AB44D1">
      <w:pPr>
        <w:spacing w:after="240" w:line="360" w:lineRule="auto"/>
        <w:ind w:left="567"/>
        <w:jc w:val="center"/>
        <w:rPr>
          <w:del w:id="5747" w:author="Александр Перепечаев" w:date="2021-05-26T13:23:00Z"/>
          <w:rFonts w:ascii="Courier New" w:hAnsi="Courier New" w:cs="Courier New"/>
          <w:bCs/>
          <w:spacing w:val="-4"/>
          <w:rPrChange w:id="5748" w:author="Александр Перепечаев" w:date="2021-05-26T13:24:00Z">
            <w:rPr>
              <w:del w:id="5749" w:author="Александр Перепечаев" w:date="2021-05-26T13:23:00Z"/>
              <w:rFonts w:ascii="Courier New" w:hAnsi="Courier New" w:cs="Courier New"/>
              <w:bCs/>
              <w:spacing w:val="-4"/>
              <w:lang w:val="en-US"/>
            </w:rPr>
          </w:rPrChange>
        </w:rPr>
        <w:pPrChange w:id="5750" w:author="Александр Перепечаев" w:date="2021-05-26T13:23:00Z">
          <w:pPr>
            <w:autoSpaceDE w:val="0"/>
            <w:autoSpaceDN w:val="0"/>
            <w:adjustRightInd w:val="0"/>
            <w:ind w:left="567" w:firstLine="709"/>
          </w:pPr>
        </w:pPrChange>
      </w:pPr>
      <w:del w:id="5751" w:author="Александр Перепечаев" w:date="2021-05-26T13:23:00Z">
        <w:r w:rsidRPr="00AB44D1" w:rsidDel="00AB44D1">
          <w:rPr>
            <w:rFonts w:ascii="Courier New" w:hAnsi="Courier New" w:cs="Courier New"/>
            <w:bCs/>
            <w:spacing w:val="-4"/>
            <w:rPrChange w:id="575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575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5754" w:author="Александр Перепечаев" w:date="2021-05-26T13:24:00Z">
              <w:rPr>
                <w:rFonts w:ascii="Courier New" w:hAnsi="Courier New" w:cs="Courier New"/>
                <w:bCs/>
                <w:spacing w:val="-4"/>
                <w:lang w:val="en-US"/>
              </w:rPr>
            </w:rPrChange>
          </w:rPr>
          <w:delText>) {</w:delText>
        </w:r>
      </w:del>
    </w:p>
    <w:p w14:paraId="2CD5643A" w14:textId="2C153644" w:rsidR="00BC1ECC" w:rsidRPr="00AB44D1" w:rsidDel="00AB44D1" w:rsidRDefault="00BC1ECC" w:rsidP="00AB44D1">
      <w:pPr>
        <w:spacing w:after="240" w:line="360" w:lineRule="auto"/>
        <w:ind w:left="567"/>
        <w:jc w:val="center"/>
        <w:rPr>
          <w:del w:id="5755" w:author="Александр Перепечаев" w:date="2021-05-26T13:23:00Z"/>
          <w:rFonts w:ascii="Courier New" w:hAnsi="Courier New" w:cs="Courier New"/>
          <w:bCs/>
          <w:spacing w:val="-4"/>
          <w:rPrChange w:id="5756" w:author="Александр Перепечаев" w:date="2021-05-26T13:24:00Z">
            <w:rPr>
              <w:del w:id="5757" w:author="Александр Перепечаев" w:date="2021-05-26T13:23:00Z"/>
              <w:rFonts w:ascii="Courier New" w:hAnsi="Courier New" w:cs="Courier New"/>
              <w:bCs/>
              <w:spacing w:val="-4"/>
              <w:lang w:val="en-US"/>
            </w:rPr>
          </w:rPrChange>
        </w:rPr>
        <w:pPrChange w:id="5758" w:author="Александр Перепечаев" w:date="2021-05-26T13:23:00Z">
          <w:pPr>
            <w:autoSpaceDE w:val="0"/>
            <w:autoSpaceDN w:val="0"/>
            <w:adjustRightInd w:val="0"/>
            <w:ind w:left="567" w:firstLine="709"/>
          </w:pPr>
        </w:pPrChange>
      </w:pPr>
      <w:del w:id="5759" w:author="Александр Перепечаев" w:date="2021-05-26T13:23:00Z">
        <w:r w:rsidRPr="00AB44D1" w:rsidDel="00AB44D1">
          <w:rPr>
            <w:rFonts w:ascii="Courier New" w:hAnsi="Courier New" w:cs="Courier New"/>
            <w:bCs/>
            <w:spacing w:val="-4"/>
            <w:rPrChange w:id="576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76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76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error</w:delText>
        </w:r>
        <w:r w:rsidRPr="00AB44D1" w:rsidDel="00AB44D1">
          <w:rPr>
            <w:rFonts w:ascii="Courier New" w:hAnsi="Courier New" w:cs="Courier New"/>
            <w:bCs/>
            <w:spacing w:val="-4"/>
            <w:rPrChange w:id="576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5764" w:author="Александр Перепечаев" w:date="2021-05-26T13:24:00Z">
              <w:rPr>
                <w:rFonts w:ascii="Courier New" w:hAnsi="Courier New" w:cs="Courier New"/>
                <w:bCs/>
                <w:spacing w:val="-4"/>
                <w:lang w:val="en-US"/>
              </w:rPr>
            </w:rPrChange>
          </w:rPr>
          <w:delText>);</w:delText>
        </w:r>
      </w:del>
    </w:p>
    <w:p w14:paraId="1172D506" w14:textId="6CA17841" w:rsidR="00BC1ECC" w:rsidRPr="00AB44D1" w:rsidDel="00AB44D1" w:rsidRDefault="00BC1ECC" w:rsidP="00AB44D1">
      <w:pPr>
        <w:spacing w:after="240" w:line="360" w:lineRule="auto"/>
        <w:ind w:left="567"/>
        <w:jc w:val="center"/>
        <w:rPr>
          <w:del w:id="5765" w:author="Александр Перепечаев" w:date="2021-05-26T13:23:00Z"/>
          <w:rFonts w:ascii="Courier New" w:hAnsi="Courier New" w:cs="Courier New"/>
          <w:bCs/>
          <w:spacing w:val="-4"/>
          <w:rPrChange w:id="5766" w:author="Александр Перепечаев" w:date="2021-05-26T13:24:00Z">
            <w:rPr>
              <w:del w:id="5767" w:author="Александр Перепечаев" w:date="2021-05-26T13:23:00Z"/>
              <w:rFonts w:ascii="Courier New" w:hAnsi="Courier New" w:cs="Courier New"/>
              <w:bCs/>
              <w:spacing w:val="-4"/>
              <w:lang w:val="en-US"/>
            </w:rPr>
          </w:rPrChange>
        </w:rPr>
        <w:pPrChange w:id="5768" w:author="Александр Перепечаев" w:date="2021-05-26T13:23:00Z">
          <w:pPr>
            <w:autoSpaceDE w:val="0"/>
            <w:autoSpaceDN w:val="0"/>
            <w:adjustRightInd w:val="0"/>
            <w:ind w:left="567" w:firstLine="709"/>
          </w:pPr>
        </w:pPrChange>
      </w:pPr>
      <w:del w:id="5769" w:author="Александр Перепечаев" w:date="2021-05-26T13:23:00Z">
        <w:r w:rsidRPr="00AB44D1" w:rsidDel="00AB44D1">
          <w:rPr>
            <w:rFonts w:ascii="Courier New" w:hAnsi="Courier New" w:cs="Courier New"/>
            <w:bCs/>
            <w:spacing w:val="-4"/>
            <w:rPrChange w:id="5770" w:author="Александр Перепечаев" w:date="2021-05-26T13:24:00Z">
              <w:rPr>
                <w:rFonts w:ascii="Courier New" w:hAnsi="Courier New" w:cs="Courier New"/>
                <w:bCs/>
                <w:spacing w:val="-4"/>
                <w:lang w:val="en-US"/>
              </w:rPr>
            </w:rPrChange>
          </w:rPr>
          <w:delText xml:space="preserve">            }</w:delText>
        </w:r>
      </w:del>
    </w:p>
    <w:p w14:paraId="7D62F362" w14:textId="348E1645" w:rsidR="00BC1ECC" w:rsidRPr="00AB44D1" w:rsidDel="00AB44D1" w:rsidRDefault="00BC1ECC" w:rsidP="00AB44D1">
      <w:pPr>
        <w:spacing w:after="240" w:line="360" w:lineRule="auto"/>
        <w:ind w:left="567"/>
        <w:jc w:val="center"/>
        <w:rPr>
          <w:del w:id="5771" w:author="Александр Перепечаев" w:date="2021-05-26T13:23:00Z"/>
          <w:rFonts w:ascii="Courier New" w:hAnsi="Courier New" w:cs="Courier New"/>
          <w:bCs/>
          <w:spacing w:val="-4"/>
          <w:rPrChange w:id="5772" w:author="Александр Перепечаев" w:date="2021-05-26T13:24:00Z">
            <w:rPr>
              <w:del w:id="5773" w:author="Александр Перепечаев" w:date="2021-05-26T13:23:00Z"/>
              <w:rFonts w:ascii="Courier New" w:hAnsi="Courier New" w:cs="Courier New"/>
              <w:bCs/>
              <w:spacing w:val="-4"/>
              <w:lang w:val="en-US"/>
            </w:rPr>
          </w:rPrChange>
        </w:rPr>
        <w:pPrChange w:id="5774" w:author="Александр Перепечаев" w:date="2021-05-26T13:23:00Z">
          <w:pPr>
            <w:autoSpaceDE w:val="0"/>
            <w:autoSpaceDN w:val="0"/>
            <w:adjustRightInd w:val="0"/>
            <w:ind w:left="567" w:firstLine="709"/>
          </w:pPr>
        </w:pPrChange>
      </w:pPr>
      <w:del w:id="5775" w:author="Александр Перепечаев" w:date="2021-05-26T13:23:00Z">
        <w:r w:rsidRPr="00AB44D1" w:rsidDel="00AB44D1">
          <w:rPr>
            <w:rFonts w:ascii="Courier New" w:hAnsi="Courier New" w:cs="Courier New"/>
            <w:bCs/>
            <w:spacing w:val="-4"/>
            <w:rPrChange w:id="577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77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577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done</w:delText>
        </w:r>
        <w:r w:rsidRPr="00AB44D1" w:rsidDel="00AB44D1">
          <w:rPr>
            <w:rFonts w:ascii="Courier New" w:hAnsi="Courier New" w:cs="Courier New"/>
            <w:bCs/>
            <w:spacing w:val="-4"/>
            <w:rPrChange w:id="5779" w:author="Александр Перепечаев" w:date="2021-05-26T13:24:00Z">
              <w:rPr>
                <w:rFonts w:ascii="Courier New" w:hAnsi="Courier New" w:cs="Courier New"/>
                <w:bCs/>
                <w:spacing w:val="-4"/>
                <w:lang w:val="en-US"/>
              </w:rPr>
            </w:rPrChange>
          </w:rPr>
          <w:delText>!');</w:delText>
        </w:r>
      </w:del>
    </w:p>
    <w:p w14:paraId="581FFD3F" w14:textId="743C31F9" w:rsidR="00BC1ECC" w:rsidRPr="00AB44D1" w:rsidDel="00AB44D1" w:rsidRDefault="00BC1ECC" w:rsidP="00AB44D1">
      <w:pPr>
        <w:spacing w:after="240" w:line="360" w:lineRule="auto"/>
        <w:ind w:left="567"/>
        <w:jc w:val="center"/>
        <w:rPr>
          <w:del w:id="5780" w:author="Александр Перепечаев" w:date="2021-05-26T13:23:00Z"/>
          <w:rFonts w:ascii="Courier New" w:hAnsi="Courier New" w:cs="Courier New"/>
          <w:bCs/>
          <w:spacing w:val="-4"/>
          <w:rPrChange w:id="5781" w:author="Александр Перепечаев" w:date="2021-05-26T13:24:00Z">
            <w:rPr>
              <w:del w:id="5782" w:author="Александр Перепечаев" w:date="2021-05-26T13:23:00Z"/>
              <w:rFonts w:ascii="Courier New" w:hAnsi="Courier New" w:cs="Courier New"/>
              <w:bCs/>
              <w:spacing w:val="-4"/>
              <w:lang w:val="en-US"/>
            </w:rPr>
          </w:rPrChange>
        </w:rPr>
        <w:pPrChange w:id="5783" w:author="Александр Перепечаев" w:date="2021-05-26T13:23:00Z">
          <w:pPr>
            <w:autoSpaceDE w:val="0"/>
            <w:autoSpaceDN w:val="0"/>
            <w:adjustRightInd w:val="0"/>
            <w:ind w:left="567" w:firstLine="709"/>
          </w:pPr>
        </w:pPrChange>
      </w:pPr>
      <w:del w:id="5784" w:author="Александр Перепечаев" w:date="2021-05-26T13:23:00Z">
        <w:r w:rsidRPr="00AB44D1" w:rsidDel="00AB44D1">
          <w:rPr>
            <w:rFonts w:ascii="Courier New" w:hAnsi="Courier New" w:cs="Courier New"/>
            <w:bCs/>
            <w:spacing w:val="-4"/>
            <w:rPrChange w:id="5785" w:author="Александр Перепечаев" w:date="2021-05-26T13:24:00Z">
              <w:rPr>
                <w:rFonts w:ascii="Courier New" w:hAnsi="Courier New" w:cs="Courier New"/>
                <w:bCs/>
                <w:spacing w:val="-4"/>
                <w:lang w:val="en-US"/>
              </w:rPr>
            </w:rPrChange>
          </w:rPr>
          <w:delText xml:space="preserve">           });</w:delText>
        </w:r>
      </w:del>
    </w:p>
    <w:p w14:paraId="5E434376" w14:textId="44560D2D" w:rsidR="00BC1ECC" w:rsidRPr="00AB44D1" w:rsidDel="00AB44D1" w:rsidRDefault="00BC1ECC" w:rsidP="00AB44D1">
      <w:pPr>
        <w:spacing w:after="240" w:line="360" w:lineRule="auto"/>
        <w:ind w:left="567"/>
        <w:jc w:val="center"/>
        <w:rPr>
          <w:del w:id="5786" w:author="Александр Перепечаев" w:date="2021-05-26T13:23:00Z"/>
          <w:rFonts w:ascii="Courier New" w:hAnsi="Courier New" w:cs="Courier New"/>
          <w:bCs/>
          <w:spacing w:val="-4"/>
          <w:rPrChange w:id="5787" w:author="Александр Перепечаев" w:date="2021-05-26T13:24:00Z">
            <w:rPr>
              <w:del w:id="5788" w:author="Александр Перепечаев" w:date="2021-05-26T13:23:00Z"/>
              <w:rFonts w:ascii="Courier New" w:hAnsi="Courier New" w:cs="Courier New"/>
              <w:bCs/>
              <w:spacing w:val="-4"/>
              <w:lang w:val="en-US"/>
            </w:rPr>
          </w:rPrChange>
        </w:rPr>
        <w:pPrChange w:id="5789" w:author="Александр Перепечаев" w:date="2021-05-26T13:23:00Z">
          <w:pPr>
            <w:autoSpaceDE w:val="0"/>
            <w:autoSpaceDN w:val="0"/>
            <w:adjustRightInd w:val="0"/>
            <w:ind w:left="567" w:firstLine="709"/>
          </w:pPr>
        </w:pPrChange>
      </w:pPr>
    </w:p>
    <w:p w14:paraId="557FDD15" w14:textId="3AEE7B7E" w:rsidR="00BC1ECC" w:rsidRPr="00AB44D1" w:rsidDel="00AB44D1" w:rsidRDefault="00BC1ECC" w:rsidP="00AB44D1">
      <w:pPr>
        <w:spacing w:after="240" w:line="360" w:lineRule="auto"/>
        <w:ind w:left="567"/>
        <w:jc w:val="center"/>
        <w:rPr>
          <w:del w:id="5790" w:author="Александр Перепечаев" w:date="2021-05-26T13:23:00Z"/>
          <w:rFonts w:ascii="Courier New" w:hAnsi="Courier New" w:cs="Courier New"/>
          <w:bCs/>
          <w:spacing w:val="-4"/>
          <w:rPrChange w:id="5791" w:author="Александр Перепечаев" w:date="2021-05-26T13:24:00Z">
            <w:rPr>
              <w:del w:id="5792" w:author="Александр Перепечаев" w:date="2021-05-26T13:23:00Z"/>
              <w:rFonts w:ascii="Courier New" w:hAnsi="Courier New" w:cs="Courier New"/>
              <w:bCs/>
              <w:spacing w:val="-4"/>
              <w:lang w:val="en-US"/>
            </w:rPr>
          </w:rPrChange>
        </w:rPr>
        <w:pPrChange w:id="5793" w:author="Александр Перепечаев" w:date="2021-05-26T13:23:00Z">
          <w:pPr>
            <w:autoSpaceDE w:val="0"/>
            <w:autoSpaceDN w:val="0"/>
            <w:adjustRightInd w:val="0"/>
            <w:ind w:left="567" w:firstLine="709"/>
          </w:pPr>
        </w:pPrChange>
      </w:pPr>
      <w:del w:id="5794" w:author="Александр Перепечаев" w:date="2021-05-26T13:23:00Z">
        <w:r w:rsidRPr="00AB44D1" w:rsidDel="00AB44D1">
          <w:rPr>
            <w:rFonts w:ascii="Courier New" w:hAnsi="Courier New" w:cs="Courier New"/>
            <w:bCs/>
            <w:spacing w:val="-4"/>
            <w:rPrChange w:id="579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5796" w:author="Александр Перепечаев" w:date="2021-05-26T13:24:00Z">
              <w:rPr>
                <w:rFonts w:ascii="Courier New" w:hAnsi="Courier New" w:cs="Courier New"/>
                <w:bCs/>
                <w:spacing w:val="-4"/>
                <w:lang w:val="en-US"/>
              </w:rPr>
            </w:rPrChange>
          </w:rPr>
          <w:delText xml:space="preserve">2 = </w:delText>
        </w:r>
        <w:r w:rsidRPr="00EE5ABE" w:rsidDel="00AB44D1">
          <w:rPr>
            <w:rFonts w:ascii="Courier New" w:hAnsi="Courier New" w:cs="Courier New"/>
            <w:bCs/>
            <w:spacing w:val="-4"/>
            <w:lang w:val="en-US"/>
          </w:rPr>
          <w:delText>uuid</w:delText>
        </w:r>
        <w:r w:rsidRPr="00AB44D1" w:rsidDel="00AB44D1">
          <w:rPr>
            <w:rFonts w:ascii="Courier New" w:hAnsi="Courier New" w:cs="Courier New"/>
            <w:bCs/>
            <w:spacing w:val="-4"/>
            <w:rPrChange w:id="5797" w:author="Александр Перепечаев" w:date="2021-05-26T13:24:00Z">
              <w:rPr>
                <w:rFonts w:ascii="Courier New" w:hAnsi="Courier New" w:cs="Courier New"/>
                <w:bCs/>
                <w:spacing w:val="-4"/>
                <w:lang w:val="en-US"/>
              </w:rPr>
            </w:rPrChange>
          </w:rPr>
          <w:delText>();</w:delText>
        </w:r>
      </w:del>
    </w:p>
    <w:p w14:paraId="255158F4" w14:textId="4344BFB2" w:rsidR="00BC1ECC" w:rsidRPr="00AB44D1" w:rsidDel="00AB44D1" w:rsidRDefault="00BC1ECC" w:rsidP="00AB44D1">
      <w:pPr>
        <w:spacing w:after="240" w:line="360" w:lineRule="auto"/>
        <w:ind w:left="567"/>
        <w:jc w:val="center"/>
        <w:rPr>
          <w:del w:id="5798" w:author="Александр Перепечаев" w:date="2021-05-26T13:23:00Z"/>
          <w:rFonts w:ascii="Courier New" w:hAnsi="Courier New" w:cs="Courier New"/>
          <w:bCs/>
          <w:spacing w:val="-4"/>
          <w:rPrChange w:id="5799" w:author="Александр Перепечаев" w:date="2021-05-26T13:24:00Z">
            <w:rPr>
              <w:del w:id="5800" w:author="Александр Перепечаев" w:date="2021-05-26T13:23:00Z"/>
              <w:rFonts w:ascii="Courier New" w:hAnsi="Courier New" w:cs="Courier New"/>
              <w:bCs/>
              <w:spacing w:val="-4"/>
              <w:lang w:val="en-US"/>
            </w:rPr>
          </w:rPrChange>
        </w:rPr>
        <w:pPrChange w:id="5801" w:author="Александр Перепечаев" w:date="2021-05-26T13:23:00Z">
          <w:pPr>
            <w:autoSpaceDE w:val="0"/>
            <w:autoSpaceDN w:val="0"/>
            <w:adjustRightInd w:val="0"/>
            <w:ind w:left="567" w:firstLine="709"/>
          </w:pPr>
        </w:pPrChange>
      </w:pPr>
      <w:del w:id="5802" w:author="Александр Перепечаев" w:date="2021-05-26T13:23:00Z">
        <w:r w:rsidRPr="00AB44D1" w:rsidDel="00AB44D1">
          <w:rPr>
            <w:rFonts w:ascii="Courier New" w:hAnsi="Courier New" w:cs="Courier New"/>
            <w:bCs/>
            <w:spacing w:val="-4"/>
            <w:rPrChange w:id="58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80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80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80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insert</w:delText>
        </w:r>
        <w:r w:rsidRPr="00AB44D1" w:rsidDel="00AB44D1">
          <w:rPr>
            <w:rFonts w:ascii="Courier New" w:hAnsi="Courier New" w:cs="Courier New"/>
            <w:bCs/>
            <w:spacing w:val="-4"/>
            <w:rPrChange w:id="580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into</w:delText>
        </w:r>
        <w:r w:rsidRPr="00AB44D1" w:rsidDel="00AB44D1">
          <w:rPr>
            <w:rFonts w:ascii="Courier New" w:hAnsi="Courier New" w:cs="Courier New"/>
            <w:bCs/>
            <w:spacing w:val="-4"/>
            <w:rPrChange w:id="58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markup</w:delText>
        </w:r>
        <w:r w:rsidRPr="00AB44D1" w:rsidDel="00AB44D1">
          <w:rPr>
            <w:rFonts w:ascii="Courier New" w:hAnsi="Courier New" w:cs="Courier New"/>
            <w:bCs/>
            <w:spacing w:val="-4"/>
            <w:rPrChange w:id="580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58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5811"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58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values</w:delText>
        </w:r>
        <w:r w:rsidRPr="00AB44D1" w:rsidDel="00AB44D1">
          <w:rPr>
            <w:rFonts w:ascii="Courier New" w:hAnsi="Courier New" w:cs="Courier New"/>
            <w:bCs/>
            <w:spacing w:val="-4"/>
            <w:rPrChange w:id="581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5814" w:author="Александр Перепечаев" w:date="2021-05-26T13:24:00Z">
              <w:rPr>
                <w:rFonts w:ascii="Courier New" w:hAnsi="Courier New" w:cs="Courier New"/>
                <w:bCs/>
                <w:spacing w:val="-4"/>
                <w:lang w:val="en-US"/>
              </w:rPr>
            </w:rPrChange>
          </w:rPr>
          <w:delText>2}',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81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816" w:author="Александр Перепечаев" w:date="2021-05-26T13:24:00Z">
              <w:rPr>
                <w:rFonts w:ascii="Courier New" w:hAnsi="Courier New" w:cs="Courier New"/>
                <w:bCs/>
                <w:spacing w:val="-4"/>
                <w:lang w:val="en-US"/>
              </w:rPr>
            </w:rPrChange>
          </w:rPr>
          <w:delText>[0].</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5817" w:author="Александр Перепечаев" w:date="2021-05-26T13:24:00Z">
              <w:rPr>
                <w:rFonts w:ascii="Courier New" w:hAnsi="Courier New" w:cs="Courier New"/>
                <w:bCs/>
                <w:spacing w:val="-4"/>
                <w:lang w:val="en-US"/>
              </w:rPr>
            </w:rPrChange>
          </w:rPr>
          <w:delText>}', 1)`);</w:delText>
        </w:r>
      </w:del>
    </w:p>
    <w:p w14:paraId="3CCE58D0" w14:textId="3F7ADE6A" w:rsidR="00BC1ECC" w:rsidRPr="00AB44D1" w:rsidDel="00AB44D1" w:rsidRDefault="00BC1ECC" w:rsidP="00AB44D1">
      <w:pPr>
        <w:spacing w:after="240" w:line="360" w:lineRule="auto"/>
        <w:ind w:left="567"/>
        <w:jc w:val="center"/>
        <w:rPr>
          <w:del w:id="5818" w:author="Александр Перепечаев" w:date="2021-05-26T13:23:00Z"/>
          <w:rFonts w:ascii="Courier New" w:hAnsi="Courier New" w:cs="Courier New"/>
          <w:bCs/>
          <w:spacing w:val="-4"/>
          <w:rPrChange w:id="5819" w:author="Александр Перепечаев" w:date="2021-05-26T13:24:00Z">
            <w:rPr>
              <w:del w:id="5820" w:author="Александр Перепечаев" w:date="2021-05-26T13:23:00Z"/>
              <w:rFonts w:ascii="Courier New" w:hAnsi="Courier New" w:cs="Courier New"/>
              <w:bCs/>
              <w:spacing w:val="-4"/>
              <w:lang w:val="en-US"/>
            </w:rPr>
          </w:rPrChange>
        </w:rPr>
        <w:pPrChange w:id="5821" w:author="Александр Перепечаев" w:date="2021-05-26T13:23:00Z">
          <w:pPr>
            <w:autoSpaceDE w:val="0"/>
            <w:autoSpaceDN w:val="0"/>
            <w:adjustRightInd w:val="0"/>
            <w:ind w:left="567" w:firstLine="709"/>
          </w:pPr>
        </w:pPrChange>
      </w:pPr>
    </w:p>
    <w:p w14:paraId="53320B0A" w14:textId="6743E857" w:rsidR="00BC1ECC" w:rsidRPr="00AB44D1" w:rsidDel="00AB44D1" w:rsidRDefault="00BC1ECC" w:rsidP="00AB44D1">
      <w:pPr>
        <w:spacing w:after="240" w:line="360" w:lineRule="auto"/>
        <w:ind w:left="567"/>
        <w:jc w:val="center"/>
        <w:rPr>
          <w:del w:id="5822" w:author="Александр Перепечаев" w:date="2021-05-26T13:23:00Z"/>
          <w:rFonts w:ascii="Courier New" w:hAnsi="Courier New" w:cs="Courier New"/>
          <w:bCs/>
          <w:spacing w:val="-4"/>
          <w:rPrChange w:id="5823" w:author="Александр Перепечаев" w:date="2021-05-26T13:24:00Z">
            <w:rPr>
              <w:del w:id="5824" w:author="Александр Перепечаев" w:date="2021-05-26T13:23:00Z"/>
              <w:rFonts w:ascii="Courier New" w:hAnsi="Courier New" w:cs="Courier New"/>
              <w:bCs/>
              <w:spacing w:val="-4"/>
              <w:lang w:val="en-US"/>
            </w:rPr>
          </w:rPrChange>
        </w:rPr>
        <w:pPrChange w:id="5825" w:author="Александр Перепечаев" w:date="2021-05-26T13:23:00Z">
          <w:pPr>
            <w:autoSpaceDE w:val="0"/>
            <w:autoSpaceDN w:val="0"/>
            <w:adjustRightInd w:val="0"/>
            <w:ind w:left="567" w:firstLine="709"/>
          </w:pPr>
        </w:pPrChange>
      </w:pPr>
      <w:del w:id="5826" w:author="Александр Перепечаев" w:date="2021-05-26T13:23:00Z">
        <w:r w:rsidRPr="00AB44D1" w:rsidDel="00AB44D1">
          <w:rPr>
            <w:rFonts w:ascii="Courier New" w:hAnsi="Courier New" w:cs="Courier New"/>
            <w:bCs/>
            <w:spacing w:val="-4"/>
            <w:rPrChange w:id="582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82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fs</w:delText>
        </w:r>
        <w:r w:rsidRPr="00AB44D1" w:rsidDel="00AB44D1">
          <w:rPr>
            <w:rFonts w:ascii="Courier New" w:hAnsi="Courier New" w:cs="Courier New"/>
            <w:bCs/>
            <w:spacing w:val="-4"/>
            <w:rPrChange w:id="582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unlink</w:delText>
        </w:r>
        <w:r w:rsidRPr="00AB44D1" w:rsidDel="00AB44D1">
          <w:rPr>
            <w:rFonts w:ascii="Courier New" w:hAnsi="Courier New" w:cs="Courier New"/>
            <w:bCs/>
            <w:spacing w:val="-4"/>
            <w:rPrChange w:id="583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image</w:delText>
        </w:r>
        <w:r w:rsidRPr="00AB44D1" w:rsidDel="00AB44D1">
          <w:rPr>
            <w:rFonts w:ascii="Courier New" w:hAnsi="Courier New" w:cs="Courier New"/>
            <w:bCs/>
            <w:spacing w:val="-4"/>
            <w:rPrChange w:id="583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83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833" w:author="Александр Перепечаев" w:date="2021-05-26T13:24:00Z">
              <w:rPr>
                <w:rFonts w:ascii="Courier New" w:hAnsi="Courier New" w:cs="Courier New"/>
                <w:bCs/>
                <w:spacing w:val="-4"/>
                <w:lang w:val="en-US"/>
              </w:rPr>
            </w:rPrChange>
          </w:rPr>
          <w:delText>[0].</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58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583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5836" w:author="Александр Перепечаев" w:date="2021-05-26T13:24:00Z">
              <w:rPr>
                <w:rFonts w:ascii="Courier New" w:hAnsi="Courier New" w:cs="Courier New"/>
                <w:bCs/>
                <w:spacing w:val="-4"/>
                <w:lang w:val="en-US"/>
              </w:rPr>
            </w:rPrChange>
          </w:rPr>
          <w:delText>) {</w:delText>
        </w:r>
      </w:del>
    </w:p>
    <w:p w14:paraId="41DE528D" w14:textId="1B435568" w:rsidR="00BC1ECC" w:rsidRPr="00AB44D1" w:rsidDel="00AB44D1" w:rsidRDefault="00BC1ECC" w:rsidP="00AB44D1">
      <w:pPr>
        <w:spacing w:after="240" w:line="360" w:lineRule="auto"/>
        <w:ind w:left="567"/>
        <w:jc w:val="center"/>
        <w:rPr>
          <w:del w:id="5837" w:author="Александр Перепечаев" w:date="2021-05-26T13:23:00Z"/>
          <w:rFonts w:ascii="Courier New" w:hAnsi="Courier New" w:cs="Courier New"/>
          <w:bCs/>
          <w:spacing w:val="-4"/>
          <w:rPrChange w:id="5838" w:author="Александр Перепечаев" w:date="2021-05-26T13:24:00Z">
            <w:rPr>
              <w:del w:id="5839" w:author="Александр Перепечаев" w:date="2021-05-26T13:23:00Z"/>
              <w:rFonts w:ascii="Courier New" w:hAnsi="Courier New" w:cs="Courier New"/>
              <w:bCs/>
              <w:spacing w:val="-4"/>
              <w:lang w:val="en-US"/>
            </w:rPr>
          </w:rPrChange>
        </w:rPr>
        <w:pPrChange w:id="5840" w:author="Александр Перепечаев" w:date="2021-05-26T13:23:00Z">
          <w:pPr>
            <w:autoSpaceDE w:val="0"/>
            <w:autoSpaceDN w:val="0"/>
            <w:adjustRightInd w:val="0"/>
            <w:ind w:left="567" w:firstLine="709"/>
          </w:pPr>
        </w:pPrChange>
      </w:pPr>
      <w:del w:id="5841" w:author="Александр Перепечаев" w:date="2021-05-26T13:23:00Z">
        <w:r w:rsidRPr="00AB44D1" w:rsidDel="00AB44D1">
          <w:rPr>
            <w:rFonts w:ascii="Courier New" w:hAnsi="Courier New" w:cs="Courier New"/>
            <w:bCs/>
            <w:spacing w:val="-4"/>
            <w:rPrChange w:id="58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584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584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throw</w:delText>
        </w:r>
        <w:r w:rsidRPr="00AB44D1" w:rsidDel="00AB44D1">
          <w:rPr>
            <w:rFonts w:ascii="Courier New" w:hAnsi="Courier New" w:cs="Courier New"/>
            <w:bCs/>
            <w:spacing w:val="-4"/>
            <w:rPrChange w:id="584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5846" w:author="Александр Перепечаев" w:date="2021-05-26T13:24:00Z">
              <w:rPr>
                <w:rFonts w:ascii="Courier New" w:hAnsi="Courier New" w:cs="Courier New"/>
                <w:bCs/>
                <w:spacing w:val="-4"/>
                <w:lang w:val="en-US"/>
              </w:rPr>
            </w:rPrChange>
          </w:rPr>
          <w:delText>;});</w:delText>
        </w:r>
      </w:del>
    </w:p>
    <w:p w14:paraId="0911D5D9" w14:textId="01302F48" w:rsidR="00BC1ECC" w:rsidRPr="00AB44D1" w:rsidDel="00AB44D1" w:rsidRDefault="00BC1ECC" w:rsidP="00AB44D1">
      <w:pPr>
        <w:spacing w:after="240" w:line="360" w:lineRule="auto"/>
        <w:ind w:left="567"/>
        <w:jc w:val="center"/>
        <w:rPr>
          <w:del w:id="5847" w:author="Александр Перепечаев" w:date="2021-05-26T13:23:00Z"/>
          <w:rFonts w:ascii="Courier New" w:hAnsi="Courier New" w:cs="Courier New"/>
          <w:bCs/>
          <w:spacing w:val="-4"/>
          <w:rPrChange w:id="5848" w:author="Александр Перепечаев" w:date="2021-05-26T13:24:00Z">
            <w:rPr>
              <w:del w:id="5849" w:author="Александр Перепечаев" w:date="2021-05-26T13:23:00Z"/>
              <w:rFonts w:ascii="Courier New" w:hAnsi="Courier New" w:cs="Courier New"/>
              <w:bCs/>
              <w:spacing w:val="-4"/>
              <w:lang w:val="en-US"/>
            </w:rPr>
          </w:rPrChange>
        </w:rPr>
        <w:pPrChange w:id="5850" w:author="Александр Перепечаев" w:date="2021-05-26T13:23:00Z">
          <w:pPr>
            <w:autoSpaceDE w:val="0"/>
            <w:autoSpaceDN w:val="0"/>
            <w:adjustRightInd w:val="0"/>
            <w:ind w:left="567" w:firstLine="709"/>
          </w:pPr>
        </w:pPrChange>
      </w:pPr>
    </w:p>
    <w:p w14:paraId="0C45AB85" w14:textId="01842B60" w:rsidR="00BC1ECC" w:rsidRPr="00AB44D1" w:rsidDel="00AB44D1" w:rsidRDefault="00BC1ECC" w:rsidP="00AB44D1">
      <w:pPr>
        <w:spacing w:after="240" w:line="360" w:lineRule="auto"/>
        <w:ind w:left="567"/>
        <w:jc w:val="center"/>
        <w:rPr>
          <w:del w:id="5851" w:author="Александр Перепечаев" w:date="2021-05-26T13:23:00Z"/>
          <w:rFonts w:ascii="Courier New" w:hAnsi="Courier New" w:cs="Courier New"/>
          <w:bCs/>
          <w:spacing w:val="-4"/>
          <w:rPrChange w:id="5852" w:author="Александр Перепечаев" w:date="2021-05-26T13:24:00Z">
            <w:rPr>
              <w:del w:id="5853" w:author="Александр Перепечаев" w:date="2021-05-26T13:23:00Z"/>
              <w:rFonts w:ascii="Courier New" w:hAnsi="Courier New" w:cs="Courier New"/>
              <w:bCs/>
              <w:spacing w:val="-4"/>
              <w:lang w:val="en-US"/>
            </w:rPr>
          </w:rPrChange>
        </w:rPr>
        <w:pPrChange w:id="5854" w:author="Александр Перепечаев" w:date="2021-05-26T13:23:00Z">
          <w:pPr>
            <w:autoSpaceDE w:val="0"/>
            <w:autoSpaceDN w:val="0"/>
            <w:adjustRightInd w:val="0"/>
            <w:ind w:left="567" w:firstLine="709"/>
          </w:pPr>
        </w:pPrChange>
      </w:pPr>
      <w:del w:id="5855" w:author="Александр Перепечаев" w:date="2021-05-26T13:23:00Z">
        <w:r w:rsidRPr="00AB44D1" w:rsidDel="00AB44D1">
          <w:rPr>
            <w:rFonts w:ascii="Courier New" w:hAnsi="Courier New" w:cs="Courier New"/>
            <w:bCs/>
            <w:spacing w:val="-4"/>
            <w:rPrChange w:id="58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85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85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85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DELETE</w:delText>
        </w:r>
        <w:r w:rsidRPr="00AB44D1" w:rsidDel="00AB44D1">
          <w:rPr>
            <w:rFonts w:ascii="Courier New" w:hAnsi="Courier New" w:cs="Courier New"/>
            <w:bCs/>
            <w:spacing w:val="-4"/>
            <w:rPrChange w:id="586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586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face</w:delText>
        </w:r>
        <w:r w:rsidRPr="00AB44D1" w:rsidDel="00AB44D1">
          <w:rPr>
            <w:rFonts w:ascii="Courier New" w:hAnsi="Courier New" w:cs="Courier New"/>
            <w:bCs/>
            <w:spacing w:val="-4"/>
            <w:rPrChange w:id="586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586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586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5865" w:author="Александр Перепечаев" w:date="2021-05-26T13:24:00Z">
              <w:rPr>
                <w:rFonts w:ascii="Courier New" w:hAnsi="Courier New" w:cs="Courier New"/>
                <w:bCs/>
                <w:spacing w:val="-4"/>
                <w:lang w:val="en-US"/>
              </w:rPr>
            </w:rPrChange>
          </w:rPr>
          <w:delText>}'`)</w:delText>
        </w:r>
      </w:del>
    </w:p>
    <w:p w14:paraId="67D1BDF1" w14:textId="4680A7FA" w:rsidR="00BC1ECC" w:rsidRPr="00AB44D1" w:rsidDel="00AB44D1" w:rsidRDefault="00BC1ECC" w:rsidP="00AB44D1">
      <w:pPr>
        <w:spacing w:after="240" w:line="360" w:lineRule="auto"/>
        <w:ind w:left="567"/>
        <w:jc w:val="center"/>
        <w:rPr>
          <w:del w:id="5866" w:author="Александр Перепечаев" w:date="2021-05-26T13:23:00Z"/>
          <w:rFonts w:ascii="Courier New" w:hAnsi="Courier New" w:cs="Courier New"/>
          <w:bCs/>
          <w:spacing w:val="-4"/>
          <w:rPrChange w:id="5867" w:author="Александр Перепечаев" w:date="2021-05-26T13:24:00Z">
            <w:rPr>
              <w:del w:id="5868" w:author="Александр Перепечаев" w:date="2021-05-26T13:23:00Z"/>
              <w:rFonts w:ascii="Courier New" w:hAnsi="Courier New" w:cs="Courier New"/>
              <w:bCs/>
              <w:spacing w:val="-4"/>
              <w:lang w:val="en-US"/>
            </w:rPr>
          </w:rPrChange>
        </w:rPr>
        <w:pPrChange w:id="5869" w:author="Александр Перепечаев" w:date="2021-05-26T13:23:00Z">
          <w:pPr>
            <w:autoSpaceDE w:val="0"/>
            <w:autoSpaceDN w:val="0"/>
            <w:adjustRightInd w:val="0"/>
            <w:ind w:left="567" w:firstLine="709"/>
          </w:pPr>
        </w:pPrChange>
      </w:pPr>
    </w:p>
    <w:p w14:paraId="7470C254" w14:textId="62D3988E" w:rsidR="00BC1ECC" w:rsidRPr="00AB44D1" w:rsidDel="00AB44D1" w:rsidRDefault="00BC1ECC" w:rsidP="00AB44D1">
      <w:pPr>
        <w:spacing w:after="240" w:line="360" w:lineRule="auto"/>
        <w:ind w:left="567"/>
        <w:jc w:val="center"/>
        <w:rPr>
          <w:del w:id="5870" w:author="Александр Перепечаев" w:date="2021-05-26T13:23:00Z"/>
          <w:rFonts w:ascii="Courier New" w:hAnsi="Courier New" w:cs="Courier New"/>
          <w:bCs/>
          <w:spacing w:val="-4"/>
          <w:rPrChange w:id="5871" w:author="Александр Перепечаев" w:date="2021-05-26T13:24:00Z">
            <w:rPr>
              <w:del w:id="5872" w:author="Александр Перепечаев" w:date="2021-05-26T13:23:00Z"/>
              <w:rFonts w:ascii="Courier New" w:hAnsi="Courier New" w:cs="Courier New"/>
              <w:bCs/>
              <w:spacing w:val="-4"/>
              <w:lang w:val="en-US"/>
            </w:rPr>
          </w:rPrChange>
        </w:rPr>
        <w:pPrChange w:id="5873" w:author="Александр Перепечаев" w:date="2021-05-26T13:23:00Z">
          <w:pPr>
            <w:autoSpaceDE w:val="0"/>
            <w:autoSpaceDN w:val="0"/>
            <w:adjustRightInd w:val="0"/>
            <w:ind w:left="567" w:firstLine="709"/>
          </w:pPr>
        </w:pPrChange>
      </w:pPr>
      <w:del w:id="5874" w:author="Александр Перепечаев" w:date="2021-05-26T13:23:00Z">
        <w:r w:rsidRPr="00AB44D1" w:rsidDel="00AB44D1">
          <w:rPr>
            <w:rFonts w:ascii="Courier New" w:hAnsi="Courier New" w:cs="Courier New"/>
            <w:bCs/>
            <w:spacing w:val="-4"/>
            <w:rPrChange w:id="58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87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5877" w:author="Александр Перепечаев" w:date="2021-05-26T13:24:00Z">
              <w:rPr>
                <w:rFonts w:ascii="Courier New" w:hAnsi="Courier New" w:cs="Courier New"/>
                <w:bCs/>
                <w:spacing w:val="-4"/>
                <w:lang w:val="en-US"/>
              </w:rPr>
            </w:rPrChange>
          </w:rPr>
          <w:delText>(3)</w:delText>
        </w:r>
      </w:del>
    </w:p>
    <w:p w14:paraId="24DC136B" w14:textId="40B1E607" w:rsidR="00BC1ECC" w:rsidRPr="00AB44D1" w:rsidDel="00AB44D1" w:rsidRDefault="00BC1ECC" w:rsidP="00AB44D1">
      <w:pPr>
        <w:spacing w:after="240" w:line="360" w:lineRule="auto"/>
        <w:ind w:left="567"/>
        <w:jc w:val="center"/>
        <w:rPr>
          <w:del w:id="5878" w:author="Александр Перепечаев" w:date="2021-05-26T13:23:00Z"/>
          <w:rFonts w:ascii="Courier New" w:hAnsi="Courier New" w:cs="Courier New"/>
          <w:bCs/>
          <w:spacing w:val="-4"/>
          <w:rPrChange w:id="5879" w:author="Александр Перепечаев" w:date="2021-05-26T13:24:00Z">
            <w:rPr>
              <w:del w:id="5880" w:author="Александр Перепечаев" w:date="2021-05-26T13:23:00Z"/>
              <w:rFonts w:ascii="Courier New" w:hAnsi="Courier New" w:cs="Courier New"/>
              <w:bCs/>
              <w:spacing w:val="-4"/>
              <w:lang w:val="en-US"/>
            </w:rPr>
          </w:rPrChange>
        </w:rPr>
        <w:pPrChange w:id="5881" w:author="Александр Перепечаев" w:date="2021-05-26T13:23:00Z">
          <w:pPr>
            <w:autoSpaceDE w:val="0"/>
            <w:autoSpaceDN w:val="0"/>
            <w:adjustRightInd w:val="0"/>
            <w:ind w:left="567" w:firstLine="709"/>
          </w:pPr>
        </w:pPrChange>
      </w:pPr>
      <w:del w:id="5882" w:author="Александр Перепечаев" w:date="2021-05-26T13:23:00Z">
        <w:r w:rsidRPr="00AB44D1" w:rsidDel="00AB44D1">
          <w:rPr>
            <w:rFonts w:ascii="Courier New" w:hAnsi="Courier New" w:cs="Courier New"/>
            <w:bCs/>
            <w:spacing w:val="-4"/>
            <w:rPrChange w:id="588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8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5885" w:author="Александр Перепечаев" w:date="2021-05-26T13:24:00Z">
              <w:rPr>
                <w:rFonts w:ascii="Courier New" w:hAnsi="Courier New" w:cs="Courier New"/>
                <w:bCs/>
                <w:spacing w:val="-4"/>
                <w:lang w:val="en-US"/>
              </w:rPr>
            </w:rPrChange>
          </w:rPr>
          <w:delText>;</w:delText>
        </w:r>
      </w:del>
    </w:p>
    <w:p w14:paraId="29E1AFF0" w14:textId="38F9059B" w:rsidR="00BC1ECC" w:rsidRPr="00AB44D1" w:rsidDel="00AB44D1" w:rsidRDefault="00BC1ECC" w:rsidP="00AB44D1">
      <w:pPr>
        <w:spacing w:after="240" w:line="360" w:lineRule="auto"/>
        <w:ind w:left="567"/>
        <w:jc w:val="center"/>
        <w:rPr>
          <w:del w:id="5886" w:author="Александр Перепечаев" w:date="2021-05-26T13:23:00Z"/>
          <w:rFonts w:ascii="Courier New" w:hAnsi="Courier New" w:cs="Courier New"/>
          <w:bCs/>
          <w:spacing w:val="-4"/>
          <w:rPrChange w:id="5887" w:author="Александр Перепечаев" w:date="2021-05-26T13:24:00Z">
            <w:rPr>
              <w:del w:id="5888" w:author="Александр Перепечаев" w:date="2021-05-26T13:23:00Z"/>
              <w:rFonts w:ascii="Courier New" w:hAnsi="Courier New" w:cs="Courier New"/>
              <w:bCs/>
              <w:spacing w:val="-4"/>
              <w:lang w:val="en-US"/>
            </w:rPr>
          </w:rPrChange>
        </w:rPr>
        <w:pPrChange w:id="5889" w:author="Александр Перепечаев" w:date="2021-05-26T13:23:00Z">
          <w:pPr>
            <w:autoSpaceDE w:val="0"/>
            <w:autoSpaceDN w:val="0"/>
            <w:adjustRightInd w:val="0"/>
            <w:ind w:left="567" w:firstLine="709"/>
          </w:pPr>
        </w:pPrChange>
      </w:pPr>
      <w:del w:id="5890" w:author="Александр Перепечаев" w:date="2021-05-26T13:23:00Z">
        <w:r w:rsidRPr="00AB44D1" w:rsidDel="00AB44D1">
          <w:rPr>
            <w:rFonts w:ascii="Courier New" w:hAnsi="Courier New" w:cs="Courier New"/>
            <w:bCs/>
            <w:spacing w:val="-4"/>
            <w:rPrChange w:id="5891" w:author="Александр Перепечаев" w:date="2021-05-26T13:24:00Z">
              <w:rPr>
                <w:rFonts w:ascii="Courier New" w:hAnsi="Courier New" w:cs="Courier New"/>
                <w:bCs/>
                <w:spacing w:val="-4"/>
                <w:lang w:val="en-US"/>
              </w:rPr>
            </w:rPrChange>
          </w:rPr>
          <w:delText xml:space="preserve">       }</w:delText>
        </w:r>
      </w:del>
    </w:p>
    <w:p w14:paraId="52274947" w14:textId="2075BED3" w:rsidR="00BC1ECC" w:rsidRPr="00AB44D1" w:rsidDel="00AB44D1" w:rsidRDefault="00BC1ECC" w:rsidP="00AB44D1">
      <w:pPr>
        <w:spacing w:after="240" w:line="360" w:lineRule="auto"/>
        <w:ind w:left="567"/>
        <w:jc w:val="center"/>
        <w:rPr>
          <w:del w:id="5892" w:author="Александр Перепечаев" w:date="2021-05-26T13:23:00Z"/>
          <w:rFonts w:ascii="Courier New" w:hAnsi="Courier New" w:cs="Courier New"/>
          <w:bCs/>
          <w:spacing w:val="-4"/>
          <w:rPrChange w:id="5893" w:author="Александр Перепечаев" w:date="2021-05-26T13:24:00Z">
            <w:rPr>
              <w:del w:id="5894" w:author="Александр Перепечаев" w:date="2021-05-26T13:23:00Z"/>
              <w:rFonts w:ascii="Courier New" w:hAnsi="Courier New" w:cs="Courier New"/>
              <w:bCs/>
              <w:spacing w:val="-4"/>
              <w:lang w:val="en-US"/>
            </w:rPr>
          </w:rPrChange>
        </w:rPr>
        <w:pPrChange w:id="5895" w:author="Александр Перепечаев" w:date="2021-05-26T13:23:00Z">
          <w:pPr>
            <w:autoSpaceDE w:val="0"/>
            <w:autoSpaceDN w:val="0"/>
            <w:adjustRightInd w:val="0"/>
            <w:ind w:left="567" w:firstLine="709"/>
          </w:pPr>
        </w:pPrChange>
      </w:pPr>
      <w:del w:id="5896" w:author="Александр Перепечаев" w:date="2021-05-26T13:23:00Z">
        <w:r w:rsidRPr="00AB44D1" w:rsidDel="00AB44D1">
          <w:rPr>
            <w:rFonts w:ascii="Courier New" w:hAnsi="Courier New" w:cs="Courier New"/>
            <w:bCs/>
            <w:spacing w:val="-4"/>
            <w:rPrChange w:id="589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589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899" w:author="Александр Перепечаев" w:date="2021-05-26T13:24:00Z">
              <w:rPr>
                <w:rFonts w:ascii="Courier New" w:hAnsi="Courier New" w:cs="Courier New"/>
                <w:bCs/>
                <w:spacing w:val="-4"/>
                <w:lang w:val="en-US"/>
              </w:rPr>
            </w:rPrChange>
          </w:rPr>
          <w:delText>){</w:delText>
        </w:r>
      </w:del>
    </w:p>
    <w:p w14:paraId="48330062" w14:textId="3D68551F" w:rsidR="00BC1ECC" w:rsidRPr="00AB44D1" w:rsidDel="00AB44D1" w:rsidRDefault="00BC1ECC" w:rsidP="00AB44D1">
      <w:pPr>
        <w:spacing w:after="240" w:line="360" w:lineRule="auto"/>
        <w:ind w:left="567"/>
        <w:jc w:val="center"/>
        <w:rPr>
          <w:del w:id="5900" w:author="Александр Перепечаев" w:date="2021-05-26T13:23:00Z"/>
          <w:rFonts w:ascii="Courier New" w:hAnsi="Courier New" w:cs="Courier New"/>
          <w:bCs/>
          <w:spacing w:val="-4"/>
          <w:rPrChange w:id="5901" w:author="Александр Перепечаев" w:date="2021-05-26T13:24:00Z">
            <w:rPr>
              <w:del w:id="5902" w:author="Александр Перепечаев" w:date="2021-05-26T13:23:00Z"/>
              <w:rFonts w:ascii="Courier New" w:hAnsi="Courier New" w:cs="Courier New"/>
              <w:bCs/>
              <w:spacing w:val="-4"/>
              <w:lang w:val="en-US"/>
            </w:rPr>
          </w:rPrChange>
        </w:rPr>
        <w:pPrChange w:id="5903" w:author="Александр Перепечаев" w:date="2021-05-26T13:23:00Z">
          <w:pPr>
            <w:autoSpaceDE w:val="0"/>
            <w:autoSpaceDN w:val="0"/>
            <w:adjustRightInd w:val="0"/>
            <w:ind w:left="567" w:firstLine="709"/>
          </w:pPr>
        </w:pPrChange>
      </w:pPr>
      <w:del w:id="5904" w:author="Александр Перепечаев" w:date="2021-05-26T13:23:00Z">
        <w:r w:rsidRPr="00AB44D1" w:rsidDel="00AB44D1">
          <w:rPr>
            <w:rFonts w:ascii="Courier New" w:hAnsi="Courier New" w:cs="Courier New"/>
            <w:bCs/>
            <w:spacing w:val="-4"/>
            <w:rPrChange w:id="59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90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590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908" w:author="Александр Перепечаев" w:date="2021-05-26T13:24:00Z">
              <w:rPr>
                <w:rFonts w:ascii="Courier New" w:hAnsi="Courier New" w:cs="Courier New"/>
                <w:bCs/>
                <w:spacing w:val="-4"/>
                <w:lang w:val="en-US"/>
              </w:rPr>
            </w:rPrChange>
          </w:rPr>
          <w:delText>);</w:delText>
        </w:r>
      </w:del>
    </w:p>
    <w:p w14:paraId="67A29667" w14:textId="31CF18AC" w:rsidR="00BC1ECC" w:rsidRPr="00AB44D1" w:rsidDel="00AB44D1" w:rsidRDefault="00BC1ECC" w:rsidP="00AB44D1">
      <w:pPr>
        <w:spacing w:after="240" w:line="360" w:lineRule="auto"/>
        <w:ind w:left="567"/>
        <w:jc w:val="center"/>
        <w:rPr>
          <w:del w:id="5909" w:author="Александр Перепечаев" w:date="2021-05-26T13:23:00Z"/>
          <w:rFonts w:ascii="Courier New" w:hAnsi="Courier New" w:cs="Courier New"/>
          <w:bCs/>
          <w:spacing w:val="-4"/>
          <w:rPrChange w:id="5910" w:author="Александр Перепечаев" w:date="2021-05-26T13:24:00Z">
            <w:rPr>
              <w:del w:id="5911" w:author="Александр Перепечаев" w:date="2021-05-26T13:23:00Z"/>
              <w:rFonts w:ascii="Courier New" w:hAnsi="Courier New" w:cs="Courier New"/>
              <w:bCs/>
              <w:spacing w:val="-4"/>
              <w:lang w:val="en-US"/>
            </w:rPr>
          </w:rPrChange>
        </w:rPr>
        <w:pPrChange w:id="5912" w:author="Александр Перепечаев" w:date="2021-05-26T13:23:00Z">
          <w:pPr>
            <w:autoSpaceDE w:val="0"/>
            <w:autoSpaceDN w:val="0"/>
            <w:adjustRightInd w:val="0"/>
            <w:ind w:left="567" w:firstLine="709"/>
          </w:pPr>
        </w:pPrChange>
      </w:pPr>
      <w:del w:id="5913" w:author="Александр Перепечаев" w:date="2021-05-26T13:23:00Z">
        <w:r w:rsidRPr="00AB44D1" w:rsidDel="00AB44D1">
          <w:rPr>
            <w:rFonts w:ascii="Courier New" w:hAnsi="Courier New" w:cs="Courier New"/>
            <w:bCs/>
            <w:spacing w:val="-4"/>
            <w:rPrChange w:id="591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91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5916" w:author="Александр Перепечаев" w:date="2021-05-26T13:24:00Z">
              <w:rPr>
                <w:rFonts w:ascii="Courier New" w:hAnsi="Courier New" w:cs="Courier New"/>
                <w:bCs/>
                <w:spacing w:val="-4"/>
                <w:lang w:val="en-US"/>
              </w:rPr>
            </w:rPrChange>
          </w:rPr>
          <w:delText>;</w:delText>
        </w:r>
      </w:del>
    </w:p>
    <w:p w14:paraId="6370CF59" w14:textId="180BA9AD" w:rsidR="00BC1ECC" w:rsidRPr="00AB44D1" w:rsidDel="00AB44D1" w:rsidRDefault="00BC1ECC" w:rsidP="00AB44D1">
      <w:pPr>
        <w:spacing w:after="240" w:line="360" w:lineRule="auto"/>
        <w:ind w:left="567"/>
        <w:jc w:val="center"/>
        <w:rPr>
          <w:del w:id="5917" w:author="Александр Перепечаев" w:date="2021-05-26T13:23:00Z"/>
          <w:rFonts w:ascii="Courier New" w:hAnsi="Courier New" w:cs="Courier New"/>
          <w:bCs/>
          <w:spacing w:val="-4"/>
          <w:rPrChange w:id="5918" w:author="Александр Перепечаев" w:date="2021-05-26T13:24:00Z">
            <w:rPr>
              <w:del w:id="5919" w:author="Александр Перепечаев" w:date="2021-05-26T13:23:00Z"/>
              <w:rFonts w:ascii="Courier New" w:hAnsi="Courier New" w:cs="Courier New"/>
              <w:bCs/>
              <w:spacing w:val="-4"/>
              <w:lang w:val="en-US"/>
            </w:rPr>
          </w:rPrChange>
        </w:rPr>
        <w:pPrChange w:id="5920" w:author="Александр Перепечаев" w:date="2021-05-26T13:23:00Z">
          <w:pPr>
            <w:autoSpaceDE w:val="0"/>
            <w:autoSpaceDN w:val="0"/>
            <w:adjustRightInd w:val="0"/>
            <w:ind w:left="567" w:firstLine="709"/>
          </w:pPr>
        </w:pPrChange>
      </w:pPr>
      <w:del w:id="5921" w:author="Александр Перепечаев" w:date="2021-05-26T13:23:00Z">
        <w:r w:rsidRPr="00AB44D1" w:rsidDel="00AB44D1">
          <w:rPr>
            <w:rFonts w:ascii="Courier New" w:hAnsi="Courier New" w:cs="Courier New"/>
            <w:bCs/>
            <w:spacing w:val="-4"/>
            <w:rPrChange w:id="5922" w:author="Александр Перепечаев" w:date="2021-05-26T13:24:00Z">
              <w:rPr>
                <w:rFonts w:ascii="Courier New" w:hAnsi="Courier New" w:cs="Courier New"/>
                <w:bCs/>
                <w:spacing w:val="-4"/>
                <w:lang w:val="en-US"/>
              </w:rPr>
            </w:rPrChange>
          </w:rPr>
          <w:delText xml:space="preserve">       }</w:delText>
        </w:r>
      </w:del>
    </w:p>
    <w:p w14:paraId="266F65E3" w14:textId="4C06E232" w:rsidR="00BC1ECC" w:rsidRPr="00AB44D1" w:rsidDel="00AB44D1" w:rsidRDefault="00BC1ECC" w:rsidP="00AB44D1">
      <w:pPr>
        <w:spacing w:after="240" w:line="360" w:lineRule="auto"/>
        <w:ind w:left="567"/>
        <w:jc w:val="center"/>
        <w:rPr>
          <w:del w:id="5923" w:author="Александр Перепечаев" w:date="2021-05-26T13:23:00Z"/>
          <w:rFonts w:ascii="Courier New" w:hAnsi="Courier New" w:cs="Courier New"/>
          <w:bCs/>
          <w:spacing w:val="-4"/>
          <w:rPrChange w:id="5924" w:author="Александр Перепечаев" w:date="2021-05-26T13:24:00Z">
            <w:rPr>
              <w:del w:id="5925" w:author="Александр Перепечаев" w:date="2021-05-26T13:23:00Z"/>
              <w:rFonts w:ascii="Courier New" w:hAnsi="Courier New" w:cs="Courier New"/>
              <w:bCs/>
              <w:spacing w:val="-4"/>
              <w:lang w:val="en-US"/>
            </w:rPr>
          </w:rPrChange>
        </w:rPr>
        <w:pPrChange w:id="5926" w:author="Александр Перепечаев" w:date="2021-05-26T13:23:00Z">
          <w:pPr>
            <w:autoSpaceDE w:val="0"/>
            <w:autoSpaceDN w:val="0"/>
            <w:adjustRightInd w:val="0"/>
            <w:ind w:left="567" w:firstLine="709"/>
          </w:pPr>
        </w:pPrChange>
      </w:pPr>
      <w:del w:id="5927" w:author="Александр Перепечаев" w:date="2021-05-26T13:23:00Z">
        <w:r w:rsidRPr="00AB44D1" w:rsidDel="00AB44D1">
          <w:rPr>
            <w:rFonts w:ascii="Courier New" w:hAnsi="Courier New" w:cs="Courier New"/>
            <w:bCs/>
            <w:spacing w:val="-4"/>
            <w:rPrChange w:id="5928" w:author="Александр Перепечаев" w:date="2021-05-26T13:24:00Z">
              <w:rPr>
                <w:rFonts w:ascii="Courier New" w:hAnsi="Courier New" w:cs="Courier New"/>
                <w:bCs/>
                <w:spacing w:val="-4"/>
                <w:lang w:val="en-US"/>
              </w:rPr>
            </w:rPrChange>
          </w:rPr>
          <w:delText xml:space="preserve"> },</w:delText>
        </w:r>
      </w:del>
    </w:p>
    <w:p w14:paraId="1AA485DE" w14:textId="3E625F34" w:rsidR="00BC1ECC" w:rsidRPr="00AB44D1" w:rsidDel="00AB44D1" w:rsidRDefault="00BC1ECC" w:rsidP="00AB44D1">
      <w:pPr>
        <w:spacing w:after="240" w:line="360" w:lineRule="auto"/>
        <w:ind w:left="567"/>
        <w:jc w:val="center"/>
        <w:rPr>
          <w:del w:id="5929" w:author="Александр Перепечаев" w:date="2021-05-26T13:23:00Z"/>
          <w:rFonts w:ascii="Courier New" w:hAnsi="Courier New" w:cs="Courier New"/>
          <w:bCs/>
          <w:spacing w:val="-4"/>
          <w:rPrChange w:id="5930" w:author="Александр Перепечаев" w:date="2021-05-26T13:24:00Z">
            <w:rPr>
              <w:del w:id="5931" w:author="Александр Перепечаев" w:date="2021-05-26T13:23:00Z"/>
              <w:rFonts w:ascii="Courier New" w:hAnsi="Courier New" w:cs="Courier New"/>
              <w:bCs/>
              <w:spacing w:val="-4"/>
              <w:lang w:val="en-US"/>
            </w:rPr>
          </w:rPrChange>
        </w:rPr>
        <w:pPrChange w:id="5932" w:author="Александр Перепечаев" w:date="2021-05-26T13:23:00Z">
          <w:pPr>
            <w:autoSpaceDE w:val="0"/>
            <w:autoSpaceDN w:val="0"/>
            <w:adjustRightInd w:val="0"/>
            <w:ind w:left="567" w:firstLine="709"/>
          </w:pPr>
        </w:pPrChange>
      </w:pPr>
      <w:del w:id="5933" w:author="Александр Перепечаев" w:date="2021-05-26T13:23:00Z">
        <w:r w:rsidRPr="00AB44D1" w:rsidDel="00AB44D1">
          <w:rPr>
            <w:rFonts w:ascii="Courier New" w:hAnsi="Courier New" w:cs="Courier New"/>
            <w:bCs/>
            <w:spacing w:val="-4"/>
            <w:rPrChange w:id="59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getRandomPhotoMarkup</w:delText>
        </w:r>
        <w:r w:rsidRPr="00AB44D1" w:rsidDel="00AB44D1">
          <w:rPr>
            <w:rFonts w:ascii="Courier New" w:hAnsi="Courier New" w:cs="Courier New"/>
            <w:bCs/>
            <w:spacing w:val="-4"/>
            <w:rPrChange w:id="59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593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5937" w:author="Александр Перепечаев" w:date="2021-05-26T13:24:00Z">
              <w:rPr>
                <w:rFonts w:ascii="Courier New" w:hAnsi="Courier New" w:cs="Courier New"/>
                <w:bCs/>
                <w:spacing w:val="-4"/>
                <w:lang w:val="en-US"/>
              </w:rPr>
            </w:rPrChange>
          </w:rPr>
          <w:delText>(){</w:delText>
        </w:r>
      </w:del>
    </w:p>
    <w:p w14:paraId="34B0454E" w14:textId="7C91376C" w:rsidR="00BC1ECC" w:rsidRPr="00AB44D1" w:rsidDel="00AB44D1" w:rsidRDefault="00BC1ECC" w:rsidP="00AB44D1">
      <w:pPr>
        <w:spacing w:after="240" w:line="360" w:lineRule="auto"/>
        <w:ind w:left="567"/>
        <w:jc w:val="center"/>
        <w:rPr>
          <w:del w:id="5938" w:author="Александр Перепечаев" w:date="2021-05-26T13:23:00Z"/>
          <w:rFonts w:ascii="Courier New" w:hAnsi="Courier New" w:cs="Courier New"/>
          <w:bCs/>
          <w:spacing w:val="-4"/>
          <w:rPrChange w:id="5939" w:author="Александр Перепечаев" w:date="2021-05-26T13:24:00Z">
            <w:rPr>
              <w:del w:id="5940" w:author="Александр Перепечаев" w:date="2021-05-26T13:23:00Z"/>
              <w:rFonts w:ascii="Courier New" w:hAnsi="Courier New" w:cs="Courier New"/>
              <w:bCs/>
              <w:spacing w:val="-4"/>
              <w:lang w:val="en-US"/>
            </w:rPr>
          </w:rPrChange>
        </w:rPr>
        <w:pPrChange w:id="5941" w:author="Александр Перепечаев" w:date="2021-05-26T13:23:00Z">
          <w:pPr>
            <w:autoSpaceDE w:val="0"/>
            <w:autoSpaceDN w:val="0"/>
            <w:adjustRightInd w:val="0"/>
            <w:ind w:left="567" w:firstLine="709"/>
          </w:pPr>
        </w:pPrChange>
      </w:pPr>
      <w:del w:id="5942" w:author="Александр Перепечаев" w:date="2021-05-26T13:23:00Z">
        <w:r w:rsidRPr="00AB44D1" w:rsidDel="00AB44D1">
          <w:rPr>
            <w:rFonts w:ascii="Courier New" w:hAnsi="Courier New" w:cs="Courier New"/>
            <w:bCs/>
            <w:spacing w:val="-4"/>
            <w:rPrChange w:id="594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5944" w:author="Александр Перепечаев" w:date="2021-05-26T13:24:00Z">
              <w:rPr>
                <w:rFonts w:ascii="Courier New" w:hAnsi="Courier New" w:cs="Courier New"/>
                <w:bCs/>
                <w:spacing w:val="-4"/>
                <w:lang w:val="en-US"/>
              </w:rPr>
            </w:rPrChange>
          </w:rPr>
          <w:delText xml:space="preserve"> {</w:delText>
        </w:r>
      </w:del>
    </w:p>
    <w:p w14:paraId="695F88E4" w14:textId="57F1A99B" w:rsidR="00BC1ECC" w:rsidRPr="00AB44D1" w:rsidDel="00AB44D1" w:rsidRDefault="00BC1ECC" w:rsidP="00AB44D1">
      <w:pPr>
        <w:spacing w:after="240" w:line="360" w:lineRule="auto"/>
        <w:ind w:left="567"/>
        <w:jc w:val="center"/>
        <w:rPr>
          <w:del w:id="5945" w:author="Александр Перепечаев" w:date="2021-05-26T13:23:00Z"/>
          <w:rFonts w:ascii="Courier New" w:hAnsi="Courier New" w:cs="Courier New"/>
          <w:bCs/>
          <w:spacing w:val="-4"/>
          <w:rPrChange w:id="5946" w:author="Александр Перепечаев" w:date="2021-05-26T13:24:00Z">
            <w:rPr>
              <w:del w:id="5947" w:author="Александр Перепечаев" w:date="2021-05-26T13:23:00Z"/>
              <w:rFonts w:ascii="Courier New" w:hAnsi="Courier New" w:cs="Courier New"/>
              <w:bCs/>
              <w:spacing w:val="-4"/>
              <w:lang w:val="en-US"/>
            </w:rPr>
          </w:rPrChange>
        </w:rPr>
        <w:pPrChange w:id="5948" w:author="Александр Перепечаев" w:date="2021-05-26T13:23:00Z">
          <w:pPr>
            <w:autoSpaceDE w:val="0"/>
            <w:autoSpaceDN w:val="0"/>
            <w:adjustRightInd w:val="0"/>
            <w:ind w:left="567" w:firstLine="709"/>
          </w:pPr>
        </w:pPrChange>
      </w:pPr>
      <w:del w:id="5949" w:author="Александр Перепечаев" w:date="2021-05-26T13:23:00Z">
        <w:r w:rsidRPr="00AB44D1" w:rsidDel="00AB44D1">
          <w:rPr>
            <w:rFonts w:ascii="Courier New" w:hAnsi="Courier New" w:cs="Courier New"/>
            <w:bCs/>
            <w:spacing w:val="-4"/>
            <w:rPrChange w:id="595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595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5952" w:author="Александр Перепечаев" w:date="2021-05-26T13:24:00Z">
              <w:rPr>
                <w:rFonts w:ascii="Courier New" w:hAnsi="Courier New" w:cs="Courier New"/>
                <w:bCs/>
                <w:spacing w:val="-4"/>
                <w:lang w:val="en-US"/>
              </w:rPr>
            </w:rPrChange>
          </w:rPr>
          <w:delText>(2)</w:delText>
        </w:r>
      </w:del>
    </w:p>
    <w:p w14:paraId="11137E94" w14:textId="6206FD30" w:rsidR="00BC1ECC" w:rsidRPr="00AB44D1" w:rsidDel="00AB44D1" w:rsidRDefault="00BC1ECC" w:rsidP="00AB44D1">
      <w:pPr>
        <w:spacing w:after="240" w:line="360" w:lineRule="auto"/>
        <w:ind w:left="567"/>
        <w:jc w:val="center"/>
        <w:rPr>
          <w:del w:id="5953" w:author="Александр Перепечаев" w:date="2021-05-26T13:23:00Z"/>
          <w:rFonts w:ascii="Courier New" w:hAnsi="Courier New" w:cs="Courier New"/>
          <w:bCs/>
          <w:spacing w:val="-4"/>
          <w:rPrChange w:id="5954" w:author="Александр Перепечаев" w:date="2021-05-26T13:24:00Z">
            <w:rPr>
              <w:del w:id="5955" w:author="Александр Перепечаев" w:date="2021-05-26T13:23:00Z"/>
              <w:rFonts w:ascii="Courier New" w:hAnsi="Courier New" w:cs="Courier New"/>
              <w:bCs/>
              <w:spacing w:val="-4"/>
              <w:lang w:val="en-US"/>
            </w:rPr>
          </w:rPrChange>
        </w:rPr>
        <w:pPrChange w:id="5956" w:author="Александр Перепечаев" w:date="2021-05-26T13:23:00Z">
          <w:pPr>
            <w:autoSpaceDE w:val="0"/>
            <w:autoSpaceDN w:val="0"/>
            <w:adjustRightInd w:val="0"/>
            <w:ind w:left="567" w:firstLine="709"/>
          </w:pPr>
        </w:pPrChange>
      </w:pPr>
      <w:del w:id="5957" w:author="Александр Перепечаев" w:date="2021-05-26T13:23:00Z">
        <w:r w:rsidRPr="00AB44D1" w:rsidDel="00AB44D1">
          <w:rPr>
            <w:rFonts w:ascii="Courier New" w:hAnsi="Courier New" w:cs="Courier New"/>
            <w:bCs/>
            <w:spacing w:val="-4"/>
            <w:rPrChange w:id="5958" w:author="Александр Перепечаев" w:date="2021-05-26T13:24:00Z">
              <w:rPr>
                <w:rFonts w:ascii="Courier New" w:hAnsi="Courier New" w:cs="Courier New"/>
                <w:bCs/>
                <w:spacing w:val="-4"/>
                <w:lang w:val="en-US"/>
              </w:rPr>
            </w:rPrChange>
          </w:rPr>
          <w:delText xml:space="preserve">        </w:delText>
        </w:r>
      </w:del>
    </w:p>
    <w:p w14:paraId="33EBAEE3" w14:textId="502443FF" w:rsidR="00BC1ECC" w:rsidRPr="00AB44D1" w:rsidDel="00AB44D1" w:rsidRDefault="00BC1ECC" w:rsidP="00AB44D1">
      <w:pPr>
        <w:spacing w:after="240" w:line="360" w:lineRule="auto"/>
        <w:ind w:left="567"/>
        <w:jc w:val="center"/>
        <w:rPr>
          <w:del w:id="5959" w:author="Александр Перепечаев" w:date="2021-05-26T13:23:00Z"/>
          <w:rFonts w:ascii="Courier New" w:hAnsi="Courier New" w:cs="Courier New"/>
          <w:bCs/>
          <w:spacing w:val="-4"/>
          <w:rPrChange w:id="5960" w:author="Александр Перепечаев" w:date="2021-05-26T13:24:00Z">
            <w:rPr>
              <w:del w:id="5961" w:author="Александр Перепечаев" w:date="2021-05-26T13:23:00Z"/>
              <w:rFonts w:ascii="Courier New" w:hAnsi="Courier New" w:cs="Courier New"/>
              <w:bCs/>
              <w:spacing w:val="-4"/>
              <w:lang w:val="en-US"/>
            </w:rPr>
          </w:rPrChange>
        </w:rPr>
        <w:pPrChange w:id="5962" w:author="Александр Перепечаев" w:date="2021-05-26T13:23:00Z">
          <w:pPr>
            <w:autoSpaceDE w:val="0"/>
            <w:autoSpaceDN w:val="0"/>
            <w:adjustRightInd w:val="0"/>
            <w:ind w:left="567" w:firstLine="709"/>
          </w:pPr>
        </w:pPrChange>
      </w:pPr>
      <w:del w:id="5963" w:author="Александр Перепечаев" w:date="2021-05-26T13:23:00Z">
        <w:r w:rsidRPr="00AB44D1" w:rsidDel="00AB44D1">
          <w:rPr>
            <w:rFonts w:ascii="Courier New" w:hAnsi="Courier New" w:cs="Courier New"/>
            <w:bCs/>
            <w:spacing w:val="-4"/>
            <w:rPrChange w:id="596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596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96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596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596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596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select</w:delText>
        </w:r>
        <w:r w:rsidRPr="00AB44D1" w:rsidDel="00AB44D1">
          <w:rPr>
            <w:rFonts w:ascii="Courier New" w:hAnsi="Courier New" w:cs="Courier New"/>
            <w:bCs/>
            <w:spacing w:val="-4"/>
            <w:rPrChange w:id="597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597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59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markup</w:delText>
        </w:r>
        <w:r w:rsidRPr="00AB44D1" w:rsidDel="00AB44D1">
          <w:rPr>
            <w:rFonts w:ascii="Courier New" w:hAnsi="Courier New" w:cs="Courier New"/>
            <w:bCs/>
            <w:spacing w:val="-4"/>
            <w:rPrChange w:id="59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order</w:delText>
        </w:r>
        <w:r w:rsidRPr="00AB44D1" w:rsidDel="00AB44D1">
          <w:rPr>
            <w:rFonts w:ascii="Courier New" w:hAnsi="Courier New" w:cs="Courier New"/>
            <w:bCs/>
            <w:spacing w:val="-4"/>
            <w:rPrChange w:id="597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by</w:delText>
        </w:r>
        <w:r w:rsidRPr="00AB44D1" w:rsidDel="00AB44D1">
          <w:rPr>
            <w:rFonts w:ascii="Courier New" w:hAnsi="Courier New" w:cs="Courier New"/>
            <w:bCs/>
            <w:spacing w:val="-4"/>
            <w:rPrChange w:id="59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random</w:delText>
        </w:r>
        <w:r w:rsidRPr="00AB44D1" w:rsidDel="00AB44D1">
          <w:rPr>
            <w:rFonts w:ascii="Courier New" w:hAnsi="Courier New" w:cs="Courier New"/>
            <w:bCs/>
            <w:spacing w:val="-4"/>
            <w:rPrChange w:id="597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limit</w:delText>
        </w:r>
        <w:r w:rsidRPr="00AB44D1" w:rsidDel="00AB44D1">
          <w:rPr>
            <w:rFonts w:ascii="Courier New" w:hAnsi="Courier New" w:cs="Courier New"/>
            <w:bCs/>
            <w:spacing w:val="-4"/>
            <w:rPrChange w:id="5977" w:author="Александр Перепечаев" w:date="2021-05-26T13:24:00Z">
              <w:rPr>
                <w:rFonts w:ascii="Courier New" w:hAnsi="Courier New" w:cs="Courier New"/>
                <w:bCs/>
                <w:spacing w:val="-4"/>
                <w:lang w:val="en-US"/>
              </w:rPr>
            </w:rPrChange>
          </w:rPr>
          <w:delText xml:space="preserve"> 1000;`);</w:delText>
        </w:r>
      </w:del>
    </w:p>
    <w:p w14:paraId="73A0FA00" w14:textId="1A516D79" w:rsidR="00BC1ECC" w:rsidRPr="00AB44D1" w:rsidDel="00AB44D1" w:rsidRDefault="00BC1ECC" w:rsidP="00AB44D1">
      <w:pPr>
        <w:spacing w:after="240" w:line="360" w:lineRule="auto"/>
        <w:ind w:left="567"/>
        <w:jc w:val="center"/>
        <w:rPr>
          <w:del w:id="5978" w:author="Александр Перепечаев" w:date="2021-05-26T13:23:00Z"/>
          <w:rFonts w:ascii="Courier New" w:hAnsi="Courier New" w:cs="Courier New"/>
          <w:bCs/>
          <w:spacing w:val="-4"/>
          <w:rPrChange w:id="5979" w:author="Александр Перепечаев" w:date="2021-05-26T13:24:00Z">
            <w:rPr>
              <w:del w:id="5980" w:author="Александр Перепечаев" w:date="2021-05-26T13:23:00Z"/>
              <w:rFonts w:ascii="Courier New" w:hAnsi="Courier New" w:cs="Courier New"/>
              <w:bCs/>
              <w:spacing w:val="-4"/>
              <w:lang w:val="en-US"/>
            </w:rPr>
          </w:rPrChange>
        </w:rPr>
        <w:pPrChange w:id="5981" w:author="Александр Перепечаев" w:date="2021-05-26T13:23:00Z">
          <w:pPr>
            <w:autoSpaceDE w:val="0"/>
            <w:autoSpaceDN w:val="0"/>
            <w:adjustRightInd w:val="0"/>
            <w:ind w:left="567" w:firstLine="709"/>
          </w:pPr>
        </w:pPrChange>
      </w:pPr>
    </w:p>
    <w:p w14:paraId="01A3D368" w14:textId="252AF4EB" w:rsidR="00BC1ECC" w:rsidRPr="00AB44D1" w:rsidDel="00AB44D1" w:rsidRDefault="00BC1ECC" w:rsidP="00AB44D1">
      <w:pPr>
        <w:spacing w:after="240" w:line="360" w:lineRule="auto"/>
        <w:ind w:left="567"/>
        <w:jc w:val="center"/>
        <w:rPr>
          <w:del w:id="5982" w:author="Александр Перепечаев" w:date="2021-05-26T13:23:00Z"/>
          <w:rFonts w:ascii="Courier New" w:hAnsi="Courier New" w:cs="Courier New"/>
          <w:bCs/>
          <w:spacing w:val="-4"/>
          <w:rPrChange w:id="5983" w:author="Александр Перепечаев" w:date="2021-05-26T13:24:00Z">
            <w:rPr>
              <w:del w:id="5984" w:author="Александр Перепечаев" w:date="2021-05-26T13:23:00Z"/>
              <w:rFonts w:ascii="Courier New" w:hAnsi="Courier New" w:cs="Courier New"/>
              <w:bCs/>
              <w:spacing w:val="-4"/>
              <w:lang w:val="en-US"/>
            </w:rPr>
          </w:rPrChange>
        </w:rPr>
        <w:pPrChange w:id="5985" w:author="Александр Перепечаев" w:date="2021-05-26T13:23:00Z">
          <w:pPr>
            <w:autoSpaceDE w:val="0"/>
            <w:autoSpaceDN w:val="0"/>
            <w:adjustRightInd w:val="0"/>
            <w:ind w:left="567" w:firstLine="709"/>
          </w:pPr>
        </w:pPrChange>
      </w:pPr>
      <w:del w:id="5986" w:author="Александр Перепечаев" w:date="2021-05-26T13:23:00Z">
        <w:r w:rsidRPr="00AB44D1" w:rsidDel="00AB44D1">
          <w:rPr>
            <w:rFonts w:ascii="Courier New" w:hAnsi="Courier New" w:cs="Courier New"/>
            <w:bCs/>
            <w:spacing w:val="-4"/>
            <w:rPrChange w:id="598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598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598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5990" w:author="Александр Перепечаев" w:date="2021-05-26T13:24:00Z">
              <w:rPr>
                <w:rFonts w:ascii="Courier New" w:hAnsi="Courier New" w:cs="Courier New"/>
                <w:bCs/>
                <w:spacing w:val="-4"/>
                <w:lang w:val="en-US"/>
              </w:rPr>
            </w:rPrChange>
          </w:rPr>
          <w:delText>[0].</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5991" w:author="Александр Перепечаев" w:date="2021-05-26T13:24:00Z">
              <w:rPr>
                <w:rFonts w:ascii="Courier New" w:hAnsi="Courier New" w:cs="Courier New"/>
                <w:bCs/>
                <w:spacing w:val="-4"/>
                <w:lang w:val="en-US"/>
              </w:rPr>
            </w:rPrChange>
          </w:rPr>
          <w:delText>;</w:delText>
        </w:r>
      </w:del>
    </w:p>
    <w:p w14:paraId="04F1E492" w14:textId="0BEF2CD3" w:rsidR="00BC1ECC" w:rsidRPr="00AB44D1" w:rsidDel="00AB44D1" w:rsidRDefault="00BC1ECC" w:rsidP="00AB44D1">
      <w:pPr>
        <w:spacing w:after="240" w:line="360" w:lineRule="auto"/>
        <w:ind w:left="567"/>
        <w:jc w:val="center"/>
        <w:rPr>
          <w:del w:id="5992" w:author="Александр Перепечаев" w:date="2021-05-26T13:23:00Z"/>
          <w:rFonts w:ascii="Courier New" w:hAnsi="Courier New" w:cs="Courier New"/>
          <w:bCs/>
          <w:spacing w:val="-4"/>
          <w:rPrChange w:id="5993" w:author="Александр Перепечаев" w:date="2021-05-26T13:24:00Z">
            <w:rPr>
              <w:del w:id="5994" w:author="Александр Перепечаев" w:date="2021-05-26T13:23:00Z"/>
              <w:rFonts w:ascii="Courier New" w:hAnsi="Courier New" w:cs="Courier New"/>
              <w:bCs/>
              <w:spacing w:val="-4"/>
              <w:lang w:val="en-US"/>
            </w:rPr>
          </w:rPrChange>
        </w:rPr>
        <w:pPrChange w:id="5995" w:author="Александр Перепечаев" w:date="2021-05-26T13:23:00Z">
          <w:pPr>
            <w:autoSpaceDE w:val="0"/>
            <w:autoSpaceDN w:val="0"/>
            <w:adjustRightInd w:val="0"/>
            <w:ind w:left="567" w:firstLine="709"/>
          </w:pPr>
        </w:pPrChange>
      </w:pPr>
      <w:del w:id="5996" w:author="Александр Перепечаев" w:date="2021-05-26T13:23:00Z">
        <w:r w:rsidRPr="00AB44D1" w:rsidDel="00AB44D1">
          <w:rPr>
            <w:rFonts w:ascii="Courier New" w:hAnsi="Courier New" w:cs="Courier New"/>
            <w:bCs/>
            <w:spacing w:val="-4"/>
            <w:rPrChange w:id="5997" w:author="Александр Перепечаев" w:date="2021-05-26T13:24:00Z">
              <w:rPr>
                <w:rFonts w:ascii="Courier New" w:hAnsi="Courier New" w:cs="Courier New"/>
                <w:bCs/>
                <w:spacing w:val="-4"/>
                <w:lang w:val="en-US"/>
              </w:rPr>
            </w:rPrChange>
          </w:rPr>
          <w:delText xml:space="preserve">       }</w:delText>
        </w:r>
      </w:del>
    </w:p>
    <w:p w14:paraId="4EDA79D3" w14:textId="52BA2F63" w:rsidR="00BC1ECC" w:rsidRPr="00AB44D1" w:rsidDel="00AB44D1" w:rsidRDefault="00BC1ECC" w:rsidP="00AB44D1">
      <w:pPr>
        <w:spacing w:after="240" w:line="360" w:lineRule="auto"/>
        <w:ind w:left="567"/>
        <w:jc w:val="center"/>
        <w:rPr>
          <w:del w:id="5998" w:author="Александр Перепечаев" w:date="2021-05-26T13:23:00Z"/>
          <w:rFonts w:ascii="Courier New" w:hAnsi="Courier New" w:cs="Courier New"/>
          <w:bCs/>
          <w:spacing w:val="-4"/>
          <w:rPrChange w:id="5999" w:author="Александр Перепечаев" w:date="2021-05-26T13:24:00Z">
            <w:rPr>
              <w:del w:id="6000" w:author="Александр Перепечаев" w:date="2021-05-26T13:23:00Z"/>
              <w:rFonts w:ascii="Courier New" w:hAnsi="Courier New" w:cs="Courier New"/>
              <w:bCs/>
              <w:spacing w:val="-4"/>
              <w:lang w:val="en-US"/>
            </w:rPr>
          </w:rPrChange>
        </w:rPr>
        <w:pPrChange w:id="6001" w:author="Александр Перепечаев" w:date="2021-05-26T13:23:00Z">
          <w:pPr>
            <w:autoSpaceDE w:val="0"/>
            <w:autoSpaceDN w:val="0"/>
            <w:adjustRightInd w:val="0"/>
            <w:ind w:left="567" w:firstLine="709"/>
          </w:pPr>
        </w:pPrChange>
      </w:pPr>
      <w:del w:id="6002" w:author="Александр Перепечаев" w:date="2021-05-26T13:23:00Z">
        <w:r w:rsidRPr="00AB44D1" w:rsidDel="00AB44D1">
          <w:rPr>
            <w:rFonts w:ascii="Courier New" w:hAnsi="Courier New" w:cs="Courier New"/>
            <w:bCs/>
            <w:spacing w:val="-4"/>
            <w:rPrChange w:id="60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600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6005" w:author="Александр Перепечаев" w:date="2021-05-26T13:24:00Z">
              <w:rPr>
                <w:rFonts w:ascii="Courier New" w:hAnsi="Courier New" w:cs="Courier New"/>
                <w:bCs/>
                <w:spacing w:val="-4"/>
                <w:lang w:val="en-US"/>
              </w:rPr>
            </w:rPrChange>
          </w:rPr>
          <w:delText>){</w:delText>
        </w:r>
      </w:del>
    </w:p>
    <w:p w14:paraId="2E806F40" w14:textId="0A4FA7ED" w:rsidR="00BC1ECC" w:rsidRPr="00AB44D1" w:rsidDel="00AB44D1" w:rsidRDefault="00BC1ECC" w:rsidP="00AB44D1">
      <w:pPr>
        <w:spacing w:after="240" w:line="360" w:lineRule="auto"/>
        <w:ind w:left="567"/>
        <w:jc w:val="center"/>
        <w:rPr>
          <w:del w:id="6006" w:author="Александр Перепечаев" w:date="2021-05-26T13:23:00Z"/>
          <w:rFonts w:ascii="Courier New" w:hAnsi="Courier New" w:cs="Courier New"/>
          <w:bCs/>
          <w:spacing w:val="-4"/>
          <w:rPrChange w:id="6007" w:author="Александр Перепечаев" w:date="2021-05-26T13:24:00Z">
            <w:rPr>
              <w:del w:id="6008" w:author="Александр Перепечаев" w:date="2021-05-26T13:23:00Z"/>
              <w:rFonts w:ascii="Courier New" w:hAnsi="Courier New" w:cs="Courier New"/>
              <w:bCs/>
              <w:spacing w:val="-4"/>
              <w:lang w:val="en-US"/>
            </w:rPr>
          </w:rPrChange>
        </w:rPr>
        <w:pPrChange w:id="6009" w:author="Александр Перепечаев" w:date="2021-05-26T13:23:00Z">
          <w:pPr>
            <w:autoSpaceDE w:val="0"/>
            <w:autoSpaceDN w:val="0"/>
            <w:adjustRightInd w:val="0"/>
            <w:ind w:left="567" w:firstLine="709"/>
          </w:pPr>
        </w:pPrChange>
      </w:pPr>
      <w:del w:id="6010" w:author="Александр Перепечаев" w:date="2021-05-26T13:23:00Z">
        <w:r w:rsidRPr="00AB44D1" w:rsidDel="00AB44D1">
          <w:rPr>
            <w:rFonts w:ascii="Courier New" w:hAnsi="Courier New" w:cs="Courier New"/>
            <w:bCs/>
            <w:spacing w:val="-4"/>
            <w:rPrChange w:id="601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601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601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6014" w:author="Александр Перепечаев" w:date="2021-05-26T13:24:00Z">
              <w:rPr>
                <w:rFonts w:ascii="Courier New" w:hAnsi="Courier New" w:cs="Courier New"/>
                <w:bCs/>
                <w:spacing w:val="-4"/>
                <w:lang w:val="en-US"/>
              </w:rPr>
            </w:rPrChange>
          </w:rPr>
          <w:delText>);</w:delText>
        </w:r>
      </w:del>
    </w:p>
    <w:p w14:paraId="1038AB71" w14:textId="29CA7174" w:rsidR="00BC1ECC" w:rsidRPr="00CD2482" w:rsidDel="00AB44D1" w:rsidRDefault="00BC1ECC" w:rsidP="00AB44D1">
      <w:pPr>
        <w:spacing w:after="240" w:line="360" w:lineRule="auto"/>
        <w:ind w:left="567"/>
        <w:jc w:val="center"/>
        <w:rPr>
          <w:del w:id="6015" w:author="Александр Перепечаев" w:date="2021-05-26T13:23:00Z"/>
          <w:rFonts w:ascii="Courier New" w:hAnsi="Courier New" w:cs="Courier New"/>
          <w:bCs/>
          <w:spacing w:val="-4"/>
        </w:rPr>
        <w:pPrChange w:id="6016" w:author="Александр Перепечаев" w:date="2021-05-26T13:23:00Z">
          <w:pPr>
            <w:autoSpaceDE w:val="0"/>
            <w:autoSpaceDN w:val="0"/>
            <w:adjustRightInd w:val="0"/>
            <w:ind w:left="567" w:firstLine="709"/>
          </w:pPr>
        </w:pPrChange>
      </w:pPr>
      <w:del w:id="6017" w:author="Александр Перепечаев" w:date="2021-05-26T13:23:00Z">
        <w:r w:rsidRPr="00AB44D1" w:rsidDel="00AB44D1">
          <w:rPr>
            <w:rFonts w:ascii="Courier New" w:hAnsi="Courier New" w:cs="Courier New"/>
            <w:bCs/>
            <w:spacing w:val="-4"/>
            <w:rPrChange w:id="601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CD2482" w:rsidDel="00AB44D1">
          <w:rPr>
            <w:rFonts w:ascii="Courier New" w:hAnsi="Courier New" w:cs="Courier New"/>
            <w:bCs/>
            <w:spacing w:val="-4"/>
          </w:rPr>
          <w:delText xml:space="preserve"> </w:delText>
        </w:r>
        <w:r w:rsidRPr="00EE5ABE" w:rsidDel="00AB44D1">
          <w:rPr>
            <w:rFonts w:ascii="Courier New" w:hAnsi="Courier New" w:cs="Courier New"/>
            <w:bCs/>
            <w:spacing w:val="-4"/>
            <w:lang w:val="en-US"/>
          </w:rPr>
          <w:delText>e</w:delText>
        </w:r>
        <w:r w:rsidRPr="00CD2482" w:rsidDel="00AB44D1">
          <w:rPr>
            <w:rFonts w:ascii="Courier New" w:hAnsi="Courier New" w:cs="Courier New"/>
            <w:bCs/>
            <w:spacing w:val="-4"/>
          </w:rPr>
          <w:delText>;</w:delText>
        </w:r>
      </w:del>
    </w:p>
    <w:p w14:paraId="6915C293" w14:textId="7F85BCC4" w:rsidR="00BC1ECC" w:rsidRPr="00EE5ABE" w:rsidDel="00AB44D1" w:rsidRDefault="00BC1ECC" w:rsidP="00AB44D1">
      <w:pPr>
        <w:spacing w:after="240" w:line="360" w:lineRule="auto"/>
        <w:ind w:left="567"/>
        <w:jc w:val="center"/>
        <w:rPr>
          <w:del w:id="6019" w:author="Александр Перепечаев" w:date="2021-05-26T13:23:00Z"/>
          <w:rFonts w:ascii="Courier New" w:hAnsi="Courier New" w:cs="Courier New"/>
          <w:bCs/>
          <w:spacing w:val="-4"/>
        </w:rPr>
        <w:pPrChange w:id="6020" w:author="Александр Перепечаев" w:date="2021-05-26T13:23:00Z">
          <w:pPr>
            <w:autoSpaceDE w:val="0"/>
            <w:autoSpaceDN w:val="0"/>
            <w:adjustRightInd w:val="0"/>
            <w:ind w:left="567" w:firstLine="709"/>
          </w:pPr>
        </w:pPrChange>
      </w:pPr>
      <w:del w:id="6021" w:author="Александр Перепечаев" w:date="2021-05-26T13:23:00Z">
        <w:r w:rsidRPr="00CD2482" w:rsidDel="00AB44D1">
          <w:rPr>
            <w:rFonts w:ascii="Courier New" w:hAnsi="Courier New" w:cs="Courier New"/>
            <w:bCs/>
            <w:spacing w:val="-4"/>
          </w:rPr>
          <w:delText xml:space="preserve">       </w:delText>
        </w:r>
        <w:r w:rsidRPr="00EE5ABE" w:rsidDel="00AB44D1">
          <w:rPr>
            <w:rFonts w:ascii="Courier New" w:hAnsi="Courier New" w:cs="Courier New"/>
            <w:bCs/>
            <w:spacing w:val="-4"/>
          </w:rPr>
          <w:delText>}</w:delText>
        </w:r>
      </w:del>
    </w:p>
    <w:p w14:paraId="765CF556" w14:textId="6402BF8B" w:rsidR="00BC1ECC" w:rsidRPr="00EE5ABE" w:rsidDel="00AB44D1" w:rsidRDefault="00BC1ECC" w:rsidP="00AB44D1">
      <w:pPr>
        <w:spacing w:after="240" w:line="360" w:lineRule="auto"/>
        <w:ind w:left="567"/>
        <w:jc w:val="center"/>
        <w:rPr>
          <w:del w:id="6022" w:author="Александр Перепечаев" w:date="2021-05-26T13:23:00Z"/>
          <w:rFonts w:ascii="Courier New" w:hAnsi="Courier New" w:cs="Courier New"/>
          <w:bCs/>
          <w:spacing w:val="-4"/>
        </w:rPr>
        <w:pPrChange w:id="6023" w:author="Александр Перепечаев" w:date="2021-05-26T13:23:00Z">
          <w:pPr>
            <w:autoSpaceDE w:val="0"/>
            <w:autoSpaceDN w:val="0"/>
            <w:adjustRightInd w:val="0"/>
            <w:ind w:left="567" w:firstLine="709"/>
          </w:pPr>
        </w:pPrChange>
      </w:pPr>
      <w:del w:id="6024" w:author="Александр Перепечаев" w:date="2021-05-26T13:23:00Z">
        <w:r w:rsidRPr="00EE5ABE" w:rsidDel="00AB44D1">
          <w:rPr>
            <w:rFonts w:ascii="Courier New" w:hAnsi="Courier New" w:cs="Courier New"/>
            <w:bCs/>
            <w:spacing w:val="-4"/>
          </w:rPr>
          <w:delText xml:space="preserve"> },</w:delText>
        </w:r>
      </w:del>
    </w:p>
    <w:p w14:paraId="673CDE13" w14:textId="0674297A" w:rsidR="00BC1ECC" w:rsidRPr="00EE5ABE" w:rsidDel="00AB44D1" w:rsidRDefault="00BC1ECC" w:rsidP="00AB44D1">
      <w:pPr>
        <w:spacing w:after="240" w:line="360" w:lineRule="auto"/>
        <w:ind w:left="567"/>
        <w:jc w:val="center"/>
        <w:rPr>
          <w:del w:id="6025" w:author="Александр Перепечаев" w:date="2021-05-26T13:23:00Z"/>
          <w:rFonts w:ascii="Courier New" w:hAnsi="Courier New" w:cs="Courier New"/>
          <w:bCs/>
          <w:spacing w:val="-4"/>
        </w:rPr>
        <w:pPrChange w:id="6026" w:author="Александр Перепечаев" w:date="2021-05-26T13:23:00Z">
          <w:pPr>
            <w:autoSpaceDE w:val="0"/>
            <w:autoSpaceDN w:val="0"/>
            <w:adjustRightInd w:val="0"/>
            <w:ind w:left="567" w:firstLine="709"/>
          </w:pPr>
        </w:pPrChange>
      </w:pPr>
      <w:del w:id="6027" w:author="Александр Перепечаев" w:date="2021-05-26T13:23:00Z">
        <w:r w:rsidRPr="00EE5ABE" w:rsidDel="00AB44D1">
          <w:rPr>
            <w:rFonts w:ascii="Courier New" w:hAnsi="Courier New" w:cs="Courier New"/>
            <w:bCs/>
            <w:spacing w:val="-4"/>
          </w:rPr>
          <w:delText xml:space="preserve"> //Добавить информацию об эмоции в разметку</w:delText>
        </w:r>
      </w:del>
    </w:p>
    <w:p w14:paraId="25207D29" w14:textId="2B4610A7" w:rsidR="00BC1ECC" w:rsidRPr="00AB44D1" w:rsidDel="00AB44D1" w:rsidRDefault="00BC1ECC" w:rsidP="00AB44D1">
      <w:pPr>
        <w:spacing w:after="240" w:line="360" w:lineRule="auto"/>
        <w:ind w:left="567"/>
        <w:jc w:val="center"/>
        <w:rPr>
          <w:del w:id="6028" w:author="Александр Перепечаев" w:date="2021-05-26T13:23:00Z"/>
          <w:rFonts w:ascii="Courier New" w:hAnsi="Courier New" w:cs="Courier New"/>
          <w:bCs/>
          <w:spacing w:val="-4"/>
          <w:rPrChange w:id="6029" w:author="Александр Перепечаев" w:date="2021-05-26T13:24:00Z">
            <w:rPr>
              <w:del w:id="6030" w:author="Александр Перепечаев" w:date="2021-05-26T13:23:00Z"/>
              <w:rFonts w:ascii="Courier New" w:hAnsi="Courier New" w:cs="Courier New"/>
              <w:bCs/>
              <w:spacing w:val="-4"/>
              <w:lang w:val="en-US"/>
            </w:rPr>
          </w:rPrChange>
        </w:rPr>
        <w:pPrChange w:id="6031" w:author="Александр Перепечаев" w:date="2021-05-26T13:23:00Z">
          <w:pPr>
            <w:autoSpaceDE w:val="0"/>
            <w:autoSpaceDN w:val="0"/>
            <w:adjustRightInd w:val="0"/>
            <w:ind w:left="567" w:firstLine="709"/>
          </w:pPr>
        </w:pPrChange>
      </w:pPr>
      <w:del w:id="6032" w:author="Александр Перепечаев" w:date="2021-05-26T13:23:00Z">
        <w:r w:rsidRPr="00EE5ABE" w:rsidDel="00AB44D1">
          <w:rPr>
            <w:rFonts w:ascii="Courier New" w:hAnsi="Courier New" w:cs="Courier New"/>
            <w:bCs/>
            <w:spacing w:val="-4"/>
          </w:rPr>
          <w:delText xml:space="preserve"> </w:delText>
        </w:r>
        <w:r w:rsidRPr="00EE5ABE" w:rsidDel="00AB44D1">
          <w:rPr>
            <w:rFonts w:ascii="Courier New" w:hAnsi="Courier New" w:cs="Courier New"/>
            <w:bCs/>
            <w:spacing w:val="-4"/>
            <w:lang w:val="en-US"/>
          </w:rPr>
          <w:delText>markupDataset</w:delText>
        </w:r>
        <w:r w:rsidRPr="00AB44D1" w:rsidDel="00AB44D1">
          <w:rPr>
            <w:rFonts w:ascii="Courier New" w:hAnsi="Courier New" w:cs="Courier New"/>
            <w:bCs/>
            <w:spacing w:val="-4"/>
            <w:rPrChange w:id="603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60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603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603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037" w:author="Александр Перепечаев" w:date="2021-05-26T13:24:00Z">
              <w:rPr>
                <w:rFonts w:ascii="Courier New" w:hAnsi="Courier New" w:cs="Courier New"/>
                <w:bCs/>
                <w:spacing w:val="-4"/>
                <w:lang w:val="en-US"/>
              </w:rPr>
            </w:rPrChange>
          </w:rPr>
          <w:delText>){</w:delText>
        </w:r>
      </w:del>
    </w:p>
    <w:p w14:paraId="6A6E43D7" w14:textId="35ED76D6" w:rsidR="00BC1ECC" w:rsidRPr="00AB44D1" w:rsidDel="00AB44D1" w:rsidRDefault="00BC1ECC" w:rsidP="00AB44D1">
      <w:pPr>
        <w:spacing w:after="240" w:line="360" w:lineRule="auto"/>
        <w:ind w:left="567"/>
        <w:jc w:val="center"/>
        <w:rPr>
          <w:del w:id="6038" w:author="Александр Перепечаев" w:date="2021-05-26T13:23:00Z"/>
          <w:rFonts w:ascii="Courier New" w:hAnsi="Courier New" w:cs="Courier New"/>
          <w:bCs/>
          <w:spacing w:val="-4"/>
          <w:rPrChange w:id="6039" w:author="Александр Перепечаев" w:date="2021-05-26T13:24:00Z">
            <w:rPr>
              <w:del w:id="6040" w:author="Александр Перепечаев" w:date="2021-05-26T13:23:00Z"/>
              <w:rFonts w:ascii="Courier New" w:hAnsi="Courier New" w:cs="Courier New"/>
              <w:bCs/>
              <w:spacing w:val="-4"/>
              <w:lang w:val="en-US"/>
            </w:rPr>
          </w:rPrChange>
        </w:rPr>
        <w:pPrChange w:id="6041" w:author="Александр Перепечаев" w:date="2021-05-26T13:23:00Z">
          <w:pPr>
            <w:autoSpaceDE w:val="0"/>
            <w:autoSpaceDN w:val="0"/>
            <w:adjustRightInd w:val="0"/>
            <w:ind w:left="567" w:firstLine="709"/>
          </w:pPr>
        </w:pPrChange>
      </w:pPr>
      <w:del w:id="6042" w:author="Александр Перепечаев" w:date="2021-05-26T13:23:00Z">
        <w:r w:rsidRPr="00AB44D1" w:rsidDel="00AB44D1">
          <w:rPr>
            <w:rFonts w:ascii="Courier New" w:hAnsi="Courier New" w:cs="Courier New"/>
            <w:bCs/>
            <w:spacing w:val="-4"/>
            <w:rPrChange w:id="604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6044" w:author="Александр Перепечаев" w:date="2021-05-26T13:24:00Z">
              <w:rPr>
                <w:rFonts w:ascii="Courier New" w:hAnsi="Courier New" w:cs="Courier New"/>
                <w:bCs/>
                <w:spacing w:val="-4"/>
                <w:lang w:val="en-US"/>
              </w:rPr>
            </w:rPrChange>
          </w:rPr>
          <w:delText xml:space="preserve"> {</w:delText>
        </w:r>
      </w:del>
    </w:p>
    <w:p w14:paraId="232D86EB" w14:textId="578CE34C" w:rsidR="00BC1ECC" w:rsidRPr="00AB44D1" w:rsidDel="00AB44D1" w:rsidRDefault="00BC1ECC" w:rsidP="00AB44D1">
      <w:pPr>
        <w:spacing w:after="240" w:line="360" w:lineRule="auto"/>
        <w:ind w:left="567"/>
        <w:jc w:val="center"/>
        <w:rPr>
          <w:del w:id="6045" w:author="Александр Перепечаев" w:date="2021-05-26T13:23:00Z"/>
          <w:rFonts w:ascii="Courier New" w:hAnsi="Courier New" w:cs="Courier New"/>
          <w:bCs/>
          <w:spacing w:val="-4"/>
          <w:rPrChange w:id="6046" w:author="Александр Перепечаев" w:date="2021-05-26T13:24:00Z">
            <w:rPr>
              <w:del w:id="6047" w:author="Александр Перепечаев" w:date="2021-05-26T13:23:00Z"/>
              <w:rFonts w:ascii="Courier New" w:hAnsi="Courier New" w:cs="Courier New"/>
              <w:bCs/>
              <w:spacing w:val="-4"/>
              <w:lang w:val="en-US"/>
            </w:rPr>
          </w:rPrChange>
        </w:rPr>
        <w:pPrChange w:id="6048" w:author="Александр Перепечаев" w:date="2021-05-26T13:23:00Z">
          <w:pPr>
            <w:autoSpaceDE w:val="0"/>
            <w:autoSpaceDN w:val="0"/>
            <w:adjustRightInd w:val="0"/>
            <w:ind w:left="567" w:firstLine="709"/>
          </w:pPr>
        </w:pPrChange>
      </w:pPr>
      <w:del w:id="6049" w:author="Александр Перепечаев" w:date="2021-05-26T13:23:00Z">
        <w:r w:rsidRPr="00AB44D1" w:rsidDel="00AB44D1">
          <w:rPr>
            <w:rFonts w:ascii="Courier New" w:hAnsi="Courier New" w:cs="Courier New"/>
            <w:bCs/>
            <w:spacing w:val="-4"/>
            <w:rPrChange w:id="605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605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6052" w:author="Александр Перепечаев" w:date="2021-05-26T13:24:00Z">
              <w:rPr>
                <w:rFonts w:ascii="Courier New" w:hAnsi="Courier New" w:cs="Courier New"/>
                <w:bCs/>
                <w:spacing w:val="-4"/>
                <w:lang w:val="en-US"/>
              </w:rPr>
            </w:rPrChange>
          </w:rPr>
          <w:delText>(2)</w:delText>
        </w:r>
      </w:del>
    </w:p>
    <w:p w14:paraId="249DA9DC" w14:textId="2E8ABF46" w:rsidR="00BC1ECC" w:rsidRPr="00AB44D1" w:rsidDel="00AB44D1" w:rsidRDefault="00BC1ECC" w:rsidP="00AB44D1">
      <w:pPr>
        <w:spacing w:after="240" w:line="360" w:lineRule="auto"/>
        <w:ind w:left="567"/>
        <w:jc w:val="center"/>
        <w:rPr>
          <w:del w:id="6053" w:author="Александр Перепечаев" w:date="2021-05-26T13:23:00Z"/>
          <w:rFonts w:ascii="Courier New" w:hAnsi="Courier New" w:cs="Courier New"/>
          <w:bCs/>
          <w:spacing w:val="-4"/>
          <w:rPrChange w:id="6054" w:author="Александр Перепечаев" w:date="2021-05-26T13:24:00Z">
            <w:rPr>
              <w:del w:id="6055" w:author="Александр Перепечаев" w:date="2021-05-26T13:23:00Z"/>
              <w:rFonts w:ascii="Courier New" w:hAnsi="Courier New" w:cs="Courier New"/>
              <w:bCs/>
              <w:spacing w:val="-4"/>
              <w:lang w:val="en-US"/>
            </w:rPr>
          </w:rPrChange>
        </w:rPr>
        <w:pPrChange w:id="6056" w:author="Александр Перепечаев" w:date="2021-05-26T13:23:00Z">
          <w:pPr>
            <w:autoSpaceDE w:val="0"/>
            <w:autoSpaceDN w:val="0"/>
            <w:adjustRightInd w:val="0"/>
            <w:ind w:left="567" w:firstLine="709"/>
          </w:pPr>
        </w:pPrChange>
      </w:pPr>
      <w:del w:id="6057" w:author="Александр Перепечаев" w:date="2021-05-26T13:23:00Z">
        <w:r w:rsidRPr="00AB44D1" w:rsidDel="00AB44D1">
          <w:rPr>
            <w:rFonts w:ascii="Courier New" w:hAnsi="Courier New" w:cs="Courier New"/>
            <w:bCs/>
            <w:spacing w:val="-4"/>
            <w:rPrChange w:id="605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605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606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6061" w:author="Александр Перепечаев" w:date="2021-05-26T13:24:00Z">
              <w:rPr>
                <w:rFonts w:ascii="Courier New" w:hAnsi="Courier New" w:cs="Courier New"/>
                <w:bCs/>
                <w:spacing w:val="-4"/>
                <w:lang w:val="en-US"/>
              </w:rPr>
            </w:rPrChange>
          </w:rPr>
          <w:delText>);</w:delText>
        </w:r>
      </w:del>
    </w:p>
    <w:p w14:paraId="4F8A1125" w14:textId="09A050C2" w:rsidR="00BC1ECC" w:rsidRPr="00AB44D1" w:rsidDel="00AB44D1" w:rsidRDefault="00BC1ECC" w:rsidP="00AB44D1">
      <w:pPr>
        <w:spacing w:after="240" w:line="360" w:lineRule="auto"/>
        <w:ind w:left="567"/>
        <w:jc w:val="center"/>
        <w:rPr>
          <w:del w:id="6062" w:author="Александр Перепечаев" w:date="2021-05-26T13:23:00Z"/>
          <w:rFonts w:ascii="Courier New" w:hAnsi="Courier New" w:cs="Courier New"/>
          <w:bCs/>
          <w:spacing w:val="-4"/>
          <w:rPrChange w:id="6063" w:author="Александр Перепечаев" w:date="2021-05-26T13:24:00Z">
            <w:rPr>
              <w:del w:id="6064" w:author="Александр Перепечаев" w:date="2021-05-26T13:23:00Z"/>
              <w:rFonts w:ascii="Courier New" w:hAnsi="Courier New" w:cs="Courier New"/>
              <w:bCs/>
              <w:spacing w:val="-4"/>
              <w:lang w:val="en-US"/>
            </w:rPr>
          </w:rPrChange>
        </w:rPr>
        <w:pPrChange w:id="6065" w:author="Александр Перепечаев" w:date="2021-05-26T13:23:00Z">
          <w:pPr>
            <w:autoSpaceDE w:val="0"/>
            <w:autoSpaceDN w:val="0"/>
            <w:adjustRightInd w:val="0"/>
            <w:ind w:left="567" w:firstLine="709"/>
          </w:pPr>
        </w:pPrChange>
      </w:pPr>
      <w:del w:id="6066" w:author="Александр Перепечаев" w:date="2021-05-26T13:23:00Z">
        <w:r w:rsidRPr="00AB44D1" w:rsidDel="00AB44D1">
          <w:rPr>
            <w:rFonts w:ascii="Courier New" w:hAnsi="Courier New" w:cs="Courier New"/>
            <w:bCs/>
            <w:spacing w:val="-4"/>
            <w:rPrChange w:id="606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606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606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607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607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607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select</w:delText>
        </w:r>
        <w:r w:rsidRPr="00AB44D1" w:rsidDel="00AB44D1">
          <w:rPr>
            <w:rFonts w:ascii="Courier New" w:hAnsi="Courier New" w:cs="Courier New"/>
            <w:bCs/>
            <w:spacing w:val="-4"/>
            <w:rPrChange w:id="60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607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60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markup</w:delText>
        </w:r>
        <w:r w:rsidRPr="00AB44D1" w:rsidDel="00AB44D1">
          <w:rPr>
            <w:rFonts w:ascii="Courier New" w:hAnsi="Courier New" w:cs="Courier New"/>
            <w:bCs/>
            <w:spacing w:val="-4"/>
            <w:rPrChange w:id="607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607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07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079" w:author="Александр Перепечаев" w:date="2021-05-26T13:24:00Z">
              <w:rPr>
                <w:rFonts w:ascii="Courier New" w:hAnsi="Courier New" w:cs="Courier New"/>
                <w:bCs/>
                <w:spacing w:val="-4"/>
                <w:lang w:val="en-US"/>
              </w:rPr>
            </w:rPrChange>
          </w:rPr>
          <w:delText>}'`);</w:delText>
        </w:r>
      </w:del>
    </w:p>
    <w:p w14:paraId="7EC0A96E" w14:textId="47EC5368" w:rsidR="00BC1ECC" w:rsidRPr="00AB44D1" w:rsidDel="00AB44D1" w:rsidRDefault="00BC1ECC" w:rsidP="00AB44D1">
      <w:pPr>
        <w:spacing w:after="240" w:line="360" w:lineRule="auto"/>
        <w:ind w:left="567"/>
        <w:jc w:val="center"/>
        <w:rPr>
          <w:del w:id="6080" w:author="Александр Перепечаев" w:date="2021-05-26T13:23:00Z"/>
          <w:rFonts w:ascii="Courier New" w:hAnsi="Courier New" w:cs="Courier New"/>
          <w:bCs/>
          <w:spacing w:val="-4"/>
          <w:rPrChange w:id="6081" w:author="Александр Перепечаев" w:date="2021-05-26T13:24:00Z">
            <w:rPr>
              <w:del w:id="6082" w:author="Александр Перепечаев" w:date="2021-05-26T13:23:00Z"/>
              <w:rFonts w:ascii="Courier New" w:hAnsi="Courier New" w:cs="Courier New"/>
              <w:bCs/>
              <w:spacing w:val="-4"/>
              <w:lang w:val="en-US"/>
            </w:rPr>
          </w:rPrChange>
        </w:rPr>
        <w:pPrChange w:id="6083" w:author="Александр Перепечаев" w:date="2021-05-26T13:23:00Z">
          <w:pPr>
            <w:autoSpaceDE w:val="0"/>
            <w:autoSpaceDN w:val="0"/>
            <w:adjustRightInd w:val="0"/>
            <w:ind w:left="567" w:firstLine="709"/>
          </w:pPr>
        </w:pPrChange>
      </w:pPr>
      <w:del w:id="6084" w:author="Александр Перепечаев" w:date="2021-05-26T13:23:00Z">
        <w:r w:rsidRPr="00AB44D1" w:rsidDel="00AB44D1">
          <w:rPr>
            <w:rFonts w:ascii="Courier New" w:hAnsi="Courier New" w:cs="Courier New"/>
            <w:bCs/>
            <w:spacing w:val="-4"/>
            <w:rPrChange w:id="608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number</w:delText>
        </w:r>
        <w:r w:rsidRPr="00AB44D1" w:rsidDel="00AB44D1">
          <w:rPr>
            <w:rFonts w:ascii="Courier New" w:hAnsi="Courier New" w:cs="Courier New"/>
            <w:bCs/>
            <w:spacing w:val="-4"/>
            <w:rPrChange w:id="608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608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rows</w:delText>
        </w:r>
        <w:r w:rsidRPr="00AB44D1" w:rsidDel="00AB44D1">
          <w:rPr>
            <w:rFonts w:ascii="Courier New" w:hAnsi="Courier New" w:cs="Courier New"/>
            <w:bCs/>
            <w:spacing w:val="-4"/>
            <w:rPrChange w:id="6088" w:author="Александр Перепечаев" w:date="2021-05-26T13:24:00Z">
              <w:rPr>
                <w:rFonts w:ascii="Courier New" w:hAnsi="Courier New" w:cs="Courier New"/>
                <w:bCs/>
                <w:spacing w:val="-4"/>
                <w:lang w:val="en-US"/>
              </w:rPr>
            </w:rPrChange>
          </w:rPr>
          <w:delText>[0][</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6089" w:author="Александр Перепечаев" w:date="2021-05-26T13:24:00Z">
              <w:rPr>
                <w:rFonts w:ascii="Courier New" w:hAnsi="Courier New" w:cs="Courier New"/>
                <w:bCs/>
                <w:spacing w:val="-4"/>
                <w:lang w:val="en-US"/>
              </w:rPr>
            </w:rPrChange>
          </w:rPr>
          <w:delText>] + 1;</w:delText>
        </w:r>
      </w:del>
    </w:p>
    <w:p w14:paraId="4030DDDE" w14:textId="0A7C924F" w:rsidR="00BC1ECC" w:rsidRPr="00AB44D1" w:rsidDel="00AB44D1" w:rsidRDefault="00BC1ECC" w:rsidP="00AB44D1">
      <w:pPr>
        <w:spacing w:after="240" w:line="360" w:lineRule="auto"/>
        <w:ind w:left="567"/>
        <w:jc w:val="center"/>
        <w:rPr>
          <w:del w:id="6090" w:author="Александр Перепечаев" w:date="2021-05-26T13:23:00Z"/>
          <w:rFonts w:ascii="Courier New" w:hAnsi="Courier New" w:cs="Courier New"/>
          <w:bCs/>
          <w:spacing w:val="-4"/>
          <w:rPrChange w:id="6091" w:author="Александр Перепечаев" w:date="2021-05-26T13:24:00Z">
            <w:rPr>
              <w:del w:id="6092" w:author="Александр Перепечаев" w:date="2021-05-26T13:23:00Z"/>
              <w:rFonts w:ascii="Courier New" w:hAnsi="Courier New" w:cs="Courier New"/>
              <w:bCs/>
              <w:spacing w:val="-4"/>
              <w:lang w:val="en-US"/>
            </w:rPr>
          </w:rPrChange>
        </w:rPr>
        <w:pPrChange w:id="6093" w:author="Александр Перепечаев" w:date="2021-05-26T13:23:00Z">
          <w:pPr>
            <w:autoSpaceDE w:val="0"/>
            <w:autoSpaceDN w:val="0"/>
            <w:adjustRightInd w:val="0"/>
            <w:ind w:left="567" w:firstLine="709"/>
          </w:pPr>
        </w:pPrChange>
      </w:pPr>
      <w:del w:id="6094" w:author="Александр Перепечаев" w:date="2021-05-26T13:23:00Z">
        <w:r w:rsidRPr="00AB44D1" w:rsidDel="00AB44D1">
          <w:rPr>
            <w:rFonts w:ascii="Courier New" w:hAnsi="Courier New" w:cs="Courier New"/>
            <w:bCs/>
            <w:spacing w:val="-4"/>
            <w:rPrChange w:id="609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609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609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number</w:delText>
        </w:r>
        <w:r w:rsidRPr="00AB44D1" w:rsidDel="00AB44D1">
          <w:rPr>
            <w:rFonts w:ascii="Courier New" w:hAnsi="Courier New" w:cs="Courier New"/>
            <w:bCs/>
            <w:spacing w:val="-4"/>
            <w:rPrChange w:id="6098" w:author="Александр Перепечаев" w:date="2021-05-26T13:24:00Z">
              <w:rPr>
                <w:rFonts w:ascii="Courier New" w:hAnsi="Courier New" w:cs="Courier New"/>
                <w:bCs/>
                <w:spacing w:val="-4"/>
                <w:lang w:val="en-US"/>
              </w:rPr>
            </w:rPrChange>
          </w:rPr>
          <w:delText>);</w:delText>
        </w:r>
      </w:del>
    </w:p>
    <w:p w14:paraId="2EB00589" w14:textId="3B095D63" w:rsidR="00BC1ECC" w:rsidRPr="00AB44D1" w:rsidDel="00AB44D1" w:rsidRDefault="00BC1ECC" w:rsidP="00AB44D1">
      <w:pPr>
        <w:spacing w:after="240" w:line="360" w:lineRule="auto"/>
        <w:ind w:left="567"/>
        <w:jc w:val="center"/>
        <w:rPr>
          <w:del w:id="6099" w:author="Александр Перепечаев" w:date="2021-05-26T13:23:00Z"/>
          <w:rFonts w:ascii="Courier New" w:hAnsi="Courier New" w:cs="Courier New"/>
          <w:bCs/>
          <w:spacing w:val="-4"/>
          <w:rPrChange w:id="6100" w:author="Александр Перепечаев" w:date="2021-05-26T13:24:00Z">
            <w:rPr>
              <w:del w:id="6101" w:author="Александр Перепечаев" w:date="2021-05-26T13:23:00Z"/>
              <w:rFonts w:ascii="Courier New" w:hAnsi="Courier New" w:cs="Courier New"/>
              <w:bCs/>
              <w:spacing w:val="-4"/>
              <w:lang w:val="en-US"/>
            </w:rPr>
          </w:rPrChange>
        </w:rPr>
        <w:pPrChange w:id="6102" w:author="Александр Перепечаев" w:date="2021-05-26T13:23:00Z">
          <w:pPr>
            <w:autoSpaceDE w:val="0"/>
            <w:autoSpaceDN w:val="0"/>
            <w:adjustRightInd w:val="0"/>
            <w:ind w:left="567" w:firstLine="709"/>
          </w:pPr>
        </w:pPrChange>
      </w:pPr>
      <w:del w:id="6103" w:author="Александр Перепечаев" w:date="2021-05-26T13:23:00Z">
        <w:r w:rsidRPr="00AB44D1" w:rsidDel="00AB44D1">
          <w:rPr>
            <w:rFonts w:ascii="Courier New" w:hAnsi="Courier New" w:cs="Courier New"/>
            <w:bCs/>
            <w:spacing w:val="-4"/>
            <w:rPrChange w:id="610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61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610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610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update</w:delText>
        </w:r>
        <w:r w:rsidRPr="00AB44D1" w:rsidDel="00AB44D1">
          <w:rPr>
            <w:rFonts w:ascii="Courier New" w:hAnsi="Courier New" w:cs="Courier New"/>
            <w:bCs/>
            <w:spacing w:val="-4"/>
            <w:rPrChange w:id="61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markup</w:delText>
        </w:r>
        <w:r w:rsidRPr="00AB44D1" w:rsidDel="00AB44D1">
          <w:rPr>
            <w:rFonts w:ascii="Courier New" w:hAnsi="Courier New" w:cs="Courier New"/>
            <w:bCs/>
            <w:spacing w:val="-4"/>
            <w:rPrChange w:id="610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set</w:delText>
        </w:r>
        <w:r w:rsidRPr="00AB44D1" w:rsidDel="00AB44D1">
          <w:rPr>
            <w:rFonts w:ascii="Courier New" w:hAnsi="Courier New" w:cs="Courier New"/>
            <w:bCs/>
            <w:spacing w:val="-4"/>
            <w:rPrChange w:id="61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6111" w:author="Александр Перепечаев" w:date="2021-05-26T13:24:00Z">
              <w:rPr>
                <w:rFonts w:ascii="Courier New" w:hAnsi="Courier New" w:cs="Courier New"/>
                <w:bCs/>
                <w:spacing w:val="-4"/>
                <w:lang w:val="en-US"/>
              </w:rPr>
            </w:rPrChange>
          </w:rPr>
          <w:delText>} =  '${</w:delText>
        </w:r>
        <w:r w:rsidRPr="00EE5ABE" w:rsidDel="00AB44D1">
          <w:rPr>
            <w:rFonts w:ascii="Courier New" w:hAnsi="Courier New" w:cs="Courier New"/>
            <w:bCs/>
            <w:spacing w:val="-4"/>
            <w:lang w:val="en-US"/>
          </w:rPr>
          <w:delText>number</w:delText>
        </w:r>
        <w:r w:rsidRPr="00AB44D1" w:rsidDel="00AB44D1">
          <w:rPr>
            <w:rFonts w:ascii="Courier New" w:hAnsi="Courier New" w:cs="Courier New"/>
            <w:bCs/>
            <w:spacing w:val="-4"/>
            <w:rPrChange w:id="61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611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11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115" w:author="Александр Перепечаев" w:date="2021-05-26T13:24:00Z">
              <w:rPr>
                <w:rFonts w:ascii="Courier New" w:hAnsi="Courier New" w:cs="Courier New"/>
                <w:bCs/>
                <w:spacing w:val="-4"/>
                <w:lang w:val="en-US"/>
              </w:rPr>
            </w:rPrChange>
          </w:rPr>
          <w:delText>}'`);</w:delText>
        </w:r>
      </w:del>
    </w:p>
    <w:p w14:paraId="31D11264" w14:textId="384E1BF7" w:rsidR="00BC1ECC" w:rsidRPr="00AB44D1" w:rsidDel="00AB44D1" w:rsidRDefault="00BC1ECC" w:rsidP="00AB44D1">
      <w:pPr>
        <w:spacing w:after="240" w:line="360" w:lineRule="auto"/>
        <w:ind w:left="567"/>
        <w:jc w:val="center"/>
        <w:rPr>
          <w:del w:id="6116" w:author="Александр Перепечаев" w:date="2021-05-26T13:23:00Z"/>
          <w:rFonts w:ascii="Courier New" w:hAnsi="Courier New" w:cs="Courier New"/>
          <w:bCs/>
          <w:spacing w:val="-4"/>
          <w:rPrChange w:id="6117" w:author="Александр Перепечаев" w:date="2021-05-26T13:24:00Z">
            <w:rPr>
              <w:del w:id="6118" w:author="Александр Перепечаев" w:date="2021-05-26T13:23:00Z"/>
              <w:rFonts w:ascii="Courier New" w:hAnsi="Courier New" w:cs="Courier New"/>
              <w:bCs/>
              <w:spacing w:val="-4"/>
              <w:lang w:val="en-US"/>
            </w:rPr>
          </w:rPrChange>
        </w:rPr>
        <w:pPrChange w:id="6119" w:author="Александр Перепечаев" w:date="2021-05-26T13:23:00Z">
          <w:pPr>
            <w:autoSpaceDE w:val="0"/>
            <w:autoSpaceDN w:val="0"/>
            <w:adjustRightInd w:val="0"/>
            <w:ind w:left="567" w:firstLine="709"/>
          </w:pPr>
        </w:pPrChange>
      </w:pPr>
      <w:del w:id="6120" w:author="Александр Перепечаев" w:date="2021-05-26T13:23:00Z">
        <w:r w:rsidRPr="00AB44D1" w:rsidDel="00AB44D1">
          <w:rPr>
            <w:rFonts w:ascii="Courier New" w:hAnsi="Courier New" w:cs="Courier New"/>
            <w:bCs/>
            <w:spacing w:val="-4"/>
            <w:rPrChange w:id="61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612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number</w:delText>
        </w:r>
        <w:r w:rsidRPr="00AB44D1" w:rsidDel="00AB44D1">
          <w:rPr>
            <w:rFonts w:ascii="Courier New" w:hAnsi="Courier New" w:cs="Courier New"/>
            <w:bCs/>
            <w:spacing w:val="-4"/>
            <w:rPrChange w:id="6123" w:author="Александр Перепечаев" w:date="2021-05-26T13:24:00Z">
              <w:rPr>
                <w:rFonts w:ascii="Courier New" w:hAnsi="Courier New" w:cs="Courier New"/>
                <w:bCs/>
                <w:spacing w:val="-4"/>
                <w:lang w:val="en-US"/>
              </w:rPr>
            </w:rPrChange>
          </w:rPr>
          <w:delText>&gt;=6){</w:delText>
        </w:r>
      </w:del>
    </w:p>
    <w:p w14:paraId="3CBB53F4" w14:textId="27939C16" w:rsidR="00BC1ECC" w:rsidRPr="00AB44D1" w:rsidDel="00AB44D1" w:rsidRDefault="00BC1ECC" w:rsidP="00AB44D1">
      <w:pPr>
        <w:spacing w:after="240" w:line="360" w:lineRule="auto"/>
        <w:ind w:left="567"/>
        <w:jc w:val="center"/>
        <w:rPr>
          <w:del w:id="6124" w:author="Александр Перепечаев" w:date="2021-05-26T13:23:00Z"/>
          <w:rFonts w:ascii="Courier New" w:hAnsi="Courier New" w:cs="Courier New"/>
          <w:bCs/>
          <w:spacing w:val="-4"/>
          <w:rPrChange w:id="6125" w:author="Александр Перепечаев" w:date="2021-05-26T13:24:00Z">
            <w:rPr>
              <w:del w:id="6126" w:author="Александр Перепечаев" w:date="2021-05-26T13:23:00Z"/>
              <w:rFonts w:ascii="Courier New" w:hAnsi="Courier New" w:cs="Courier New"/>
              <w:bCs/>
              <w:spacing w:val="-4"/>
              <w:lang w:val="en-US"/>
            </w:rPr>
          </w:rPrChange>
        </w:rPr>
        <w:pPrChange w:id="6127" w:author="Александр Перепечаев" w:date="2021-05-26T13:23:00Z">
          <w:pPr>
            <w:autoSpaceDE w:val="0"/>
            <w:autoSpaceDN w:val="0"/>
            <w:adjustRightInd w:val="0"/>
            <w:ind w:left="567" w:firstLine="709"/>
          </w:pPr>
        </w:pPrChange>
      </w:pPr>
    </w:p>
    <w:p w14:paraId="7990985F" w14:textId="39A2BDD8" w:rsidR="00BC1ECC" w:rsidRPr="00AB44D1" w:rsidDel="00AB44D1" w:rsidRDefault="00BC1ECC" w:rsidP="00AB44D1">
      <w:pPr>
        <w:spacing w:after="240" w:line="360" w:lineRule="auto"/>
        <w:ind w:left="567"/>
        <w:jc w:val="center"/>
        <w:rPr>
          <w:del w:id="6128" w:author="Александр Перепечаев" w:date="2021-05-26T13:23:00Z"/>
          <w:rFonts w:ascii="Courier New" w:hAnsi="Courier New" w:cs="Courier New"/>
          <w:bCs/>
          <w:spacing w:val="-4"/>
          <w:rPrChange w:id="6129" w:author="Александр Перепечаев" w:date="2021-05-26T13:24:00Z">
            <w:rPr>
              <w:del w:id="6130" w:author="Александр Перепечаев" w:date="2021-05-26T13:23:00Z"/>
              <w:rFonts w:ascii="Courier New" w:hAnsi="Courier New" w:cs="Courier New"/>
              <w:bCs/>
              <w:spacing w:val="-4"/>
              <w:lang w:val="en-US"/>
            </w:rPr>
          </w:rPrChange>
        </w:rPr>
        <w:pPrChange w:id="6131" w:author="Александр Перепечаев" w:date="2021-05-26T13:23:00Z">
          <w:pPr>
            <w:autoSpaceDE w:val="0"/>
            <w:autoSpaceDN w:val="0"/>
            <w:adjustRightInd w:val="0"/>
            <w:ind w:left="567" w:firstLine="709"/>
          </w:pPr>
        </w:pPrChange>
      </w:pPr>
      <w:del w:id="6132" w:author="Александр Перепечаев" w:date="2021-05-26T13:23:00Z">
        <w:r w:rsidRPr="00AB44D1" w:rsidDel="00AB44D1">
          <w:rPr>
            <w:rFonts w:ascii="Courier New" w:hAnsi="Courier New" w:cs="Courier New"/>
            <w:bCs/>
            <w:spacing w:val="-4"/>
            <w:rPrChange w:id="613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61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ncp</w:delText>
        </w:r>
        <w:r w:rsidRPr="00AB44D1" w:rsidDel="00AB44D1">
          <w:rPr>
            <w:rFonts w:ascii="Courier New" w:hAnsi="Courier New" w:cs="Courier New"/>
            <w:bCs/>
            <w:spacing w:val="-4"/>
            <w:rPrChange w:id="613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markup</w:delText>
        </w:r>
        <w:r w:rsidRPr="00AB44D1" w:rsidDel="00AB44D1">
          <w:rPr>
            <w:rFonts w:ascii="Courier New" w:hAnsi="Courier New" w:cs="Courier New"/>
            <w:bCs/>
            <w:spacing w:val="-4"/>
            <w:rPrChange w:id="613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137"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dataset</w:delText>
        </w:r>
        <w:r w:rsidRPr="00AB44D1" w:rsidDel="00AB44D1">
          <w:rPr>
            <w:rFonts w:ascii="Courier New" w:hAnsi="Courier New" w:cs="Courier New"/>
            <w:bCs/>
            <w:spacing w:val="-4"/>
            <w:rPrChange w:id="613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13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614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614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6142" w:author="Александр Перепечаев" w:date="2021-05-26T13:24:00Z">
              <w:rPr>
                <w:rFonts w:ascii="Courier New" w:hAnsi="Courier New" w:cs="Courier New"/>
                <w:bCs/>
                <w:spacing w:val="-4"/>
                <w:lang w:val="en-US"/>
              </w:rPr>
            </w:rPrChange>
          </w:rPr>
          <w:delText>) {</w:delText>
        </w:r>
      </w:del>
    </w:p>
    <w:p w14:paraId="3B326175" w14:textId="192870C1" w:rsidR="00BC1ECC" w:rsidRPr="00AB44D1" w:rsidDel="00AB44D1" w:rsidRDefault="00BC1ECC" w:rsidP="00AB44D1">
      <w:pPr>
        <w:spacing w:after="240" w:line="360" w:lineRule="auto"/>
        <w:ind w:left="567"/>
        <w:jc w:val="center"/>
        <w:rPr>
          <w:del w:id="6143" w:author="Александр Перепечаев" w:date="2021-05-26T13:23:00Z"/>
          <w:rFonts w:ascii="Courier New" w:hAnsi="Courier New" w:cs="Courier New"/>
          <w:bCs/>
          <w:spacing w:val="-4"/>
          <w:rPrChange w:id="6144" w:author="Александр Перепечаев" w:date="2021-05-26T13:24:00Z">
            <w:rPr>
              <w:del w:id="6145" w:author="Александр Перепечаев" w:date="2021-05-26T13:23:00Z"/>
              <w:rFonts w:ascii="Courier New" w:hAnsi="Courier New" w:cs="Courier New"/>
              <w:bCs/>
              <w:spacing w:val="-4"/>
              <w:lang w:val="en-US"/>
            </w:rPr>
          </w:rPrChange>
        </w:rPr>
        <w:pPrChange w:id="6146" w:author="Александр Перепечаев" w:date="2021-05-26T13:23:00Z">
          <w:pPr>
            <w:autoSpaceDE w:val="0"/>
            <w:autoSpaceDN w:val="0"/>
            <w:adjustRightInd w:val="0"/>
            <w:ind w:left="567" w:firstLine="709"/>
          </w:pPr>
        </w:pPrChange>
      </w:pPr>
      <w:del w:id="6147" w:author="Александр Перепечаев" w:date="2021-05-26T13:23:00Z">
        <w:r w:rsidRPr="00AB44D1" w:rsidDel="00AB44D1">
          <w:rPr>
            <w:rFonts w:ascii="Courier New" w:hAnsi="Courier New" w:cs="Courier New"/>
            <w:bCs/>
            <w:spacing w:val="-4"/>
            <w:rPrChange w:id="614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614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6150" w:author="Александр Перепечаев" w:date="2021-05-26T13:24:00Z">
              <w:rPr>
                <w:rFonts w:ascii="Courier New" w:hAnsi="Courier New" w:cs="Courier New"/>
                <w:bCs/>
                <w:spacing w:val="-4"/>
                <w:lang w:val="en-US"/>
              </w:rPr>
            </w:rPrChange>
          </w:rPr>
          <w:delText>) {</w:delText>
        </w:r>
      </w:del>
    </w:p>
    <w:p w14:paraId="16D1A38B" w14:textId="54D5C84C" w:rsidR="00BC1ECC" w:rsidRPr="00AB44D1" w:rsidDel="00AB44D1" w:rsidRDefault="00BC1ECC" w:rsidP="00AB44D1">
      <w:pPr>
        <w:spacing w:after="240" w:line="360" w:lineRule="auto"/>
        <w:ind w:left="567"/>
        <w:jc w:val="center"/>
        <w:rPr>
          <w:del w:id="6151" w:author="Александр Перепечаев" w:date="2021-05-26T13:23:00Z"/>
          <w:rFonts w:ascii="Courier New" w:hAnsi="Courier New" w:cs="Courier New"/>
          <w:bCs/>
          <w:spacing w:val="-4"/>
          <w:rPrChange w:id="6152" w:author="Александр Перепечаев" w:date="2021-05-26T13:24:00Z">
            <w:rPr>
              <w:del w:id="6153" w:author="Александр Перепечаев" w:date="2021-05-26T13:23:00Z"/>
              <w:rFonts w:ascii="Courier New" w:hAnsi="Courier New" w:cs="Courier New"/>
              <w:bCs/>
              <w:spacing w:val="-4"/>
              <w:lang w:val="en-US"/>
            </w:rPr>
          </w:rPrChange>
        </w:rPr>
        <w:pPrChange w:id="6154" w:author="Александр Перепечаев" w:date="2021-05-26T13:23:00Z">
          <w:pPr>
            <w:autoSpaceDE w:val="0"/>
            <w:autoSpaceDN w:val="0"/>
            <w:adjustRightInd w:val="0"/>
            <w:ind w:left="567" w:firstLine="709"/>
          </w:pPr>
        </w:pPrChange>
      </w:pPr>
      <w:del w:id="6155" w:author="Александр Перепечаев" w:date="2021-05-26T13:23:00Z">
        <w:r w:rsidRPr="00AB44D1" w:rsidDel="00AB44D1">
          <w:rPr>
            <w:rFonts w:ascii="Courier New" w:hAnsi="Courier New" w:cs="Courier New"/>
            <w:bCs/>
            <w:spacing w:val="-4"/>
            <w:rPrChange w:id="61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615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615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error</w:delText>
        </w:r>
        <w:r w:rsidRPr="00AB44D1" w:rsidDel="00AB44D1">
          <w:rPr>
            <w:rFonts w:ascii="Courier New" w:hAnsi="Courier New" w:cs="Courier New"/>
            <w:bCs/>
            <w:spacing w:val="-4"/>
            <w:rPrChange w:id="615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6160" w:author="Александр Перепечаев" w:date="2021-05-26T13:24:00Z">
              <w:rPr>
                <w:rFonts w:ascii="Courier New" w:hAnsi="Courier New" w:cs="Courier New"/>
                <w:bCs/>
                <w:spacing w:val="-4"/>
                <w:lang w:val="en-US"/>
              </w:rPr>
            </w:rPrChange>
          </w:rPr>
          <w:delText>);</w:delText>
        </w:r>
      </w:del>
    </w:p>
    <w:p w14:paraId="037BBD67" w14:textId="38928F60" w:rsidR="00BC1ECC" w:rsidRPr="00AB44D1" w:rsidDel="00AB44D1" w:rsidRDefault="00BC1ECC" w:rsidP="00AB44D1">
      <w:pPr>
        <w:spacing w:after="240" w:line="360" w:lineRule="auto"/>
        <w:ind w:left="567"/>
        <w:jc w:val="center"/>
        <w:rPr>
          <w:del w:id="6161" w:author="Александр Перепечаев" w:date="2021-05-26T13:23:00Z"/>
          <w:rFonts w:ascii="Courier New" w:hAnsi="Courier New" w:cs="Courier New"/>
          <w:bCs/>
          <w:spacing w:val="-4"/>
          <w:rPrChange w:id="6162" w:author="Александр Перепечаев" w:date="2021-05-26T13:24:00Z">
            <w:rPr>
              <w:del w:id="6163" w:author="Александр Перепечаев" w:date="2021-05-26T13:23:00Z"/>
              <w:rFonts w:ascii="Courier New" w:hAnsi="Courier New" w:cs="Courier New"/>
              <w:bCs/>
              <w:spacing w:val="-4"/>
              <w:lang w:val="en-US"/>
            </w:rPr>
          </w:rPrChange>
        </w:rPr>
        <w:pPrChange w:id="6164" w:author="Александр Перепечаев" w:date="2021-05-26T13:23:00Z">
          <w:pPr>
            <w:autoSpaceDE w:val="0"/>
            <w:autoSpaceDN w:val="0"/>
            <w:adjustRightInd w:val="0"/>
            <w:ind w:left="567" w:firstLine="709"/>
          </w:pPr>
        </w:pPrChange>
      </w:pPr>
      <w:del w:id="6165" w:author="Александр Перепечаев" w:date="2021-05-26T13:23:00Z">
        <w:r w:rsidRPr="00AB44D1" w:rsidDel="00AB44D1">
          <w:rPr>
            <w:rFonts w:ascii="Courier New" w:hAnsi="Courier New" w:cs="Courier New"/>
            <w:bCs/>
            <w:spacing w:val="-4"/>
            <w:rPrChange w:id="6166" w:author="Александр Перепечаев" w:date="2021-05-26T13:24:00Z">
              <w:rPr>
                <w:rFonts w:ascii="Courier New" w:hAnsi="Courier New" w:cs="Courier New"/>
                <w:bCs/>
                <w:spacing w:val="-4"/>
                <w:lang w:val="en-US"/>
              </w:rPr>
            </w:rPrChange>
          </w:rPr>
          <w:delText xml:space="preserve">                }</w:delText>
        </w:r>
      </w:del>
    </w:p>
    <w:p w14:paraId="3D1DCAD8" w14:textId="4DF398A7" w:rsidR="00BC1ECC" w:rsidRPr="00AB44D1" w:rsidDel="00AB44D1" w:rsidRDefault="00BC1ECC" w:rsidP="00AB44D1">
      <w:pPr>
        <w:spacing w:after="240" w:line="360" w:lineRule="auto"/>
        <w:ind w:left="567"/>
        <w:jc w:val="center"/>
        <w:rPr>
          <w:del w:id="6167" w:author="Александр Перепечаев" w:date="2021-05-26T13:23:00Z"/>
          <w:rFonts w:ascii="Courier New" w:hAnsi="Courier New" w:cs="Courier New"/>
          <w:bCs/>
          <w:spacing w:val="-4"/>
          <w:rPrChange w:id="6168" w:author="Александр Перепечаев" w:date="2021-05-26T13:24:00Z">
            <w:rPr>
              <w:del w:id="6169" w:author="Александр Перепечаев" w:date="2021-05-26T13:23:00Z"/>
              <w:rFonts w:ascii="Courier New" w:hAnsi="Courier New" w:cs="Courier New"/>
              <w:bCs/>
              <w:spacing w:val="-4"/>
              <w:lang w:val="en-US"/>
            </w:rPr>
          </w:rPrChange>
        </w:rPr>
        <w:pPrChange w:id="6170" w:author="Александр Перепечаев" w:date="2021-05-26T13:23:00Z">
          <w:pPr>
            <w:autoSpaceDE w:val="0"/>
            <w:autoSpaceDN w:val="0"/>
            <w:adjustRightInd w:val="0"/>
            <w:ind w:left="567" w:firstLine="709"/>
          </w:pPr>
        </w:pPrChange>
      </w:pPr>
      <w:del w:id="6171" w:author="Александр Перепечаев" w:date="2021-05-26T13:23:00Z">
        <w:r w:rsidRPr="00AB44D1" w:rsidDel="00AB44D1">
          <w:rPr>
            <w:rFonts w:ascii="Courier New" w:hAnsi="Courier New" w:cs="Courier New"/>
            <w:bCs/>
            <w:spacing w:val="-4"/>
            <w:rPrChange w:id="61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617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617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done</w:delText>
        </w:r>
        <w:r w:rsidRPr="00AB44D1" w:rsidDel="00AB44D1">
          <w:rPr>
            <w:rFonts w:ascii="Courier New" w:hAnsi="Courier New" w:cs="Courier New"/>
            <w:bCs/>
            <w:spacing w:val="-4"/>
            <w:rPrChange w:id="6175" w:author="Александр Перепечаев" w:date="2021-05-26T13:24:00Z">
              <w:rPr>
                <w:rFonts w:ascii="Courier New" w:hAnsi="Courier New" w:cs="Courier New"/>
                <w:bCs/>
                <w:spacing w:val="-4"/>
                <w:lang w:val="en-US"/>
              </w:rPr>
            </w:rPrChange>
          </w:rPr>
          <w:delText>!');</w:delText>
        </w:r>
      </w:del>
    </w:p>
    <w:p w14:paraId="3AFBA3AD" w14:textId="0BDEF66B" w:rsidR="00BC1ECC" w:rsidRPr="00AB44D1" w:rsidDel="00AB44D1" w:rsidRDefault="00BC1ECC" w:rsidP="00AB44D1">
      <w:pPr>
        <w:spacing w:after="240" w:line="360" w:lineRule="auto"/>
        <w:ind w:left="567"/>
        <w:jc w:val="center"/>
        <w:rPr>
          <w:del w:id="6176" w:author="Александр Перепечаев" w:date="2021-05-26T13:23:00Z"/>
          <w:rFonts w:ascii="Courier New" w:hAnsi="Courier New" w:cs="Courier New"/>
          <w:bCs/>
          <w:spacing w:val="-4"/>
          <w:rPrChange w:id="6177" w:author="Александр Перепечаев" w:date="2021-05-26T13:24:00Z">
            <w:rPr>
              <w:del w:id="6178" w:author="Александр Перепечаев" w:date="2021-05-26T13:23:00Z"/>
              <w:rFonts w:ascii="Courier New" w:hAnsi="Courier New" w:cs="Courier New"/>
              <w:bCs/>
              <w:spacing w:val="-4"/>
              <w:lang w:val="en-US"/>
            </w:rPr>
          </w:rPrChange>
        </w:rPr>
        <w:pPrChange w:id="6179" w:author="Александр Перепечаев" w:date="2021-05-26T13:23:00Z">
          <w:pPr>
            <w:autoSpaceDE w:val="0"/>
            <w:autoSpaceDN w:val="0"/>
            <w:adjustRightInd w:val="0"/>
            <w:ind w:left="567" w:firstLine="709"/>
          </w:pPr>
        </w:pPrChange>
      </w:pPr>
      <w:del w:id="6180" w:author="Александр Перепечаев" w:date="2021-05-26T13:23:00Z">
        <w:r w:rsidRPr="00AB44D1" w:rsidDel="00AB44D1">
          <w:rPr>
            <w:rFonts w:ascii="Courier New" w:hAnsi="Courier New" w:cs="Courier New"/>
            <w:bCs/>
            <w:spacing w:val="-4"/>
            <w:rPrChange w:id="6181" w:author="Александр Перепечаев" w:date="2021-05-26T13:24:00Z">
              <w:rPr>
                <w:rFonts w:ascii="Courier New" w:hAnsi="Courier New" w:cs="Courier New"/>
                <w:bCs/>
                <w:spacing w:val="-4"/>
                <w:lang w:val="en-US"/>
              </w:rPr>
            </w:rPrChange>
          </w:rPr>
          <w:delText xml:space="preserve">               });</w:delText>
        </w:r>
      </w:del>
    </w:p>
    <w:p w14:paraId="62C2EA34" w14:textId="2FE05CDA" w:rsidR="00BC1ECC" w:rsidRPr="00AB44D1" w:rsidDel="00AB44D1" w:rsidRDefault="00BC1ECC" w:rsidP="00AB44D1">
      <w:pPr>
        <w:spacing w:after="240" w:line="360" w:lineRule="auto"/>
        <w:ind w:left="567"/>
        <w:jc w:val="center"/>
        <w:rPr>
          <w:del w:id="6182" w:author="Александр Перепечаев" w:date="2021-05-26T13:23:00Z"/>
          <w:rFonts w:ascii="Courier New" w:hAnsi="Courier New" w:cs="Courier New"/>
          <w:bCs/>
          <w:spacing w:val="-4"/>
          <w:rPrChange w:id="6183" w:author="Александр Перепечаев" w:date="2021-05-26T13:24:00Z">
            <w:rPr>
              <w:del w:id="6184" w:author="Александр Перепечаев" w:date="2021-05-26T13:23:00Z"/>
              <w:rFonts w:ascii="Courier New" w:hAnsi="Courier New" w:cs="Courier New"/>
              <w:bCs/>
              <w:spacing w:val="-4"/>
              <w:lang w:val="en-US"/>
            </w:rPr>
          </w:rPrChange>
        </w:rPr>
        <w:pPrChange w:id="6185" w:author="Александр Перепечаев" w:date="2021-05-26T13:23:00Z">
          <w:pPr>
            <w:autoSpaceDE w:val="0"/>
            <w:autoSpaceDN w:val="0"/>
            <w:adjustRightInd w:val="0"/>
            <w:ind w:left="567" w:firstLine="709"/>
          </w:pPr>
        </w:pPrChange>
      </w:pPr>
      <w:del w:id="6186" w:author="Александр Перепечаев" w:date="2021-05-26T13:23:00Z">
        <w:r w:rsidRPr="00AB44D1" w:rsidDel="00AB44D1">
          <w:rPr>
            <w:rFonts w:ascii="Courier New" w:hAnsi="Courier New" w:cs="Courier New"/>
            <w:bCs/>
            <w:spacing w:val="-4"/>
            <w:rPrChange w:id="6187" w:author="Александр Перепечаев" w:date="2021-05-26T13:24:00Z">
              <w:rPr>
                <w:rFonts w:ascii="Courier New" w:hAnsi="Courier New" w:cs="Courier New"/>
                <w:bCs/>
                <w:spacing w:val="-4"/>
                <w:lang w:val="en-US"/>
              </w:rPr>
            </w:rPrChange>
          </w:rPr>
          <w:delText xml:space="preserve">    </w:delText>
        </w:r>
      </w:del>
    </w:p>
    <w:p w14:paraId="6A9FBC3B" w14:textId="17AF62E1" w:rsidR="00BC1ECC" w:rsidRPr="00AB44D1" w:rsidDel="00AB44D1" w:rsidRDefault="00BC1ECC" w:rsidP="00AB44D1">
      <w:pPr>
        <w:spacing w:after="240" w:line="360" w:lineRule="auto"/>
        <w:ind w:left="567"/>
        <w:jc w:val="center"/>
        <w:rPr>
          <w:del w:id="6188" w:author="Александр Перепечаев" w:date="2021-05-26T13:23:00Z"/>
          <w:rFonts w:ascii="Courier New" w:hAnsi="Courier New" w:cs="Courier New"/>
          <w:bCs/>
          <w:spacing w:val="-4"/>
          <w:rPrChange w:id="6189" w:author="Александр Перепечаев" w:date="2021-05-26T13:24:00Z">
            <w:rPr>
              <w:del w:id="6190" w:author="Александр Перепечаев" w:date="2021-05-26T13:23:00Z"/>
              <w:rFonts w:ascii="Courier New" w:hAnsi="Courier New" w:cs="Courier New"/>
              <w:bCs/>
              <w:spacing w:val="-4"/>
              <w:lang w:val="en-US"/>
            </w:rPr>
          </w:rPrChange>
        </w:rPr>
        <w:pPrChange w:id="6191" w:author="Александр Перепечаев" w:date="2021-05-26T13:23:00Z">
          <w:pPr>
            <w:autoSpaceDE w:val="0"/>
            <w:autoSpaceDN w:val="0"/>
            <w:adjustRightInd w:val="0"/>
            <w:ind w:left="567" w:firstLine="709"/>
          </w:pPr>
        </w:pPrChange>
      </w:pPr>
      <w:del w:id="6192" w:author="Александр Перепечаев" w:date="2021-05-26T13:23:00Z">
        <w:r w:rsidRPr="00AB44D1" w:rsidDel="00AB44D1">
          <w:rPr>
            <w:rFonts w:ascii="Courier New" w:hAnsi="Courier New" w:cs="Courier New"/>
            <w:bCs/>
            <w:spacing w:val="-4"/>
            <w:rPrChange w:id="61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6194" w:author="Александр Перепечаев" w:date="2021-05-26T13:24:00Z">
              <w:rPr>
                <w:rFonts w:ascii="Courier New" w:hAnsi="Courier New" w:cs="Courier New"/>
                <w:bCs/>
                <w:spacing w:val="-4"/>
                <w:lang w:val="en-US"/>
              </w:rPr>
            </w:rPrChange>
          </w:rPr>
          <w:delText xml:space="preserve">2 = </w:delText>
        </w:r>
        <w:r w:rsidRPr="00EE5ABE" w:rsidDel="00AB44D1">
          <w:rPr>
            <w:rFonts w:ascii="Courier New" w:hAnsi="Courier New" w:cs="Courier New"/>
            <w:bCs/>
            <w:spacing w:val="-4"/>
            <w:lang w:val="en-US"/>
          </w:rPr>
          <w:delText>uuid</w:delText>
        </w:r>
        <w:r w:rsidRPr="00AB44D1" w:rsidDel="00AB44D1">
          <w:rPr>
            <w:rFonts w:ascii="Courier New" w:hAnsi="Courier New" w:cs="Courier New"/>
            <w:bCs/>
            <w:spacing w:val="-4"/>
            <w:rPrChange w:id="6195" w:author="Александр Перепечаев" w:date="2021-05-26T13:24:00Z">
              <w:rPr>
                <w:rFonts w:ascii="Courier New" w:hAnsi="Courier New" w:cs="Courier New"/>
                <w:bCs/>
                <w:spacing w:val="-4"/>
                <w:lang w:val="en-US"/>
              </w:rPr>
            </w:rPrChange>
          </w:rPr>
          <w:delText>();</w:delText>
        </w:r>
      </w:del>
    </w:p>
    <w:p w14:paraId="0D05207E" w14:textId="2452678A" w:rsidR="00BC1ECC" w:rsidRPr="00AB44D1" w:rsidDel="00AB44D1" w:rsidRDefault="00BC1ECC" w:rsidP="00AB44D1">
      <w:pPr>
        <w:spacing w:after="240" w:line="360" w:lineRule="auto"/>
        <w:ind w:left="567"/>
        <w:jc w:val="center"/>
        <w:rPr>
          <w:del w:id="6196" w:author="Александр Перепечаев" w:date="2021-05-26T13:23:00Z"/>
          <w:rFonts w:ascii="Courier New" w:hAnsi="Courier New" w:cs="Courier New"/>
          <w:bCs/>
          <w:spacing w:val="-4"/>
          <w:rPrChange w:id="6197" w:author="Александр Перепечаев" w:date="2021-05-26T13:24:00Z">
            <w:rPr>
              <w:del w:id="6198" w:author="Александр Перепечаев" w:date="2021-05-26T13:23:00Z"/>
              <w:rFonts w:ascii="Courier New" w:hAnsi="Courier New" w:cs="Courier New"/>
              <w:bCs/>
              <w:spacing w:val="-4"/>
              <w:lang w:val="en-US"/>
            </w:rPr>
          </w:rPrChange>
        </w:rPr>
        <w:pPrChange w:id="6199" w:author="Александр Перепечаев" w:date="2021-05-26T13:23:00Z">
          <w:pPr>
            <w:autoSpaceDE w:val="0"/>
            <w:autoSpaceDN w:val="0"/>
            <w:adjustRightInd w:val="0"/>
            <w:ind w:left="567" w:firstLine="709"/>
          </w:pPr>
        </w:pPrChange>
      </w:pPr>
      <w:del w:id="6200" w:author="Александр Перепечаев" w:date="2021-05-26T13:23:00Z">
        <w:r w:rsidRPr="00AB44D1" w:rsidDel="00AB44D1">
          <w:rPr>
            <w:rFonts w:ascii="Courier New" w:hAnsi="Courier New" w:cs="Courier New"/>
            <w:bCs/>
            <w:spacing w:val="-4"/>
            <w:rPrChange w:id="620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620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620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620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insert</w:delText>
        </w:r>
        <w:r w:rsidRPr="00AB44D1" w:rsidDel="00AB44D1">
          <w:rPr>
            <w:rFonts w:ascii="Courier New" w:hAnsi="Courier New" w:cs="Courier New"/>
            <w:bCs/>
            <w:spacing w:val="-4"/>
            <w:rPrChange w:id="62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into</w:delText>
        </w:r>
        <w:r w:rsidRPr="00AB44D1" w:rsidDel="00AB44D1">
          <w:rPr>
            <w:rFonts w:ascii="Courier New" w:hAnsi="Courier New" w:cs="Courier New"/>
            <w:bCs/>
            <w:spacing w:val="-4"/>
            <w:rPrChange w:id="620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dataset</w:delText>
        </w:r>
        <w:r w:rsidRPr="00AB44D1" w:rsidDel="00AB44D1">
          <w:rPr>
            <w:rFonts w:ascii="Courier New" w:hAnsi="Courier New" w:cs="Courier New"/>
            <w:bCs/>
            <w:spacing w:val="-4"/>
            <w:rPrChange w:id="620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62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20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62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values</w:delText>
        </w:r>
        <w:r w:rsidRPr="00AB44D1" w:rsidDel="00AB44D1">
          <w:rPr>
            <w:rFonts w:ascii="Courier New" w:hAnsi="Courier New" w:cs="Courier New"/>
            <w:bCs/>
            <w:spacing w:val="-4"/>
            <w:rPrChange w:id="621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6212" w:author="Александр Перепечаев" w:date="2021-05-26T13:24:00Z">
              <w:rPr>
                <w:rFonts w:ascii="Courier New" w:hAnsi="Courier New" w:cs="Courier New"/>
                <w:bCs/>
                <w:spacing w:val="-4"/>
                <w:lang w:val="en-US"/>
              </w:rPr>
            </w:rPrChange>
          </w:rPr>
          <w:delText>2}',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213"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6214" w:author="Александр Перепечаев" w:date="2021-05-26T13:24:00Z">
              <w:rPr>
                <w:rFonts w:ascii="Courier New" w:hAnsi="Courier New" w:cs="Courier New"/>
                <w:bCs/>
                <w:spacing w:val="-4"/>
                <w:lang w:val="en-US"/>
              </w:rPr>
            </w:rPrChange>
          </w:rPr>
          <w:delText>}')`);</w:delText>
        </w:r>
      </w:del>
    </w:p>
    <w:p w14:paraId="18BC3B52" w14:textId="23EBAED9" w:rsidR="00BC1ECC" w:rsidRPr="00AB44D1" w:rsidDel="00AB44D1" w:rsidRDefault="00BC1ECC" w:rsidP="00AB44D1">
      <w:pPr>
        <w:spacing w:after="240" w:line="360" w:lineRule="auto"/>
        <w:ind w:left="567"/>
        <w:jc w:val="center"/>
        <w:rPr>
          <w:del w:id="6215" w:author="Александр Перепечаев" w:date="2021-05-26T13:23:00Z"/>
          <w:rFonts w:ascii="Courier New" w:hAnsi="Courier New" w:cs="Courier New"/>
          <w:bCs/>
          <w:spacing w:val="-4"/>
          <w:rPrChange w:id="6216" w:author="Александр Перепечаев" w:date="2021-05-26T13:24:00Z">
            <w:rPr>
              <w:del w:id="6217" w:author="Александр Перепечаев" w:date="2021-05-26T13:23:00Z"/>
              <w:rFonts w:ascii="Courier New" w:hAnsi="Courier New" w:cs="Courier New"/>
              <w:bCs/>
              <w:spacing w:val="-4"/>
              <w:lang w:val="en-US"/>
            </w:rPr>
          </w:rPrChange>
        </w:rPr>
        <w:pPrChange w:id="6218" w:author="Александр Перепечаев" w:date="2021-05-26T13:23:00Z">
          <w:pPr>
            <w:autoSpaceDE w:val="0"/>
            <w:autoSpaceDN w:val="0"/>
            <w:adjustRightInd w:val="0"/>
            <w:ind w:left="567" w:firstLine="709"/>
          </w:pPr>
        </w:pPrChange>
      </w:pPr>
      <w:del w:id="6219" w:author="Александр Перепечаев" w:date="2021-05-26T13:23:00Z">
        <w:r w:rsidRPr="00AB44D1" w:rsidDel="00AB44D1">
          <w:rPr>
            <w:rFonts w:ascii="Courier New" w:hAnsi="Courier New" w:cs="Courier New"/>
            <w:bCs/>
            <w:spacing w:val="-4"/>
            <w:rPrChange w:id="6220" w:author="Александр Перепечаев" w:date="2021-05-26T13:24:00Z">
              <w:rPr>
                <w:rFonts w:ascii="Courier New" w:hAnsi="Courier New" w:cs="Courier New"/>
                <w:bCs/>
                <w:spacing w:val="-4"/>
                <w:lang w:val="en-US"/>
              </w:rPr>
            </w:rPrChange>
          </w:rPr>
          <w:delText xml:space="preserve">    </w:delText>
        </w:r>
      </w:del>
    </w:p>
    <w:p w14:paraId="083C7F73" w14:textId="37BEEE35" w:rsidR="00BC1ECC" w:rsidRPr="00AB44D1" w:rsidDel="00AB44D1" w:rsidRDefault="00BC1ECC" w:rsidP="00AB44D1">
      <w:pPr>
        <w:spacing w:after="240" w:line="360" w:lineRule="auto"/>
        <w:ind w:left="567"/>
        <w:jc w:val="center"/>
        <w:rPr>
          <w:del w:id="6221" w:author="Александр Перепечаев" w:date="2021-05-26T13:23:00Z"/>
          <w:rFonts w:ascii="Courier New" w:hAnsi="Courier New" w:cs="Courier New"/>
          <w:bCs/>
          <w:spacing w:val="-4"/>
          <w:rPrChange w:id="6222" w:author="Александр Перепечаев" w:date="2021-05-26T13:24:00Z">
            <w:rPr>
              <w:del w:id="6223" w:author="Александр Перепечаев" w:date="2021-05-26T13:23:00Z"/>
              <w:rFonts w:ascii="Courier New" w:hAnsi="Courier New" w:cs="Courier New"/>
              <w:bCs/>
              <w:spacing w:val="-4"/>
              <w:lang w:val="en-US"/>
            </w:rPr>
          </w:rPrChange>
        </w:rPr>
        <w:pPrChange w:id="6224" w:author="Александр Перепечаев" w:date="2021-05-26T13:23:00Z">
          <w:pPr>
            <w:autoSpaceDE w:val="0"/>
            <w:autoSpaceDN w:val="0"/>
            <w:adjustRightInd w:val="0"/>
            <w:ind w:left="567" w:firstLine="709"/>
          </w:pPr>
        </w:pPrChange>
      </w:pPr>
      <w:del w:id="6225" w:author="Александр Перепечаев" w:date="2021-05-26T13:23:00Z">
        <w:r w:rsidRPr="00AB44D1" w:rsidDel="00AB44D1">
          <w:rPr>
            <w:rFonts w:ascii="Courier New" w:hAnsi="Courier New" w:cs="Courier New"/>
            <w:bCs/>
            <w:spacing w:val="-4"/>
            <w:rPrChange w:id="622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622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fs</w:delText>
        </w:r>
        <w:r w:rsidRPr="00AB44D1" w:rsidDel="00AB44D1">
          <w:rPr>
            <w:rFonts w:ascii="Courier New" w:hAnsi="Courier New" w:cs="Courier New"/>
            <w:bCs/>
            <w:spacing w:val="-4"/>
            <w:rPrChange w:id="622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unlink</w:delText>
        </w:r>
        <w:r w:rsidRPr="00AB44D1" w:rsidDel="00AB44D1">
          <w:rPr>
            <w:rFonts w:ascii="Courier New" w:hAnsi="Courier New" w:cs="Courier New"/>
            <w:bCs/>
            <w:spacing w:val="-4"/>
            <w:rPrChange w:id="622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markup</w:delText>
        </w:r>
        <w:r w:rsidRPr="00AB44D1" w:rsidDel="00AB44D1">
          <w:rPr>
            <w:rFonts w:ascii="Courier New" w:hAnsi="Courier New" w:cs="Courier New"/>
            <w:bCs/>
            <w:spacing w:val="-4"/>
            <w:rPrChange w:id="623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23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623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6233" w:author="Александр Перепечаев" w:date="2021-05-26T13:24:00Z">
              <w:rPr>
                <w:rFonts w:ascii="Courier New" w:hAnsi="Courier New" w:cs="Courier New"/>
                <w:bCs/>
                <w:spacing w:val="-4"/>
                <w:lang w:val="en-US"/>
              </w:rPr>
            </w:rPrChange>
          </w:rPr>
          <w:delText>) {</w:delText>
        </w:r>
      </w:del>
    </w:p>
    <w:p w14:paraId="13F21D45" w14:textId="51D8447D" w:rsidR="00BC1ECC" w:rsidRPr="00AB44D1" w:rsidDel="00AB44D1" w:rsidRDefault="00BC1ECC" w:rsidP="00AB44D1">
      <w:pPr>
        <w:spacing w:after="240" w:line="360" w:lineRule="auto"/>
        <w:ind w:left="567"/>
        <w:jc w:val="center"/>
        <w:rPr>
          <w:del w:id="6234" w:author="Александр Перепечаев" w:date="2021-05-26T13:23:00Z"/>
          <w:rFonts w:ascii="Courier New" w:hAnsi="Courier New" w:cs="Courier New"/>
          <w:bCs/>
          <w:spacing w:val="-4"/>
          <w:rPrChange w:id="6235" w:author="Александр Перепечаев" w:date="2021-05-26T13:24:00Z">
            <w:rPr>
              <w:del w:id="6236" w:author="Александр Перепечаев" w:date="2021-05-26T13:23:00Z"/>
              <w:rFonts w:ascii="Courier New" w:hAnsi="Courier New" w:cs="Courier New"/>
              <w:bCs/>
              <w:spacing w:val="-4"/>
              <w:lang w:val="en-US"/>
            </w:rPr>
          </w:rPrChange>
        </w:rPr>
        <w:pPrChange w:id="6237" w:author="Александр Перепечаев" w:date="2021-05-26T13:23:00Z">
          <w:pPr>
            <w:autoSpaceDE w:val="0"/>
            <w:autoSpaceDN w:val="0"/>
            <w:adjustRightInd w:val="0"/>
            <w:ind w:left="567" w:firstLine="709"/>
          </w:pPr>
        </w:pPrChange>
      </w:pPr>
      <w:del w:id="6238" w:author="Александр Перепечаев" w:date="2021-05-26T13:23:00Z">
        <w:r w:rsidRPr="00AB44D1" w:rsidDel="00AB44D1">
          <w:rPr>
            <w:rFonts w:ascii="Courier New" w:hAnsi="Courier New" w:cs="Courier New"/>
            <w:bCs/>
            <w:spacing w:val="-4"/>
            <w:rPrChange w:id="623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624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624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throw</w:delText>
        </w:r>
        <w:r w:rsidRPr="00AB44D1" w:rsidDel="00AB44D1">
          <w:rPr>
            <w:rFonts w:ascii="Courier New" w:hAnsi="Courier New" w:cs="Courier New"/>
            <w:bCs/>
            <w:spacing w:val="-4"/>
            <w:rPrChange w:id="62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6243" w:author="Александр Перепечаев" w:date="2021-05-26T13:24:00Z">
              <w:rPr>
                <w:rFonts w:ascii="Courier New" w:hAnsi="Courier New" w:cs="Courier New"/>
                <w:bCs/>
                <w:spacing w:val="-4"/>
                <w:lang w:val="en-US"/>
              </w:rPr>
            </w:rPrChange>
          </w:rPr>
          <w:delText>;});</w:delText>
        </w:r>
      </w:del>
    </w:p>
    <w:p w14:paraId="4A59A646" w14:textId="4F97C372" w:rsidR="00BC1ECC" w:rsidRPr="00AB44D1" w:rsidDel="00AB44D1" w:rsidRDefault="00BC1ECC" w:rsidP="00AB44D1">
      <w:pPr>
        <w:spacing w:after="240" w:line="360" w:lineRule="auto"/>
        <w:ind w:left="567"/>
        <w:jc w:val="center"/>
        <w:rPr>
          <w:del w:id="6244" w:author="Александр Перепечаев" w:date="2021-05-26T13:23:00Z"/>
          <w:rFonts w:ascii="Courier New" w:hAnsi="Courier New" w:cs="Courier New"/>
          <w:bCs/>
          <w:spacing w:val="-4"/>
          <w:rPrChange w:id="6245" w:author="Александр Перепечаев" w:date="2021-05-26T13:24:00Z">
            <w:rPr>
              <w:del w:id="6246" w:author="Александр Перепечаев" w:date="2021-05-26T13:23:00Z"/>
              <w:rFonts w:ascii="Courier New" w:hAnsi="Courier New" w:cs="Courier New"/>
              <w:bCs/>
              <w:spacing w:val="-4"/>
              <w:lang w:val="en-US"/>
            </w:rPr>
          </w:rPrChange>
        </w:rPr>
        <w:pPrChange w:id="6247" w:author="Александр Перепечаев" w:date="2021-05-26T13:23:00Z">
          <w:pPr>
            <w:autoSpaceDE w:val="0"/>
            <w:autoSpaceDN w:val="0"/>
            <w:adjustRightInd w:val="0"/>
            <w:ind w:left="567" w:firstLine="709"/>
          </w:pPr>
        </w:pPrChange>
      </w:pPr>
      <w:del w:id="6248" w:author="Александр Перепечаев" w:date="2021-05-26T13:23:00Z">
        <w:r w:rsidRPr="00AB44D1" w:rsidDel="00AB44D1">
          <w:rPr>
            <w:rFonts w:ascii="Courier New" w:hAnsi="Courier New" w:cs="Courier New"/>
            <w:bCs/>
            <w:spacing w:val="-4"/>
            <w:rPrChange w:id="6249" w:author="Александр Перепечаев" w:date="2021-05-26T13:24:00Z">
              <w:rPr>
                <w:rFonts w:ascii="Courier New" w:hAnsi="Courier New" w:cs="Courier New"/>
                <w:bCs/>
                <w:spacing w:val="-4"/>
                <w:lang w:val="en-US"/>
              </w:rPr>
            </w:rPrChange>
          </w:rPr>
          <w:delText xml:space="preserve">    </w:delText>
        </w:r>
      </w:del>
    </w:p>
    <w:p w14:paraId="6C4CACD6" w14:textId="187B6ABB" w:rsidR="00BC1ECC" w:rsidRPr="00AB44D1" w:rsidDel="00AB44D1" w:rsidRDefault="00BC1ECC" w:rsidP="00AB44D1">
      <w:pPr>
        <w:spacing w:after="240" w:line="360" w:lineRule="auto"/>
        <w:ind w:left="567"/>
        <w:jc w:val="center"/>
        <w:rPr>
          <w:del w:id="6250" w:author="Александр Перепечаев" w:date="2021-05-26T13:23:00Z"/>
          <w:rFonts w:ascii="Courier New" w:hAnsi="Courier New" w:cs="Courier New"/>
          <w:bCs/>
          <w:spacing w:val="-4"/>
          <w:rPrChange w:id="6251" w:author="Александр Перепечаев" w:date="2021-05-26T13:24:00Z">
            <w:rPr>
              <w:del w:id="6252" w:author="Александр Перепечаев" w:date="2021-05-26T13:23:00Z"/>
              <w:rFonts w:ascii="Courier New" w:hAnsi="Courier New" w:cs="Courier New"/>
              <w:bCs/>
              <w:spacing w:val="-4"/>
              <w:lang w:val="en-US"/>
            </w:rPr>
          </w:rPrChange>
        </w:rPr>
        <w:pPrChange w:id="6253" w:author="Александр Перепечаев" w:date="2021-05-26T13:23:00Z">
          <w:pPr>
            <w:autoSpaceDE w:val="0"/>
            <w:autoSpaceDN w:val="0"/>
            <w:adjustRightInd w:val="0"/>
            <w:ind w:left="567" w:firstLine="709"/>
          </w:pPr>
        </w:pPrChange>
      </w:pPr>
      <w:del w:id="6254" w:author="Александр Перепечаев" w:date="2021-05-26T13:23:00Z">
        <w:r w:rsidRPr="00AB44D1" w:rsidDel="00AB44D1">
          <w:rPr>
            <w:rFonts w:ascii="Courier New" w:hAnsi="Courier New" w:cs="Courier New"/>
            <w:bCs/>
            <w:spacing w:val="-4"/>
            <w:rPrChange w:id="62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62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625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625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DELETE</w:delText>
        </w:r>
        <w:r w:rsidRPr="00AB44D1" w:rsidDel="00AB44D1">
          <w:rPr>
            <w:rFonts w:ascii="Courier New" w:hAnsi="Courier New" w:cs="Courier New"/>
            <w:bCs/>
            <w:spacing w:val="-4"/>
            <w:rPrChange w:id="625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626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markup</w:delText>
        </w:r>
        <w:r w:rsidRPr="00AB44D1" w:rsidDel="00AB44D1">
          <w:rPr>
            <w:rFonts w:ascii="Courier New" w:hAnsi="Courier New" w:cs="Courier New"/>
            <w:bCs/>
            <w:spacing w:val="-4"/>
            <w:rPrChange w:id="626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WHERE</w:delText>
        </w:r>
        <w:r w:rsidRPr="00AB44D1" w:rsidDel="00AB44D1">
          <w:rPr>
            <w:rFonts w:ascii="Courier New" w:hAnsi="Courier New" w:cs="Courier New"/>
            <w:bCs/>
            <w:spacing w:val="-4"/>
            <w:rPrChange w:id="626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26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264" w:author="Александр Перепечаев" w:date="2021-05-26T13:24:00Z">
              <w:rPr>
                <w:rFonts w:ascii="Courier New" w:hAnsi="Courier New" w:cs="Courier New"/>
                <w:bCs/>
                <w:spacing w:val="-4"/>
                <w:lang w:val="en-US"/>
              </w:rPr>
            </w:rPrChange>
          </w:rPr>
          <w:delText>}'`)</w:delText>
        </w:r>
      </w:del>
    </w:p>
    <w:p w14:paraId="548F6CAD" w14:textId="51BA40F4" w:rsidR="00BC1ECC" w:rsidRPr="00AB44D1" w:rsidDel="00AB44D1" w:rsidRDefault="00BC1ECC" w:rsidP="00AB44D1">
      <w:pPr>
        <w:spacing w:after="240" w:line="360" w:lineRule="auto"/>
        <w:ind w:left="567"/>
        <w:jc w:val="center"/>
        <w:rPr>
          <w:del w:id="6265" w:author="Александр Перепечаев" w:date="2021-05-26T13:23:00Z"/>
          <w:rFonts w:ascii="Courier New" w:hAnsi="Courier New" w:cs="Courier New"/>
          <w:bCs/>
          <w:spacing w:val="-4"/>
          <w:rPrChange w:id="6266" w:author="Александр Перепечаев" w:date="2021-05-26T13:24:00Z">
            <w:rPr>
              <w:del w:id="6267" w:author="Александр Перепечаев" w:date="2021-05-26T13:23:00Z"/>
              <w:rFonts w:ascii="Courier New" w:hAnsi="Courier New" w:cs="Courier New"/>
              <w:bCs/>
              <w:spacing w:val="-4"/>
              <w:lang w:val="en-US"/>
            </w:rPr>
          </w:rPrChange>
        </w:rPr>
        <w:pPrChange w:id="6268" w:author="Александр Перепечаев" w:date="2021-05-26T13:23:00Z">
          <w:pPr>
            <w:autoSpaceDE w:val="0"/>
            <w:autoSpaceDN w:val="0"/>
            <w:adjustRightInd w:val="0"/>
            <w:ind w:left="567" w:firstLine="709"/>
          </w:pPr>
        </w:pPrChange>
      </w:pPr>
    </w:p>
    <w:p w14:paraId="1D490815" w14:textId="3F9B533A" w:rsidR="00BC1ECC" w:rsidRPr="00AB44D1" w:rsidDel="00AB44D1" w:rsidRDefault="00BC1ECC" w:rsidP="00AB44D1">
      <w:pPr>
        <w:spacing w:after="240" w:line="360" w:lineRule="auto"/>
        <w:ind w:left="567"/>
        <w:jc w:val="center"/>
        <w:rPr>
          <w:del w:id="6269" w:author="Александр Перепечаев" w:date="2021-05-26T13:23:00Z"/>
          <w:rFonts w:ascii="Courier New" w:hAnsi="Courier New" w:cs="Courier New"/>
          <w:bCs/>
          <w:spacing w:val="-4"/>
          <w:rPrChange w:id="6270" w:author="Александр Перепечаев" w:date="2021-05-26T13:24:00Z">
            <w:rPr>
              <w:del w:id="6271" w:author="Александр Перепечаев" w:date="2021-05-26T13:23:00Z"/>
              <w:rFonts w:ascii="Courier New" w:hAnsi="Courier New" w:cs="Courier New"/>
              <w:bCs/>
              <w:spacing w:val="-4"/>
              <w:lang w:val="en-US"/>
            </w:rPr>
          </w:rPrChange>
        </w:rPr>
        <w:pPrChange w:id="6272" w:author="Александр Перепечаев" w:date="2021-05-26T13:23:00Z">
          <w:pPr>
            <w:autoSpaceDE w:val="0"/>
            <w:autoSpaceDN w:val="0"/>
            <w:adjustRightInd w:val="0"/>
            <w:ind w:left="567" w:firstLine="709"/>
          </w:pPr>
        </w:pPrChange>
      </w:pPr>
      <w:del w:id="6273" w:author="Александр Перепечаев" w:date="2021-05-26T13:23:00Z">
        <w:r w:rsidRPr="00AB44D1" w:rsidDel="00AB44D1">
          <w:rPr>
            <w:rFonts w:ascii="Courier New" w:hAnsi="Courier New" w:cs="Courier New"/>
            <w:bCs/>
            <w:spacing w:val="-4"/>
            <w:rPrChange w:id="6274" w:author="Александр Перепечаев" w:date="2021-05-26T13:24:00Z">
              <w:rPr>
                <w:rFonts w:ascii="Courier New" w:hAnsi="Courier New" w:cs="Courier New"/>
                <w:bCs/>
                <w:spacing w:val="-4"/>
                <w:lang w:val="en-US"/>
              </w:rPr>
            </w:rPrChange>
          </w:rPr>
          <w:delText xml:space="preserve">        }</w:delText>
        </w:r>
      </w:del>
    </w:p>
    <w:p w14:paraId="15C7E24D" w14:textId="2B672F99" w:rsidR="00BC1ECC" w:rsidRPr="00AB44D1" w:rsidDel="00AB44D1" w:rsidRDefault="00BC1ECC" w:rsidP="00AB44D1">
      <w:pPr>
        <w:spacing w:after="240" w:line="360" w:lineRule="auto"/>
        <w:ind w:left="567"/>
        <w:jc w:val="center"/>
        <w:rPr>
          <w:del w:id="6275" w:author="Александр Перепечаев" w:date="2021-05-26T13:23:00Z"/>
          <w:rFonts w:ascii="Courier New" w:hAnsi="Courier New" w:cs="Courier New"/>
          <w:bCs/>
          <w:spacing w:val="-4"/>
          <w:rPrChange w:id="6276" w:author="Александр Перепечаев" w:date="2021-05-26T13:24:00Z">
            <w:rPr>
              <w:del w:id="6277" w:author="Александр Перепечаев" w:date="2021-05-26T13:23:00Z"/>
              <w:rFonts w:ascii="Courier New" w:hAnsi="Courier New" w:cs="Courier New"/>
              <w:bCs/>
              <w:spacing w:val="-4"/>
              <w:lang w:val="en-US"/>
            </w:rPr>
          </w:rPrChange>
        </w:rPr>
        <w:pPrChange w:id="6278" w:author="Александр Перепечаев" w:date="2021-05-26T13:23:00Z">
          <w:pPr>
            <w:autoSpaceDE w:val="0"/>
            <w:autoSpaceDN w:val="0"/>
            <w:adjustRightInd w:val="0"/>
            <w:ind w:left="567" w:firstLine="709"/>
          </w:pPr>
        </w:pPrChange>
      </w:pPr>
      <w:del w:id="6279" w:author="Александр Перепечаев" w:date="2021-05-26T13:23:00Z">
        <w:r w:rsidRPr="00AB44D1" w:rsidDel="00AB44D1">
          <w:rPr>
            <w:rFonts w:ascii="Courier New" w:hAnsi="Courier New" w:cs="Courier New"/>
            <w:bCs/>
            <w:spacing w:val="-4"/>
            <w:rPrChange w:id="628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62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results</w:delText>
        </w:r>
        <w:r w:rsidRPr="00AB44D1" w:rsidDel="00AB44D1">
          <w:rPr>
            <w:rFonts w:ascii="Courier New" w:hAnsi="Courier New" w:cs="Courier New"/>
            <w:bCs/>
            <w:spacing w:val="-4"/>
            <w:rPrChange w:id="628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628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628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628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select</w:delText>
        </w:r>
        <w:r w:rsidRPr="00AB44D1" w:rsidDel="00AB44D1">
          <w:rPr>
            <w:rFonts w:ascii="Courier New" w:hAnsi="Courier New" w:cs="Courier New"/>
            <w:bCs/>
            <w:spacing w:val="-4"/>
            <w:rPrChange w:id="628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28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628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markup</w:delText>
        </w:r>
        <w:r w:rsidRPr="00AB44D1" w:rsidDel="00AB44D1">
          <w:rPr>
            <w:rFonts w:ascii="Courier New" w:hAnsi="Courier New" w:cs="Courier New"/>
            <w:bCs/>
            <w:spacing w:val="-4"/>
            <w:rPrChange w:id="628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order</w:delText>
        </w:r>
        <w:r w:rsidRPr="00AB44D1" w:rsidDel="00AB44D1">
          <w:rPr>
            <w:rFonts w:ascii="Courier New" w:hAnsi="Courier New" w:cs="Courier New"/>
            <w:bCs/>
            <w:spacing w:val="-4"/>
            <w:rPrChange w:id="629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by</w:delText>
        </w:r>
        <w:r w:rsidRPr="00AB44D1" w:rsidDel="00AB44D1">
          <w:rPr>
            <w:rFonts w:ascii="Courier New" w:hAnsi="Courier New" w:cs="Courier New"/>
            <w:bCs/>
            <w:spacing w:val="-4"/>
            <w:rPrChange w:id="629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random</w:delText>
        </w:r>
        <w:r w:rsidRPr="00AB44D1" w:rsidDel="00AB44D1">
          <w:rPr>
            <w:rFonts w:ascii="Courier New" w:hAnsi="Courier New" w:cs="Courier New"/>
            <w:bCs/>
            <w:spacing w:val="-4"/>
            <w:rPrChange w:id="62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limit</w:delText>
        </w:r>
        <w:r w:rsidRPr="00AB44D1" w:rsidDel="00AB44D1">
          <w:rPr>
            <w:rFonts w:ascii="Courier New" w:hAnsi="Courier New" w:cs="Courier New"/>
            <w:bCs/>
            <w:spacing w:val="-4"/>
            <w:rPrChange w:id="6293" w:author="Александр Перепечаев" w:date="2021-05-26T13:24:00Z">
              <w:rPr>
                <w:rFonts w:ascii="Courier New" w:hAnsi="Courier New" w:cs="Courier New"/>
                <w:bCs/>
                <w:spacing w:val="-4"/>
                <w:lang w:val="en-US"/>
              </w:rPr>
            </w:rPrChange>
          </w:rPr>
          <w:delText xml:space="preserve"> 1000;`);</w:delText>
        </w:r>
      </w:del>
    </w:p>
    <w:p w14:paraId="30416131" w14:textId="3099D22E" w:rsidR="00BC1ECC" w:rsidRPr="00AB44D1" w:rsidDel="00AB44D1" w:rsidRDefault="00BC1ECC" w:rsidP="00AB44D1">
      <w:pPr>
        <w:spacing w:after="240" w:line="360" w:lineRule="auto"/>
        <w:ind w:left="567"/>
        <w:jc w:val="center"/>
        <w:rPr>
          <w:del w:id="6294" w:author="Александр Перепечаев" w:date="2021-05-26T13:23:00Z"/>
          <w:rFonts w:ascii="Courier New" w:hAnsi="Courier New" w:cs="Courier New"/>
          <w:bCs/>
          <w:spacing w:val="-4"/>
          <w:rPrChange w:id="6295" w:author="Александр Перепечаев" w:date="2021-05-26T13:24:00Z">
            <w:rPr>
              <w:del w:id="6296" w:author="Александр Перепечаев" w:date="2021-05-26T13:23:00Z"/>
              <w:rFonts w:ascii="Courier New" w:hAnsi="Courier New" w:cs="Courier New"/>
              <w:bCs/>
              <w:spacing w:val="-4"/>
              <w:lang w:val="en-US"/>
            </w:rPr>
          </w:rPrChange>
        </w:rPr>
        <w:pPrChange w:id="6297" w:author="Александр Перепечаев" w:date="2021-05-26T13:23:00Z">
          <w:pPr>
            <w:autoSpaceDE w:val="0"/>
            <w:autoSpaceDN w:val="0"/>
            <w:adjustRightInd w:val="0"/>
            <w:ind w:left="567" w:firstLine="709"/>
          </w:pPr>
        </w:pPrChange>
      </w:pPr>
    </w:p>
    <w:p w14:paraId="573A57A3" w14:textId="453547B3" w:rsidR="00BC1ECC" w:rsidRPr="00AB44D1" w:rsidDel="00AB44D1" w:rsidRDefault="00BC1ECC" w:rsidP="00AB44D1">
      <w:pPr>
        <w:spacing w:after="240" w:line="360" w:lineRule="auto"/>
        <w:ind w:left="567"/>
        <w:jc w:val="center"/>
        <w:rPr>
          <w:del w:id="6298" w:author="Александр Перепечаев" w:date="2021-05-26T13:23:00Z"/>
          <w:rFonts w:ascii="Courier New" w:hAnsi="Courier New" w:cs="Courier New"/>
          <w:bCs/>
          <w:spacing w:val="-4"/>
          <w:rPrChange w:id="6299" w:author="Александр Перепечаев" w:date="2021-05-26T13:24:00Z">
            <w:rPr>
              <w:del w:id="6300" w:author="Александр Перепечаев" w:date="2021-05-26T13:23:00Z"/>
              <w:rFonts w:ascii="Courier New" w:hAnsi="Courier New" w:cs="Courier New"/>
              <w:bCs/>
              <w:spacing w:val="-4"/>
              <w:lang w:val="en-US"/>
            </w:rPr>
          </w:rPrChange>
        </w:rPr>
        <w:pPrChange w:id="6301" w:author="Александр Перепечаев" w:date="2021-05-26T13:23:00Z">
          <w:pPr>
            <w:autoSpaceDE w:val="0"/>
            <w:autoSpaceDN w:val="0"/>
            <w:adjustRightInd w:val="0"/>
            <w:ind w:left="567" w:firstLine="709"/>
          </w:pPr>
        </w:pPrChange>
      </w:pPr>
      <w:del w:id="6302" w:author="Александр Перепечаев" w:date="2021-05-26T13:23:00Z">
        <w:r w:rsidRPr="00AB44D1" w:rsidDel="00AB44D1">
          <w:rPr>
            <w:rFonts w:ascii="Courier New" w:hAnsi="Courier New" w:cs="Courier New"/>
            <w:bCs/>
            <w:spacing w:val="-4"/>
            <w:rPrChange w:id="63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630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305" w:author="Александр Перепечаев" w:date="2021-05-26T13:24:00Z">
              <w:rPr>
                <w:rFonts w:ascii="Courier New" w:hAnsi="Courier New" w:cs="Courier New"/>
                <w:bCs/>
                <w:spacing w:val="-4"/>
                <w:lang w:val="en-US"/>
              </w:rPr>
            </w:rPrChange>
          </w:rPr>
          <w:delText>;</w:delText>
        </w:r>
      </w:del>
    </w:p>
    <w:p w14:paraId="7440E2F3" w14:textId="7F348A47" w:rsidR="00BC1ECC" w:rsidRPr="00AB44D1" w:rsidDel="00AB44D1" w:rsidRDefault="00BC1ECC" w:rsidP="00AB44D1">
      <w:pPr>
        <w:spacing w:after="240" w:line="360" w:lineRule="auto"/>
        <w:ind w:left="567"/>
        <w:jc w:val="center"/>
        <w:rPr>
          <w:del w:id="6306" w:author="Александр Перепечаев" w:date="2021-05-26T13:23:00Z"/>
          <w:rFonts w:ascii="Courier New" w:hAnsi="Courier New" w:cs="Courier New"/>
          <w:bCs/>
          <w:spacing w:val="-4"/>
          <w:rPrChange w:id="6307" w:author="Александр Перепечаев" w:date="2021-05-26T13:24:00Z">
            <w:rPr>
              <w:del w:id="6308" w:author="Александр Перепечаев" w:date="2021-05-26T13:23:00Z"/>
              <w:rFonts w:ascii="Courier New" w:hAnsi="Courier New" w:cs="Courier New"/>
              <w:bCs/>
              <w:spacing w:val="-4"/>
              <w:lang w:val="en-US"/>
            </w:rPr>
          </w:rPrChange>
        </w:rPr>
        <w:pPrChange w:id="6309" w:author="Александр Перепечаев" w:date="2021-05-26T13:23:00Z">
          <w:pPr>
            <w:autoSpaceDE w:val="0"/>
            <w:autoSpaceDN w:val="0"/>
            <w:adjustRightInd w:val="0"/>
            <w:ind w:left="567" w:firstLine="709"/>
          </w:pPr>
        </w:pPrChange>
      </w:pPr>
      <w:del w:id="6310" w:author="Александр Перепечаев" w:date="2021-05-26T13:23:00Z">
        <w:r w:rsidRPr="00AB44D1" w:rsidDel="00AB44D1">
          <w:rPr>
            <w:rFonts w:ascii="Courier New" w:hAnsi="Courier New" w:cs="Courier New"/>
            <w:bCs/>
            <w:spacing w:val="-4"/>
            <w:rPrChange w:id="6311" w:author="Александр Перепечаев" w:date="2021-05-26T13:24:00Z">
              <w:rPr>
                <w:rFonts w:ascii="Courier New" w:hAnsi="Courier New" w:cs="Courier New"/>
                <w:bCs/>
                <w:spacing w:val="-4"/>
                <w:lang w:val="en-US"/>
              </w:rPr>
            </w:rPrChange>
          </w:rPr>
          <w:delText xml:space="preserve">       }</w:delText>
        </w:r>
      </w:del>
    </w:p>
    <w:p w14:paraId="784F8334" w14:textId="13828BCE" w:rsidR="00BC1ECC" w:rsidRPr="00AB44D1" w:rsidDel="00AB44D1" w:rsidRDefault="00BC1ECC" w:rsidP="00AB44D1">
      <w:pPr>
        <w:spacing w:after="240" w:line="360" w:lineRule="auto"/>
        <w:ind w:left="567"/>
        <w:jc w:val="center"/>
        <w:rPr>
          <w:del w:id="6312" w:author="Александр Перепечаев" w:date="2021-05-26T13:23:00Z"/>
          <w:rFonts w:ascii="Courier New" w:hAnsi="Courier New" w:cs="Courier New"/>
          <w:bCs/>
          <w:spacing w:val="-4"/>
          <w:rPrChange w:id="6313" w:author="Александр Перепечаев" w:date="2021-05-26T13:24:00Z">
            <w:rPr>
              <w:del w:id="6314" w:author="Александр Перепечаев" w:date="2021-05-26T13:23:00Z"/>
              <w:rFonts w:ascii="Courier New" w:hAnsi="Courier New" w:cs="Courier New"/>
              <w:bCs/>
              <w:spacing w:val="-4"/>
              <w:lang w:val="en-US"/>
            </w:rPr>
          </w:rPrChange>
        </w:rPr>
        <w:pPrChange w:id="6315" w:author="Александр Перепечаев" w:date="2021-05-26T13:23:00Z">
          <w:pPr>
            <w:autoSpaceDE w:val="0"/>
            <w:autoSpaceDN w:val="0"/>
            <w:adjustRightInd w:val="0"/>
            <w:ind w:left="567" w:firstLine="709"/>
          </w:pPr>
        </w:pPrChange>
      </w:pPr>
      <w:del w:id="6316" w:author="Александр Перепечаев" w:date="2021-05-26T13:23:00Z">
        <w:r w:rsidRPr="00AB44D1" w:rsidDel="00AB44D1">
          <w:rPr>
            <w:rFonts w:ascii="Courier New" w:hAnsi="Courier New" w:cs="Courier New"/>
            <w:bCs/>
            <w:spacing w:val="-4"/>
            <w:rPrChange w:id="631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631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6319" w:author="Александр Перепечаев" w:date="2021-05-26T13:24:00Z">
              <w:rPr>
                <w:rFonts w:ascii="Courier New" w:hAnsi="Courier New" w:cs="Courier New"/>
                <w:bCs/>
                <w:spacing w:val="-4"/>
                <w:lang w:val="en-US"/>
              </w:rPr>
            </w:rPrChange>
          </w:rPr>
          <w:delText>){</w:delText>
        </w:r>
      </w:del>
    </w:p>
    <w:p w14:paraId="1D6956B5" w14:textId="5AB98495" w:rsidR="00BC1ECC" w:rsidRPr="00AB44D1" w:rsidDel="00AB44D1" w:rsidRDefault="00BC1ECC" w:rsidP="00AB44D1">
      <w:pPr>
        <w:spacing w:after="240" w:line="360" w:lineRule="auto"/>
        <w:ind w:left="567"/>
        <w:jc w:val="center"/>
        <w:rPr>
          <w:del w:id="6320" w:author="Александр Перепечаев" w:date="2021-05-26T13:23:00Z"/>
          <w:rFonts w:ascii="Courier New" w:hAnsi="Courier New" w:cs="Courier New"/>
          <w:bCs/>
          <w:spacing w:val="-4"/>
          <w:rPrChange w:id="6321" w:author="Александр Перепечаев" w:date="2021-05-26T13:24:00Z">
            <w:rPr>
              <w:del w:id="6322" w:author="Александр Перепечаев" w:date="2021-05-26T13:23:00Z"/>
              <w:rFonts w:ascii="Courier New" w:hAnsi="Courier New" w:cs="Courier New"/>
              <w:bCs/>
              <w:spacing w:val="-4"/>
              <w:lang w:val="en-US"/>
            </w:rPr>
          </w:rPrChange>
        </w:rPr>
        <w:pPrChange w:id="6323" w:author="Александр Перепечаев" w:date="2021-05-26T13:23:00Z">
          <w:pPr>
            <w:autoSpaceDE w:val="0"/>
            <w:autoSpaceDN w:val="0"/>
            <w:adjustRightInd w:val="0"/>
            <w:ind w:left="567" w:firstLine="709"/>
          </w:pPr>
        </w:pPrChange>
      </w:pPr>
      <w:del w:id="6324" w:author="Александр Перепечаев" w:date="2021-05-26T13:23:00Z">
        <w:r w:rsidRPr="00AB44D1" w:rsidDel="00AB44D1">
          <w:rPr>
            <w:rFonts w:ascii="Courier New" w:hAnsi="Courier New" w:cs="Courier New"/>
            <w:bCs/>
            <w:spacing w:val="-4"/>
            <w:rPrChange w:id="632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632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632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6328" w:author="Александр Перепечаев" w:date="2021-05-26T13:24:00Z">
              <w:rPr>
                <w:rFonts w:ascii="Courier New" w:hAnsi="Courier New" w:cs="Courier New"/>
                <w:bCs/>
                <w:spacing w:val="-4"/>
                <w:lang w:val="en-US"/>
              </w:rPr>
            </w:rPrChange>
          </w:rPr>
          <w:delText>);</w:delText>
        </w:r>
      </w:del>
    </w:p>
    <w:p w14:paraId="1BF9464B" w14:textId="62222675" w:rsidR="00B955D5" w:rsidRPr="00AB44D1" w:rsidDel="00AB44D1" w:rsidRDefault="00BC1ECC" w:rsidP="00AB44D1">
      <w:pPr>
        <w:spacing w:after="240" w:line="360" w:lineRule="auto"/>
        <w:ind w:left="567"/>
        <w:jc w:val="center"/>
        <w:rPr>
          <w:del w:id="6329" w:author="Александр Перепечаев" w:date="2021-05-26T13:23:00Z"/>
          <w:rFonts w:ascii="Courier New" w:hAnsi="Courier New" w:cs="Courier New"/>
          <w:bCs/>
          <w:spacing w:val="-4"/>
          <w:rPrChange w:id="6330" w:author="Александр Перепечаев" w:date="2021-05-26T13:24:00Z">
            <w:rPr>
              <w:del w:id="6331" w:author="Александр Перепечаев" w:date="2021-05-26T13:23:00Z"/>
              <w:rFonts w:ascii="Courier New" w:hAnsi="Courier New" w:cs="Courier New"/>
              <w:bCs/>
              <w:spacing w:val="-4"/>
              <w:lang w:val="en-US"/>
            </w:rPr>
          </w:rPrChange>
        </w:rPr>
        <w:pPrChange w:id="6332" w:author="Александр Перепечаев" w:date="2021-05-26T13:23:00Z">
          <w:pPr>
            <w:autoSpaceDE w:val="0"/>
            <w:autoSpaceDN w:val="0"/>
            <w:adjustRightInd w:val="0"/>
          </w:pPr>
        </w:pPrChange>
      </w:pPr>
      <w:del w:id="6333" w:author="Александр Перепечаев" w:date="2021-05-26T13:23:00Z">
        <w:r w:rsidRPr="00AB44D1" w:rsidDel="00AB44D1">
          <w:rPr>
            <w:rFonts w:ascii="Courier New" w:hAnsi="Courier New" w:cs="Courier New"/>
            <w:bCs/>
            <w:spacing w:val="-4"/>
            <w:rPrChange w:id="63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return</w:delText>
        </w:r>
        <w:r w:rsidRPr="00AB44D1" w:rsidDel="00AB44D1">
          <w:rPr>
            <w:rFonts w:ascii="Courier New" w:hAnsi="Courier New" w:cs="Courier New"/>
            <w:bCs/>
            <w:spacing w:val="-4"/>
            <w:rPrChange w:id="63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6336" w:author="Александр Перепечаев" w:date="2021-05-26T13:24:00Z">
              <w:rPr>
                <w:rFonts w:ascii="Courier New" w:hAnsi="Courier New" w:cs="Courier New"/>
                <w:bCs/>
                <w:spacing w:val="-4"/>
                <w:lang w:val="en-US"/>
              </w:rPr>
            </w:rPrChange>
          </w:rPr>
          <w:delText>;      }},}</w:delText>
        </w:r>
      </w:del>
    </w:p>
    <w:p w14:paraId="1BEE58F0" w14:textId="0882339E" w:rsidR="00BC1ECC" w:rsidRPr="00AB44D1" w:rsidDel="00AB44D1" w:rsidRDefault="006D444F" w:rsidP="00AB44D1">
      <w:pPr>
        <w:spacing w:after="240" w:line="360" w:lineRule="auto"/>
        <w:ind w:left="567"/>
        <w:jc w:val="center"/>
        <w:rPr>
          <w:del w:id="6337" w:author="Александр Перепечаев" w:date="2021-05-26T13:23:00Z"/>
          <w:b/>
          <w:bCs/>
          <w:rPrChange w:id="6338" w:author="Александр Перепечаев" w:date="2021-05-26T13:24:00Z">
            <w:rPr>
              <w:del w:id="6339" w:author="Александр Перепечаев" w:date="2021-05-26T13:23:00Z"/>
              <w:b w:val="0"/>
              <w:bCs/>
              <w:lang w:val="en-US"/>
            </w:rPr>
          </w:rPrChange>
        </w:rPr>
        <w:pPrChange w:id="6340" w:author="Александр Перепечаев" w:date="2021-05-26T13:23:00Z">
          <w:pPr>
            <w:pStyle w:val="afffe"/>
            <w:ind w:firstLine="0"/>
          </w:pPr>
        </w:pPrChange>
      </w:pPr>
      <w:del w:id="6341" w:author="Александр Перепечаев" w:date="2021-05-26T13:23:00Z">
        <w:r w:rsidRPr="0085241E" w:rsidDel="00AB44D1">
          <w:rPr>
            <w:bCs/>
            <w:color w:val="171717"/>
            <w:lang w:eastAsia="en-US"/>
          </w:rPr>
          <w:delText>Листинг</w:delText>
        </w:r>
        <w:r w:rsidRPr="00AB44D1" w:rsidDel="00AB44D1">
          <w:rPr>
            <w:bCs/>
            <w:color w:val="171717"/>
            <w:lang w:eastAsia="en-US"/>
            <w:rPrChange w:id="6342" w:author="Александр Перепечаев" w:date="2021-05-26T13:24:00Z">
              <w:rPr>
                <w:b w:val="0"/>
                <w:bCs/>
                <w:color w:val="171717"/>
                <w:lang w:val="en-US" w:eastAsia="en-US"/>
              </w:rPr>
            </w:rPrChange>
          </w:rPr>
          <w:delText xml:space="preserve"> </w:delText>
        </w:r>
        <w:r w:rsidRPr="0085241E" w:rsidDel="00AB44D1">
          <w:rPr>
            <w:bCs/>
            <w:color w:val="171717"/>
            <w:lang w:eastAsia="en-US"/>
          </w:rPr>
          <w:delText>Б</w:delText>
        </w:r>
        <w:r w:rsidRPr="00AB44D1" w:rsidDel="00AB44D1">
          <w:rPr>
            <w:bCs/>
            <w:color w:val="171717"/>
            <w:lang w:eastAsia="en-US"/>
            <w:rPrChange w:id="6343" w:author="Александр Перепечаев" w:date="2021-05-26T13:24:00Z">
              <w:rPr>
                <w:b w:val="0"/>
                <w:bCs/>
                <w:color w:val="171717"/>
                <w:lang w:val="en-US" w:eastAsia="en-US"/>
              </w:rPr>
            </w:rPrChange>
          </w:rPr>
          <w:delText>.9</w:delText>
        </w:r>
        <w:r w:rsidRPr="00AB44D1" w:rsidDel="00AB44D1">
          <w:rPr>
            <w:bCs/>
            <w:color w:val="171717"/>
            <w:lang w:eastAsia="en-US"/>
            <w:rPrChange w:id="6344" w:author="Александр Перепечаев" w:date="2021-05-26T13:24:00Z">
              <w:rPr>
                <w:bCs/>
                <w:color w:val="171717"/>
                <w:lang w:val="en-US" w:eastAsia="en-US"/>
              </w:rPr>
            </w:rPrChange>
          </w:rPr>
          <w:delText xml:space="preserve"> – </w:delText>
        </w:r>
        <w:r w:rsidRPr="00AB44D1" w:rsidDel="00AB44D1">
          <w:rPr>
            <w:bCs/>
            <w:color w:val="171717"/>
            <w:lang w:eastAsia="en-US"/>
            <w:rPrChange w:id="6345" w:author="Александр Перепечаев" w:date="2021-05-26T13:24:00Z">
              <w:rPr>
                <w:b w:val="0"/>
                <w:bCs/>
                <w:color w:val="171717"/>
                <w:lang w:val="en-US" w:eastAsia="en-US"/>
              </w:rPr>
            </w:rPrChange>
          </w:rPr>
          <w:delText xml:space="preserve"> </w:delText>
        </w:r>
        <w:r w:rsidR="00EA6F1C" w:rsidDel="00AB44D1">
          <w:rPr>
            <w:bCs/>
          </w:rPr>
          <w:delText>И</w:delText>
        </w:r>
        <w:r w:rsidR="00BC1ECC" w:rsidRPr="00EE5ABE" w:rsidDel="00AB44D1">
          <w:rPr>
            <w:bCs/>
          </w:rPr>
          <w:delText>сходный</w:delText>
        </w:r>
        <w:r w:rsidR="00BC1ECC" w:rsidRPr="00AB44D1" w:rsidDel="00AB44D1">
          <w:rPr>
            <w:bCs/>
            <w:rPrChange w:id="6346" w:author="Александр Перепечаев" w:date="2021-05-26T13:24:00Z">
              <w:rPr>
                <w:b w:val="0"/>
                <w:bCs/>
                <w:lang w:val="en-US"/>
              </w:rPr>
            </w:rPrChange>
          </w:rPr>
          <w:delText xml:space="preserve"> </w:delText>
        </w:r>
        <w:r w:rsidR="00BC1ECC" w:rsidRPr="00EE5ABE" w:rsidDel="00AB44D1">
          <w:rPr>
            <w:bCs/>
          </w:rPr>
          <w:delText>код</w:delText>
        </w:r>
        <w:r w:rsidR="00BC1ECC" w:rsidRPr="00AB44D1" w:rsidDel="00AB44D1">
          <w:rPr>
            <w:bCs/>
            <w:rPrChange w:id="6347" w:author="Александр Перепечаев" w:date="2021-05-26T13:24:00Z">
              <w:rPr>
                <w:b w:val="0"/>
                <w:bCs/>
                <w:lang w:val="en-US"/>
              </w:rPr>
            </w:rPrChange>
          </w:rPr>
          <w:delText xml:space="preserve"> </w:delText>
        </w:r>
        <w:r w:rsidR="00BC1ECC" w:rsidRPr="00EE5ABE" w:rsidDel="00AB44D1">
          <w:rPr>
            <w:bCs/>
            <w:lang w:val="en-US"/>
          </w:rPr>
          <w:delText>backend</w:delText>
        </w:r>
        <w:r w:rsidR="00BC1ECC" w:rsidRPr="00AB44D1" w:rsidDel="00AB44D1">
          <w:rPr>
            <w:bCs/>
            <w:rPrChange w:id="6348" w:author="Александр Перепечаев" w:date="2021-05-26T13:24:00Z">
              <w:rPr>
                <w:b w:val="0"/>
                <w:bCs/>
                <w:lang w:val="en-US"/>
              </w:rPr>
            </w:rPrChange>
          </w:rPr>
          <w:delText xml:space="preserve"> </w:delText>
        </w:r>
        <w:r w:rsidR="00BC1ECC" w:rsidRPr="00EE5ABE" w:rsidDel="00AB44D1">
          <w:rPr>
            <w:bCs/>
          </w:rPr>
          <w:delText>файла</w:delText>
        </w:r>
        <w:r w:rsidR="00BC1ECC" w:rsidRPr="00AB44D1" w:rsidDel="00AB44D1">
          <w:rPr>
            <w:bCs/>
            <w:rPrChange w:id="6349" w:author="Александр Перепечаев" w:date="2021-05-26T13:24:00Z">
              <w:rPr>
                <w:b w:val="0"/>
                <w:bCs/>
                <w:lang w:val="en-US"/>
              </w:rPr>
            </w:rPrChange>
          </w:rPr>
          <w:delText xml:space="preserve"> </w:delText>
        </w:r>
        <w:r w:rsidR="00BC1ECC" w:rsidRPr="00EE5ABE" w:rsidDel="00AB44D1">
          <w:rPr>
            <w:bCs/>
            <w:lang w:val="en-US"/>
          </w:rPr>
          <w:delText>userApi</w:delText>
        </w:r>
        <w:r w:rsidR="00BC1ECC" w:rsidRPr="00AB44D1" w:rsidDel="00AB44D1">
          <w:rPr>
            <w:bCs/>
            <w:rPrChange w:id="6350" w:author="Александр Перепечаев" w:date="2021-05-26T13:24:00Z">
              <w:rPr>
                <w:b w:val="0"/>
                <w:bCs/>
                <w:lang w:val="en-US"/>
              </w:rPr>
            </w:rPrChange>
          </w:rPr>
          <w:delText>.</w:delText>
        </w:r>
        <w:r w:rsidR="00BC1ECC" w:rsidRPr="00EE5ABE" w:rsidDel="00AB44D1">
          <w:rPr>
            <w:bCs/>
            <w:lang w:val="en-US"/>
          </w:rPr>
          <w:delText>js</w:delText>
        </w:r>
        <w:r w:rsidR="00BC1ECC" w:rsidRPr="00AB44D1" w:rsidDel="00AB44D1">
          <w:rPr>
            <w:bCs/>
            <w:rPrChange w:id="6351" w:author="Александр Перепечаев" w:date="2021-05-26T13:24:00Z">
              <w:rPr>
                <w:b w:val="0"/>
                <w:bCs/>
                <w:lang w:val="en-US"/>
              </w:rPr>
            </w:rPrChange>
          </w:rPr>
          <w:delText xml:space="preserve"> </w:delText>
        </w:r>
      </w:del>
    </w:p>
    <w:p w14:paraId="29115D2A" w14:textId="37D6F5F0" w:rsidR="00BC1ECC" w:rsidRPr="00AB44D1" w:rsidDel="00AB44D1" w:rsidRDefault="00BC1ECC" w:rsidP="00AB44D1">
      <w:pPr>
        <w:spacing w:after="240" w:line="360" w:lineRule="auto"/>
        <w:ind w:left="567"/>
        <w:jc w:val="center"/>
        <w:rPr>
          <w:del w:id="6352" w:author="Александр Перепечаев" w:date="2021-05-26T13:23:00Z"/>
          <w:rFonts w:ascii="Courier New" w:hAnsi="Courier New" w:cs="Courier New"/>
          <w:bCs/>
          <w:spacing w:val="-4"/>
          <w:rPrChange w:id="6353" w:author="Александр Перепечаев" w:date="2021-05-26T13:24:00Z">
            <w:rPr>
              <w:del w:id="6354" w:author="Александр Перепечаев" w:date="2021-05-26T13:23:00Z"/>
              <w:rFonts w:ascii="Courier New" w:hAnsi="Courier New" w:cs="Courier New"/>
              <w:bCs/>
              <w:spacing w:val="-4"/>
              <w:lang w:val="en-US"/>
            </w:rPr>
          </w:rPrChange>
        </w:rPr>
        <w:pPrChange w:id="6355" w:author="Александр Перепечаев" w:date="2021-05-26T13:23:00Z">
          <w:pPr>
            <w:autoSpaceDE w:val="0"/>
            <w:autoSpaceDN w:val="0"/>
            <w:adjustRightInd w:val="0"/>
            <w:ind w:left="567" w:firstLine="709"/>
          </w:pPr>
        </w:pPrChange>
      </w:pPr>
      <w:del w:id="6356"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635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Blob</w:delText>
        </w:r>
        <w:r w:rsidRPr="00AB44D1" w:rsidDel="00AB44D1">
          <w:rPr>
            <w:rFonts w:ascii="Courier New" w:hAnsi="Courier New" w:cs="Courier New"/>
            <w:bCs/>
            <w:spacing w:val="-4"/>
            <w:rPrChange w:id="635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635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blob</w:delText>
        </w:r>
        <w:r w:rsidRPr="00AB44D1" w:rsidDel="00AB44D1">
          <w:rPr>
            <w:rFonts w:ascii="Courier New" w:hAnsi="Courier New" w:cs="Courier New"/>
            <w:bCs/>
            <w:spacing w:val="-4"/>
            <w:rPrChange w:id="6360" w:author="Александр Перепечаев" w:date="2021-05-26T13:24:00Z">
              <w:rPr>
                <w:rFonts w:ascii="Courier New" w:hAnsi="Courier New" w:cs="Courier New"/>
                <w:bCs/>
                <w:spacing w:val="-4"/>
                <w:lang w:val="en-US"/>
              </w:rPr>
            </w:rPrChange>
          </w:rPr>
          <w:delText>');</w:delText>
        </w:r>
      </w:del>
    </w:p>
    <w:p w14:paraId="1A2FCB08" w14:textId="0DD3A69C" w:rsidR="00BC1ECC" w:rsidRPr="00AB44D1" w:rsidDel="00AB44D1" w:rsidRDefault="00BC1ECC" w:rsidP="00AB44D1">
      <w:pPr>
        <w:spacing w:after="240" w:line="360" w:lineRule="auto"/>
        <w:ind w:left="567"/>
        <w:jc w:val="center"/>
        <w:rPr>
          <w:del w:id="6361" w:author="Александр Перепечаев" w:date="2021-05-26T13:23:00Z"/>
          <w:rFonts w:ascii="Courier New" w:hAnsi="Courier New" w:cs="Courier New"/>
          <w:bCs/>
          <w:spacing w:val="-4"/>
          <w:rPrChange w:id="6362" w:author="Александр Перепечаев" w:date="2021-05-26T13:24:00Z">
            <w:rPr>
              <w:del w:id="6363" w:author="Александр Перепечаев" w:date="2021-05-26T13:23:00Z"/>
              <w:rFonts w:ascii="Courier New" w:hAnsi="Courier New" w:cs="Courier New"/>
              <w:bCs/>
              <w:spacing w:val="-4"/>
              <w:lang w:val="en-US"/>
            </w:rPr>
          </w:rPrChange>
        </w:rPr>
        <w:pPrChange w:id="6364" w:author="Александр Перепечаев" w:date="2021-05-26T13:23:00Z">
          <w:pPr>
            <w:autoSpaceDE w:val="0"/>
            <w:autoSpaceDN w:val="0"/>
            <w:adjustRightInd w:val="0"/>
            <w:ind w:left="567" w:firstLine="709"/>
          </w:pPr>
        </w:pPrChange>
      </w:pPr>
      <w:del w:id="6365" w:author="Александр Перепечаев" w:date="2021-05-26T13:23:00Z">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636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express</w:delText>
        </w:r>
        <w:r w:rsidRPr="00AB44D1" w:rsidDel="00AB44D1">
          <w:rPr>
            <w:rFonts w:ascii="Courier New" w:hAnsi="Courier New" w:cs="Courier New"/>
            <w:bCs/>
            <w:spacing w:val="-4"/>
            <w:rPrChange w:id="636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636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express</w:delText>
        </w:r>
        <w:r w:rsidRPr="00AB44D1" w:rsidDel="00AB44D1">
          <w:rPr>
            <w:rFonts w:ascii="Courier New" w:hAnsi="Courier New" w:cs="Courier New"/>
            <w:bCs/>
            <w:spacing w:val="-4"/>
            <w:rPrChange w:id="6369" w:author="Александр Перепечаев" w:date="2021-05-26T13:24:00Z">
              <w:rPr>
                <w:rFonts w:ascii="Courier New" w:hAnsi="Courier New" w:cs="Courier New"/>
                <w:bCs/>
                <w:spacing w:val="-4"/>
                <w:lang w:val="en-US"/>
              </w:rPr>
            </w:rPrChange>
          </w:rPr>
          <w:delText>");</w:delText>
        </w:r>
      </w:del>
    </w:p>
    <w:p w14:paraId="368CC347" w14:textId="4A372E16" w:rsidR="00BC1ECC" w:rsidRPr="00AB44D1" w:rsidDel="00AB44D1" w:rsidRDefault="00BC1ECC" w:rsidP="00AB44D1">
      <w:pPr>
        <w:spacing w:after="240" w:line="360" w:lineRule="auto"/>
        <w:ind w:left="567"/>
        <w:jc w:val="center"/>
        <w:rPr>
          <w:del w:id="6370" w:author="Александр Перепечаев" w:date="2021-05-26T13:23:00Z"/>
          <w:rFonts w:ascii="Courier New" w:hAnsi="Courier New" w:cs="Courier New"/>
          <w:bCs/>
          <w:spacing w:val="-4"/>
          <w:rPrChange w:id="6371" w:author="Александр Перепечаев" w:date="2021-05-26T13:24:00Z">
            <w:rPr>
              <w:del w:id="6372" w:author="Александр Перепечаев" w:date="2021-05-26T13:23:00Z"/>
              <w:rFonts w:ascii="Courier New" w:hAnsi="Courier New" w:cs="Courier New"/>
              <w:bCs/>
              <w:spacing w:val="-4"/>
              <w:lang w:val="en-US"/>
            </w:rPr>
          </w:rPrChange>
        </w:rPr>
        <w:pPrChange w:id="6373" w:author="Александр Перепечаев" w:date="2021-05-26T13:23:00Z">
          <w:pPr>
            <w:autoSpaceDE w:val="0"/>
            <w:autoSpaceDN w:val="0"/>
            <w:adjustRightInd w:val="0"/>
            <w:ind w:left="567" w:firstLine="709"/>
          </w:pPr>
        </w:pPrChange>
      </w:pPr>
      <w:del w:id="6374" w:author="Александр Перепечаев" w:date="2021-05-26T13:23:00Z">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63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fs</w:delText>
        </w:r>
        <w:r w:rsidRPr="00AB44D1" w:rsidDel="00AB44D1">
          <w:rPr>
            <w:rFonts w:ascii="Courier New" w:hAnsi="Courier New" w:cs="Courier New"/>
            <w:bCs/>
            <w:spacing w:val="-4"/>
            <w:rPrChange w:id="637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637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fs</w:delText>
        </w:r>
        <w:r w:rsidRPr="00AB44D1" w:rsidDel="00AB44D1">
          <w:rPr>
            <w:rFonts w:ascii="Courier New" w:hAnsi="Courier New" w:cs="Courier New"/>
            <w:bCs/>
            <w:spacing w:val="-4"/>
            <w:rPrChange w:id="6378" w:author="Александр Перепечаев" w:date="2021-05-26T13:24:00Z">
              <w:rPr>
                <w:rFonts w:ascii="Courier New" w:hAnsi="Courier New" w:cs="Courier New"/>
                <w:bCs/>
                <w:spacing w:val="-4"/>
                <w:lang w:val="en-US"/>
              </w:rPr>
            </w:rPrChange>
          </w:rPr>
          <w:delText>');</w:delText>
        </w:r>
      </w:del>
    </w:p>
    <w:p w14:paraId="512C5EAC" w14:textId="2AFF1E79" w:rsidR="00BC1ECC" w:rsidRPr="00AB44D1" w:rsidDel="00AB44D1" w:rsidRDefault="00BC1ECC" w:rsidP="00AB44D1">
      <w:pPr>
        <w:spacing w:after="240" w:line="360" w:lineRule="auto"/>
        <w:ind w:left="567"/>
        <w:jc w:val="center"/>
        <w:rPr>
          <w:del w:id="6379" w:author="Александр Перепечаев" w:date="2021-05-26T13:23:00Z"/>
          <w:rFonts w:ascii="Courier New" w:hAnsi="Courier New" w:cs="Courier New"/>
          <w:bCs/>
          <w:spacing w:val="-4"/>
          <w:rPrChange w:id="6380" w:author="Александр Перепечаев" w:date="2021-05-26T13:24:00Z">
            <w:rPr>
              <w:del w:id="6381" w:author="Александр Перепечаев" w:date="2021-05-26T13:23:00Z"/>
              <w:rFonts w:ascii="Courier New" w:hAnsi="Courier New" w:cs="Courier New"/>
              <w:bCs/>
              <w:spacing w:val="-4"/>
              <w:lang w:val="en-US"/>
            </w:rPr>
          </w:rPrChange>
        </w:rPr>
        <w:pPrChange w:id="6382" w:author="Александр Перепечаев" w:date="2021-05-26T13:23:00Z">
          <w:pPr>
            <w:autoSpaceDE w:val="0"/>
            <w:autoSpaceDN w:val="0"/>
            <w:adjustRightInd w:val="0"/>
            <w:ind w:left="567" w:firstLine="709"/>
          </w:pPr>
        </w:pPrChange>
      </w:pPr>
      <w:del w:id="6383" w:author="Александр Перепечаев" w:date="2021-05-26T13:23:00Z">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63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multer</w:delText>
        </w:r>
        <w:r w:rsidRPr="00AB44D1" w:rsidDel="00AB44D1">
          <w:rPr>
            <w:rFonts w:ascii="Courier New" w:hAnsi="Courier New" w:cs="Courier New"/>
            <w:bCs/>
            <w:spacing w:val="-4"/>
            <w:rPrChange w:id="638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638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multer</w:delText>
        </w:r>
        <w:r w:rsidRPr="00AB44D1" w:rsidDel="00AB44D1">
          <w:rPr>
            <w:rFonts w:ascii="Courier New" w:hAnsi="Courier New" w:cs="Courier New"/>
            <w:bCs/>
            <w:spacing w:val="-4"/>
            <w:rPrChange w:id="6387" w:author="Александр Перепечаев" w:date="2021-05-26T13:24:00Z">
              <w:rPr>
                <w:rFonts w:ascii="Courier New" w:hAnsi="Courier New" w:cs="Courier New"/>
                <w:bCs/>
                <w:spacing w:val="-4"/>
                <w:lang w:val="en-US"/>
              </w:rPr>
            </w:rPrChange>
          </w:rPr>
          <w:delText>")</w:delText>
        </w:r>
      </w:del>
    </w:p>
    <w:p w14:paraId="2E38CB32" w14:textId="0A76D40E" w:rsidR="00BC1ECC" w:rsidRPr="00AB44D1" w:rsidDel="00AB44D1" w:rsidRDefault="00BC1ECC" w:rsidP="00AB44D1">
      <w:pPr>
        <w:spacing w:after="240" w:line="360" w:lineRule="auto"/>
        <w:ind w:left="567"/>
        <w:jc w:val="center"/>
        <w:rPr>
          <w:del w:id="6388" w:author="Александр Перепечаев" w:date="2021-05-26T13:23:00Z"/>
          <w:rFonts w:ascii="Courier New" w:hAnsi="Courier New" w:cs="Courier New"/>
          <w:bCs/>
          <w:spacing w:val="-4"/>
          <w:rPrChange w:id="6389" w:author="Александр Перепечаев" w:date="2021-05-26T13:24:00Z">
            <w:rPr>
              <w:del w:id="6390" w:author="Александр Перепечаев" w:date="2021-05-26T13:23:00Z"/>
              <w:rFonts w:ascii="Courier New" w:hAnsi="Courier New" w:cs="Courier New"/>
              <w:bCs/>
              <w:spacing w:val="-4"/>
              <w:lang w:val="en-US"/>
            </w:rPr>
          </w:rPrChange>
        </w:rPr>
        <w:pPrChange w:id="6391" w:author="Александр Перепечаев" w:date="2021-05-26T13:23:00Z">
          <w:pPr>
            <w:autoSpaceDE w:val="0"/>
            <w:autoSpaceDN w:val="0"/>
            <w:adjustRightInd w:val="0"/>
            <w:ind w:left="567" w:firstLine="709"/>
          </w:pPr>
        </w:pPrChange>
      </w:pPr>
      <w:del w:id="6392" w:author="Александр Перепечаев" w:date="2021-05-26T13:23:00Z">
        <w:r w:rsidRPr="00AB44D1" w:rsidDel="00AB44D1">
          <w:rPr>
            <w:rFonts w:ascii="Courier New" w:hAnsi="Courier New" w:cs="Courier New"/>
            <w:bCs/>
            <w:spacing w:val="-4"/>
            <w:rPrChange w:id="639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639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rp</w:delText>
        </w:r>
        <w:r w:rsidRPr="00AB44D1" w:rsidDel="00AB44D1">
          <w:rPr>
            <w:rFonts w:ascii="Courier New" w:hAnsi="Courier New" w:cs="Courier New"/>
            <w:bCs/>
            <w:spacing w:val="-4"/>
            <w:rPrChange w:id="639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639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request</w:delText>
        </w:r>
        <w:r w:rsidRPr="00AB44D1" w:rsidDel="00AB44D1">
          <w:rPr>
            <w:rFonts w:ascii="Courier New" w:hAnsi="Courier New" w:cs="Courier New"/>
            <w:bCs/>
            <w:spacing w:val="-4"/>
            <w:rPrChange w:id="639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promise</w:delText>
        </w:r>
        <w:r w:rsidRPr="00AB44D1" w:rsidDel="00AB44D1">
          <w:rPr>
            <w:rFonts w:ascii="Courier New" w:hAnsi="Courier New" w:cs="Courier New"/>
            <w:bCs/>
            <w:spacing w:val="-4"/>
            <w:rPrChange w:id="6398" w:author="Александр Перепечаев" w:date="2021-05-26T13:24:00Z">
              <w:rPr>
                <w:rFonts w:ascii="Courier New" w:hAnsi="Courier New" w:cs="Courier New"/>
                <w:bCs/>
                <w:spacing w:val="-4"/>
                <w:lang w:val="en-US"/>
              </w:rPr>
            </w:rPrChange>
          </w:rPr>
          <w:delText>');</w:delText>
        </w:r>
      </w:del>
    </w:p>
    <w:p w14:paraId="53D8076B" w14:textId="0BB1D057" w:rsidR="00BC1ECC" w:rsidRPr="00AB44D1" w:rsidDel="00AB44D1" w:rsidRDefault="00BC1ECC" w:rsidP="00AB44D1">
      <w:pPr>
        <w:spacing w:after="240" w:line="360" w:lineRule="auto"/>
        <w:ind w:left="567"/>
        <w:jc w:val="center"/>
        <w:rPr>
          <w:del w:id="6399" w:author="Александр Перепечаев" w:date="2021-05-26T13:23:00Z"/>
          <w:rFonts w:ascii="Courier New" w:hAnsi="Courier New" w:cs="Courier New"/>
          <w:bCs/>
          <w:spacing w:val="-4"/>
          <w:rPrChange w:id="6400" w:author="Александр Перепечаев" w:date="2021-05-26T13:24:00Z">
            <w:rPr>
              <w:del w:id="6401" w:author="Александр Перепечаев" w:date="2021-05-26T13:23:00Z"/>
              <w:rFonts w:ascii="Courier New" w:hAnsi="Courier New" w:cs="Courier New"/>
              <w:bCs/>
              <w:spacing w:val="-4"/>
              <w:lang w:val="en-US"/>
            </w:rPr>
          </w:rPrChange>
        </w:rPr>
        <w:pPrChange w:id="6402" w:author="Александр Перепечаев" w:date="2021-05-26T13:23:00Z">
          <w:pPr>
            <w:autoSpaceDE w:val="0"/>
            <w:autoSpaceDN w:val="0"/>
            <w:adjustRightInd w:val="0"/>
            <w:ind w:left="567" w:firstLine="709"/>
          </w:pPr>
        </w:pPrChange>
      </w:pPr>
    </w:p>
    <w:p w14:paraId="21A16DF0" w14:textId="1861DDCF" w:rsidR="00BC1ECC" w:rsidRPr="00AB44D1" w:rsidDel="00AB44D1" w:rsidRDefault="00BC1ECC" w:rsidP="00AB44D1">
      <w:pPr>
        <w:spacing w:after="240" w:line="360" w:lineRule="auto"/>
        <w:ind w:left="567"/>
        <w:jc w:val="center"/>
        <w:rPr>
          <w:del w:id="6403" w:author="Александр Перепечаев" w:date="2021-05-26T13:23:00Z"/>
          <w:rFonts w:ascii="Courier New" w:hAnsi="Courier New" w:cs="Courier New"/>
          <w:bCs/>
          <w:spacing w:val="-4"/>
          <w:rPrChange w:id="6404" w:author="Александр Перепечаев" w:date="2021-05-26T13:24:00Z">
            <w:rPr>
              <w:del w:id="6405" w:author="Александр Перепечаев" w:date="2021-05-26T13:23:00Z"/>
              <w:rFonts w:ascii="Courier New" w:hAnsi="Courier New" w:cs="Courier New"/>
              <w:bCs/>
              <w:spacing w:val="-4"/>
              <w:lang w:val="en-US"/>
            </w:rPr>
          </w:rPrChange>
        </w:rPr>
        <w:pPrChange w:id="6406" w:author="Александр Перепечаев" w:date="2021-05-26T13:23:00Z">
          <w:pPr>
            <w:autoSpaceDE w:val="0"/>
            <w:autoSpaceDN w:val="0"/>
            <w:adjustRightInd w:val="0"/>
            <w:ind w:left="567" w:firstLine="709"/>
          </w:pPr>
        </w:pPrChange>
      </w:pPr>
      <w:del w:id="6407" w:author="Александр Перепечаев" w:date="2021-05-26T13:23:00Z">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64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640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require</w:delText>
        </w:r>
        <w:r w:rsidRPr="00AB44D1" w:rsidDel="00AB44D1">
          <w:rPr>
            <w:rFonts w:ascii="Courier New" w:hAnsi="Courier New" w:cs="Courier New"/>
            <w:bCs/>
            <w:spacing w:val="-4"/>
            <w:rPrChange w:id="641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641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w:delText>
        </w:r>
        <w:r w:rsidRPr="00AB44D1" w:rsidDel="00AB44D1">
          <w:rPr>
            <w:rFonts w:ascii="Courier New" w:hAnsi="Courier New" w:cs="Courier New"/>
            <w:bCs/>
            <w:spacing w:val="-4"/>
            <w:rPrChange w:id="6412" w:author="Александр Перепечаев" w:date="2021-05-26T13:24:00Z">
              <w:rPr>
                <w:rFonts w:ascii="Courier New" w:hAnsi="Courier New" w:cs="Courier New"/>
                <w:bCs/>
                <w:spacing w:val="-4"/>
                <w:lang w:val="en-US"/>
              </w:rPr>
            </w:rPrChange>
          </w:rPr>
          <w:delText>');</w:delText>
        </w:r>
      </w:del>
    </w:p>
    <w:p w14:paraId="49035067" w14:textId="3ED3E178" w:rsidR="00BC1ECC" w:rsidRPr="00AB44D1" w:rsidDel="00AB44D1" w:rsidRDefault="00BC1ECC" w:rsidP="00AB44D1">
      <w:pPr>
        <w:spacing w:after="240" w:line="360" w:lineRule="auto"/>
        <w:ind w:left="567"/>
        <w:jc w:val="center"/>
        <w:rPr>
          <w:del w:id="6413" w:author="Александр Перепечаев" w:date="2021-05-26T13:23:00Z"/>
          <w:rFonts w:ascii="Courier New" w:hAnsi="Courier New" w:cs="Courier New"/>
          <w:bCs/>
          <w:spacing w:val="-4"/>
          <w:rPrChange w:id="6414" w:author="Александр Перепечаев" w:date="2021-05-26T13:24:00Z">
            <w:rPr>
              <w:del w:id="6415" w:author="Александр Перепечаев" w:date="2021-05-26T13:23:00Z"/>
              <w:rFonts w:ascii="Courier New" w:hAnsi="Courier New" w:cs="Courier New"/>
              <w:bCs/>
              <w:spacing w:val="-4"/>
              <w:lang w:val="en-US"/>
            </w:rPr>
          </w:rPrChange>
        </w:rPr>
        <w:pPrChange w:id="6416" w:author="Александр Перепечаев" w:date="2021-05-26T13:23:00Z">
          <w:pPr>
            <w:autoSpaceDE w:val="0"/>
            <w:autoSpaceDN w:val="0"/>
            <w:adjustRightInd w:val="0"/>
            <w:ind w:left="567" w:firstLine="709"/>
          </w:pPr>
        </w:pPrChange>
      </w:pPr>
      <w:del w:id="6417" w:author="Александр Перепечаев" w:date="2021-05-26T13:23:00Z">
        <w:r w:rsidRPr="00AB44D1" w:rsidDel="00AB44D1">
          <w:rPr>
            <w:rFonts w:ascii="Courier New" w:hAnsi="Courier New" w:cs="Courier New"/>
            <w:bCs/>
            <w:spacing w:val="-4"/>
            <w:rPrChange w:id="6418" w:author="Александр Перепечаев" w:date="2021-05-26T13:24:00Z">
              <w:rPr>
                <w:rFonts w:ascii="Courier New" w:hAnsi="Courier New" w:cs="Courier New"/>
                <w:bCs/>
                <w:spacing w:val="-4"/>
                <w:lang w:val="en-US"/>
              </w:rPr>
            </w:rPrChange>
          </w:rPr>
          <w:delText>;</w:delText>
        </w:r>
      </w:del>
    </w:p>
    <w:p w14:paraId="1F304C72" w14:textId="617D8FBC" w:rsidR="00BC1ECC" w:rsidRPr="00AB44D1" w:rsidDel="00AB44D1" w:rsidRDefault="00BC1ECC" w:rsidP="00AB44D1">
      <w:pPr>
        <w:spacing w:after="240" w:line="360" w:lineRule="auto"/>
        <w:ind w:left="567"/>
        <w:jc w:val="center"/>
        <w:rPr>
          <w:del w:id="6419" w:author="Александр Перепечаев" w:date="2021-05-26T13:23:00Z"/>
          <w:rFonts w:ascii="Courier New" w:hAnsi="Courier New" w:cs="Courier New"/>
          <w:bCs/>
          <w:spacing w:val="-4"/>
          <w:rPrChange w:id="6420" w:author="Александр Перепечаев" w:date="2021-05-26T13:24:00Z">
            <w:rPr>
              <w:del w:id="6421" w:author="Александр Перепечаев" w:date="2021-05-26T13:23:00Z"/>
              <w:rFonts w:ascii="Courier New" w:hAnsi="Courier New" w:cs="Courier New"/>
              <w:bCs/>
              <w:spacing w:val="-4"/>
              <w:lang w:val="en-US"/>
            </w:rPr>
          </w:rPrChange>
        </w:rPr>
        <w:pPrChange w:id="6422" w:author="Александр Перепечаев" w:date="2021-05-26T13:23:00Z">
          <w:pPr>
            <w:autoSpaceDE w:val="0"/>
            <w:autoSpaceDN w:val="0"/>
            <w:adjustRightInd w:val="0"/>
            <w:ind w:left="567" w:firstLine="709"/>
          </w:pPr>
        </w:pPrChange>
      </w:pPr>
    </w:p>
    <w:p w14:paraId="1AF180C4" w14:textId="290002A7" w:rsidR="00BC1ECC" w:rsidRPr="00AB44D1" w:rsidDel="00AB44D1" w:rsidRDefault="00BC1ECC" w:rsidP="00AB44D1">
      <w:pPr>
        <w:spacing w:after="240" w:line="360" w:lineRule="auto"/>
        <w:ind w:left="567"/>
        <w:jc w:val="center"/>
        <w:rPr>
          <w:del w:id="6423" w:author="Александр Перепечаев" w:date="2021-05-26T13:23:00Z"/>
          <w:rFonts w:ascii="Courier New" w:hAnsi="Courier New" w:cs="Courier New"/>
          <w:bCs/>
          <w:spacing w:val="-4"/>
          <w:rPrChange w:id="6424" w:author="Александр Перепечаев" w:date="2021-05-26T13:24:00Z">
            <w:rPr>
              <w:del w:id="6425" w:author="Александр Перепечаев" w:date="2021-05-26T13:23:00Z"/>
              <w:rFonts w:ascii="Courier New" w:hAnsi="Courier New" w:cs="Courier New"/>
              <w:bCs/>
              <w:spacing w:val="-4"/>
              <w:lang w:val="en-US"/>
            </w:rPr>
          </w:rPrChange>
        </w:rPr>
        <w:pPrChange w:id="6426" w:author="Александр Перепечаев" w:date="2021-05-26T13:23:00Z">
          <w:pPr>
            <w:autoSpaceDE w:val="0"/>
            <w:autoSpaceDN w:val="0"/>
            <w:adjustRightInd w:val="0"/>
            <w:ind w:left="567" w:firstLine="709"/>
          </w:pPr>
        </w:pPrChange>
      </w:pPr>
    </w:p>
    <w:p w14:paraId="3DE5A064" w14:textId="46C98878" w:rsidR="00BC1ECC" w:rsidRPr="00AB44D1" w:rsidDel="00AB44D1" w:rsidRDefault="00BC1ECC" w:rsidP="00AB44D1">
      <w:pPr>
        <w:spacing w:after="240" w:line="360" w:lineRule="auto"/>
        <w:ind w:left="567"/>
        <w:jc w:val="center"/>
        <w:rPr>
          <w:del w:id="6427" w:author="Александр Перепечаев" w:date="2021-05-26T13:23:00Z"/>
          <w:rFonts w:ascii="Courier New" w:hAnsi="Courier New" w:cs="Courier New"/>
          <w:bCs/>
          <w:spacing w:val="-4"/>
          <w:rPrChange w:id="6428" w:author="Александр Перепечаев" w:date="2021-05-26T13:24:00Z">
            <w:rPr>
              <w:del w:id="6429" w:author="Александр Перепечаев" w:date="2021-05-26T13:23:00Z"/>
              <w:rFonts w:ascii="Courier New" w:hAnsi="Courier New" w:cs="Courier New"/>
              <w:bCs/>
              <w:spacing w:val="-4"/>
              <w:lang w:val="en-US"/>
            </w:rPr>
          </w:rPrChange>
        </w:rPr>
        <w:pPrChange w:id="6430" w:author="Александр Перепечаев" w:date="2021-05-26T13:23:00Z">
          <w:pPr>
            <w:autoSpaceDE w:val="0"/>
            <w:autoSpaceDN w:val="0"/>
            <w:adjustRightInd w:val="0"/>
            <w:ind w:left="567" w:firstLine="709"/>
          </w:pPr>
        </w:pPrChange>
      </w:pPr>
      <w:del w:id="6431" w:author="Александр Перепечаев" w:date="2021-05-26T13:23:00Z">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643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643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express</w:delText>
        </w:r>
        <w:r w:rsidRPr="00AB44D1" w:rsidDel="00AB44D1">
          <w:rPr>
            <w:rFonts w:ascii="Courier New" w:hAnsi="Courier New" w:cs="Courier New"/>
            <w:bCs/>
            <w:spacing w:val="-4"/>
            <w:rPrChange w:id="6434" w:author="Александр Перепечаев" w:date="2021-05-26T13:24:00Z">
              <w:rPr>
                <w:rFonts w:ascii="Courier New" w:hAnsi="Courier New" w:cs="Courier New"/>
                <w:bCs/>
                <w:spacing w:val="-4"/>
                <w:lang w:val="en-US"/>
              </w:rPr>
            </w:rPrChange>
          </w:rPr>
          <w:delText>();</w:delText>
        </w:r>
      </w:del>
    </w:p>
    <w:p w14:paraId="2D46F738" w14:textId="5E36AC99" w:rsidR="00BC1ECC" w:rsidRPr="00AB44D1" w:rsidDel="00AB44D1" w:rsidRDefault="00BC1ECC" w:rsidP="00AB44D1">
      <w:pPr>
        <w:spacing w:after="240" w:line="360" w:lineRule="auto"/>
        <w:ind w:left="567"/>
        <w:jc w:val="center"/>
        <w:rPr>
          <w:del w:id="6435" w:author="Александр Перепечаев" w:date="2021-05-26T13:23:00Z"/>
          <w:rFonts w:ascii="Courier New" w:hAnsi="Courier New" w:cs="Courier New"/>
          <w:bCs/>
          <w:spacing w:val="-4"/>
          <w:rPrChange w:id="6436" w:author="Александр Перепечаев" w:date="2021-05-26T13:24:00Z">
            <w:rPr>
              <w:del w:id="6437" w:author="Александр Перепечаев" w:date="2021-05-26T13:23:00Z"/>
              <w:rFonts w:ascii="Courier New" w:hAnsi="Courier New" w:cs="Courier New"/>
              <w:bCs/>
              <w:spacing w:val="-4"/>
              <w:lang w:val="en-US"/>
            </w:rPr>
          </w:rPrChange>
        </w:rPr>
        <w:pPrChange w:id="6438" w:author="Александр Перепечаев" w:date="2021-05-26T13:23:00Z">
          <w:pPr>
            <w:autoSpaceDE w:val="0"/>
            <w:autoSpaceDN w:val="0"/>
            <w:adjustRightInd w:val="0"/>
            <w:ind w:left="567" w:firstLine="709"/>
          </w:pPr>
        </w:pPrChange>
      </w:pPr>
      <w:del w:id="6439" w:author="Александр Перепечаев" w:date="2021-05-26T13:23:00Z">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644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use</w:delText>
        </w:r>
        <w:r w:rsidRPr="00AB44D1" w:rsidDel="00AB44D1">
          <w:rPr>
            <w:rFonts w:ascii="Courier New" w:hAnsi="Courier New" w:cs="Courier New"/>
            <w:bCs/>
            <w:spacing w:val="-4"/>
            <w:rPrChange w:id="644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express</w:delText>
        </w:r>
        <w:r w:rsidRPr="00AB44D1" w:rsidDel="00AB44D1">
          <w:rPr>
            <w:rFonts w:ascii="Courier New" w:hAnsi="Courier New" w:cs="Courier New"/>
            <w:bCs/>
            <w:spacing w:val="-4"/>
            <w:rPrChange w:id="644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644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limit</w:delText>
        </w:r>
        <w:r w:rsidRPr="00AB44D1" w:rsidDel="00AB44D1">
          <w:rPr>
            <w:rFonts w:ascii="Courier New" w:hAnsi="Courier New" w:cs="Courier New"/>
            <w:bCs/>
            <w:spacing w:val="-4"/>
            <w:rPrChange w:id="6444" w:author="Александр Перепечаев" w:date="2021-05-26T13:24:00Z">
              <w:rPr>
                <w:rFonts w:ascii="Courier New" w:hAnsi="Courier New" w:cs="Courier New"/>
                <w:bCs/>
                <w:spacing w:val="-4"/>
                <w:lang w:val="en-US"/>
              </w:rPr>
            </w:rPrChange>
          </w:rPr>
          <w:delText>: '50</w:delText>
        </w:r>
        <w:r w:rsidRPr="00EE5ABE" w:rsidDel="00AB44D1">
          <w:rPr>
            <w:rFonts w:ascii="Courier New" w:hAnsi="Courier New" w:cs="Courier New"/>
            <w:bCs/>
            <w:spacing w:val="-4"/>
            <w:lang w:val="en-US"/>
          </w:rPr>
          <w:delText>mb</w:delText>
        </w:r>
        <w:r w:rsidRPr="00AB44D1" w:rsidDel="00AB44D1">
          <w:rPr>
            <w:rFonts w:ascii="Courier New" w:hAnsi="Courier New" w:cs="Courier New"/>
            <w:bCs/>
            <w:spacing w:val="-4"/>
            <w:rPrChange w:id="6445" w:author="Александр Перепечаев" w:date="2021-05-26T13:24:00Z">
              <w:rPr>
                <w:rFonts w:ascii="Courier New" w:hAnsi="Courier New" w:cs="Courier New"/>
                <w:bCs/>
                <w:spacing w:val="-4"/>
                <w:lang w:val="en-US"/>
              </w:rPr>
            </w:rPrChange>
          </w:rPr>
          <w:delText>'}));</w:delText>
        </w:r>
      </w:del>
    </w:p>
    <w:p w14:paraId="1686DF7C" w14:textId="72884BBC" w:rsidR="00BC1ECC" w:rsidRPr="00AB44D1" w:rsidDel="00AB44D1" w:rsidRDefault="00BC1ECC" w:rsidP="00AB44D1">
      <w:pPr>
        <w:spacing w:after="240" w:line="360" w:lineRule="auto"/>
        <w:ind w:left="567"/>
        <w:jc w:val="center"/>
        <w:rPr>
          <w:del w:id="6446" w:author="Александр Перепечаев" w:date="2021-05-26T13:23:00Z"/>
          <w:rFonts w:ascii="Courier New" w:hAnsi="Courier New" w:cs="Courier New"/>
          <w:bCs/>
          <w:spacing w:val="-4"/>
          <w:rPrChange w:id="6447" w:author="Александр Перепечаев" w:date="2021-05-26T13:24:00Z">
            <w:rPr>
              <w:del w:id="6448" w:author="Александр Перепечаев" w:date="2021-05-26T13:23:00Z"/>
              <w:rFonts w:ascii="Courier New" w:hAnsi="Courier New" w:cs="Courier New"/>
              <w:bCs/>
              <w:spacing w:val="-4"/>
              <w:lang w:val="en-US"/>
            </w:rPr>
          </w:rPrChange>
        </w:rPr>
        <w:pPrChange w:id="6449" w:author="Александр Перепечаев" w:date="2021-05-26T13:23:00Z">
          <w:pPr>
            <w:autoSpaceDE w:val="0"/>
            <w:autoSpaceDN w:val="0"/>
            <w:adjustRightInd w:val="0"/>
            <w:ind w:left="567" w:firstLine="709"/>
          </w:pPr>
        </w:pPrChange>
      </w:pPr>
    </w:p>
    <w:p w14:paraId="4F385E1B" w14:textId="71CE698C" w:rsidR="00BC1ECC" w:rsidRPr="00AB44D1" w:rsidDel="00AB44D1" w:rsidRDefault="00BC1ECC" w:rsidP="00AB44D1">
      <w:pPr>
        <w:spacing w:after="240" w:line="360" w:lineRule="auto"/>
        <w:ind w:left="567"/>
        <w:jc w:val="center"/>
        <w:rPr>
          <w:del w:id="6450" w:author="Александр Перепечаев" w:date="2021-05-26T13:23:00Z"/>
          <w:rFonts w:ascii="Courier New" w:hAnsi="Courier New" w:cs="Courier New"/>
          <w:bCs/>
          <w:spacing w:val="-4"/>
          <w:rPrChange w:id="6451" w:author="Александр Перепечаев" w:date="2021-05-26T13:24:00Z">
            <w:rPr>
              <w:del w:id="6452" w:author="Александр Перепечаев" w:date="2021-05-26T13:23:00Z"/>
              <w:rFonts w:ascii="Courier New" w:hAnsi="Courier New" w:cs="Courier New"/>
              <w:bCs/>
              <w:spacing w:val="-4"/>
              <w:lang w:val="en-US"/>
            </w:rPr>
          </w:rPrChange>
        </w:rPr>
        <w:pPrChange w:id="6453" w:author="Александр Перепечаев" w:date="2021-05-26T13:23:00Z">
          <w:pPr>
            <w:autoSpaceDE w:val="0"/>
            <w:autoSpaceDN w:val="0"/>
            <w:adjustRightInd w:val="0"/>
            <w:ind w:left="567" w:firstLine="709"/>
          </w:pPr>
        </w:pPrChange>
      </w:pPr>
    </w:p>
    <w:p w14:paraId="407F0547" w14:textId="17A0932A" w:rsidR="00BC1ECC" w:rsidRPr="00AB44D1" w:rsidDel="00AB44D1" w:rsidRDefault="00BC1ECC" w:rsidP="00AB44D1">
      <w:pPr>
        <w:spacing w:after="240" w:line="360" w:lineRule="auto"/>
        <w:ind w:left="567"/>
        <w:jc w:val="center"/>
        <w:rPr>
          <w:del w:id="6454" w:author="Александр Перепечаев" w:date="2021-05-26T13:23:00Z"/>
          <w:rFonts w:ascii="Courier New" w:hAnsi="Courier New" w:cs="Courier New"/>
          <w:bCs/>
          <w:spacing w:val="-4"/>
          <w:rPrChange w:id="6455" w:author="Александр Перепечаев" w:date="2021-05-26T13:24:00Z">
            <w:rPr>
              <w:del w:id="6456" w:author="Александр Перепечаев" w:date="2021-05-26T13:23:00Z"/>
              <w:rFonts w:ascii="Courier New" w:hAnsi="Courier New" w:cs="Courier New"/>
              <w:bCs/>
              <w:spacing w:val="-4"/>
              <w:lang w:val="en-US"/>
            </w:rPr>
          </w:rPrChange>
        </w:rPr>
        <w:pPrChange w:id="6457" w:author="Александр Перепечаев" w:date="2021-05-26T13:23:00Z">
          <w:pPr>
            <w:autoSpaceDE w:val="0"/>
            <w:autoSpaceDN w:val="0"/>
            <w:adjustRightInd w:val="0"/>
            <w:ind w:left="567" w:firstLine="709"/>
          </w:pPr>
        </w:pPrChange>
      </w:pPr>
      <w:del w:id="6458" w:author="Александр Перепечаев" w:date="2021-05-26T13:23:00Z">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645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use</w:delText>
        </w:r>
        <w:r w:rsidRPr="00AB44D1" w:rsidDel="00AB44D1">
          <w:rPr>
            <w:rFonts w:ascii="Courier New" w:hAnsi="Courier New" w:cs="Courier New"/>
            <w:bCs/>
            <w:spacing w:val="-4"/>
            <w:rPrChange w:id="646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express</w:delText>
        </w:r>
        <w:r w:rsidRPr="00AB44D1" w:rsidDel="00AB44D1">
          <w:rPr>
            <w:rFonts w:ascii="Courier New" w:hAnsi="Courier New" w:cs="Courier New"/>
            <w:bCs/>
            <w:spacing w:val="-4"/>
            <w:rPrChange w:id="646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static</w:delText>
        </w:r>
        <w:r w:rsidRPr="00AB44D1" w:rsidDel="00AB44D1">
          <w:rPr>
            <w:rFonts w:ascii="Courier New" w:hAnsi="Courier New" w:cs="Courier New"/>
            <w:bCs/>
            <w:spacing w:val="-4"/>
            <w:rPrChange w:id="6462" w:author="Александр Перепечаев" w:date="2021-05-26T13:24:00Z">
              <w:rPr>
                <w:rFonts w:ascii="Courier New" w:hAnsi="Courier New" w:cs="Courier New"/>
                <w:bCs/>
                <w:spacing w:val="-4"/>
                <w:lang w:val="en-US"/>
              </w:rPr>
            </w:rPrChange>
          </w:rPr>
          <w:delText>(__</w:delText>
        </w:r>
        <w:r w:rsidRPr="00EE5ABE" w:rsidDel="00AB44D1">
          <w:rPr>
            <w:rFonts w:ascii="Courier New" w:hAnsi="Courier New" w:cs="Courier New"/>
            <w:bCs/>
            <w:spacing w:val="-4"/>
            <w:lang w:val="en-US"/>
          </w:rPr>
          <w:delText>dirname</w:delText>
        </w:r>
        <w:r w:rsidRPr="00AB44D1" w:rsidDel="00AB44D1">
          <w:rPr>
            <w:rFonts w:ascii="Courier New" w:hAnsi="Courier New" w:cs="Courier New"/>
            <w:bCs/>
            <w:spacing w:val="-4"/>
            <w:rPrChange w:id="6463"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client</w:delText>
        </w:r>
        <w:r w:rsidRPr="00AB44D1" w:rsidDel="00AB44D1">
          <w:rPr>
            <w:rFonts w:ascii="Courier New" w:hAnsi="Courier New" w:cs="Courier New"/>
            <w:bCs/>
            <w:spacing w:val="-4"/>
            <w:rPrChange w:id="6464" w:author="Александр Перепечаев" w:date="2021-05-26T13:24:00Z">
              <w:rPr>
                <w:rFonts w:ascii="Courier New" w:hAnsi="Courier New" w:cs="Courier New"/>
                <w:bCs/>
                <w:spacing w:val="-4"/>
                <w:lang w:val="en-US"/>
              </w:rPr>
            </w:rPrChange>
          </w:rPr>
          <w:delText>/"));</w:delText>
        </w:r>
      </w:del>
    </w:p>
    <w:p w14:paraId="63FA5BF8" w14:textId="063A7998" w:rsidR="00BC1ECC" w:rsidRPr="00AB44D1" w:rsidDel="00AB44D1" w:rsidRDefault="00BC1ECC" w:rsidP="00AB44D1">
      <w:pPr>
        <w:spacing w:after="240" w:line="360" w:lineRule="auto"/>
        <w:ind w:left="567"/>
        <w:jc w:val="center"/>
        <w:rPr>
          <w:del w:id="6465" w:author="Александр Перепечаев" w:date="2021-05-26T13:23:00Z"/>
          <w:rFonts w:ascii="Courier New" w:hAnsi="Courier New" w:cs="Courier New"/>
          <w:bCs/>
          <w:spacing w:val="-4"/>
          <w:rPrChange w:id="6466" w:author="Александр Перепечаев" w:date="2021-05-26T13:24:00Z">
            <w:rPr>
              <w:del w:id="6467" w:author="Александр Перепечаев" w:date="2021-05-26T13:23:00Z"/>
              <w:rFonts w:ascii="Courier New" w:hAnsi="Courier New" w:cs="Courier New"/>
              <w:bCs/>
              <w:spacing w:val="-4"/>
              <w:lang w:val="en-US"/>
            </w:rPr>
          </w:rPrChange>
        </w:rPr>
        <w:pPrChange w:id="6468" w:author="Александр Перепечаев" w:date="2021-05-26T13:23:00Z">
          <w:pPr>
            <w:autoSpaceDE w:val="0"/>
            <w:autoSpaceDN w:val="0"/>
            <w:adjustRightInd w:val="0"/>
            <w:ind w:left="567" w:firstLine="709"/>
          </w:pPr>
        </w:pPrChange>
      </w:pPr>
    </w:p>
    <w:p w14:paraId="16A71782" w14:textId="10F1D683" w:rsidR="00BC1ECC" w:rsidRPr="00AB44D1" w:rsidDel="00AB44D1" w:rsidRDefault="00BC1ECC" w:rsidP="00AB44D1">
      <w:pPr>
        <w:spacing w:after="240" w:line="360" w:lineRule="auto"/>
        <w:ind w:left="567"/>
        <w:jc w:val="center"/>
        <w:rPr>
          <w:del w:id="6469" w:author="Александр Перепечаев" w:date="2021-05-26T13:23:00Z"/>
          <w:rFonts w:ascii="Courier New" w:hAnsi="Courier New" w:cs="Courier New"/>
          <w:bCs/>
          <w:spacing w:val="-4"/>
          <w:rPrChange w:id="6470" w:author="Александр Перепечаев" w:date="2021-05-26T13:24:00Z">
            <w:rPr>
              <w:del w:id="6471" w:author="Александр Перепечаев" w:date="2021-05-26T13:23:00Z"/>
              <w:rFonts w:ascii="Courier New" w:hAnsi="Courier New" w:cs="Courier New"/>
              <w:bCs/>
              <w:spacing w:val="-4"/>
              <w:lang w:val="en-US"/>
            </w:rPr>
          </w:rPrChange>
        </w:rPr>
        <w:pPrChange w:id="6472" w:author="Александр Перепечаев" w:date="2021-05-26T13:23:00Z">
          <w:pPr>
            <w:autoSpaceDE w:val="0"/>
            <w:autoSpaceDN w:val="0"/>
            <w:adjustRightInd w:val="0"/>
            <w:ind w:left="567" w:firstLine="709"/>
          </w:pPr>
        </w:pPrChange>
      </w:pPr>
      <w:del w:id="6473" w:author="Александр Перепечаев" w:date="2021-05-26T13:23:00Z">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647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storageConfig</w:delText>
        </w:r>
        <w:r w:rsidRPr="00AB44D1" w:rsidDel="00AB44D1">
          <w:rPr>
            <w:rFonts w:ascii="Courier New" w:hAnsi="Courier New" w:cs="Courier New"/>
            <w:bCs/>
            <w:spacing w:val="-4"/>
            <w:rPrChange w:id="647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multer</w:delText>
        </w:r>
        <w:r w:rsidRPr="00AB44D1" w:rsidDel="00AB44D1">
          <w:rPr>
            <w:rFonts w:ascii="Courier New" w:hAnsi="Courier New" w:cs="Courier New"/>
            <w:bCs/>
            <w:spacing w:val="-4"/>
            <w:rPrChange w:id="647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diskStorage</w:delText>
        </w:r>
        <w:r w:rsidRPr="00AB44D1" w:rsidDel="00AB44D1">
          <w:rPr>
            <w:rFonts w:ascii="Courier New" w:hAnsi="Courier New" w:cs="Courier New"/>
            <w:bCs/>
            <w:spacing w:val="-4"/>
            <w:rPrChange w:id="6477" w:author="Александр Перепечаев" w:date="2021-05-26T13:24:00Z">
              <w:rPr>
                <w:rFonts w:ascii="Courier New" w:hAnsi="Courier New" w:cs="Courier New"/>
                <w:bCs/>
                <w:spacing w:val="-4"/>
                <w:lang w:val="en-US"/>
              </w:rPr>
            </w:rPrChange>
          </w:rPr>
          <w:delText>({</w:delText>
        </w:r>
      </w:del>
    </w:p>
    <w:p w14:paraId="233D849C" w14:textId="46EEF1F7" w:rsidR="00BC1ECC" w:rsidRPr="00AB44D1" w:rsidDel="00AB44D1" w:rsidRDefault="00BC1ECC" w:rsidP="00AB44D1">
      <w:pPr>
        <w:spacing w:after="240" w:line="360" w:lineRule="auto"/>
        <w:ind w:left="567"/>
        <w:jc w:val="center"/>
        <w:rPr>
          <w:del w:id="6478" w:author="Александр Перепечаев" w:date="2021-05-26T13:23:00Z"/>
          <w:rFonts w:ascii="Courier New" w:hAnsi="Courier New" w:cs="Courier New"/>
          <w:bCs/>
          <w:spacing w:val="-4"/>
          <w:rPrChange w:id="6479" w:author="Александр Перепечаев" w:date="2021-05-26T13:24:00Z">
            <w:rPr>
              <w:del w:id="6480" w:author="Александр Перепечаев" w:date="2021-05-26T13:23:00Z"/>
              <w:rFonts w:ascii="Courier New" w:hAnsi="Courier New" w:cs="Courier New"/>
              <w:bCs/>
              <w:spacing w:val="-4"/>
              <w:lang w:val="en-US"/>
            </w:rPr>
          </w:rPrChange>
        </w:rPr>
        <w:pPrChange w:id="6481" w:author="Александр Перепечаев" w:date="2021-05-26T13:23:00Z">
          <w:pPr>
            <w:autoSpaceDE w:val="0"/>
            <w:autoSpaceDN w:val="0"/>
            <w:adjustRightInd w:val="0"/>
            <w:ind w:left="567" w:firstLine="709"/>
          </w:pPr>
        </w:pPrChange>
      </w:pPr>
      <w:del w:id="6482" w:author="Александр Перепечаев" w:date="2021-05-26T13:23:00Z">
        <w:r w:rsidRPr="00AB44D1" w:rsidDel="00AB44D1">
          <w:rPr>
            <w:rFonts w:ascii="Courier New" w:hAnsi="Courier New" w:cs="Courier New"/>
            <w:bCs/>
            <w:spacing w:val="-4"/>
            <w:rPrChange w:id="648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destination</w:delText>
        </w:r>
        <w:r w:rsidRPr="00AB44D1" w:rsidDel="00AB44D1">
          <w:rPr>
            <w:rFonts w:ascii="Courier New" w:hAnsi="Courier New" w:cs="Courier New"/>
            <w:bCs/>
            <w:spacing w:val="-4"/>
            <w:rPrChange w:id="6484"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648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file</w:delText>
        </w:r>
        <w:r w:rsidRPr="00AB44D1" w:rsidDel="00AB44D1">
          <w:rPr>
            <w:rFonts w:ascii="Courier New" w:hAnsi="Courier New" w:cs="Courier New"/>
            <w:bCs/>
            <w:spacing w:val="-4"/>
            <w:rPrChange w:id="648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cb</w:delText>
        </w:r>
        <w:r w:rsidRPr="00AB44D1" w:rsidDel="00AB44D1">
          <w:rPr>
            <w:rFonts w:ascii="Courier New" w:hAnsi="Courier New" w:cs="Courier New"/>
            <w:bCs/>
            <w:spacing w:val="-4"/>
            <w:rPrChange w:id="6487" w:author="Александр Перепечаев" w:date="2021-05-26T13:24:00Z">
              <w:rPr>
                <w:rFonts w:ascii="Courier New" w:hAnsi="Courier New" w:cs="Courier New"/>
                <w:bCs/>
                <w:spacing w:val="-4"/>
                <w:lang w:val="en-US"/>
              </w:rPr>
            </w:rPrChange>
          </w:rPr>
          <w:delText>) =&gt;{</w:delText>
        </w:r>
      </w:del>
    </w:p>
    <w:p w14:paraId="0A1518DC" w14:textId="4D56A089" w:rsidR="00BC1ECC" w:rsidRPr="00AB44D1" w:rsidDel="00AB44D1" w:rsidRDefault="00BC1ECC" w:rsidP="00AB44D1">
      <w:pPr>
        <w:spacing w:after="240" w:line="360" w:lineRule="auto"/>
        <w:ind w:left="567"/>
        <w:jc w:val="center"/>
        <w:rPr>
          <w:del w:id="6488" w:author="Александр Перепечаев" w:date="2021-05-26T13:23:00Z"/>
          <w:rFonts w:ascii="Courier New" w:hAnsi="Courier New" w:cs="Courier New"/>
          <w:bCs/>
          <w:spacing w:val="-4"/>
          <w:rPrChange w:id="6489" w:author="Александр Перепечаев" w:date="2021-05-26T13:24:00Z">
            <w:rPr>
              <w:del w:id="6490" w:author="Александр Перепечаев" w:date="2021-05-26T13:23:00Z"/>
              <w:rFonts w:ascii="Courier New" w:hAnsi="Courier New" w:cs="Courier New"/>
              <w:bCs/>
              <w:spacing w:val="-4"/>
              <w:lang w:val="en-US"/>
            </w:rPr>
          </w:rPrChange>
        </w:rPr>
        <w:pPrChange w:id="6491" w:author="Александр Перепечаев" w:date="2021-05-26T13:23:00Z">
          <w:pPr>
            <w:autoSpaceDE w:val="0"/>
            <w:autoSpaceDN w:val="0"/>
            <w:adjustRightInd w:val="0"/>
            <w:ind w:left="567" w:firstLine="709"/>
          </w:pPr>
        </w:pPrChange>
      </w:pPr>
      <w:del w:id="6492" w:author="Александр Перепечаев" w:date="2021-05-26T13:23:00Z">
        <w:r w:rsidRPr="00AB44D1" w:rsidDel="00AB44D1">
          <w:rPr>
            <w:rFonts w:ascii="Courier New" w:hAnsi="Courier New" w:cs="Courier New"/>
            <w:bCs/>
            <w:spacing w:val="-4"/>
            <w:rPrChange w:id="64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cb</w:delText>
        </w:r>
        <w:r w:rsidRPr="00AB44D1" w:rsidDel="00AB44D1">
          <w:rPr>
            <w:rFonts w:ascii="Courier New" w:hAnsi="Courier New" w:cs="Courier New"/>
            <w:bCs/>
            <w:spacing w:val="-4"/>
            <w:rPrChange w:id="649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null</w:delText>
        </w:r>
        <w:r w:rsidRPr="00AB44D1" w:rsidDel="00AB44D1">
          <w:rPr>
            <w:rFonts w:ascii="Courier New" w:hAnsi="Courier New" w:cs="Courier New"/>
            <w:bCs/>
            <w:spacing w:val="-4"/>
            <w:rPrChange w:id="6495"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image</w:delText>
        </w:r>
        <w:r w:rsidRPr="00AB44D1" w:rsidDel="00AB44D1">
          <w:rPr>
            <w:rFonts w:ascii="Courier New" w:hAnsi="Courier New" w:cs="Courier New"/>
            <w:bCs/>
            <w:spacing w:val="-4"/>
            <w:rPrChange w:id="6496" w:author="Александр Перепечаев" w:date="2021-05-26T13:24:00Z">
              <w:rPr>
                <w:rFonts w:ascii="Courier New" w:hAnsi="Courier New" w:cs="Courier New"/>
                <w:bCs/>
                <w:spacing w:val="-4"/>
                <w:lang w:val="en-US"/>
              </w:rPr>
            </w:rPrChange>
          </w:rPr>
          <w:delText>");</w:delText>
        </w:r>
      </w:del>
    </w:p>
    <w:p w14:paraId="66676EA3" w14:textId="79214015" w:rsidR="00BC1ECC" w:rsidRPr="00AB44D1" w:rsidDel="00AB44D1" w:rsidRDefault="00BC1ECC" w:rsidP="00AB44D1">
      <w:pPr>
        <w:spacing w:after="240" w:line="360" w:lineRule="auto"/>
        <w:ind w:left="567"/>
        <w:jc w:val="center"/>
        <w:rPr>
          <w:del w:id="6497" w:author="Александр Перепечаев" w:date="2021-05-26T13:23:00Z"/>
          <w:rFonts w:ascii="Courier New" w:hAnsi="Courier New" w:cs="Courier New"/>
          <w:bCs/>
          <w:spacing w:val="-4"/>
          <w:rPrChange w:id="6498" w:author="Александр Перепечаев" w:date="2021-05-26T13:24:00Z">
            <w:rPr>
              <w:del w:id="6499" w:author="Александр Перепечаев" w:date="2021-05-26T13:23:00Z"/>
              <w:rFonts w:ascii="Courier New" w:hAnsi="Courier New" w:cs="Courier New"/>
              <w:bCs/>
              <w:spacing w:val="-4"/>
              <w:lang w:val="en-US"/>
            </w:rPr>
          </w:rPrChange>
        </w:rPr>
        <w:pPrChange w:id="6500" w:author="Александр Перепечаев" w:date="2021-05-26T13:23:00Z">
          <w:pPr>
            <w:autoSpaceDE w:val="0"/>
            <w:autoSpaceDN w:val="0"/>
            <w:adjustRightInd w:val="0"/>
            <w:ind w:left="567" w:firstLine="709"/>
          </w:pPr>
        </w:pPrChange>
      </w:pPr>
      <w:del w:id="6501" w:author="Александр Перепечаев" w:date="2021-05-26T13:23:00Z">
        <w:r w:rsidRPr="00AB44D1" w:rsidDel="00AB44D1">
          <w:rPr>
            <w:rFonts w:ascii="Courier New" w:hAnsi="Courier New" w:cs="Courier New"/>
            <w:bCs/>
            <w:spacing w:val="-4"/>
            <w:rPrChange w:id="6502" w:author="Александр Перепечаев" w:date="2021-05-26T13:24:00Z">
              <w:rPr>
                <w:rFonts w:ascii="Courier New" w:hAnsi="Courier New" w:cs="Courier New"/>
                <w:bCs/>
                <w:spacing w:val="-4"/>
                <w:lang w:val="en-US"/>
              </w:rPr>
            </w:rPrChange>
          </w:rPr>
          <w:delText xml:space="preserve">    },</w:delText>
        </w:r>
      </w:del>
    </w:p>
    <w:p w14:paraId="290C3E54" w14:textId="38EF9BA6" w:rsidR="00BC1ECC" w:rsidRPr="00AB44D1" w:rsidDel="00AB44D1" w:rsidRDefault="00BC1ECC" w:rsidP="00AB44D1">
      <w:pPr>
        <w:spacing w:after="240" w:line="360" w:lineRule="auto"/>
        <w:ind w:left="567"/>
        <w:jc w:val="center"/>
        <w:rPr>
          <w:del w:id="6503" w:author="Александр Перепечаев" w:date="2021-05-26T13:23:00Z"/>
          <w:rFonts w:ascii="Courier New" w:hAnsi="Courier New" w:cs="Courier New"/>
          <w:bCs/>
          <w:spacing w:val="-4"/>
          <w:rPrChange w:id="6504" w:author="Александр Перепечаев" w:date="2021-05-26T13:24:00Z">
            <w:rPr>
              <w:del w:id="6505" w:author="Александр Перепечаев" w:date="2021-05-26T13:23:00Z"/>
              <w:rFonts w:ascii="Courier New" w:hAnsi="Courier New" w:cs="Courier New"/>
              <w:bCs/>
              <w:spacing w:val="-4"/>
              <w:lang w:val="en-US"/>
            </w:rPr>
          </w:rPrChange>
        </w:rPr>
        <w:pPrChange w:id="6506" w:author="Александр Перепечаев" w:date="2021-05-26T13:23:00Z">
          <w:pPr>
            <w:autoSpaceDE w:val="0"/>
            <w:autoSpaceDN w:val="0"/>
            <w:adjustRightInd w:val="0"/>
            <w:ind w:left="567" w:firstLine="709"/>
          </w:pPr>
        </w:pPrChange>
      </w:pPr>
      <w:del w:id="6507" w:author="Александр Перепечаев" w:date="2021-05-26T13:23:00Z">
        <w:r w:rsidRPr="00AB44D1" w:rsidDel="00AB44D1">
          <w:rPr>
            <w:rFonts w:ascii="Courier New" w:hAnsi="Courier New" w:cs="Courier New"/>
            <w:bCs/>
            <w:spacing w:val="-4"/>
            <w:rPrChange w:id="65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filename</w:delText>
        </w:r>
        <w:r w:rsidRPr="00AB44D1" w:rsidDel="00AB44D1">
          <w:rPr>
            <w:rFonts w:ascii="Courier New" w:hAnsi="Courier New" w:cs="Courier New"/>
            <w:bCs/>
            <w:spacing w:val="-4"/>
            <w:rPrChange w:id="6509"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65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file</w:delText>
        </w:r>
        <w:r w:rsidRPr="00AB44D1" w:rsidDel="00AB44D1">
          <w:rPr>
            <w:rFonts w:ascii="Courier New" w:hAnsi="Courier New" w:cs="Courier New"/>
            <w:bCs/>
            <w:spacing w:val="-4"/>
            <w:rPrChange w:id="651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cb</w:delText>
        </w:r>
        <w:r w:rsidRPr="00AB44D1" w:rsidDel="00AB44D1">
          <w:rPr>
            <w:rFonts w:ascii="Courier New" w:hAnsi="Courier New" w:cs="Courier New"/>
            <w:bCs/>
            <w:spacing w:val="-4"/>
            <w:rPrChange w:id="6512" w:author="Александр Перепечаев" w:date="2021-05-26T13:24:00Z">
              <w:rPr>
                <w:rFonts w:ascii="Courier New" w:hAnsi="Courier New" w:cs="Courier New"/>
                <w:bCs/>
                <w:spacing w:val="-4"/>
                <w:lang w:val="en-US"/>
              </w:rPr>
            </w:rPrChange>
          </w:rPr>
          <w:delText>) =&gt;{</w:delText>
        </w:r>
      </w:del>
    </w:p>
    <w:p w14:paraId="55BFF18F" w14:textId="4FD8C347" w:rsidR="00BC1ECC" w:rsidRPr="00AB44D1" w:rsidDel="00AB44D1" w:rsidRDefault="00BC1ECC" w:rsidP="00AB44D1">
      <w:pPr>
        <w:spacing w:after="240" w:line="360" w:lineRule="auto"/>
        <w:ind w:left="567"/>
        <w:jc w:val="center"/>
        <w:rPr>
          <w:del w:id="6513" w:author="Александр Перепечаев" w:date="2021-05-26T13:23:00Z"/>
          <w:rFonts w:ascii="Courier New" w:hAnsi="Courier New" w:cs="Courier New"/>
          <w:bCs/>
          <w:spacing w:val="-4"/>
          <w:rPrChange w:id="6514" w:author="Александр Перепечаев" w:date="2021-05-26T13:24:00Z">
            <w:rPr>
              <w:del w:id="6515" w:author="Александр Перепечаев" w:date="2021-05-26T13:23:00Z"/>
              <w:rFonts w:ascii="Courier New" w:hAnsi="Courier New" w:cs="Courier New"/>
              <w:bCs/>
              <w:spacing w:val="-4"/>
              <w:lang w:val="en-US"/>
            </w:rPr>
          </w:rPrChange>
        </w:rPr>
        <w:pPrChange w:id="6516" w:author="Александр Перепечаев" w:date="2021-05-26T13:23:00Z">
          <w:pPr>
            <w:autoSpaceDE w:val="0"/>
            <w:autoSpaceDN w:val="0"/>
            <w:adjustRightInd w:val="0"/>
            <w:ind w:left="567" w:firstLine="709"/>
          </w:pPr>
        </w:pPrChange>
      </w:pPr>
      <w:del w:id="6517" w:author="Александр Перепечаев" w:date="2021-05-26T13:23:00Z">
        <w:r w:rsidRPr="00AB44D1" w:rsidDel="00AB44D1">
          <w:rPr>
            <w:rFonts w:ascii="Courier New" w:hAnsi="Courier New" w:cs="Courier New"/>
            <w:bCs/>
            <w:spacing w:val="-4"/>
            <w:rPrChange w:id="651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651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652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new</w:delText>
        </w:r>
        <w:r w:rsidRPr="00AB44D1" w:rsidDel="00AB44D1">
          <w:rPr>
            <w:rFonts w:ascii="Courier New" w:hAnsi="Courier New" w:cs="Courier New"/>
            <w:bCs/>
            <w:spacing w:val="-4"/>
            <w:rPrChange w:id="65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6522" w:author="Александр Перепечаев" w:date="2021-05-26T13:24:00Z">
              <w:rPr>
                <w:rFonts w:ascii="Courier New" w:hAnsi="Courier New" w:cs="Courier New"/>
                <w:bCs/>
                <w:spacing w:val="-4"/>
                <w:lang w:val="en-US"/>
              </w:rPr>
            </w:rPrChange>
          </w:rPr>
          <w:delText>();</w:delText>
        </w:r>
      </w:del>
    </w:p>
    <w:p w14:paraId="3FA2DB02" w14:textId="11251696" w:rsidR="00BC1ECC" w:rsidRPr="00AB44D1" w:rsidDel="00AB44D1" w:rsidRDefault="00BC1ECC" w:rsidP="00AB44D1">
      <w:pPr>
        <w:spacing w:after="240" w:line="360" w:lineRule="auto"/>
        <w:ind w:left="567"/>
        <w:jc w:val="center"/>
        <w:rPr>
          <w:del w:id="6523" w:author="Александр Перепечаев" w:date="2021-05-26T13:23:00Z"/>
          <w:rFonts w:ascii="Courier New" w:hAnsi="Courier New" w:cs="Courier New"/>
          <w:bCs/>
          <w:spacing w:val="-4"/>
          <w:rPrChange w:id="6524" w:author="Александр Перепечаев" w:date="2021-05-26T13:24:00Z">
            <w:rPr>
              <w:del w:id="6525" w:author="Александр Перепечаев" w:date="2021-05-26T13:23:00Z"/>
              <w:rFonts w:ascii="Courier New" w:hAnsi="Courier New" w:cs="Courier New"/>
              <w:bCs/>
              <w:spacing w:val="-4"/>
              <w:lang w:val="en-US"/>
            </w:rPr>
          </w:rPrChange>
        </w:rPr>
        <w:pPrChange w:id="6526" w:author="Александр Перепечаев" w:date="2021-05-26T13:23:00Z">
          <w:pPr>
            <w:autoSpaceDE w:val="0"/>
            <w:autoSpaceDN w:val="0"/>
            <w:adjustRightInd w:val="0"/>
            <w:ind w:left="567" w:firstLine="709"/>
          </w:pPr>
        </w:pPrChange>
      </w:pPr>
      <w:del w:id="6527" w:author="Александр Перепечаев" w:date="2021-05-26T13:23:00Z">
        <w:r w:rsidRPr="00AB44D1" w:rsidDel="00AB44D1">
          <w:rPr>
            <w:rFonts w:ascii="Courier New" w:hAnsi="Courier New" w:cs="Courier New"/>
            <w:bCs/>
            <w:spacing w:val="-4"/>
            <w:rPrChange w:id="652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652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now</w:delText>
        </w:r>
        <w:r w:rsidRPr="00AB44D1" w:rsidDel="00AB44D1">
          <w:rPr>
            <w:rFonts w:ascii="Courier New" w:hAnsi="Courier New" w:cs="Courier New"/>
            <w:bCs/>
            <w:spacing w:val="-4"/>
            <w:rPrChange w:id="653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653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getFullYear</w:delText>
        </w:r>
        <w:r w:rsidRPr="00AB44D1" w:rsidDel="00AB44D1">
          <w:rPr>
            <w:rFonts w:ascii="Courier New" w:hAnsi="Courier New" w:cs="Courier New"/>
            <w:bCs/>
            <w:spacing w:val="-4"/>
            <w:rPrChange w:id="6532" w:author="Александр Перепечаев" w:date="2021-05-26T13:24:00Z">
              <w:rPr>
                <w:rFonts w:ascii="Courier New" w:hAnsi="Courier New" w:cs="Courier New"/>
                <w:bCs/>
                <w:spacing w:val="-4"/>
                <w:lang w:val="en-US"/>
              </w:rPr>
            </w:rPrChange>
          </w:rPr>
          <w:delText xml:space="preserve">() + "" +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653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getMonth</w:delText>
        </w:r>
        <w:r w:rsidRPr="00AB44D1" w:rsidDel="00AB44D1">
          <w:rPr>
            <w:rFonts w:ascii="Courier New" w:hAnsi="Courier New" w:cs="Courier New"/>
            <w:bCs/>
            <w:spacing w:val="-4"/>
            <w:rPrChange w:id="653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653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getDate</w:delText>
        </w:r>
        <w:r w:rsidRPr="00AB44D1" w:rsidDel="00AB44D1">
          <w:rPr>
            <w:rFonts w:ascii="Courier New" w:hAnsi="Courier New" w:cs="Courier New"/>
            <w:bCs/>
            <w:spacing w:val="-4"/>
            <w:rPrChange w:id="653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653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getHours</w:delText>
        </w:r>
        <w:r w:rsidRPr="00AB44D1" w:rsidDel="00AB44D1">
          <w:rPr>
            <w:rFonts w:ascii="Courier New" w:hAnsi="Courier New" w:cs="Courier New"/>
            <w:bCs/>
            <w:spacing w:val="-4"/>
            <w:rPrChange w:id="653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653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getSeconds</w:delText>
        </w:r>
        <w:r w:rsidRPr="00AB44D1" w:rsidDel="00AB44D1">
          <w:rPr>
            <w:rFonts w:ascii="Courier New" w:hAnsi="Courier New" w:cs="Courier New"/>
            <w:bCs/>
            <w:spacing w:val="-4"/>
            <w:rPrChange w:id="654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654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getMilliseconds</w:delText>
        </w:r>
        <w:r w:rsidRPr="00AB44D1" w:rsidDel="00AB44D1">
          <w:rPr>
            <w:rFonts w:ascii="Courier New" w:hAnsi="Courier New" w:cs="Courier New"/>
            <w:bCs/>
            <w:spacing w:val="-4"/>
            <w:rPrChange w:id="6542" w:author="Александр Перепечаев" w:date="2021-05-26T13:24:00Z">
              <w:rPr>
                <w:rFonts w:ascii="Courier New" w:hAnsi="Courier New" w:cs="Courier New"/>
                <w:bCs/>
                <w:spacing w:val="-4"/>
                <w:lang w:val="en-US"/>
              </w:rPr>
            </w:rPrChange>
          </w:rPr>
          <w:delText>()</w:delText>
        </w:r>
      </w:del>
    </w:p>
    <w:p w14:paraId="65B8B052" w14:textId="73BB3B77" w:rsidR="00BC1ECC" w:rsidRPr="00AB44D1" w:rsidDel="00AB44D1" w:rsidRDefault="00BC1ECC" w:rsidP="00AB44D1">
      <w:pPr>
        <w:spacing w:after="240" w:line="360" w:lineRule="auto"/>
        <w:ind w:left="567"/>
        <w:jc w:val="center"/>
        <w:rPr>
          <w:del w:id="6543" w:author="Александр Перепечаев" w:date="2021-05-26T13:23:00Z"/>
          <w:rFonts w:ascii="Courier New" w:hAnsi="Courier New" w:cs="Courier New"/>
          <w:bCs/>
          <w:spacing w:val="-4"/>
          <w:rPrChange w:id="6544" w:author="Александр Перепечаев" w:date="2021-05-26T13:24:00Z">
            <w:rPr>
              <w:del w:id="6545" w:author="Александр Перепечаев" w:date="2021-05-26T13:23:00Z"/>
              <w:rFonts w:ascii="Courier New" w:hAnsi="Courier New" w:cs="Courier New"/>
              <w:bCs/>
              <w:spacing w:val="-4"/>
              <w:lang w:val="en-US"/>
            </w:rPr>
          </w:rPrChange>
        </w:rPr>
        <w:pPrChange w:id="6546" w:author="Александр Перепечаев" w:date="2021-05-26T13:23:00Z">
          <w:pPr>
            <w:autoSpaceDE w:val="0"/>
            <w:autoSpaceDN w:val="0"/>
            <w:adjustRightInd w:val="0"/>
            <w:ind w:left="567" w:firstLine="709"/>
          </w:pPr>
        </w:pPrChange>
      </w:pPr>
      <w:del w:id="6547" w:author="Александр Перепечаев" w:date="2021-05-26T13:23:00Z">
        <w:r w:rsidRPr="00AB44D1" w:rsidDel="00AB44D1">
          <w:rPr>
            <w:rFonts w:ascii="Courier New" w:hAnsi="Courier New" w:cs="Courier New"/>
            <w:bCs/>
            <w:spacing w:val="-4"/>
            <w:rPrChange w:id="654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cb</w:delText>
        </w:r>
        <w:r w:rsidRPr="00AB44D1" w:rsidDel="00AB44D1">
          <w:rPr>
            <w:rFonts w:ascii="Courier New" w:hAnsi="Courier New" w:cs="Courier New"/>
            <w:bCs/>
            <w:spacing w:val="-4"/>
            <w:rPrChange w:id="654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null</w:delText>
        </w:r>
        <w:r w:rsidRPr="00AB44D1" w:rsidDel="00AB44D1">
          <w:rPr>
            <w:rFonts w:ascii="Courier New" w:hAnsi="Courier New" w:cs="Courier New"/>
            <w:bCs/>
            <w:spacing w:val="-4"/>
            <w:rPrChange w:id="655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now</w:delText>
        </w:r>
        <w:r w:rsidRPr="00AB44D1" w:rsidDel="00AB44D1">
          <w:rPr>
            <w:rFonts w:ascii="Courier New" w:hAnsi="Courier New" w:cs="Courier New"/>
            <w:bCs/>
            <w:spacing w:val="-4"/>
            <w:rPrChange w:id="655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file</w:delText>
        </w:r>
        <w:r w:rsidRPr="00AB44D1" w:rsidDel="00AB44D1">
          <w:rPr>
            <w:rFonts w:ascii="Courier New" w:hAnsi="Courier New" w:cs="Courier New"/>
            <w:bCs/>
            <w:spacing w:val="-4"/>
            <w:rPrChange w:id="655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originalname</w:delText>
        </w:r>
        <w:r w:rsidRPr="00AB44D1" w:rsidDel="00AB44D1">
          <w:rPr>
            <w:rFonts w:ascii="Courier New" w:hAnsi="Courier New" w:cs="Courier New"/>
            <w:bCs/>
            <w:spacing w:val="-4"/>
            <w:rPrChange w:id="6553" w:author="Александр Перепечаев" w:date="2021-05-26T13:24:00Z">
              <w:rPr>
                <w:rFonts w:ascii="Courier New" w:hAnsi="Courier New" w:cs="Courier New"/>
                <w:bCs/>
                <w:spacing w:val="-4"/>
                <w:lang w:val="en-US"/>
              </w:rPr>
            </w:rPrChange>
          </w:rPr>
          <w:delText>);</w:delText>
        </w:r>
      </w:del>
    </w:p>
    <w:p w14:paraId="79511666" w14:textId="2673A897" w:rsidR="00BC1ECC" w:rsidRPr="00AB44D1" w:rsidDel="00AB44D1" w:rsidRDefault="00BC1ECC" w:rsidP="00AB44D1">
      <w:pPr>
        <w:spacing w:after="240" w:line="360" w:lineRule="auto"/>
        <w:ind w:left="567"/>
        <w:jc w:val="center"/>
        <w:rPr>
          <w:del w:id="6554" w:author="Александр Перепечаев" w:date="2021-05-26T13:23:00Z"/>
          <w:rFonts w:ascii="Courier New" w:hAnsi="Courier New" w:cs="Courier New"/>
          <w:bCs/>
          <w:spacing w:val="-4"/>
          <w:rPrChange w:id="6555" w:author="Александр Перепечаев" w:date="2021-05-26T13:24:00Z">
            <w:rPr>
              <w:del w:id="6556" w:author="Александр Перепечаев" w:date="2021-05-26T13:23:00Z"/>
              <w:rFonts w:ascii="Courier New" w:hAnsi="Courier New" w:cs="Courier New"/>
              <w:bCs/>
              <w:spacing w:val="-4"/>
              <w:lang w:val="en-US"/>
            </w:rPr>
          </w:rPrChange>
        </w:rPr>
        <w:pPrChange w:id="6557" w:author="Александр Перепечаев" w:date="2021-05-26T13:23:00Z">
          <w:pPr>
            <w:autoSpaceDE w:val="0"/>
            <w:autoSpaceDN w:val="0"/>
            <w:adjustRightInd w:val="0"/>
            <w:ind w:left="567" w:firstLine="709"/>
          </w:pPr>
        </w:pPrChange>
      </w:pPr>
      <w:del w:id="6558" w:author="Александр Перепечаев" w:date="2021-05-26T13:23:00Z">
        <w:r w:rsidRPr="00AB44D1" w:rsidDel="00AB44D1">
          <w:rPr>
            <w:rFonts w:ascii="Courier New" w:hAnsi="Courier New" w:cs="Courier New"/>
            <w:bCs/>
            <w:spacing w:val="-4"/>
            <w:rPrChange w:id="6559" w:author="Александр Перепечаев" w:date="2021-05-26T13:24:00Z">
              <w:rPr>
                <w:rFonts w:ascii="Courier New" w:hAnsi="Courier New" w:cs="Courier New"/>
                <w:bCs/>
                <w:spacing w:val="-4"/>
                <w:lang w:val="en-US"/>
              </w:rPr>
            </w:rPrChange>
          </w:rPr>
          <w:delText xml:space="preserve">    }</w:delText>
        </w:r>
      </w:del>
    </w:p>
    <w:p w14:paraId="36D53460" w14:textId="24B352B8" w:rsidR="00BC1ECC" w:rsidRPr="00AB44D1" w:rsidDel="00AB44D1" w:rsidRDefault="00BC1ECC" w:rsidP="00AB44D1">
      <w:pPr>
        <w:spacing w:after="240" w:line="360" w:lineRule="auto"/>
        <w:ind w:left="567"/>
        <w:jc w:val="center"/>
        <w:rPr>
          <w:del w:id="6560" w:author="Александр Перепечаев" w:date="2021-05-26T13:23:00Z"/>
          <w:rFonts w:ascii="Courier New" w:hAnsi="Courier New" w:cs="Courier New"/>
          <w:bCs/>
          <w:spacing w:val="-4"/>
          <w:rPrChange w:id="6561" w:author="Александр Перепечаев" w:date="2021-05-26T13:24:00Z">
            <w:rPr>
              <w:del w:id="6562" w:author="Александр Перепечаев" w:date="2021-05-26T13:23:00Z"/>
              <w:rFonts w:ascii="Courier New" w:hAnsi="Courier New" w:cs="Courier New"/>
              <w:bCs/>
              <w:spacing w:val="-4"/>
              <w:lang w:val="en-US"/>
            </w:rPr>
          </w:rPrChange>
        </w:rPr>
        <w:pPrChange w:id="6563" w:author="Александр Перепечаев" w:date="2021-05-26T13:23:00Z">
          <w:pPr>
            <w:autoSpaceDE w:val="0"/>
            <w:autoSpaceDN w:val="0"/>
            <w:adjustRightInd w:val="0"/>
            <w:ind w:left="567" w:firstLine="709"/>
          </w:pPr>
        </w:pPrChange>
      </w:pPr>
      <w:del w:id="6564" w:author="Александр Перепечаев" w:date="2021-05-26T13:23:00Z">
        <w:r w:rsidRPr="00AB44D1" w:rsidDel="00AB44D1">
          <w:rPr>
            <w:rFonts w:ascii="Courier New" w:hAnsi="Courier New" w:cs="Courier New"/>
            <w:bCs/>
            <w:spacing w:val="-4"/>
            <w:rPrChange w:id="6565" w:author="Александр Перепечаев" w:date="2021-05-26T13:24:00Z">
              <w:rPr>
                <w:rFonts w:ascii="Courier New" w:hAnsi="Courier New" w:cs="Courier New"/>
                <w:bCs/>
                <w:spacing w:val="-4"/>
                <w:lang w:val="en-US"/>
              </w:rPr>
            </w:rPrChange>
          </w:rPr>
          <w:delText>});</w:delText>
        </w:r>
      </w:del>
    </w:p>
    <w:p w14:paraId="2C472151" w14:textId="0E7932F1" w:rsidR="00BC1ECC" w:rsidRPr="00AB44D1" w:rsidDel="00AB44D1" w:rsidRDefault="00BC1ECC" w:rsidP="00AB44D1">
      <w:pPr>
        <w:spacing w:after="240" w:line="360" w:lineRule="auto"/>
        <w:ind w:left="567"/>
        <w:jc w:val="center"/>
        <w:rPr>
          <w:del w:id="6566" w:author="Александр Перепечаев" w:date="2021-05-26T13:23:00Z"/>
          <w:rFonts w:ascii="Courier New" w:hAnsi="Courier New" w:cs="Courier New"/>
          <w:bCs/>
          <w:spacing w:val="-4"/>
          <w:rPrChange w:id="6567" w:author="Александр Перепечаев" w:date="2021-05-26T13:24:00Z">
            <w:rPr>
              <w:del w:id="6568" w:author="Александр Перепечаев" w:date="2021-05-26T13:23:00Z"/>
              <w:rFonts w:ascii="Courier New" w:hAnsi="Courier New" w:cs="Courier New"/>
              <w:bCs/>
              <w:spacing w:val="-4"/>
              <w:lang w:val="en-US"/>
            </w:rPr>
          </w:rPrChange>
        </w:rPr>
        <w:pPrChange w:id="6569" w:author="Александр Перепечаев" w:date="2021-05-26T13:23:00Z">
          <w:pPr>
            <w:autoSpaceDE w:val="0"/>
            <w:autoSpaceDN w:val="0"/>
            <w:adjustRightInd w:val="0"/>
            <w:ind w:left="567" w:firstLine="709"/>
          </w:pPr>
        </w:pPrChange>
      </w:pPr>
    </w:p>
    <w:p w14:paraId="3FD5DD1E" w14:textId="5E3000BE" w:rsidR="00BC1ECC" w:rsidRPr="00AB44D1" w:rsidDel="00AB44D1" w:rsidRDefault="00BC1ECC" w:rsidP="00AB44D1">
      <w:pPr>
        <w:spacing w:after="240" w:line="360" w:lineRule="auto"/>
        <w:ind w:left="567"/>
        <w:jc w:val="center"/>
        <w:rPr>
          <w:del w:id="6570" w:author="Александр Перепечаев" w:date="2021-05-26T13:23:00Z"/>
          <w:rFonts w:ascii="Courier New" w:hAnsi="Courier New" w:cs="Courier New"/>
          <w:bCs/>
          <w:spacing w:val="-4"/>
          <w:rPrChange w:id="6571" w:author="Александр Перепечаев" w:date="2021-05-26T13:24:00Z">
            <w:rPr>
              <w:del w:id="6572" w:author="Александр Перепечаев" w:date="2021-05-26T13:23:00Z"/>
              <w:rFonts w:ascii="Courier New" w:hAnsi="Courier New" w:cs="Courier New"/>
              <w:bCs/>
              <w:spacing w:val="-4"/>
              <w:lang w:val="en-US"/>
            </w:rPr>
          </w:rPrChange>
        </w:rPr>
        <w:pPrChange w:id="6573" w:author="Александр Перепечаев" w:date="2021-05-26T13:23:00Z">
          <w:pPr>
            <w:autoSpaceDE w:val="0"/>
            <w:autoSpaceDN w:val="0"/>
            <w:adjustRightInd w:val="0"/>
            <w:ind w:left="567" w:firstLine="709"/>
          </w:pPr>
        </w:pPrChange>
      </w:pPr>
      <w:del w:id="6574" w:author="Александр Перепечаев" w:date="2021-05-26T13:23:00Z">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65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upload</w:delText>
        </w:r>
        <w:r w:rsidRPr="00AB44D1" w:rsidDel="00AB44D1">
          <w:rPr>
            <w:rFonts w:ascii="Courier New" w:hAnsi="Courier New" w:cs="Courier New"/>
            <w:bCs/>
            <w:spacing w:val="-4"/>
            <w:rPrChange w:id="657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multer</w:delText>
        </w:r>
        <w:r w:rsidRPr="00AB44D1" w:rsidDel="00AB44D1">
          <w:rPr>
            <w:rFonts w:ascii="Courier New" w:hAnsi="Courier New" w:cs="Courier New"/>
            <w:bCs/>
            <w:spacing w:val="-4"/>
            <w:rPrChange w:id="657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storage</w:delText>
        </w:r>
        <w:r w:rsidRPr="00AB44D1" w:rsidDel="00AB44D1">
          <w:rPr>
            <w:rFonts w:ascii="Courier New" w:hAnsi="Courier New" w:cs="Courier New"/>
            <w:bCs/>
            <w:spacing w:val="-4"/>
            <w:rPrChange w:id="657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storageConfig</w:delText>
        </w:r>
        <w:r w:rsidRPr="00AB44D1" w:rsidDel="00AB44D1">
          <w:rPr>
            <w:rFonts w:ascii="Courier New" w:hAnsi="Courier New" w:cs="Courier New"/>
            <w:bCs/>
            <w:spacing w:val="-4"/>
            <w:rPrChange w:id="6579" w:author="Александр Перепечаев" w:date="2021-05-26T13:24:00Z">
              <w:rPr>
                <w:rFonts w:ascii="Courier New" w:hAnsi="Courier New" w:cs="Courier New"/>
                <w:bCs/>
                <w:spacing w:val="-4"/>
                <w:lang w:val="en-US"/>
              </w:rPr>
            </w:rPrChange>
          </w:rPr>
          <w:delText>});</w:delText>
        </w:r>
      </w:del>
    </w:p>
    <w:p w14:paraId="0A90A6B0" w14:textId="72995AE1" w:rsidR="00BC1ECC" w:rsidRPr="00AB44D1" w:rsidDel="00AB44D1" w:rsidRDefault="00BC1ECC" w:rsidP="00AB44D1">
      <w:pPr>
        <w:spacing w:after="240" w:line="360" w:lineRule="auto"/>
        <w:ind w:left="567"/>
        <w:jc w:val="center"/>
        <w:rPr>
          <w:del w:id="6580" w:author="Александр Перепечаев" w:date="2021-05-26T13:23:00Z"/>
          <w:rFonts w:ascii="Courier New" w:hAnsi="Courier New" w:cs="Courier New"/>
          <w:bCs/>
          <w:spacing w:val="-4"/>
          <w:rPrChange w:id="6581" w:author="Александр Перепечаев" w:date="2021-05-26T13:24:00Z">
            <w:rPr>
              <w:del w:id="6582" w:author="Александр Перепечаев" w:date="2021-05-26T13:23:00Z"/>
              <w:rFonts w:ascii="Courier New" w:hAnsi="Courier New" w:cs="Courier New"/>
              <w:bCs/>
              <w:spacing w:val="-4"/>
              <w:lang w:val="en-US"/>
            </w:rPr>
          </w:rPrChange>
        </w:rPr>
        <w:pPrChange w:id="6583" w:author="Александр Перепечаев" w:date="2021-05-26T13:23:00Z">
          <w:pPr>
            <w:autoSpaceDE w:val="0"/>
            <w:autoSpaceDN w:val="0"/>
            <w:adjustRightInd w:val="0"/>
            <w:ind w:left="567" w:firstLine="709"/>
          </w:pPr>
        </w:pPrChange>
      </w:pPr>
    </w:p>
    <w:p w14:paraId="6A5758CB" w14:textId="00404C20" w:rsidR="00BC1ECC" w:rsidRPr="00AB44D1" w:rsidDel="00AB44D1" w:rsidRDefault="00BC1ECC" w:rsidP="00AB44D1">
      <w:pPr>
        <w:spacing w:after="240" w:line="360" w:lineRule="auto"/>
        <w:ind w:left="567"/>
        <w:jc w:val="center"/>
        <w:rPr>
          <w:del w:id="6584" w:author="Александр Перепечаев" w:date="2021-05-26T13:23:00Z"/>
          <w:rFonts w:ascii="Courier New" w:hAnsi="Courier New" w:cs="Courier New"/>
          <w:bCs/>
          <w:spacing w:val="-4"/>
          <w:rPrChange w:id="6585" w:author="Александр Перепечаев" w:date="2021-05-26T13:24:00Z">
            <w:rPr>
              <w:del w:id="6586" w:author="Александр Перепечаев" w:date="2021-05-26T13:23:00Z"/>
              <w:rFonts w:ascii="Courier New" w:hAnsi="Courier New" w:cs="Courier New"/>
              <w:bCs/>
              <w:spacing w:val="-4"/>
              <w:lang w:val="en-US"/>
            </w:rPr>
          </w:rPrChange>
        </w:rPr>
        <w:pPrChange w:id="6587" w:author="Александр Перепечаев" w:date="2021-05-26T13:23:00Z">
          <w:pPr>
            <w:autoSpaceDE w:val="0"/>
            <w:autoSpaceDN w:val="0"/>
            <w:adjustRightInd w:val="0"/>
            <w:ind w:left="567" w:firstLine="709"/>
          </w:pPr>
        </w:pPrChange>
      </w:pPr>
    </w:p>
    <w:p w14:paraId="33F6600E" w14:textId="3DB507C5" w:rsidR="00BC1ECC" w:rsidRPr="00AB44D1" w:rsidDel="00AB44D1" w:rsidRDefault="00BC1ECC" w:rsidP="00AB44D1">
      <w:pPr>
        <w:spacing w:after="240" w:line="360" w:lineRule="auto"/>
        <w:ind w:left="567"/>
        <w:jc w:val="center"/>
        <w:rPr>
          <w:del w:id="6588" w:author="Александр Перепечаев" w:date="2021-05-26T13:23:00Z"/>
          <w:rFonts w:ascii="Courier New" w:hAnsi="Courier New" w:cs="Courier New"/>
          <w:bCs/>
          <w:spacing w:val="-4"/>
          <w:rPrChange w:id="6589" w:author="Александр Перепечаев" w:date="2021-05-26T13:24:00Z">
            <w:rPr>
              <w:del w:id="6590" w:author="Александр Перепечаев" w:date="2021-05-26T13:23:00Z"/>
              <w:rFonts w:ascii="Courier New" w:hAnsi="Courier New" w:cs="Courier New"/>
              <w:bCs/>
              <w:spacing w:val="-4"/>
              <w:lang w:val="en-US"/>
            </w:rPr>
          </w:rPrChange>
        </w:rPr>
        <w:pPrChange w:id="6591" w:author="Александр Перепечаев" w:date="2021-05-26T13:23:00Z">
          <w:pPr>
            <w:autoSpaceDE w:val="0"/>
            <w:autoSpaceDN w:val="0"/>
            <w:adjustRightInd w:val="0"/>
            <w:ind w:left="567" w:firstLine="709"/>
          </w:pPr>
        </w:pPrChange>
      </w:pPr>
    </w:p>
    <w:p w14:paraId="0DCFB9AD" w14:textId="15785CE3" w:rsidR="00BC1ECC" w:rsidRPr="00EE5ABE" w:rsidDel="00AB44D1" w:rsidRDefault="00BC1ECC" w:rsidP="00AB44D1">
      <w:pPr>
        <w:spacing w:after="240" w:line="360" w:lineRule="auto"/>
        <w:ind w:left="567"/>
        <w:jc w:val="center"/>
        <w:rPr>
          <w:del w:id="6592" w:author="Александр Перепечаев" w:date="2021-05-26T13:23:00Z"/>
          <w:rFonts w:ascii="Courier New" w:hAnsi="Courier New" w:cs="Courier New"/>
          <w:bCs/>
          <w:spacing w:val="-4"/>
        </w:rPr>
        <w:pPrChange w:id="6593" w:author="Александр Перепечаев" w:date="2021-05-26T13:23:00Z">
          <w:pPr>
            <w:autoSpaceDE w:val="0"/>
            <w:autoSpaceDN w:val="0"/>
            <w:adjustRightInd w:val="0"/>
            <w:ind w:left="567" w:firstLine="709"/>
          </w:pPr>
        </w:pPrChange>
      </w:pPr>
      <w:del w:id="6594" w:author="Александр Перепечаев" w:date="2021-05-26T13:23:00Z">
        <w:r w:rsidRPr="00EE5ABE" w:rsidDel="00AB44D1">
          <w:rPr>
            <w:rFonts w:ascii="Courier New" w:hAnsi="Courier New" w:cs="Courier New"/>
            <w:bCs/>
            <w:spacing w:val="-4"/>
          </w:rPr>
          <w:delText>//записать информацию о выбранной эмоции пользователем при разметке</w:delText>
        </w:r>
      </w:del>
    </w:p>
    <w:p w14:paraId="7512EB59" w14:textId="05C5DD26" w:rsidR="00BC1ECC" w:rsidRPr="00AB44D1" w:rsidDel="00AB44D1" w:rsidRDefault="00BC1ECC" w:rsidP="00AB44D1">
      <w:pPr>
        <w:spacing w:after="240" w:line="360" w:lineRule="auto"/>
        <w:ind w:left="567"/>
        <w:jc w:val="center"/>
        <w:rPr>
          <w:del w:id="6595" w:author="Александр Перепечаев" w:date="2021-05-26T13:23:00Z"/>
          <w:rFonts w:ascii="Courier New" w:hAnsi="Courier New" w:cs="Courier New"/>
          <w:bCs/>
          <w:spacing w:val="-4"/>
          <w:rPrChange w:id="6596" w:author="Александр Перепечаев" w:date="2021-05-26T13:24:00Z">
            <w:rPr>
              <w:del w:id="6597" w:author="Александр Перепечаев" w:date="2021-05-26T13:23:00Z"/>
              <w:rFonts w:ascii="Courier New" w:hAnsi="Courier New" w:cs="Courier New"/>
              <w:bCs/>
              <w:spacing w:val="-4"/>
              <w:lang w:val="en-US"/>
            </w:rPr>
          </w:rPrChange>
        </w:rPr>
        <w:pPrChange w:id="6598" w:author="Александр Перепечаев" w:date="2021-05-26T13:23:00Z">
          <w:pPr>
            <w:autoSpaceDE w:val="0"/>
            <w:autoSpaceDN w:val="0"/>
            <w:adjustRightInd w:val="0"/>
            <w:ind w:left="567" w:firstLine="709"/>
          </w:pPr>
        </w:pPrChange>
      </w:pPr>
      <w:del w:id="6599" w:author="Александр Перепечаев" w:date="2021-05-26T13:23:00Z">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660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660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markupDataset</w:delText>
        </w:r>
        <w:r w:rsidRPr="00AB44D1" w:rsidDel="00AB44D1">
          <w:rPr>
            <w:rFonts w:ascii="Courier New" w:hAnsi="Courier New" w:cs="Courier New"/>
            <w:bCs/>
            <w:spacing w:val="-4"/>
            <w:rPrChange w:id="660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66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660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66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660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next</w:delText>
        </w:r>
        <w:r w:rsidRPr="00AB44D1" w:rsidDel="00AB44D1">
          <w:rPr>
            <w:rFonts w:ascii="Courier New" w:hAnsi="Courier New" w:cs="Courier New"/>
            <w:bCs/>
            <w:spacing w:val="-4"/>
            <w:rPrChange w:id="6607" w:author="Александр Перепечаев" w:date="2021-05-26T13:24:00Z">
              <w:rPr>
                <w:rFonts w:ascii="Courier New" w:hAnsi="Courier New" w:cs="Courier New"/>
                <w:bCs/>
                <w:spacing w:val="-4"/>
                <w:lang w:val="en-US"/>
              </w:rPr>
            </w:rPrChange>
          </w:rPr>
          <w:delText>) {</w:delText>
        </w:r>
      </w:del>
    </w:p>
    <w:p w14:paraId="71DBBCCD" w14:textId="12C1ACC9" w:rsidR="00BC1ECC" w:rsidRPr="00AB44D1" w:rsidDel="00AB44D1" w:rsidRDefault="00BC1ECC" w:rsidP="00AB44D1">
      <w:pPr>
        <w:spacing w:after="240" w:line="360" w:lineRule="auto"/>
        <w:ind w:left="567"/>
        <w:jc w:val="center"/>
        <w:rPr>
          <w:del w:id="6608" w:author="Александр Перепечаев" w:date="2021-05-26T13:23:00Z"/>
          <w:rFonts w:ascii="Courier New" w:hAnsi="Courier New" w:cs="Courier New"/>
          <w:bCs/>
          <w:spacing w:val="-4"/>
          <w:rPrChange w:id="6609" w:author="Александр Перепечаев" w:date="2021-05-26T13:24:00Z">
            <w:rPr>
              <w:del w:id="6610" w:author="Александр Перепечаев" w:date="2021-05-26T13:23:00Z"/>
              <w:rFonts w:ascii="Courier New" w:hAnsi="Courier New" w:cs="Courier New"/>
              <w:bCs/>
              <w:spacing w:val="-4"/>
              <w:lang w:val="en-US"/>
            </w:rPr>
          </w:rPrChange>
        </w:rPr>
        <w:pPrChange w:id="6611" w:author="Александр Перепечаев" w:date="2021-05-26T13:23:00Z">
          <w:pPr>
            <w:autoSpaceDE w:val="0"/>
            <w:autoSpaceDN w:val="0"/>
            <w:adjustRightInd w:val="0"/>
            <w:ind w:left="567" w:firstLine="709"/>
          </w:pPr>
        </w:pPrChange>
      </w:pPr>
    </w:p>
    <w:p w14:paraId="15E6EDE6" w14:textId="5FC94597" w:rsidR="00BC1ECC" w:rsidRPr="00AB44D1" w:rsidDel="00AB44D1" w:rsidRDefault="00BC1ECC" w:rsidP="00AB44D1">
      <w:pPr>
        <w:spacing w:after="240" w:line="360" w:lineRule="auto"/>
        <w:ind w:left="567"/>
        <w:jc w:val="center"/>
        <w:rPr>
          <w:del w:id="6612" w:author="Александр Перепечаев" w:date="2021-05-26T13:23:00Z"/>
          <w:rFonts w:ascii="Courier New" w:hAnsi="Courier New" w:cs="Courier New"/>
          <w:bCs/>
          <w:spacing w:val="-4"/>
          <w:rPrChange w:id="6613" w:author="Александр Перепечаев" w:date="2021-05-26T13:24:00Z">
            <w:rPr>
              <w:del w:id="6614" w:author="Александр Перепечаев" w:date="2021-05-26T13:23:00Z"/>
              <w:rFonts w:ascii="Courier New" w:hAnsi="Courier New" w:cs="Courier New"/>
              <w:bCs/>
              <w:spacing w:val="-4"/>
              <w:lang w:val="en-US"/>
            </w:rPr>
          </w:rPrChange>
        </w:rPr>
        <w:pPrChange w:id="6615" w:author="Александр Перепечаев" w:date="2021-05-26T13:23:00Z">
          <w:pPr>
            <w:autoSpaceDE w:val="0"/>
            <w:autoSpaceDN w:val="0"/>
            <w:adjustRightInd w:val="0"/>
            <w:ind w:left="567" w:firstLine="709"/>
          </w:pPr>
        </w:pPrChange>
      </w:pPr>
      <w:del w:id="6616" w:author="Александр Перепечаев" w:date="2021-05-26T13:23:00Z">
        <w:r w:rsidRPr="00AB44D1" w:rsidDel="00AB44D1">
          <w:rPr>
            <w:rFonts w:ascii="Courier New" w:hAnsi="Courier New" w:cs="Courier New"/>
            <w:bCs/>
            <w:spacing w:val="-4"/>
            <w:rPrChange w:id="661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661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6619" w:author="Александр Перепечаев" w:date="2021-05-26T13:24:00Z">
              <w:rPr>
                <w:rFonts w:ascii="Courier New" w:hAnsi="Courier New" w:cs="Courier New"/>
                <w:bCs/>
                <w:spacing w:val="-4"/>
                <w:lang w:val="en-US"/>
              </w:rPr>
            </w:rPrChange>
          </w:rPr>
          <w:delText>(1);</w:delText>
        </w:r>
      </w:del>
    </w:p>
    <w:p w14:paraId="574159E9" w14:textId="0601BC1A" w:rsidR="00BC1ECC" w:rsidRPr="00AB44D1" w:rsidDel="00AB44D1" w:rsidRDefault="00BC1ECC" w:rsidP="00AB44D1">
      <w:pPr>
        <w:spacing w:after="240" w:line="360" w:lineRule="auto"/>
        <w:ind w:left="567"/>
        <w:jc w:val="center"/>
        <w:rPr>
          <w:del w:id="6620" w:author="Александр Перепечаев" w:date="2021-05-26T13:23:00Z"/>
          <w:rFonts w:ascii="Courier New" w:hAnsi="Courier New" w:cs="Courier New"/>
          <w:bCs/>
          <w:spacing w:val="-4"/>
          <w:rPrChange w:id="6621" w:author="Александр Перепечаев" w:date="2021-05-26T13:24:00Z">
            <w:rPr>
              <w:del w:id="6622" w:author="Александр Перепечаев" w:date="2021-05-26T13:23:00Z"/>
              <w:rFonts w:ascii="Courier New" w:hAnsi="Courier New" w:cs="Courier New"/>
              <w:bCs/>
              <w:spacing w:val="-4"/>
              <w:lang w:val="en-US"/>
            </w:rPr>
          </w:rPrChange>
        </w:rPr>
        <w:pPrChange w:id="6623" w:author="Александр Перепечаев" w:date="2021-05-26T13:23:00Z">
          <w:pPr>
            <w:autoSpaceDE w:val="0"/>
            <w:autoSpaceDN w:val="0"/>
            <w:adjustRightInd w:val="0"/>
            <w:ind w:left="567" w:firstLine="709"/>
          </w:pPr>
        </w:pPrChange>
      </w:pPr>
      <w:del w:id="6624" w:author="Александр Перепечаев" w:date="2021-05-26T13:23:00Z">
        <w:r w:rsidRPr="00AB44D1" w:rsidDel="00AB44D1">
          <w:rPr>
            <w:rFonts w:ascii="Courier New" w:hAnsi="Courier New" w:cs="Courier New"/>
            <w:bCs/>
            <w:spacing w:val="-4"/>
            <w:rPrChange w:id="662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662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662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662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6629" w:author="Александр Перепечаев" w:date="2021-05-26T13:24:00Z">
              <w:rPr>
                <w:rFonts w:ascii="Courier New" w:hAnsi="Courier New" w:cs="Courier New"/>
                <w:bCs/>
                <w:spacing w:val="-4"/>
                <w:lang w:val="en-US"/>
              </w:rPr>
            </w:rPrChange>
          </w:rPr>
          <w:delText>;</w:delText>
        </w:r>
      </w:del>
    </w:p>
    <w:p w14:paraId="012312D2" w14:textId="2C208A30" w:rsidR="00BC1ECC" w:rsidRPr="00AB44D1" w:rsidDel="00AB44D1" w:rsidRDefault="00BC1ECC" w:rsidP="00AB44D1">
      <w:pPr>
        <w:spacing w:after="240" w:line="360" w:lineRule="auto"/>
        <w:ind w:left="567"/>
        <w:jc w:val="center"/>
        <w:rPr>
          <w:del w:id="6630" w:author="Александр Перепечаев" w:date="2021-05-26T13:23:00Z"/>
          <w:rFonts w:ascii="Courier New" w:hAnsi="Courier New" w:cs="Courier New"/>
          <w:bCs/>
          <w:spacing w:val="-4"/>
          <w:rPrChange w:id="6631" w:author="Александр Перепечаев" w:date="2021-05-26T13:24:00Z">
            <w:rPr>
              <w:del w:id="6632" w:author="Александр Перепечаев" w:date="2021-05-26T13:23:00Z"/>
              <w:rFonts w:ascii="Courier New" w:hAnsi="Courier New" w:cs="Courier New"/>
              <w:bCs/>
              <w:spacing w:val="-4"/>
              <w:lang w:val="en-US"/>
            </w:rPr>
          </w:rPrChange>
        </w:rPr>
        <w:pPrChange w:id="6633" w:author="Александр Перепечаев" w:date="2021-05-26T13:23:00Z">
          <w:pPr>
            <w:autoSpaceDE w:val="0"/>
            <w:autoSpaceDN w:val="0"/>
            <w:adjustRightInd w:val="0"/>
            <w:ind w:left="567" w:firstLine="709"/>
          </w:pPr>
        </w:pPrChange>
      </w:pPr>
      <w:del w:id="6634" w:author="Александр Перепечаев" w:date="2021-05-26T13:23:00Z">
        <w:r w:rsidRPr="00AB44D1" w:rsidDel="00AB44D1">
          <w:rPr>
            <w:rFonts w:ascii="Courier New" w:hAnsi="Courier New" w:cs="Courier New"/>
            <w:bCs/>
            <w:spacing w:val="-4"/>
            <w:rPrChange w:id="66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663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img</w:delText>
        </w:r>
        <w:r w:rsidRPr="00AB44D1" w:rsidDel="00AB44D1">
          <w:rPr>
            <w:rFonts w:ascii="Courier New" w:hAnsi="Courier New" w:cs="Courier New"/>
            <w:bCs/>
            <w:spacing w:val="-4"/>
            <w:rPrChange w:id="663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663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663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markupDataset</w:delText>
        </w:r>
        <w:r w:rsidRPr="00AB44D1" w:rsidDel="00AB44D1">
          <w:rPr>
            <w:rFonts w:ascii="Courier New" w:hAnsi="Courier New" w:cs="Courier New"/>
            <w:bCs/>
            <w:spacing w:val="-4"/>
            <w:rPrChange w:id="664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664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targetEmo</w:delText>
        </w:r>
        <w:r w:rsidRPr="00AB44D1" w:rsidDel="00AB44D1">
          <w:rPr>
            <w:rFonts w:ascii="Courier New" w:hAnsi="Courier New" w:cs="Courier New"/>
            <w:bCs/>
            <w:spacing w:val="-4"/>
            <w:rPrChange w:id="66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664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644" w:author="Александр Перепечаев" w:date="2021-05-26T13:24:00Z">
              <w:rPr>
                <w:rFonts w:ascii="Courier New" w:hAnsi="Courier New" w:cs="Courier New"/>
                <w:bCs/>
                <w:spacing w:val="-4"/>
                <w:lang w:val="en-US"/>
              </w:rPr>
            </w:rPrChange>
          </w:rPr>
          <w:delText>);</w:delText>
        </w:r>
      </w:del>
    </w:p>
    <w:p w14:paraId="3995A73B" w14:textId="2A5FBFFD" w:rsidR="00BC1ECC" w:rsidRPr="00EE5ABE" w:rsidDel="00AB44D1" w:rsidRDefault="00BC1ECC" w:rsidP="00AB44D1">
      <w:pPr>
        <w:spacing w:after="240" w:line="360" w:lineRule="auto"/>
        <w:ind w:left="567"/>
        <w:jc w:val="center"/>
        <w:rPr>
          <w:del w:id="6645" w:author="Александр Перепечаев" w:date="2021-05-26T13:23:00Z"/>
          <w:rFonts w:ascii="Courier New" w:hAnsi="Courier New" w:cs="Courier New"/>
          <w:bCs/>
          <w:spacing w:val="-4"/>
        </w:rPr>
        <w:pPrChange w:id="6646" w:author="Александр Перепечаев" w:date="2021-05-26T13:23:00Z">
          <w:pPr>
            <w:autoSpaceDE w:val="0"/>
            <w:autoSpaceDN w:val="0"/>
            <w:adjustRightInd w:val="0"/>
            <w:ind w:left="567" w:firstLine="709"/>
          </w:pPr>
        </w:pPrChange>
      </w:pPr>
      <w:del w:id="6647" w:author="Александр Перепечаев" w:date="2021-05-26T13:23:00Z">
        <w:r w:rsidRPr="00AB44D1" w:rsidDel="00AB44D1">
          <w:rPr>
            <w:rFonts w:ascii="Courier New" w:hAnsi="Courier New" w:cs="Courier New"/>
            <w:bCs/>
            <w:spacing w:val="-4"/>
            <w:rPrChange w:id="664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EE5ABE" w:rsidDel="00AB44D1">
          <w:rPr>
            <w:rFonts w:ascii="Courier New" w:hAnsi="Courier New" w:cs="Courier New"/>
            <w:bCs/>
            <w:spacing w:val="-4"/>
          </w:rPr>
          <w:delText>.</w:delText>
        </w:r>
        <w:r w:rsidRPr="00EE5ABE" w:rsidDel="00AB44D1">
          <w:rPr>
            <w:rFonts w:ascii="Courier New" w:hAnsi="Courier New" w:cs="Courier New"/>
            <w:bCs/>
            <w:spacing w:val="-4"/>
            <w:lang w:val="en-US"/>
          </w:rPr>
          <w:delText>send</w:delText>
        </w:r>
        <w:r w:rsidRPr="00EE5ABE" w:rsidDel="00AB44D1">
          <w:rPr>
            <w:rFonts w:ascii="Courier New" w:hAnsi="Courier New" w:cs="Courier New"/>
            <w:bCs/>
            <w:spacing w:val="-4"/>
          </w:rPr>
          <w:delText xml:space="preserve">({  </w:delText>
        </w:r>
        <w:r w:rsidRPr="00EE5ABE" w:rsidDel="00AB44D1">
          <w:rPr>
            <w:rFonts w:ascii="Courier New" w:hAnsi="Courier New" w:cs="Courier New"/>
            <w:bCs/>
            <w:spacing w:val="-4"/>
            <w:lang w:val="en-US"/>
          </w:rPr>
          <w:delText>src</w:delText>
        </w:r>
        <w:r w:rsidRPr="00EE5ABE" w:rsidDel="00AB44D1">
          <w:rPr>
            <w:rFonts w:ascii="Courier New" w:hAnsi="Courier New" w:cs="Courier New"/>
            <w:bCs/>
            <w:spacing w:val="-4"/>
          </w:rPr>
          <w:delText xml:space="preserve">: </w:delText>
        </w:r>
        <w:r w:rsidRPr="00EE5ABE" w:rsidDel="00AB44D1">
          <w:rPr>
            <w:rFonts w:ascii="Courier New" w:hAnsi="Courier New" w:cs="Courier New"/>
            <w:bCs/>
            <w:spacing w:val="-4"/>
            <w:lang w:val="en-US"/>
          </w:rPr>
          <w:delText>img</w:delText>
        </w:r>
        <w:r w:rsidRPr="00EE5ABE" w:rsidDel="00AB44D1">
          <w:rPr>
            <w:rFonts w:ascii="Courier New" w:hAnsi="Courier New" w:cs="Courier New"/>
            <w:bCs/>
            <w:spacing w:val="-4"/>
          </w:rPr>
          <w:delText>});</w:delText>
        </w:r>
      </w:del>
    </w:p>
    <w:p w14:paraId="3D3D4AF7" w14:textId="779D74E2" w:rsidR="00BC1ECC" w:rsidRPr="00EE5ABE" w:rsidDel="00AB44D1" w:rsidRDefault="00BC1ECC" w:rsidP="00AB44D1">
      <w:pPr>
        <w:spacing w:after="240" w:line="360" w:lineRule="auto"/>
        <w:ind w:left="567"/>
        <w:jc w:val="center"/>
        <w:rPr>
          <w:del w:id="6649" w:author="Александр Перепечаев" w:date="2021-05-26T13:23:00Z"/>
          <w:rFonts w:ascii="Courier New" w:hAnsi="Courier New" w:cs="Courier New"/>
          <w:bCs/>
          <w:spacing w:val="-4"/>
        </w:rPr>
        <w:pPrChange w:id="6650" w:author="Александр Перепечаев" w:date="2021-05-26T13:23:00Z">
          <w:pPr>
            <w:autoSpaceDE w:val="0"/>
            <w:autoSpaceDN w:val="0"/>
            <w:adjustRightInd w:val="0"/>
            <w:ind w:left="567" w:firstLine="709"/>
          </w:pPr>
        </w:pPrChange>
      </w:pPr>
      <w:del w:id="6651" w:author="Александр Перепечаев" w:date="2021-05-26T13:23:00Z">
        <w:r w:rsidRPr="00EE5ABE" w:rsidDel="00AB44D1">
          <w:rPr>
            <w:rFonts w:ascii="Courier New" w:hAnsi="Courier New" w:cs="Courier New"/>
            <w:bCs/>
            <w:spacing w:val="-4"/>
          </w:rPr>
          <w:delText>});</w:delText>
        </w:r>
      </w:del>
    </w:p>
    <w:p w14:paraId="7371C470" w14:textId="6E99EBBF" w:rsidR="00BC1ECC" w:rsidRPr="00EE5ABE" w:rsidDel="00AB44D1" w:rsidRDefault="00BC1ECC" w:rsidP="00AB44D1">
      <w:pPr>
        <w:spacing w:after="240" w:line="360" w:lineRule="auto"/>
        <w:ind w:left="567"/>
        <w:jc w:val="center"/>
        <w:rPr>
          <w:del w:id="6652" w:author="Александр Перепечаев" w:date="2021-05-26T13:23:00Z"/>
          <w:rFonts w:ascii="Courier New" w:hAnsi="Courier New" w:cs="Courier New"/>
          <w:bCs/>
          <w:spacing w:val="-4"/>
        </w:rPr>
        <w:pPrChange w:id="6653" w:author="Александр Перепечаев" w:date="2021-05-26T13:23:00Z">
          <w:pPr>
            <w:autoSpaceDE w:val="0"/>
            <w:autoSpaceDN w:val="0"/>
            <w:adjustRightInd w:val="0"/>
            <w:ind w:left="567" w:firstLine="709"/>
          </w:pPr>
        </w:pPrChange>
      </w:pPr>
    </w:p>
    <w:p w14:paraId="6E89ED4D" w14:textId="21F60316" w:rsidR="00BC1ECC" w:rsidRPr="00EE5ABE" w:rsidDel="00AB44D1" w:rsidRDefault="00BC1ECC" w:rsidP="00AB44D1">
      <w:pPr>
        <w:spacing w:after="240" w:line="360" w:lineRule="auto"/>
        <w:ind w:left="567"/>
        <w:jc w:val="center"/>
        <w:rPr>
          <w:del w:id="6654" w:author="Александр Перепечаев" w:date="2021-05-26T13:23:00Z"/>
          <w:rFonts w:ascii="Courier New" w:hAnsi="Courier New" w:cs="Courier New"/>
          <w:bCs/>
          <w:spacing w:val="-4"/>
        </w:rPr>
        <w:pPrChange w:id="6655" w:author="Александр Перепечаев" w:date="2021-05-26T13:23:00Z">
          <w:pPr>
            <w:autoSpaceDE w:val="0"/>
            <w:autoSpaceDN w:val="0"/>
            <w:adjustRightInd w:val="0"/>
            <w:ind w:left="567" w:firstLine="709"/>
          </w:pPr>
        </w:pPrChange>
      </w:pPr>
    </w:p>
    <w:p w14:paraId="3C61A37A" w14:textId="5B1B9DBE" w:rsidR="00BC1ECC" w:rsidRPr="00EE5ABE" w:rsidDel="00AB44D1" w:rsidRDefault="00BC1ECC" w:rsidP="00AB44D1">
      <w:pPr>
        <w:spacing w:after="240" w:line="360" w:lineRule="auto"/>
        <w:ind w:left="567"/>
        <w:jc w:val="center"/>
        <w:rPr>
          <w:del w:id="6656" w:author="Александр Перепечаев" w:date="2021-05-26T13:23:00Z"/>
          <w:rFonts w:ascii="Courier New" w:hAnsi="Courier New" w:cs="Courier New"/>
          <w:bCs/>
          <w:spacing w:val="-4"/>
        </w:rPr>
        <w:pPrChange w:id="6657" w:author="Александр Перепечаев" w:date="2021-05-26T13:23:00Z">
          <w:pPr>
            <w:autoSpaceDE w:val="0"/>
            <w:autoSpaceDN w:val="0"/>
            <w:adjustRightInd w:val="0"/>
            <w:ind w:left="567" w:firstLine="709"/>
          </w:pPr>
        </w:pPrChange>
      </w:pPr>
      <w:del w:id="6658" w:author="Александр Перепечаев" w:date="2021-05-26T13:23:00Z">
        <w:r w:rsidRPr="00EE5ABE" w:rsidDel="00AB44D1">
          <w:rPr>
            <w:rFonts w:ascii="Courier New" w:hAnsi="Courier New" w:cs="Courier New"/>
            <w:bCs/>
            <w:spacing w:val="-4"/>
          </w:rPr>
          <w:delText>//Получить фото для разметки</w:delText>
        </w:r>
      </w:del>
    </w:p>
    <w:p w14:paraId="08C94695" w14:textId="31D6E456" w:rsidR="00BC1ECC" w:rsidRPr="00AB44D1" w:rsidDel="00AB44D1" w:rsidRDefault="00BC1ECC" w:rsidP="00AB44D1">
      <w:pPr>
        <w:spacing w:after="240" w:line="360" w:lineRule="auto"/>
        <w:ind w:left="567"/>
        <w:jc w:val="center"/>
        <w:rPr>
          <w:del w:id="6659" w:author="Александр Перепечаев" w:date="2021-05-26T13:23:00Z"/>
          <w:rFonts w:ascii="Courier New" w:hAnsi="Courier New" w:cs="Courier New"/>
          <w:bCs/>
          <w:spacing w:val="-4"/>
          <w:rPrChange w:id="6660" w:author="Александр Перепечаев" w:date="2021-05-26T13:24:00Z">
            <w:rPr>
              <w:del w:id="6661" w:author="Александр Перепечаев" w:date="2021-05-26T13:23:00Z"/>
              <w:rFonts w:ascii="Courier New" w:hAnsi="Courier New" w:cs="Courier New"/>
              <w:bCs/>
              <w:spacing w:val="-4"/>
              <w:lang w:val="en-US"/>
            </w:rPr>
          </w:rPrChange>
        </w:rPr>
        <w:pPrChange w:id="6662" w:author="Александр Перепечаев" w:date="2021-05-26T13:23:00Z">
          <w:pPr>
            <w:autoSpaceDE w:val="0"/>
            <w:autoSpaceDN w:val="0"/>
            <w:adjustRightInd w:val="0"/>
            <w:ind w:left="567" w:firstLine="709"/>
          </w:pPr>
        </w:pPrChange>
      </w:pPr>
      <w:del w:id="6663" w:author="Александр Перепечаев" w:date="2021-05-26T13:23:00Z">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666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666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getPhoto</w:delText>
        </w:r>
        <w:r w:rsidRPr="00AB44D1" w:rsidDel="00AB44D1">
          <w:rPr>
            <w:rFonts w:ascii="Courier New" w:hAnsi="Courier New" w:cs="Courier New"/>
            <w:bCs/>
            <w:spacing w:val="-4"/>
            <w:rPrChange w:id="666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666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666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666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667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next</w:delText>
        </w:r>
        <w:r w:rsidRPr="00AB44D1" w:rsidDel="00AB44D1">
          <w:rPr>
            <w:rFonts w:ascii="Courier New" w:hAnsi="Courier New" w:cs="Courier New"/>
            <w:bCs/>
            <w:spacing w:val="-4"/>
            <w:rPrChange w:id="6671" w:author="Александр Перепечаев" w:date="2021-05-26T13:24:00Z">
              <w:rPr>
                <w:rFonts w:ascii="Courier New" w:hAnsi="Courier New" w:cs="Courier New"/>
                <w:bCs/>
                <w:spacing w:val="-4"/>
                <w:lang w:val="en-US"/>
              </w:rPr>
            </w:rPrChange>
          </w:rPr>
          <w:delText>) {</w:delText>
        </w:r>
      </w:del>
    </w:p>
    <w:p w14:paraId="2CA56BA4" w14:textId="1C028193" w:rsidR="00BC1ECC" w:rsidRPr="00AB44D1" w:rsidDel="00AB44D1" w:rsidRDefault="00BC1ECC" w:rsidP="00AB44D1">
      <w:pPr>
        <w:spacing w:after="240" w:line="360" w:lineRule="auto"/>
        <w:ind w:left="567"/>
        <w:jc w:val="center"/>
        <w:rPr>
          <w:del w:id="6672" w:author="Александр Перепечаев" w:date="2021-05-26T13:23:00Z"/>
          <w:rFonts w:ascii="Courier New" w:hAnsi="Courier New" w:cs="Courier New"/>
          <w:bCs/>
          <w:spacing w:val="-4"/>
          <w:rPrChange w:id="6673" w:author="Александр Перепечаев" w:date="2021-05-26T13:24:00Z">
            <w:rPr>
              <w:del w:id="6674" w:author="Александр Перепечаев" w:date="2021-05-26T13:23:00Z"/>
              <w:rFonts w:ascii="Courier New" w:hAnsi="Courier New" w:cs="Courier New"/>
              <w:bCs/>
              <w:spacing w:val="-4"/>
              <w:lang w:val="en-US"/>
            </w:rPr>
          </w:rPrChange>
        </w:rPr>
        <w:pPrChange w:id="6675" w:author="Александр Перепечаев" w:date="2021-05-26T13:23:00Z">
          <w:pPr>
            <w:autoSpaceDE w:val="0"/>
            <w:autoSpaceDN w:val="0"/>
            <w:adjustRightInd w:val="0"/>
            <w:ind w:left="567" w:firstLine="709"/>
          </w:pPr>
        </w:pPrChange>
      </w:pPr>
    </w:p>
    <w:p w14:paraId="611F3E2E" w14:textId="35B057FF" w:rsidR="00BC1ECC" w:rsidRPr="00AB44D1" w:rsidDel="00AB44D1" w:rsidRDefault="00BC1ECC" w:rsidP="00AB44D1">
      <w:pPr>
        <w:spacing w:after="240" w:line="360" w:lineRule="auto"/>
        <w:ind w:left="567"/>
        <w:jc w:val="center"/>
        <w:rPr>
          <w:del w:id="6676" w:author="Александр Перепечаев" w:date="2021-05-26T13:23:00Z"/>
          <w:rFonts w:ascii="Courier New" w:hAnsi="Courier New" w:cs="Courier New"/>
          <w:bCs/>
          <w:spacing w:val="-4"/>
          <w:rPrChange w:id="6677" w:author="Александр Перепечаев" w:date="2021-05-26T13:24:00Z">
            <w:rPr>
              <w:del w:id="6678" w:author="Александр Перепечаев" w:date="2021-05-26T13:23:00Z"/>
              <w:rFonts w:ascii="Courier New" w:hAnsi="Courier New" w:cs="Courier New"/>
              <w:bCs/>
              <w:spacing w:val="-4"/>
              <w:lang w:val="en-US"/>
            </w:rPr>
          </w:rPrChange>
        </w:rPr>
        <w:pPrChange w:id="6679" w:author="Александр Перепечаев" w:date="2021-05-26T13:23:00Z">
          <w:pPr>
            <w:autoSpaceDE w:val="0"/>
            <w:autoSpaceDN w:val="0"/>
            <w:adjustRightInd w:val="0"/>
            <w:ind w:left="567" w:firstLine="709"/>
          </w:pPr>
        </w:pPrChange>
      </w:pPr>
      <w:del w:id="6680" w:author="Александр Перепечаев" w:date="2021-05-26T13:23:00Z">
        <w:r w:rsidRPr="00AB44D1" w:rsidDel="00AB44D1">
          <w:rPr>
            <w:rFonts w:ascii="Courier New" w:hAnsi="Courier New" w:cs="Courier New"/>
            <w:bCs/>
            <w:spacing w:val="-4"/>
            <w:rPrChange w:id="66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668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6683" w:author="Александр Перепечаев" w:date="2021-05-26T13:24:00Z">
              <w:rPr>
                <w:rFonts w:ascii="Courier New" w:hAnsi="Courier New" w:cs="Courier New"/>
                <w:bCs/>
                <w:spacing w:val="-4"/>
                <w:lang w:val="en-US"/>
              </w:rPr>
            </w:rPrChange>
          </w:rPr>
          <w:delText>(1);</w:delText>
        </w:r>
      </w:del>
    </w:p>
    <w:p w14:paraId="06A14F1E" w14:textId="4FDE0E76" w:rsidR="00BC1ECC" w:rsidRPr="00AB44D1" w:rsidDel="00AB44D1" w:rsidRDefault="00BC1ECC" w:rsidP="00AB44D1">
      <w:pPr>
        <w:spacing w:after="240" w:line="360" w:lineRule="auto"/>
        <w:ind w:left="567"/>
        <w:jc w:val="center"/>
        <w:rPr>
          <w:del w:id="6684" w:author="Александр Перепечаев" w:date="2021-05-26T13:23:00Z"/>
          <w:rFonts w:ascii="Courier New" w:hAnsi="Courier New" w:cs="Courier New"/>
          <w:bCs/>
          <w:spacing w:val="-4"/>
          <w:rPrChange w:id="6685" w:author="Александр Перепечаев" w:date="2021-05-26T13:24:00Z">
            <w:rPr>
              <w:del w:id="6686" w:author="Александр Перепечаев" w:date="2021-05-26T13:23:00Z"/>
              <w:rFonts w:ascii="Courier New" w:hAnsi="Courier New" w:cs="Courier New"/>
              <w:bCs/>
              <w:spacing w:val="-4"/>
              <w:lang w:val="en-US"/>
            </w:rPr>
          </w:rPrChange>
        </w:rPr>
        <w:pPrChange w:id="6687" w:author="Александр Перепечаев" w:date="2021-05-26T13:23:00Z">
          <w:pPr>
            <w:autoSpaceDE w:val="0"/>
            <w:autoSpaceDN w:val="0"/>
            <w:adjustRightInd w:val="0"/>
            <w:ind w:left="567" w:firstLine="709"/>
          </w:pPr>
        </w:pPrChange>
      </w:pPr>
      <w:del w:id="6688" w:author="Александр Перепечаев" w:date="2021-05-26T13:23:00Z">
        <w:r w:rsidRPr="00AB44D1" w:rsidDel="00AB44D1">
          <w:rPr>
            <w:rFonts w:ascii="Courier New" w:hAnsi="Courier New" w:cs="Courier New"/>
            <w:bCs/>
            <w:spacing w:val="-4"/>
            <w:rPrChange w:id="6689" w:author="Александр Перепечаев" w:date="2021-05-26T13:24:00Z">
              <w:rPr>
                <w:rFonts w:ascii="Courier New" w:hAnsi="Courier New" w:cs="Courier New"/>
                <w:bCs/>
                <w:spacing w:val="-4"/>
                <w:lang w:val="en-US"/>
              </w:rPr>
            </w:rPrChange>
          </w:rPr>
          <w:delText xml:space="preserve">   </w:delText>
        </w:r>
      </w:del>
    </w:p>
    <w:p w14:paraId="7564F4A8" w14:textId="1415E354" w:rsidR="00BC1ECC" w:rsidRPr="00AB44D1" w:rsidDel="00AB44D1" w:rsidRDefault="00BC1ECC" w:rsidP="00AB44D1">
      <w:pPr>
        <w:spacing w:after="240" w:line="360" w:lineRule="auto"/>
        <w:ind w:left="567"/>
        <w:jc w:val="center"/>
        <w:rPr>
          <w:del w:id="6690" w:author="Александр Перепечаев" w:date="2021-05-26T13:23:00Z"/>
          <w:rFonts w:ascii="Courier New" w:hAnsi="Courier New" w:cs="Courier New"/>
          <w:bCs/>
          <w:spacing w:val="-4"/>
          <w:rPrChange w:id="6691" w:author="Александр Перепечаев" w:date="2021-05-26T13:24:00Z">
            <w:rPr>
              <w:del w:id="6692" w:author="Александр Перепечаев" w:date="2021-05-26T13:23:00Z"/>
              <w:rFonts w:ascii="Courier New" w:hAnsi="Courier New" w:cs="Courier New"/>
              <w:bCs/>
              <w:spacing w:val="-4"/>
              <w:lang w:val="en-US"/>
            </w:rPr>
          </w:rPrChange>
        </w:rPr>
        <w:pPrChange w:id="6693" w:author="Александр Перепечаев" w:date="2021-05-26T13:23:00Z">
          <w:pPr>
            <w:autoSpaceDE w:val="0"/>
            <w:autoSpaceDN w:val="0"/>
            <w:adjustRightInd w:val="0"/>
            <w:ind w:left="567" w:firstLine="709"/>
          </w:pPr>
        </w:pPrChange>
      </w:pPr>
      <w:del w:id="6694" w:author="Александр Перепечаев" w:date="2021-05-26T13:23:00Z">
        <w:r w:rsidRPr="00AB44D1" w:rsidDel="00AB44D1">
          <w:rPr>
            <w:rFonts w:ascii="Courier New" w:hAnsi="Courier New" w:cs="Courier New"/>
            <w:bCs/>
            <w:spacing w:val="-4"/>
            <w:rPrChange w:id="669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669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img</w:delText>
        </w:r>
        <w:r w:rsidRPr="00AB44D1" w:rsidDel="00AB44D1">
          <w:rPr>
            <w:rFonts w:ascii="Courier New" w:hAnsi="Courier New" w:cs="Courier New"/>
            <w:bCs/>
            <w:spacing w:val="-4"/>
            <w:rPrChange w:id="669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669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669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getRandomPhotoMarkup</w:delText>
        </w:r>
        <w:r w:rsidRPr="00AB44D1" w:rsidDel="00AB44D1">
          <w:rPr>
            <w:rFonts w:ascii="Courier New" w:hAnsi="Courier New" w:cs="Courier New"/>
            <w:bCs/>
            <w:spacing w:val="-4"/>
            <w:rPrChange w:id="6700" w:author="Александр Перепечаев" w:date="2021-05-26T13:24:00Z">
              <w:rPr>
                <w:rFonts w:ascii="Courier New" w:hAnsi="Courier New" w:cs="Courier New"/>
                <w:bCs/>
                <w:spacing w:val="-4"/>
                <w:lang w:val="en-US"/>
              </w:rPr>
            </w:rPrChange>
          </w:rPr>
          <w:delText>();</w:delText>
        </w:r>
      </w:del>
    </w:p>
    <w:p w14:paraId="3D0ACB2A" w14:textId="7E40EA7A" w:rsidR="00BC1ECC" w:rsidRPr="00AB44D1" w:rsidDel="00AB44D1" w:rsidRDefault="00BC1ECC" w:rsidP="00AB44D1">
      <w:pPr>
        <w:spacing w:after="240" w:line="360" w:lineRule="auto"/>
        <w:ind w:left="567"/>
        <w:jc w:val="center"/>
        <w:rPr>
          <w:del w:id="6701" w:author="Александр Перепечаев" w:date="2021-05-26T13:23:00Z"/>
          <w:rFonts w:ascii="Courier New" w:hAnsi="Courier New" w:cs="Courier New"/>
          <w:bCs/>
          <w:spacing w:val="-4"/>
          <w:rPrChange w:id="6702" w:author="Александр Перепечаев" w:date="2021-05-26T13:24:00Z">
            <w:rPr>
              <w:del w:id="6703" w:author="Александр Перепечаев" w:date="2021-05-26T13:23:00Z"/>
              <w:rFonts w:ascii="Courier New" w:hAnsi="Courier New" w:cs="Courier New"/>
              <w:bCs/>
              <w:spacing w:val="-4"/>
              <w:lang w:val="en-US"/>
            </w:rPr>
          </w:rPrChange>
        </w:rPr>
        <w:pPrChange w:id="6704" w:author="Александр Перепечаев" w:date="2021-05-26T13:23:00Z">
          <w:pPr>
            <w:autoSpaceDE w:val="0"/>
            <w:autoSpaceDN w:val="0"/>
            <w:adjustRightInd w:val="0"/>
            <w:ind w:left="567" w:firstLine="709"/>
          </w:pPr>
        </w:pPrChange>
      </w:pPr>
      <w:del w:id="6705" w:author="Александр Перепечаев" w:date="2021-05-26T13:23:00Z">
        <w:r w:rsidRPr="00AB44D1" w:rsidDel="00AB44D1">
          <w:rPr>
            <w:rFonts w:ascii="Courier New" w:hAnsi="Courier New" w:cs="Courier New"/>
            <w:bCs/>
            <w:spacing w:val="-4"/>
            <w:rPrChange w:id="670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670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67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70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img</w:delText>
        </w:r>
        <w:r w:rsidRPr="00AB44D1" w:rsidDel="00AB44D1">
          <w:rPr>
            <w:rFonts w:ascii="Courier New" w:hAnsi="Courier New" w:cs="Courier New"/>
            <w:bCs/>
            <w:spacing w:val="-4"/>
            <w:rPrChange w:id="6710" w:author="Александр Перепечаев" w:date="2021-05-26T13:24:00Z">
              <w:rPr>
                <w:rFonts w:ascii="Courier New" w:hAnsi="Courier New" w:cs="Courier New"/>
                <w:bCs/>
                <w:spacing w:val="-4"/>
                <w:lang w:val="en-US"/>
              </w:rPr>
            </w:rPrChange>
          </w:rPr>
          <w:delText>});</w:delText>
        </w:r>
      </w:del>
    </w:p>
    <w:p w14:paraId="6220E718" w14:textId="3E5AC341" w:rsidR="00BC1ECC" w:rsidRPr="00AB44D1" w:rsidDel="00AB44D1" w:rsidRDefault="00BC1ECC" w:rsidP="00AB44D1">
      <w:pPr>
        <w:spacing w:after="240" w:line="360" w:lineRule="auto"/>
        <w:ind w:left="567"/>
        <w:jc w:val="center"/>
        <w:rPr>
          <w:del w:id="6711" w:author="Александр Перепечаев" w:date="2021-05-26T13:23:00Z"/>
          <w:rFonts w:ascii="Courier New" w:hAnsi="Courier New" w:cs="Courier New"/>
          <w:bCs/>
          <w:spacing w:val="-4"/>
          <w:rPrChange w:id="6712" w:author="Александр Перепечаев" w:date="2021-05-26T13:24:00Z">
            <w:rPr>
              <w:del w:id="6713" w:author="Александр Перепечаев" w:date="2021-05-26T13:23:00Z"/>
              <w:rFonts w:ascii="Courier New" w:hAnsi="Courier New" w:cs="Courier New"/>
              <w:bCs/>
              <w:spacing w:val="-4"/>
              <w:lang w:val="en-US"/>
            </w:rPr>
          </w:rPrChange>
        </w:rPr>
        <w:pPrChange w:id="6714" w:author="Александр Перепечаев" w:date="2021-05-26T13:23:00Z">
          <w:pPr>
            <w:autoSpaceDE w:val="0"/>
            <w:autoSpaceDN w:val="0"/>
            <w:adjustRightInd w:val="0"/>
            <w:ind w:left="567" w:firstLine="709"/>
          </w:pPr>
        </w:pPrChange>
      </w:pPr>
      <w:del w:id="6715" w:author="Александр Перепечаев" w:date="2021-05-26T13:23:00Z">
        <w:r w:rsidRPr="00AB44D1" w:rsidDel="00AB44D1">
          <w:rPr>
            <w:rFonts w:ascii="Courier New" w:hAnsi="Courier New" w:cs="Courier New"/>
            <w:bCs/>
            <w:spacing w:val="-4"/>
            <w:rPrChange w:id="6716" w:author="Александр Перепечаев" w:date="2021-05-26T13:24:00Z">
              <w:rPr>
                <w:rFonts w:ascii="Courier New" w:hAnsi="Courier New" w:cs="Courier New"/>
                <w:bCs/>
                <w:spacing w:val="-4"/>
                <w:lang w:val="en-US"/>
              </w:rPr>
            </w:rPrChange>
          </w:rPr>
          <w:delText>});</w:delText>
        </w:r>
      </w:del>
    </w:p>
    <w:p w14:paraId="234E5F95" w14:textId="3B016995" w:rsidR="00BC1ECC" w:rsidRPr="00AB44D1" w:rsidDel="00AB44D1" w:rsidRDefault="00BC1ECC" w:rsidP="00AB44D1">
      <w:pPr>
        <w:spacing w:after="240" w:line="360" w:lineRule="auto"/>
        <w:ind w:left="567"/>
        <w:jc w:val="center"/>
        <w:rPr>
          <w:del w:id="6717" w:author="Александр Перепечаев" w:date="2021-05-26T13:23:00Z"/>
          <w:rFonts w:ascii="Courier New" w:hAnsi="Courier New" w:cs="Courier New"/>
          <w:bCs/>
          <w:spacing w:val="-4"/>
          <w:rPrChange w:id="6718" w:author="Александр Перепечаев" w:date="2021-05-26T13:24:00Z">
            <w:rPr>
              <w:del w:id="6719" w:author="Александр Перепечаев" w:date="2021-05-26T13:23:00Z"/>
              <w:rFonts w:ascii="Courier New" w:hAnsi="Courier New" w:cs="Courier New"/>
              <w:bCs/>
              <w:spacing w:val="-4"/>
              <w:lang w:val="en-US"/>
            </w:rPr>
          </w:rPrChange>
        </w:rPr>
        <w:pPrChange w:id="6720" w:author="Александр Перепечаев" w:date="2021-05-26T13:23:00Z">
          <w:pPr>
            <w:autoSpaceDE w:val="0"/>
            <w:autoSpaceDN w:val="0"/>
            <w:adjustRightInd w:val="0"/>
            <w:ind w:left="567" w:firstLine="709"/>
          </w:pPr>
        </w:pPrChange>
      </w:pPr>
    </w:p>
    <w:p w14:paraId="10B5A522" w14:textId="403C5238" w:rsidR="00BC1ECC" w:rsidRPr="00AB44D1" w:rsidDel="00AB44D1" w:rsidRDefault="00BC1ECC" w:rsidP="00AB44D1">
      <w:pPr>
        <w:spacing w:after="240" w:line="360" w:lineRule="auto"/>
        <w:ind w:left="567"/>
        <w:jc w:val="center"/>
        <w:rPr>
          <w:del w:id="6721" w:author="Александр Перепечаев" w:date="2021-05-26T13:23:00Z"/>
          <w:rFonts w:ascii="Courier New" w:hAnsi="Courier New" w:cs="Courier New"/>
          <w:bCs/>
          <w:spacing w:val="-4"/>
          <w:rPrChange w:id="6722" w:author="Александр Перепечаев" w:date="2021-05-26T13:24:00Z">
            <w:rPr>
              <w:del w:id="6723" w:author="Александр Перепечаев" w:date="2021-05-26T13:23:00Z"/>
              <w:rFonts w:ascii="Courier New" w:hAnsi="Courier New" w:cs="Courier New"/>
              <w:bCs/>
              <w:spacing w:val="-4"/>
              <w:lang w:val="en-US"/>
            </w:rPr>
          </w:rPrChange>
        </w:rPr>
        <w:pPrChange w:id="6724" w:author="Александр Перепечаев" w:date="2021-05-26T13:23:00Z">
          <w:pPr>
            <w:autoSpaceDE w:val="0"/>
            <w:autoSpaceDN w:val="0"/>
            <w:adjustRightInd w:val="0"/>
            <w:ind w:left="567" w:firstLine="709"/>
          </w:pPr>
        </w:pPrChange>
      </w:pPr>
    </w:p>
    <w:p w14:paraId="238CC033" w14:textId="3EBAA6B0" w:rsidR="00BC1ECC" w:rsidRPr="00AB44D1" w:rsidDel="00AB44D1" w:rsidRDefault="00BC1ECC" w:rsidP="00AB44D1">
      <w:pPr>
        <w:spacing w:after="240" w:line="360" w:lineRule="auto"/>
        <w:ind w:left="567"/>
        <w:jc w:val="center"/>
        <w:rPr>
          <w:del w:id="6725" w:author="Александр Перепечаев" w:date="2021-05-26T13:23:00Z"/>
          <w:rFonts w:ascii="Courier New" w:hAnsi="Courier New" w:cs="Courier New"/>
          <w:bCs/>
          <w:spacing w:val="-4"/>
          <w:rPrChange w:id="6726" w:author="Александр Перепечаев" w:date="2021-05-26T13:24:00Z">
            <w:rPr>
              <w:del w:id="6727" w:author="Александр Перепечаев" w:date="2021-05-26T13:23:00Z"/>
              <w:rFonts w:ascii="Courier New" w:hAnsi="Courier New" w:cs="Courier New"/>
              <w:bCs/>
              <w:spacing w:val="-4"/>
              <w:lang w:val="en-US"/>
            </w:rPr>
          </w:rPrChange>
        </w:rPr>
        <w:pPrChange w:id="6728" w:author="Александр Перепечаев" w:date="2021-05-26T13:23:00Z">
          <w:pPr>
            <w:autoSpaceDE w:val="0"/>
            <w:autoSpaceDN w:val="0"/>
            <w:adjustRightInd w:val="0"/>
            <w:ind w:left="567" w:firstLine="709"/>
          </w:pPr>
        </w:pPrChange>
      </w:pPr>
      <w:del w:id="6729" w:author="Александр Перепечаев" w:date="2021-05-26T13:23:00Z">
        <w:r w:rsidRPr="00AB44D1" w:rsidDel="00AB44D1">
          <w:rPr>
            <w:rFonts w:ascii="Courier New" w:hAnsi="Courier New" w:cs="Courier New"/>
            <w:bCs/>
            <w:spacing w:val="-4"/>
            <w:rPrChange w:id="6730" w:author="Александр Перепечаев" w:date="2021-05-26T13:24:00Z">
              <w:rPr>
                <w:rFonts w:ascii="Courier New" w:hAnsi="Courier New" w:cs="Courier New"/>
                <w:bCs/>
                <w:spacing w:val="-4"/>
                <w:lang w:val="en-US"/>
              </w:rPr>
            </w:rPrChange>
          </w:rPr>
          <w:delText xml:space="preserve">//видео с </w:delText>
        </w:r>
        <w:r w:rsidRPr="00EE5ABE" w:rsidDel="00AB44D1">
          <w:rPr>
            <w:rFonts w:ascii="Courier New" w:hAnsi="Courier New" w:cs="Courier New"/>
            <w:bCs/>
            <w:spacing w:val="-4"/>
            <w:lang w:val="en-US"/>
          </w:rPr>
          <w:delText>web</w:delText>
        </w:r>
        <w:r w:rsidRPr="00AB44D1" w:rsidDel="00AB44D1">
          <w:rPr>
            <w:rFonts w:ascii="Courier New" w:hAnsi="Courier New" w:cs="Courier New"/>
            <w:bCs/>
            <w:spacing w:val="-4"/>
            <w:rPrChange w:id="6731" w:author="Александр Перепечаев" w:date="2021-05-26T13:24:00Z">
              <w:rPr>
                <w:rFonts w:ascii="Courier New" w:hAnsi="Courier New" w:cs="Courier New"/>
                <w:bCs/>
                <w:spacing w:val="-4"/>
                <w:lang w:val="en-US"/>
              </w:rPr>
            </w:rPrChange>
          </w:rPr>
          <w:delText>-панели</w:delText>
        </w:r>
      </w:del>
    </w:p>
    <w:p w14:paraId="69B63CDE" w14:textId="2FAD697A" w:rsidR="00BC1ECC" w:rsidRPr="00AB44D1" w:rsidDel="00AB44D1" w:rsidRDefault="00BC1ECC" w:rsidP="00AB44D1">
      <w:pPr>
        <w:spacing w:after="240" w:line="360" w:lineRule="auto"/>
        <w:ind w:left="567"/>
        <w:jc w:val="center"/>
        <w:rPr>
          <w:del w:id="6732" w:author="Александр Перепечаев" w:date="2021-05-26T13:23:00Z"/>
          <w:rFonts w:ascii="Courier New" w:hAnsi="Courier New" w:cs="Courier New"/>
          <w:bCs/>
          <w:spacing w:val="-4"/>
          <w:rPrChange w:id="6733" w:author="Александр Перепечаев" w:date="2021-05-26T13:24:00Z">
            <w:rPr>
              <w:del w:id="6734" w:author="Александр Перепечаев" w:date="2021-05-26T13:23:00Z"/>
              <w:rFonts w:ascii="Courier New" w:hAnsi="Courier New" w:cs="Courier New"/>
              <w:bCs/>
              <w:spacing w:val="-4"/>
              <w:lang w:val="en-US"/>
            </w:rPr>
          </w:rPrChange>
        </w:rPr>
        <w:pPrChange w:id="6735" w:author="Александр Перепечаев" w:date="2021-05-26T13:23:00Z">
          <w:pPr>
            <w:autoSpaceDE w:val="0"/>
            <w:autoSpaceDN w:val="0"/>
            <w:adjustRightInd w:val="0"/>
            <w:ind w:left="567" w:firstLine="709"/>
          </w:pPr>
        </w:pPrChange>
      </w:pPr>
      <w:del w:id="6736" w:author="Александр Перепечаев" w:date="2021-05-26T13:23:00Z">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673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673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video</w:delText>
        </w:r>
        <w:r w:rsidRPr="00AB44D1" w:rsidDel="00AB44D1">
          <w:rPr>
            <w:rFonts w:ascii="Courier New" w:hAnsi="Courier New" w:cs="Courier New"/>
            <w:bCs/>
            <w:spacing w:val="-4"/>
            <w:rPrChange w:id="673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upload</w:delText>
        </w:r>
        <w:r w:rsidRPr="00AB44D1" w:rsidDel="00AB44D1">
          <w:rPr>
            <w:rFonts w:ascii="Courier New" w:hAnsi="Courier New" w:cs="Courier New"/>
            <w:bCs/>
            <w:spacing w:val="-4"/>
            <w:rPrChange w:id="674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single</w:delText>
        </w:r>
        <w:r w:rsidRPr="00AB44D1" w:rsidDel="00AB44D1">
          <w:rPr>
            <w:rFonts w:ascii="Courier New" w:hAnsi="Courier New" w:cs="Courier New"/>
            <w:bCs/>
            <w:spacing w:val="-4"/>
            <w:rPrChange w:id="674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filedata</w:delText>
        </w:r>
        <w:r w:rsidRPr="00AB44D1" w:rsidDel="00AB44D1">
          <w:rPr>
            <w:rFonts w:ascii="Courier New" w:hAnsi="Courier New" w:cs="Courier New"/>
            <w:bCs/>
            <w:spacing w:val="-4"/>
            <w:rPrChange w:id="67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674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674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674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next</w:delText>
        </w:r>
        <w:r w:rsidRPr="00AB44D1" w:rsidDel="00AB44D1">
          <w:rPr>
            <w:rFonts w:ascii="Courier New" w:hAnsi="Courier New" w:cs="Courier New"/>
            <w:bCs/>
            <w:spacing w:val="-4"/>
            <w:rPrChange w:id="6746" w:author="Александр Перепечаев" w:date="2021-05-26T13:24:00Z">
              <w:rPr>
                <w:rFonts w:ascii="Courier New" w:hAnsi="Courier New" w:cs="Courier New"/>
                <w:bCs/>
                <w:spacing w:val="-4"/>
                <w:lang w:val="en-US"/>
              </w:rPr>
            </w:rPrChange>
          </w:rPr>
          <w:delText>) {</w:delText>
        </w:r>
      </w:del>
    </w:p>
    <w:p w14:paraId="0F49F069" w14:textId="612920EB" w:rsidR="00BC1ECC" w:rsidRPr="00AB44D1" w:rsidDel="00AB44D1" w:rsidRDefault="00BC1ECC" w:rsidP="00AB44D1">
      <w:pPr>
        <w:spacing w:after="240" w:line="360" w:lineRule="auto"/>
        <w:ind w:left="567"/>
        <w:jc w:val="center"/>
        <w:rPr>
          <w:del w:id="6747" w:author="Александр Перепечаев" w:date="2021-05-26T13:23:00Z"/>
          <w:rFonts w:ascii="Courier New" w:hAnsi="Courier New" w:cs="Courier New"/>
          <w:bCs/>
          <w:spacing w:val="-4"/>
          <w:rPrChange w:id="6748" w:author="Александр Перепечаев" w:date="2021-05-26T13:24:00Z">
            <w:rPr>
              <w:del w:id="6749" w:author="Александр Перепечаев" w:date="2021-05-26T13:23:00Z"/>
              <w:rFonts w:ascii="Courier New" w:hAnsi="Courier New" w:cs="Courier New"/>
              <w:bCs/>
              <w:spacing w:val="-4"/>
              <w:lang w:val="en-US"/>
            </w:rPr>
          </w:rPrChange>
        </w:rPr>
        <w:pPrChange w:id="6750" w:author="Александр Перепечаев" w:date="2021-05-26T13:23:00Z">
          <w:pPr>
            <w:autoSpaceDE w:val="0"/>
            <w:autoSpaceDN w:val="0"/>
            <w:adjustRightInd w:val="0"/>
            <w:ind w:left="567" w:firstLine="709"/>
          </w:pPr>
        </w:pPrChange>
      </w:pPr>
      <w:del w:id="6751" w:author="Александр Перепечаев" w:date="2021-05-26T13:23:00Z">
        <w:r w:rsidRPr="00AB44D1" w:rsidDel="00AB44D1">
          <w:rPr>
            <w:rFonts w:ascii="Courier New" w:hAnsi="Courier New" w:cs="Courier New"/>
            <w:bCs/>
            <w:spacing w:val="-4"/>
            <w:rPrChange w:id="6752" w:author="Александр Перепечаев" w:date="2021-05-26T13:24:00Z">
              <w:rPr>
                <w:rFonts w:ascii="Courier New" w:hAnsi="Courier New" w:cs="Courier New"/>
                <w:bCs/>
                <w:spacing w:val="-4"/>
                <w:lang w:val="en-US"/>
              </w:rPr>
            </w:rPrChange>
          </w:rPr>
          <w:delText xml:space="preserve">   </w:delText>
        </w:r>
      </w:del>
    </w:p>
    <w:p w14:paraId="2298A4DE" w14:textId="78E81B04" w:rsidR="00BC1ECC" w:rsidRPr="00AB44D1" w:rsidDel="00AB44D1" w:rsidRDefault="00BC1ECC" w:rsidP="00AB44D1">
      <w:pPr>
        <w:spacing w:after="240" w:line="360" w:lineRule="auto"/>
        <w:ind w:left="567"/>
        <w:jc w:val="center"/>
        <w:rPr>
          <w:del w:id="6753" w:author="Александр Перепечаев" w:date="2021-05-26T13:23:00Z"/>
          <w:rFonts w:ascii="Courier New" w:hAnsi="Courier New" w:cs="Courier New"/>
          <w:bCs/>
          <w:spacing w:val="-4"/>
          <w:rPrChange w:id="6754" w:author="Александр Перепечаев" w:date="2021-05-26T13:24:00Z">
            <w:rPr>
              <w:del w:id="6755" w:author="Александр Перепечаев" w:date="2021-05-26T13:23:00Z"/>
              <w:rFonts w:ascii="Courier New" w:hAnsi="Courier New" w:cs="Courier New"/>
              <w:bCs/>
              <w:spacing w:val="-4"/>
              <w:lang w:val="en-US"/>
            </w:rPr>
          </w:rPrChange>
        </w:rPr>
        <w:pPrChange w:id="6756" w:author="Александр Перепечаев" w:date="2021-05-26T13:23:00Z">
          <w:pPr>
            <w:autoSpaceDE w:val="0"/>
            <w:autoSpaceDN w:val="0"/>
            <w:adjustRightInd w:val="0"/>
            <w:ind w:left="567" w:firstLine="709"/>
          </w:pPr>
        </w:pPrChange>
      </w:pPr>
      <w:del w:id="6757" w:author="Александр Перепечаев" w:date="2021-05-26T13:23:00Z">
        <w:r w:rsidRPr="00AB44D1" w:rsidDel="00AB44D1">
          <w:rPr>
            <w:rFonts w:ascii="Courier New" w:hAnsi="Courier New" w:cs="Courier New"/>
            <w:bCs/>
            <w:spacing w:val="-4"/>
            <w:rPrChange w:id="675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let</w:delText>
        </w:r>
        <w:r w:rsidRPr="00AB44D1" w:rsidDel="00AB44D1">
          <w:rPr>
            <w:rFonts w:ascii="Courier New" w:hAnsi="Courier New" w:cs="Courier New"/>
            <w:bCs/>
            <w:spacing w:val="-4"/>
            <w:rPrChange w:id="675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filedata</w:delText>
        </w:r>
        <w:r w:rsidRPr="00AB44D1" w:rsidDel="00AB44D1">
          <w:rPr>
            <w:rFonts w:ascii="Courier New" w:hAnsi="Courier New" w:cs="Courier New"/>
            <w:bCs/>
            <w:spacing w:val="-4"/>
            <w:rPrChange w:id="676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676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file</w:delText>
        </w:r>
        <w:r w:rsidRPr="00AB44D1" w:rsidDel="00AB44D1">
          <w:rPr>
            <w:rFonts w:ascii="Courier New" w:hAnsi="Courier New" w:cs="Courier New"/>
            <w:bCs/>
            <w:spacing w:val="-4"/>
            <w:rPrChange w:id="6762" w:author="Александр Перепечаев" w:date="2021-05-26T13:24:00Z">
              <w:rPr>
                <w:rFonts w:ascii="Courier New" w:hAnsi="Courier New" w:cs="Courier New"/>
                <w:bCs/>
                <w:spacing w:val="-4"/>
                <w:lang w:val="en-US"/>
              </w:rPr>
            </w:rPrChange>
          </w:rPr>
          <w:delText>;</w:delText>
        </w:r>
      </w:del>
    </w:p>
    <w:p w14:paraId="54F99F61" w14:textId="60668478" w:rsidR="00BC1ECC" w:rsidRPr="00AB44D1" w:rsidDel="00AB44D1" w:rsidRDefault="00BC1ECC" w:rsidP="00AB44D1">
      <w:pPr>
        <w:spacing w:after="240" w:line="360" w:lineRule="auto"/>
        <w:ind w:left="567"/>
        <w:jc w:val="center"/>
        <w:rPr>
          <w:del w:id="6763" w:author="Александр Перепечаев" w:date="2021-05-26T13:23:00Z"/>
          <w:rFonts w:ascii="Courier New" w:hAnsi="Courier New" w:cs="Courier New"/>
          <w:bCs/>
          <w:spacing w:val="-4"/>
          <w:rPrChange w:id="6764" w:author="Александр Перепечаев" w:date="2021-05-26T13:24:00Z">
            <w:rPr>
              <w:del w:id="6765" w:author="Александр Перепечаев" w:date="2021-05-26T13:23:00Z"/>
              <w:rFonts w:ascii="Courier New" w:hAnsi="Courier New" w:cs="Courier New"/>
              <w:bCs/>
              <w:spacing w:val="-4"/>
              <w:lang w:val="en-US"/>
            </w:rPr>
          </w:rPrChange>
        </w:rPr>
        <w:pPrChange w:id="6766" w:author="Александр Перепечаев" w:date="2021-05-26T13:23:00Z">
          <w:pPr>
            <w:autoSpaceDE w:val="0"/>
            <w:autoSpaceDN w:val="0"/>
            <w:adjustRightInd w:val="0"/>
            <w:ind w:left="567" w:firstLine="709"/>
          </w:pPr>
        </w:pPrChange>
      </w:pPr>
      <w:del w:id="6767" w:author="Александр Перепечаев" w:date="2021-05-26T13:23:00Z">
        <w:r w:rsidRPr="00AB44D1" w:rsidDel="00AB44D1">
          <w:rPr>
            <w:rFonts w:ascii="Courier New" w:hAnsi="Courier New" w:cs="Courier New"/>
            <w:bCs/>
            <w:spacing w:val="-4"/>
            <w:rPrChange w:id="676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676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677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filedata</w:delText>
        </w:r>
        <w:r w:rsidRPr="00AB44D1" w:rsidDel="00AB44D1">
          <w:rPr>
            <w:rFonts w:ascii="Courier New" w:hAnsi="Courier New" w:cs="Courier New"/>
            <w:bCs/>
            <w:spacing w:val="-4"/>
            <w:rPrChange w:id="6771" w:author="Александр Перепечаев" w:date="2021-05-26T13:24:00Z">
              <w:rPr>
                <w:rFonts w:ascii="Courier New" w:hAnsi="Courier New" w:cs="Courier New"/>
                <w:bCs/>
                <w:spacing w:val="-4"/>
                <w:lang w:val="en-US"/>
              </w:rPr>
            </w:rPrChange>
          </w:rPr>
          <w:delText>);</w:delText>
        </w:r>
      </w:del>
    </w:p>
    <w:p w14:paraId="07643810" w14:textId="649B7C19" w:rsidR="00BC1ECC" w:rsidRPr="00AB44D1" w:rsidDel="00AB44D1" w:rsidRDefault="00BC1ECC" w:rsidP="00AB44D1">
      <w:pPr>
        <w:spacing w:after="240" w:line="360" w:lineRule="auto"/>
        <w:ind w:left="567"/>
        <w:jc w:val="center"/>
        <w:rPr>
          <w:del w:id="6772" w:author="Александр Перепечаев" w:date="2021-05-26T13:23:00Z"/>
          <w:rFonts w:ascii="Courier New" w:hAnsi="Courier New" w:cs="Courier New"/>
          <w:bCs/>
          <w:spacing w:val="-4"/>
          <w:rPrChange w:id="6773" w:author="Александр Перепечаев" w:date="2021-05-26T13:24:00Z">
            <w:rPr>
              <w:del w:id="6774" w:author="Александр Перепечаев" w:date="2021-05-26T13:23:00Z"/>
              <w:rFonts w:ascii="Courier New" w:hAnsi="Courier New" w:cs="Courier New"/>
              <w:bCs/>
              <w:spacing w:val="-4"/>
              <w:lang w:val="en-US"/>
            </w:rPr>
          </w:rPrChange>
        </w:rPr>
        <w:pPrChange w:id="6775" w:author="Александр Перепечаев" w:date="2021-05-26T13:23:00Z">
          <w:pPr>
            <w:autoSpaceDE w:val="0"/>
            <w:autoSpaceDN w:val="0"/>
            <w:adjustRightInd w:val="0"/>
            <w:ind w:left="567" w:firstLine="709"/>
          </w:pPr>
        </w:pPrChange>
      </w:pPr>
      <w:del w:id="6776" w:author="Александр Перепечаев" w:date="2021-05-26T13:23:00Z">
        <w:r w:rsidRPr="00AB44D1" w:rsidDel="00AB44D1">
          <w:rPr>
            <w:rFonts w:ascii="Courier New" w:hAnsi="Courier New" w:cs="Courier New"/>
            <w:bCs/>
            <w:spacing w:val="-4"/>
            <w:rPrChange w:id="677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677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filedata</w:delText>
        </w:r>
        <w:r w:rsidRPr="00AB44D1" w:rsidDel="00AB44D1">
          <w:rPr>
            <w:rFonts w:ascii="Courier New" w:hAnsi="Courier New" w:cs="Courier New"/>
            <w:bCs/>
            <w:spacing w:val="-4"/>
            <w:rPrChange w:id="6779" w:author="Александр Перепечаев" w:date="2021-05-26T13:24:00Z">
              <w:rPr>
                <w:rFonts w:ascii="Courier New" w:hAnsi="Courier New" w:cs="Courier New"/>
                <w:bCs/>
                <w:spacing w:val="-4"/>
                <w:lang w:val="en-US"/>
              </w:rPr>
            </w:rPrChange>
          </w:rPr>
          <w:delText>)</w:delText>
        </w:r>
      </w:del>
    </w:p>
    <w:p w14:paraId="2AC77FE7" w14:textId="36A95DE7" w:rsidR="00BC1ECC" w:rsidRPr="00AB44D1" w:rsidDel="00AB44D1" w:rsidRDefault="00BC1ECC" w:rsidP="00AB44D1">
      <w:pPr>
        <w:spacing w:after="240" w:line="360" w:lineRule="auto"/>
        <w:ind w:left="567"/>
        <w:jc w:val="center"/>
        <w:rPr>
          <w:del w:id="6780" w:author="Александр Перепечаев" w:date="2021-05-26T13:23:00Z"/>
          <w:rFonts w:ascii="Courier New" w:hAnsi="Courier New" w:cs="Courier New"/>
          <w:bCs/>
          <w:spacing w:val="-4"/>
          <w:rPrChange w:id="6781" w:author="Александр Перепечаев" w:date="2021-05-26T13:24:00Z">
            <w:rPr>
              <w:del w:id="6782" w:author="Александр Перепечаев" w:date="2021-05-26T13:23:00Z"/>
              <w:rFonts w:ascii="Courier New" w:hAnsi="Courier New" w:cs="Courier New"/>
              <w:bCs/>
              <w:spacing w:val="-4"/>
              <w:lang w:val="en-US"/>
            </w:rPr>
          </w:rPrChange>
        </w:rPr>
        <w:pPrChange w:id="6783" w:author="Александр Перепечаев" w:date="2021-05-26T13:23:00Z">
          <w:pPr>
            <w:autoSpaceDE w:val="0"/>
            <w:autoSpaceDN w:val="0"/>
            <w:adjustRightInd w:val="0"/>
            <w:ind w:left="567" w:firstLine="709"/>
          </w:pPr>
        </w:pPrChange>
      </w:pPr>
      <w:del w:id="6784" w:author="Александр Перепечаев" w:date="2021-05-26T13:23:00Z">
        <w:r w:rsidRPr="00AB44D1" w:rsidDel="00AB44D1">
          <w:rPr>
            <w:rFonts w:ascii="Courier New" w:hAnsi="Courier New" w:cs="Courier New"/>
            <w:bCs/>
            <w:spacing w:val="-4"/>
            <w:rPrChange w:id="678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678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6787" w:author="Александр Перепечаев" w:date="2021-05-26T13:24:00Z">
              <w:rPr>
                <w:rFonts w:ascii="Courier New" w:hAnsi="Courier New" w:cs="Courier New"/>
                <w:bCs/>
                <w:spacing w:val="-4"/>
                <w:lang w:val="en-US"/>
              </w:rPr>
            </w:rPrChange>
          </w:rPr>
          <w:delText>("Ошибка при загрузке файла");</w:delText>
        </w:r>
      </w:del>
    </w:p>
    <w:p w14:paraId="42827C56" w14:textId="5DC3AF03" w:rsidR="00BC1ECC" w:rsidRPr="00AB44D1" w:rsidDel="00AB44D1" w:rsidRDefault="00BC1ECC" w:rsidP="00AB44D1">
      <w:pPr>
        <w:spacing w:after="240" w:line="360" w:lineRule="auto"/>
        <w:ind w:left="567"/>
        <w:jc w:val="center"/>
        <w:rPr>
          <w:del w:id="6788" w:author="Александр Перепечаев" w:date="2021-05-26T13:23:00Z"/>
          <w:rFonts w:ascii="Courier New" w:hAnsi="Courier New" w:cs="Courier New"/>
          <w:bCs/>
          <w:spacing w:val="-4"/>
          <w:rPrChange w:id="6789" w:author="Александр Перепечаев" w:date="2021-05-26T13:24:00Z">
            <w:rPr>
              <w:del w:id="6790" w:author="Александр Перепечаев" w:date="2021-05-26T13:23:00Z"/>
              <w:rFonts w:ascii="Courier New" w:hAnsi="Courier New" w:cs="Courier New"/>
              <w:bCs/>
              <w:spacing w:val="-4"/>
              <w:lang w:val="en-US"/>
            </w:rPr>
          </w:rPrChange>
        </w:rPr>
        <w:pPrChange w:id="6791" w:author="Александр Перепечаев" w:date="2021-05-26T13:23:00Z">
          <w:pPr>
            <w:autoSpaceDE w:val="0"/>
            <w:autoSpaceDN w:val="0"/>
            <w:adjustRightInd w:val="0"/>
            <w:ind w:left="567" w:firstLine="709"/>
          </w:pPr>
        </w:pPrChange>
      </w:pPr>
      <w:del w:id="6792" w:author="Александр Перепечаев" w:date="2021-05-26T13:23:00Z">
        <w:r w:rsidRPr="00AB44D1" w:rsidDel="00AB44D1">
          <w:rPr>
            <w:rFonts w:ascii="Courier New" w:hAnsi="Courier New" w:cs="Courier New"/>
            <w:bCs/>
            <w:spacing w:val="-4"/>
            <w:rPrChange w:id="67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else</w:delText>
        </w:r>
      </w:del>
    </w:p>
    <w:p w14:paraId="22E8CAA8" w14:textId="1035BE5C" w:rsidR="00BC1ECC" w:rsidRPr="00AB44D1" w:rsidDel="00AB44D1" w:rsidRDefault="00BC1ECC" w:rsidP="00AB44D1">
      <w:pPr>
        <w:spacing w:after="240" w:line="360" w:lineRule="auto"/>
        <w:ind w:left="567"/>
        <w:jc w:val="center"/>
        <w:rPr>
          <w:del w:id="6794" w:author="Александр Перепечаев" w:date="2021-05-26T13:23:00Z"/>
          <w:rFonts w:ascii="Courier New" w:hAnsi="Courier New" w:cs="Courier New"/>
          <w:bCs/>
          <w:spacing w:val="-4"/>
          <w:rPrChange w:id="6795" w:author="Александр Перепечаев" w:date="2021-05-26T13:24:00Z">
            <w:rPr>
              <w:del w:id="6796" w:author="Александр Перепечаев" w:date="2021-05-26T13:23:00Z"/>
              <w:rFonts w:ascii="Courier New" w:hAnsi="Courier New" w:cs="Courier New"/>
              <w:bCs/>
              <w:spacing w:val="-4"/>
              <w:lang w:val="en-US"/>
            </w:rPr>
          </w:rPrChange>
        </w:rPr>
        <w:pPrChange w:id="6797" w:author="Александр Перепечаев" w:date="2021-05-26T13:23:00Z">
          <w:pPr>
            <w:autoSpaceDE w:val="0"/>
            <w:autoSpaceDN w:val="0"/>
            <w:adjustRightInd w:val="0"/>
            <w:ind w:left="567" w:firstLine="709"/>
          </w:pPr>
        </w:pPrChange>
      </w:pPr>
      <w:del w:id="6798" w:author="Александр Перепечаев" w:date="2021-05-26T13:23:00Z">
        <w:r w:rsidRPr="00AB44D1" w:rsidDel="00AB44D1">
          <w:rPr>
            <w:rFonts w:ascii="Courier New" w:hAnsi="Courier New" w:cs="Courier New"/>
            <w:bCs/>
            <w:spacing w:val="-4"/>
            <w:rPrChange w:id="679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680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680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anger</w:delText>
        </w:r>
        <w:r w:rsidRPr="00AB44D1" w:rsidDel="00AB44D1">
          <w:rPr>
            <w:rFonts w:ascii="Courier New" w:hAnsi="Courier New" w:cs="Courier New"/>
            <w:bCs/>
            <w:spacing w:val="-4"/>
            <w:rPrChange w:id="6802" w:author="Александр Перепечаев" w:date="2021-05-26T13:24:00Z">
              <w:rPr>
                <w:rFonts w:ascii="Courier New" w:hAnsi="Courier New" w:cs="Courier New"/>
                <w:bCs/>
                <w:spacing w:val="-4"/>
                <w:lang w:val="en-US"/>
              </w:rPr>
            </w:rPrChange>
          </w:rPr>
          <w:delText>: 10,</w:delText>
        </w:r>
      </w:del>
    </w:p>
    <w:p w14:paraId="57B35995" w14:textId="0DA86C78" w:rsidR="00BC1ECC" w:rsidRPr="00AB44D1" w:rsidDel="00AB44D1" w:rsidRDefault="00BC1ECC" w:rsidP="00AB44D1">
      <w:pPr>
        <w:spacing w:after="240" w:line="360" w:lineRule="auto"/>
        <w:ind w:left="567"/>
        <w:jc w:val="center"/>
        <w:rPr>
          <w:del w:id="6803" w:author="Александр Перепечаев" w:date="2021-05-26T13:23:00Z"/>
          <w:rFonts w:ascii="Courier New" w:hAnsi="Courier New" w:cs="Courier New"/>
          <w:bCs/>
          <w:spacing w:val="-4"/>
          <w:rPrChange w:id="6804" w:author="Александр Перепечаев" w:date="2021-05-26T13:24:00Z">
            <w:rPr>
              <w:del w:id="6805" w:author="Александр Перепечаев" w:date="2021-05-26T13:23:00Z"/>
              <w:rFonts w:ascii="Courier New" w:hAnsi="Courier New" w:cs="Courier New"/>
              <w:bCs/>
              <w:spacing w:val="-4"/>
              <w:lang w:val="en-US"/>
            </w:rPr>
          </w:rPrChange>
        </w:rPr>
        <w:pPrChange w:id="6806" w:author="Александр Перепечаев" w:date="2021-05-26T13:23:00Z">
          <w:pPr>
            <w:autoSpaceDE w:val="0"/>
            <w:autoSpaceDN w:val="0"/>
            <w:adjustRightInd w:val="0"/>
            <w:ind w:left="567" w:firstLine="709"/>
          </w:pPr>
        </w:pPrChange>
      </w:pPr>
      <w:del w:id="6807" w:author="Александр Перепечаев" w:date="2021-05-26T13:23:00Z">
        <w:r w:rsidRPr="00AB44D1" w:rsidDel="00AB44D1">
          <w:rPr>
            <w:rFonts w:ascii="Courier New" w:hAnsi="Courier New" w:cs="Courier New"/>
            <w:bCs/>
            <w:spacing w:val="-4"/>
            <w:rPrChange w:id="68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contempt</w:delText>
        </w:r>
        <w:r w:rsidRPr="00AB44D1" w:rsidDel="00AB44D1">
          <w:rPr>
            <w:rFonts w:ascii="Courier New" w:hAnsi="Courier New" w:cs="Courier New"/>
            <w:bCs/>
            <w:spacing w:val="-4"/>
            <w:rPrChange w:id="6809" w:author="Александр Перепечаев" w:date="2021-05-26T13:24:00Z">
              <w:rPr>
                <w:rFonts w:ascii="Courier New" w:hAnsi="Courier New" w:cs="Courier New"/>
                <w:bCs/>
                <w:spacing w:val="-4"/>
                <w:lang w:val="en-US"/>
              </w:rPr>
            </w:rPrChange>
          </w:rPr>
          <w:delText>: 5,</w:delText>
        </w:r>
      </w:del>
    </w:p>
    <w:p w14:paraId="16809F12" w14:textId="28A65D86" w:rsidR="00BC1ECC" w:rsidRPr="00AB44D1" w:rsidDel="00AB44D1" w:rsidRDefault="00BC1ECC" w:rsidP="00AB44D1">
      <w:pPr>
        <w:spacing w:after="240" w:line="360" w:lineRule="auto"/>
        <w:ind w:left="567"/>
        <w:jc w:val="center"/>
        <w:rPr>
          <w:del w:id="6810" w:author="Александр Перепечаев" w:date="2021-05-26T13:23:00Z"/>
          <w:rFonts w:ascii="Courier New" w:hAnsi="Courier New" w:cs="Courier New"/>
          <w:bCs/>
          <w:spacing w:val="-4"/>
          <w:rPrChange w:id="6811" w:author="Александр Перепечаев" w:date="2021-05-26T13:24:00Z">
            <w:rPr>
              <w:del w:id="6812" w:author="Александр Перепечаев" w:date="2021-05-26T13:23:00Z"/>
              <w:rFonts w:ascii="Courier New" w:hAnsi="Courier New" w:cs="Courier New"/>
              <w:bCs/>
              <w:spacing w:val="-4"/>
              <w:lang w:val="en-US"/>
            </w:rPr>
          </w:rPrChange>
        </w:rPr>
        <w:pPrChange w:id="6813" w:author="Александр Перепечаев" w:date="2021-05-26T13:23:00Z">
          <w:pPr>
            <w:autoSpaceDE w:val="0"/>
            <w:autoSpaceDN w:val="0"/>
            <w:adjustRightInd w:val="0"/>
            <w:ind w:left="567" w:firstLine="709"/>
          </w:pPr>
        </w:pPrChange>
      </w:pPr>
      <w:del w:id="6814" w:author="Александр Перепечаев" w:date="2021-05-26T13:23:00Z">
        <w:r w:rsidRPr="00AB44D1" w:rsidDel="00AB44D1">
          <w:rPr>
            <w:rFonts w:ascii="Courier New" w:hAnsi="Courier New" w:cs="Courier New"/>
            <w:bCs/>
            <w:spacing w:val="-4"/>
            <w:rPrChange w:id="681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disgust</w:delText>
        </w:r>
        <w:r w:rsidRPr="00AB44D1" w:rsidDel="00AB44D1">
          <w:rPr>
            <w:rFonts w:ascii="Courier New" w:hAnsi="Courier New" w:cs="Courier New"/>
            <w:bCs/>
            <w:spacing w:val="-4"/>
            <w:rPrChange w:id="6816" w:author="Александр Перепечаев" w:date="2021-05-26T13:24:00Z">
              <w:rPr>
                <w:rFonts w:ascii="Courier New" w:hAnsi="Courier New" w:cs="Courier New"/>
                <w:bCs/>
                <w:spacing w:val="-4"/>
                <w:lang w:val="en-US"/>
              </w:rPr>
            </w:rPrChange>
          </w:rPr>
          <w:delText>: 1,</w:delText>
        </w:r>
      </w:del>
    </w:p>
    <w:p w14:paraId="5F632544" w14:textId="7574ABDF" w:rsidR="00BC1ECC" w:rsidRPr="00AB44D1" w:rsidDel="00AB44D1" w:rsidRDefault="00BC1ECC" w:rsidP="00AB44D1">
      <w:pPr>
        <w:spacing w:after="240" w:line="360" w:lineRule="auto"/>
        <w:ind w:left="567"/>
        <w:jc w:val="center"/>
        <w:rPr>
          <w:del w:id="6817" w:author="Александр Перепечаев" w:date="2021-05-26T13:23:00Z"/>
          <w:rFonts w:ascii="Courier New" w:hAnsi="Courier New" w:cs="Courier New"/>
          <w:bCs/>
          <w:spacing w:val="-4"/>
          <w:rPrChange w:id="6818" w:author="Александр Перепечаев" w:date="2021-05-26T13:24:00Z">
            <w:rPr>
              <w:del w:id="6819" w:author="Александр Перепечаев" w:date="2021-05-26T13:23:00Z"/>
              <w:rFonts w:ascii="Courier New" w:hAnsi="Courier New" w:cs="Courier New"/>
              <w:bCs/>
              <w:spacing w:val="-4"/>
              <w:lang w:val="en-US"/>
            </w:rPr>
          </w:rPrChange>
        </w:rPr>
        <w:pPrChange w:id="6820" w:author="Александр Перепечаев" w:date="2021-05-26T13:23:00Z">
          <w:pPr>
            <w:autoSpaceDE w:val="0"/>
            <w:autoSpaceDN w:val="0"/>
            <w:adjustRightInd w:val="0"/>
            <w:ind w:left="567" w:firstLine="709"/>
          </w:pPr>
        </w:pPrChange>
      </w:pPr>
      <w:del w:id="6821" w:author="Александр Перепечаев" w:date="2021-05-26T13:23:00Z">
        <w:r w:rsidRPr="00AB44D1" w:rsidDel="00AB44D1">
          <w:rPr>
            <w:rFonts w:ascii="Courier New" w:hAnsi="Courier New" w:cs="Courier New"/>
            <w:bCs/>
            <w:spacing w:val="-4"/>
            <w:rPrChange w:id="682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fear</w:delText>
        </w:r>
        <w:r w:rsidRPr="00AB44D1" w:rsidDel="00AB44D1">
          <w:rPr>
            <w:rFonts w:ascii="Courier New" w:hAnsi="Courier New" w:cs="Courier New"/>
            <w:bCs/>
            <w:spacing w:val="-4"/>
            <w:rPrChange w:id="6823" w:author="Александр Перепечаев" w:date="2021-05-26T13:24:00Z">
              <w:rPr>
                <w:rFonts w:ascii="Courier New" w:hAnsi="Courier New" w:cs="Courier New"/>
                <w:bCs/>
                <w:spacing w:val="-4"/>
                <w:lang w:val="en-US"/>
              </w:rPr>
            </w:rPrChange>
          </w:rPr>
          <w:delText>:4,</w:delText>
        </w:r>
      </w:del>
    </w:p>
    <w:p w14:paraId="79999697" w14:textId="4C574CA0" w:rsidR="00BC1ECC" w:rsidRPr="00AB44D1" w:rsidDel="00AB44D1" w:rsidRDefault="00BC1ECC" w:rsidP="00AB44D1">
      <w:pPr>
        <w:spacing w:after="240" w:line="360" w:lineRule="auto"/>
        <w:ind w:left="567"/>
        <w:jc w:val="center"/>
        <w:rPr>
          <w:del w:id="6824" w:author="Александр Перепечаев" w:date="2021-05-26T13:23:00Z"/>
          <w:rFonts w:ascii="Courier New" w:hAnsi="Courier New" w:cs="Courier New"/>
          <w:bCs/>
          <w:spacing w:val="-4"/>
          <w:rPrChange w:id="6825" w:author="Александр Перепечаев" w:date="2021-05-26T13:24:00Z">
            <w:rPr>
              <w:del w:id="6826" w:author="Александр Перепечаев" w:date="2021-05-26T13:23:00Z"/>
              <w:rFonts w:ascii="Courier New" w:hAnsi="Courier New" w:cs="Courier New"/>
              <w:bCs/>
              <w:spacing w:val="-4"/>
              <w:lang w:val="en-US"/>
            </w:rPr>
          </w:rPrChange>
        </w:rPr>
        <w:pPrChange w:id="6827" w:author="Александр Перепечаев" w:date="2021-05-26T13:23:00Z">
          <w:pPr>
            <w:autoSpaceDE w:val="0"/>
            <w:autoSpaceDN w:val="0"/>
            <w:adjustRightInd w:val="0"/>
            <w:ind w:left="567" w:firstLine="709"/>
          </w:pPr>
        </w:pPrChange>
      </w:pPr>
      <w:del w:id="6828" w:author="Александр Перепечаев" w:date="2021-05-26T13:23:00Z">
        <w:r w:rsidRPr="00AB44D1" w:rsidDel="00AB44D1">
          <w:rPr>
            <w:rFonts w:ascii="Courier New" w:hAnsi="Courier New" w:cs="Courier New"/>
            <w:bCs/>
            <w:spacing w:val="-4"/>
            <w:rPrChange w:id="682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happy</w:delText>
        </w:r>
        <w:r w:rsidRPr="00AB44D1" w:rsidDel="00AB44D1">
          <w:rPr>
            <w:rFonts w:ascii="Courier New" w:hAnsi="Courier New" w:cs="Courier New"/>
            <w:bCs/>
            <w:spacing w:val="-4"/>
            <w:rPrChange w:id="6830" w:author="Александр Перепечаев" w:date="2021-05-26T13:24:00Z">
              <w:rPr>
                <w:rFonts w:ascii="Courier New" w:hAnsi="Courier New" w:cs="Courier New"/>
                <w:bCs/>
                <w:spacing w:val="-4"/>
                <w:lang w:val="en-US"/>
              </w:rPr>
            </w:rPrChange>
          </w:rPr>
          <w:delText>:13,</w:delText>
        </w:r>
      </w:del>
    </w:p>
    <w:p w14:paraId="1433067C" w14:textId="097F2665" w:rsidR="00BC1ECC" w:rsidRPr="00AB44D1" w:rsidDel="00AB44D1" w:rsidRDefault="00BC1ECC" w:rsidP="00AB44D1">
      <w:pPr>
        <w:spacing w:after="240" w:line="360" w:lineRule="auto"/>
        <w:ind w:left="567"/>
        <w:jc w:val="center"/>
        <w:rPr>
          <w:del w:id="6831" w:author="Александр Перепечаев" w:date="2021-05-26T13:23:00Z"/>
          <w:rFonts w:ascii="Courier New" w:hAnsi="Courier New" w:cs="Courier New"/>
          <w:bCs/>
          <w:spacing w:val="-4"/>
          <w:rPrChange w:id="6832" w:author="Александр Перепечаев" w:date="2021-05-26T13:24:00Z">
            <w:rPr>
              <w:del w:id="6833" w:author="Александр Перепечаев" w:date="2021-05-26T13:23:00Z"/>
              <w:rFonts w:ascii="Courier New" w:hAnsi="Courier New" w:cs="Courier New"/>
              <w:bCs/>
              <w:spacing w:val="-4"/>
              <w:lang w:val="en-US"/>
            </w:rPr>
          </w:rPrChange>
        </w:rPr>
        <w:pPrChange w:id="6834" w:author="Александр Перепечаев" w:date="2021-05-26T13:23:00Z">
          <w:pPr>
            <w:autoSpaceDE w:val="0"/>
            <w:autoSpaceDN w:val="0"/>
            <w:adjustRightInd w:val="0"/>
            <w:ind w:left="567" w:firstLine="709"/>
          </w:pPr>
        </w:pPrChange>
      </w:pPr>
      <w:del w:id="6835" w:author="Александр Перепечаев" w:date="2021-05-26T13:23:00Z">
        <w:r w:rsidRPr="00AB44D1" w:rsidDel="00AB44D1">
          <w:rPr>
            <w:rFonts w:ascii="Courier New" w:hAnsi="Courier New" w:cs="Courier New"/>
            <w:bCs/>
            <w:spacing w:val="-4"/>
            <w:rPrChange w:id="683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sadness</w:delText>
        </w:r>
        <w:r w:rsidRPr="00AB44D1" w:rsidDel="00AB44D1">
          <w:rPr>
            <w:rFonts w:ascii="Courier New" w:hAnsi="Courier New" w:cs="Courier New"/>
            <w:bCs/>
            <w:spacing w:val="-4"/>
            <w:rPrChange w:id="6837" w:author="Александр Перепечаев" w:date="2021-05-26T13:24:00Z">
              <w:rPr>
                <w:rFonts w:ascii="Courier New" w:hAnsi="Courier New" w:cs="Courier New"/>
                <w:bCs/>
                <w:spacing w:val="-4"/>
                <w:lang w:val="en-US"/>
              </w:rPr>
            </w:rPrChange>
          </w:rPr>
          <w:delText>:6,</w:delText>
        </w:r>
      </w:del>
    </w:p>
    <w:p w14:paraId="048C7E9E" w14:textId="4252C8C1" w:rsidR="00BC1ECC" w:rsidRPr="00AB44D1" w:rsidDel="00AB44D1" w:rsidRDefault="00BC1ECC" w:rsidP="00AB44D1">
      <w:pPr>
        <w:spacing w:after="240" w:line="360" w:lineRule="auto"/>
        <w:ind w:left="567"/>
        <w:jc w:val="center"/>
        <w:rPr>
          <w:del w:id="6838" w:author="Александр Перепечаев" w:date="2021-05-26T13:23:00Z"/>
          <w:rFonts w:ascii="Courier New" w:hAnsi="Courier New" w:cs="Courier New"/>
          <w:bCs/>
          <w:spacing w:val="-4"/>
          <w:rPrChange w:id="6839" w:author="Александр Перепечаев" w:date="2021-05-26T13:24:00Z">
            <w:rPr>
              <w:del w:id="6840" w:author="Александр Перепечаев" w:date="2021-05-26T13:23:00Z"/>
              <w:rFonts w:ascii="Courier New" w:hAnsi="Courier New" w:cs="Courier New"/>
              <w:bCs/>
              <w:spacing w:val="-4"/>
              <w:lang w:val="en-US"/>
            </w:rPr>
          </w:rPrChange>
        </w:rPr>
        <w:pPrChange w:id="6841" w:author="Александр Перепечаев" w:date="2021-05-26T13:23:00Z">
          <w:pPr>
            <w:autoSpaceDE w:val="0"/>
            <w:autoSpaceDN w:val="0"/>
            <w:adjustRightInd w:val="0"/>
            <w:ind w:left="567" w:firstLine="709"/>
          </w:pPr>
        </w:pPrChange>
      </w:pPr>
      <w:del w:id="6842" w:author="Александр Перепечаев" w:date="2021-05-26T13:23:00Z">
        <w:r w:rsidRPr="00AB44D1" w:rsidDel="00AB44D1">
          <w:rPr>
            <w:rFonts w:ascii="Courier New" w:hAnsi="Courier New" w:cs="Courier New"/>
            <w:bCs/>
            <w:spacing w:val="-4"/>
            <w:rPrChange w:id="684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surprise</w:delText>
        </w:r>
        <w:r w:rsidRPr="00AB44D1" w:rsidDel="00AB44D1">
          <w:rPr>
            <w:rFonts w:ascii="Courier New" w:hAnsi="Courier New" w:cs="Courier New"/>
            <w:bCs/>
            <w:spacing w:val="-4"/>
            <w:rPrChange w:id="6844" w:author="Александр Перепечаев" w:date="2021-05-26T13:24:00Z">
              <w:rPr>
                <w:rFonts w:ascii="Courier New" w:hAnsi="Courier New" w:cs="Courier New"/>
                <w:bCs/>
                <w:spacing w:val="-4"/>
                <w:lang w:val="en-US"/>
              </w:rPr>
            </w:rPrChange>
          </w:rPr>
          <w:delText>:15,</w:delText>
        </w:r>
      </w:del>
    </w:p>
    <w:p w14:paraId="1CE23663" w14:textId="12579CF1" w:rsidR="00BC1ECC" w:rsidRPr="00AB44D1" w:rsidDel="00AB44D1" w:rsidRDefault="00BC1ECC" w:rsidP="00AB44D1">
      <w:pPr>
        <w:spacing w:after="240" w:line="360" w:lineRule="auto"/>
        <w:ind w:left="567"/>
        <w:jc w:val="center"/>
        <w:rPr>
          <w:del w:id="6845" w:author="Александр Перепечаев" w:date="2021-05-26T13:23:00Z"/>
          <w:rFonts w:ascii="Courier New" w:hAnsi="Courier New" w:cs="Courier New"/>
          <w:bCs/>
          <w:spacing w:val="-4"/>
          <w:rPrChange w:id="6846" w:author="Александр Перепечаев" w:date="2021-05-26T13:24:00Z">
            <w:rPr>
              <w:del w:id="6847" w:author="Александр Перепечаев" w:date="2021-05-26T13:23:00Z"/>
              <w:rFonts w:ascii="Courier New" w:hAnsi="Courier New" w:cs="Courier New"/>
              <w:bCs/>
              <w:spacing w:val="-4"/>
              <w:lang w:val="en-US"/>
            </w:rPr>
          </w:rPrChange>
        </w:rPr>
        <w:pPrChange w:id="6848" w:author="Александр Перепечаев" w:date="2021-05-26T13:23:00Z">
          <w:pPr>
            <w:autoSpaceDE w:val="0"/>
            <w:autoSpaceDN w:val="0"/>
            <w:adjustRightInd w:val="0"/>
            <w:ind w:left="567" w:firstLine="709"/>
          </w:pPr>
        </w:pPrChange>
      </w:pPr>
      <w:del w:id="6849" w:author="Александр Перепечаев" w:date="2021-05-26T13:23:00Z">
        <w:r w:rsidRPr="00AB44D1" w:rsidDel="00AB44D1">
          <w:rPr>
            <w:rFonts w:ascii="Courier New" w:hAnsi="Courier New" w:cs="Courier New"/>
            <w:bCs/>
            <w:spacing w:val="-4"/>
            <w:rPrChange w:id="685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neutral</w:delText>
        </w:r>
        <w:r w:rsidRPr="00AB44D1" w:rsidDel="00AB44D1">
          <w:rPr>
            <w:rFonts w:ascii="Courier New" w:hAnsi="Courier New" w:cs="Courier New"/>
            <w:bCs/>
            <w:spacing w:val="-4"/>
            <w:rPrChange w:id="6851" w:author="Александр Перепечаев" w:date="2021-05-26T13:24:00Z">
              <w:rPr>
                <w:rFonts w:ascii="Courier New" w:hAnsi="Courier New" w:cs="Courier New"/>
                <w:bCs/>
                <w:spacing w:val="-4"/>
                <w:lang w:val="en-US"/>
              </w:rPr>
            </w:rPrChange>
          </w:rPr>
          <w:delText>:3});</w:delText>
        </w:r>
      </w:del>
    </w:p>
    <w:p w14:paraId="2D4D3647" w14:textId="33524C64" w:rsidR="00BC1ECC" w:rsidRPr="00AB44D1" w:rsidDel="00AB44D1" w:rsidRDefault="00BC1ECC" w:rsidP="00AB44D1">
      <w:pPr>
        <w:spacing w:after="240" w:line="360" w:lineRule="auto"/>
        <w:ind w:left="567"/>
        <w:jc w:val="center"/>
        <w:rPr>
          <w:del w:id="6852" w:author="Александр Перепечаев" w:date="2021-05-26T13:23:00Z"/>
          <w:rFonts w:ascii="Courier New" w:hAnsi="Courier New" w:cs="Courier New"/>
          <w:bCs/>
          <w:spacing w:val="-4"/>
          <w:rPrChange w:id="6853" w:author="Александр Перепечаев" w:date="2021-05-26T13:24:00Z">
            <w:rPr>
              <w:del w:id="6854" w:author="Александр Перепечаев" w:date="2021-05-26T13:23:00Z"/>
              <w:rFonts w:ascii="Courier New" w:hAnsi="Courier New" w:cs="Courier New"/>
              <w:bCs/>
              <w:spacing w:val="-4"/>
              <w:lang w:val="en-US"/>
            </w:rPr>
          </w:rPrChange>
        </w:rPr>
        <w:pPrChange w:id="6855" w:author="Александр Перепечаев" w:date="2021-05-26T13:23:00Z">
          <w:pPr>
            <w:autoSpaceDE w:val="0"/>
            <w:autoSpaceDN w:val="0"/>
            <w:adjustRightInd w:val="0"/>
            <w:ind w:left="567" w:firstLine="709"/>
          </w:pPr>
        </w:pPrChange>
      </w:pPr>
      <w:del w:id="6856" w:author="Александр Перепечаев" w:date="2021-05-26T13:23:00Z">
        <w:r w:rsidRPr="00AB44D1" w:rsidDel="00AB44D1">
          <w:rPr>
            <w:rFonts w:ascii="Courier New" w:hAnsi="Courier New" w:cs="Courier New"/>
            <w:bCs/>
            <w:spacing w:val="-4"/>
            <w:rPrChange w:id="6857" w:author="Александр Перепечаев" w:date="2021-05-26T13:24:00Z">
              <w:rPr>
                <w:rFonts w:ascii="Courier New" w:hAnsi="Courier New" w:cs="Courier New"/>
                <w:bCs/>
                <w:spacing w:val="-4"/>
                <w:lang w:val="en-US"/>
              </w:rPr>
            </w:rPrChange>
          </w:rPr>
          <w:delText>});</w:delText>
        </w:r>
      </w:del>
    </w:p>
    <w:p w14:paraId="0628121F" w14:textId="774956BE" w:rsidR="00BC1ECC" w:rsidRPr="00AB44D1" w:rsidDel="00AB44D1" w:rsidRDefault="00BC1ECC" w:rsidP="00AB44D1">
      <w:pPr>
        <w:spacing w:after="240" w:line="360" w:lineRule="auto"/>
        <w:ind w:left="567"/>
        <w:jc w:val="center"/>
        <w:rPr>
          <w:del w:id="6858" w:author="Александр Перепечаев" w:date="2021-05-26T13:23:00Z"/>
          <w:rFonts w:ascii="Courier New" w:hAnsi="Courier New" w:cs="Courier New"/>
          <w:bCs/>
          <w:spacing w:val="-4"/>
          <w:rPrChange w:id="6859" w:author="Александр Перепечаев" w:date="2021-05-26T13:24:00Z">
            <w:rPr>
              <w:del w:id="6860" w:author="Александр Перепечаев" w:date="2021-05-26T13:23:00Z"/>
              <w:rFonts w:ascii="Courier New" w:hAnsi="Courier New" w:cs="Courier New"/>
              <w:bCs/>
              <w:spacing w:val="-4"/>
              <w:lang w:val="en-US"/>
            </w:rPr>
          </w:rPrChange>
        </w:rPr>
        <w:pPrChange w:id="6861" w:author="Александр Перепечаев" w:date="2021-05-26T13:23:00Z">
          <w:pPr>
            <w:autoSpaceDE w:val="0"/>
            <w:autoSpaceDN w:val="0"/>
            <w:adjustRightInd w:val="0"/>
            <w:ind w:left="567" w:firstLine="709"/>
          </w:pPr>
        </w:pPrChange>
      </w:pPr>
    </w:p>
    <w:p w14:paraId="4A4BD7F3" w14:textId="14328BA8" w:rsidR="00BC1ECC" w:rsidRPr="00AB44D1" w:rsidDel="00AB44D1" w:rsidRDefault="00BC1ECC" w:rsidP="00AB44D1">
      <w:pPr>
        <w:spacing w:after="240" w:line="360" w:lineRule="auto"/>
        <w:ind w:left="567"/>
        <w:jc w:val="center"/>
        <w:rPr>
          <w:del w:id="6862" w:author="Александр Перепечаев" w:date="2021-05-26T13:23:00Z"/>
          <w:rFonts w:ascii="Courier New" w:hAnsi="Courier New" w:cs="Courier New"/>
          <w:bCs/>
          <w:spacing w:val="-4"/>
          <w:rPrChange w:id="6863" w:author="Александр Перепечаев" w:date="2021-05-26T13:24:00Z">
            <w:rPr>
              <w:del w:id="6864" w:author="Александр Перепечаев" w:date="2021-05-26T13:23:00Z"/>
              <w:rFonts w:ascii="Courier New" w:hAnsi="Courier New" w:cs="Courier New"/>
              <w:bCs/>
              <w:spacing w:val="-4"/>
              <w:lang w:val="en-US"/>
            </w:rPr>
          </w:rPrChange>
        </w:rPr>
        <w:pPrChange w:id="6865" w:author="Александр Перепечаев" w:date="2021-05-26T13:23:00Z">
          <w:pPr>
            <w:autoSpaceDE w:val="0"/>
            <w:autoSpaceDN w:val="0"/>
            <w:adjustRightInd w:val="0"/>
            <w:ind w:left="567" w:firstLine="709"/>
          </w:pPr>
        </w:pPrChange>
      </w:pPr>
      <w:del w:id="6866" w:author="Александр Перепечаев" w:date="2021-05-26T13:23:00Z">
        <w:r w:rsidRPr="00AB44D1" w:rsidDel="00AB44D1">
          <w:rPr>
            <w:rFonts w:ascii="Courier New" w:hAnsi="Courier New" w:cs="Courier New"/>
            <w:bCs/>
            <w:spacing w:val="-4"/>
            <w:rPrChange w:id="6867" w:author="Александр Перепечаев" w:date="2021-05-26T13:24:00Z">
              <w:rPr>
                <w:rFonts w:ascii="Courier New" w:hAnsi="Courier New" w:cs="Courier New"/>
                <w:bCs/>
                <w:spacing w:val="-4"/>
                <w:lang w:val="en-US"/>
              </w:rPr>
            </w:rPrChange>
          </w:rPr>
          <w:delText>//фото с веб панели</w:delText>
        </w:r>
      </w:del>
    </w:p>
    <w:p w14:paraId="5AA850F4" w14:textId="7925E7BF" w:rsidR="00BC1ECC" w:rsidRPr="00AB44D1" w:rsidDel="00AB44D1" w:rsidRDefault="00BC1ECC" w:rsidP="00AB44D1">
      <w:pPr>
        <w:spacing w:after="240" w:line="360" w:lineRule="auto"/>
        <w:ind w:left="567"/>
        <w:jc w:val="center"/>
        <w:rPr>
          <w:del w:id="6868" w:author="Александр Перепечаев" w:date="2021-05-26T13:23:00Z"/>
          <w:rFonts w:ascii="Courier New" w:hAnsi="Courier New" w:cs="Courier New"/>
          <w:bCs/>
          <w:spacing w:val="-4"/>
          <w:rPrChange w:id="6869" w:author="Александр Перепечаев" w:date="2021-05-26T13:24:00Z">
            <w:rPr>
              <w:del w:id="6870" w:author="Александр Перепечаев" w:date="2021-05-26T13:23:00Z"/>
              <w:rFonts w:ascii="Courier New" w:hAnsi="Courier New" w:cs="Courier New"/>
              <w:bCs/>
              <w:spacing w:val="-4"/>
              <w:lang w:val="en-US"/>
            </w:rPr>
          </w:rPrChange>
        </w:rPr>
        <w:pPrChange w:id="6871" w:author="Александр Перепечаев" w:date="2021-05-26T13:23:00Z">
          <w:pPr>
            <w:autoSpaceDE w:val="0"/>
            <w:autoSpaceDN w:val="0"/>
            <w:adjustRightInd w:val="0"/>
            <w:ind w:left="567" w:firstLine="709"/>
          </w:pPr>
        </w:pPrChange>
      </w:pPr>
      <w:del w:id="6872" w:author="Александр Перепечаев" w:date="2021-05-26T13:23:00Z">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687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687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photo</w:delText>
        </w:r>
        <w:r w:rsidRPr="00AB44D1" w:rsidDel="00AB44D1">
          <w:rPr>
            <w:rFonts w:ascii="Courier New" w:hAnsi="Courier New" w:cs="Courier New"/>
            <w:bCs/>
            <w:spacing w:val="-4"/>
            <w:rPrChange w:id="68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upload</w:delText>
        </w:r>
        <w:r w:rsidRPr="00AB44D1" w:rsidDel="00AB44D1">
          <w:rPr>
            <w:rFonts w:ascii="Courier New" w:hAnsi="Courier New" w:cs="Courier New"/>
            <w:bCs/>
            <w:spacing w:val="-4"/>
            <w:rPrChange w:id="687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single</w:delText>
        </w:r>
        <w:r w:rsidRPr="00AB44D1" w:rsidDel="00AB44D1">
          <w:rPr>
            <w:rFonts w:ascii="Courier New" w:hAnsi="Courier New" w:cs="Courier New"/>
            <w:bCs/>
            <w:spacing w:val="-4"/>
            <w:rPrChange w:id="687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filedata</w:delText>
        </w:r>
        <w:r w:rsidRPr="00AB44D1" w:rsidDel="00AB44D1">
          <w:rPr>
            <w:rFonts w:ascii="Courier New" w:hAnsi="Courier New" w:cs="Courier New"/>
            <w:bCs/>
            <w:spacing w:val="-4"/>
            <w:rPrChange w:id="687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687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688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68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688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next</w:delText>
        </w:r>
        <w:r w:rsidRPr="00AB44D1" w:rsidDel="00AB44D1">
          <w:rPr>
            <w:rFonts w:ascii="Courier New" w:hAnsi="Courier New" w:cs="Courier New"/>
            <w:bCs/>
            <w:spacing w:val="-4"/>
            <w:rPrChange w:id="6883" w:author="Александр Перепечаев" w:date="2021-05-26T13:24:00Z">
              <w:rPr>
                <w:rFonts w:ascii="Courier New" w:hAnsi="Courier New" w:cs="Courier New"/>
                <w:bCs/>
                <w:spacing w:val="-4"/>
                <w:lang w:val="en-US"/>
              </w:rPr>
            </w:rPrChange>
          </w:rPr>
          <w:delText>) {</w:delText>
        </w:r>
      </w:del>
    </w:p>
    <w:p w14:paraId="06368C04" w14:textId="1B7145DD" w:rsidR="00BC1ECC" w:rsidRPr="00AB44D1" w:rsidDel="00AB44D1" w:rsidRDefault="00BC1ECC" w:rsidP="00AB44D1">
      <w:pPr>
        <w:spacing w:after="240" w:line="360" w:lineRule="auto"/>
        <w:ind w:left="567"/>
        <w:jc w:val="center"/>
        <w:rPr>
          <w:del w:id="6884" w:author="Александр Перепечаев" w:date="2021-05-26T13:23:00Z"/>
          <w:rFonts w:ascii="Courier New" w:hAnsi="Courier New" w:cs="Courier New"/>
          <w:bCs/>
          <w:spacing w:val="-4"/>
          <w:rPrChange w:id="6885" w:author="Александр Перепечаев" w:date="2021-05-26T13:24:00Z">
            <w:rPr>
              <w:del w:id="6886" w:author="Александр Перепечаев" w:date="2021-05-26T13:23:00Z"/>
              <w:rFonts w:ascii="Courier New" w:hAnsi="Courier New" w:cs="Courier New"/>
              <w:bCs/>
              <w:spacing w:val="-4"/>
              <w:lang w:val="en-US"/>
            </w:rPr>
          </w:rPrChange>
        </w:rPr>
        <w:pPrChange w:id="6887" w:author="Александр Перепечаев" w:date="2021-05-26T13:23:00Z">
          <w:pPr>
            <w:autoSpaceDE w:val="0"/>
            <w:autoSpaceDN w:val="0"/>
            <w:adjustRightInd w:val="0"/>
            <w:ind w:left="567" w:firstLine="709"/>
          </w:pPr>
        </w:pPrChange>
      </w:pPr>
      <w:del w:id="6888" w:author="Александр Перепечаев" w:date="2021-05-26T13:23:00Z">
        <w:r w:rsidRPr="00AB44D1" w:rsidDel="00AB44D1">
          <w:rPr>
            <w:rFonts w:ascii="Courier New" w:hAnsi="Courier New" w:cs="Courier New"/>
            <w:bCs/>
            <w:spacing w:val="-4"/>
            <w:rPrChange w:id="6889" w:author="Александр Перепечаев" w:date="2021-05-26T13:24:00Z">
              <w:rPr>
                <w:rFonts w:ascii="Courier New" w:hAnsi="Courier New" w:cs="Courier New"/>
                <w:bCs/>
                <w:spacing w:val="-4"/>
                <w:lang w:val="en-US"/>
              </w:rPr>
            </w:rPrChange>
          </w:rPr>
          <w:delText xml:space="preserve">   </w:delText>
        </w:r>
      </w:del>
    </w:p>
    <w:p w14:paraId="75A63417" w14:textId="6E45098E" w:rsidR="00BC1ECC" w:rsidRPr="00AB44D1" w:rsidDel="00AB44D1" w:rsidRDefault="00BC1ECC" w:rsidP="00AB44D1">
      <w:pPr>
        <w:spacing w:after="240" w:line="360" w:lineRule="auto"/>
        <w:ind w:left="567"/>
        <w:jc w:val="center"/>
        <w:rPr>
          <w:del w:id="6890" w:author="Александр Перепечаев" w:date="2021-05-26T13:23:00Z"/>
          <w:rFonts w:ascii="Courier New" w:hAnsi="Courier New" w:cs="Courier New"/>
          <w:bCs/>
          <w:spacing w:val="-4"/>
          <w:rPrChange w:id="6891" w:author="Александр Перепечаев" w:date="2021-05-26T13:24:00Z">
            <w:rPr>
              <w:del w:id="6892" w:author="Александр Перепечаев" w:date="2021-05-26T13:23:00Z"/>
              <w:rFonts w:ascii="Courier New" w:hAnsi="Courier New" w:cs="Courier New"/>
              <w:bCs/>
              <w:spacing w:val="-4"/>
              <w:lang w:val="en-US"/>
            </w:rPr>
          </w:rPrChange>
        </w:rPr>
        <w:pPrChange w:id="6893" w:author="Александр Перепечаев" w:date="2021-05-26T13:23:00Z">
          <w:pPr>
            <w:autoSpaceDE w:val="0"/>
            <w:autoSpaceDN w:val="0"/>
            <w:adjustRightInd w:val="0"/>
            <w:ind w:left="567" w:firstLine="709"/>
          </w:pPr>
        </w:pPrChange>
      </w:pPr>
      <w:del w:id="6894" w:author="Александр Перепечаев" w:date="2021-05-26T13:23:00Z">
        <w:r w:rsidRPr="00AB44D1" w:rsidDel="00AB44D1">
          <w:rPr>
            <w:rFonts w:ascii="Courier New" w:hAnsi="Courier New" w:cs="Courier New"/>
            <w:bCs/>
            <w:spacing w:val="-4"/>
            <w:rPrChange w:id="689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let</w:delText>
        </w:r>
        <w:r w:rsidRPr="00AB44D1" w:rsidDel="00AB44D1">
          <w:rPr>
            <w:rFonts w:ascii="Courier New" w:hAnsi="Courier New" w:cs="Courier New"/>
            <w:bCs/>
            <w:spacing w:val="-4"/>
            <w:rPrChange w:id="689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filedata</w:delText>
        </w:r>
        <w:r w:rsidRPr="00AB44D1" w:rsidDel="00AB44D1">
          <w:rPr>
            <w:rFonts w:ascii="Courier New" w:hAnsi="Courier New" w:cs="Courier New"/>
            <w:bCs/>
            <w:spacing w:val="-4"/>
            <w:rPrChange w:id="689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689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file</w:delText>
        </w:r>
        <w:r w:rsidRPr="00AB44D1" w:rsidDel="00AB44D1">
          <w:rPr>
            <w:rFonts w:ascii="Courier New" w:hAnsi="Courier New" w:cs="Courier New"/>
            <w:bCs/>
            <w:spacing w:val="-4"/>
            <w:rPrChange w:id="6899" w:author="Александр Перепечаев" w:date="2021-05-26T13:24:00Z">
              <w:rPr>
                <w:rFonts w:ascii="Courier New" w:hAnsi="Courier New" w:cs="Courier New"/>
                <w:bCs/>
                <w:spacing w:val="-4"/>
                <w:lang w:val="en-US"/>
              </w:rPr>
            </w:rPrChange>
          </w:rPr>
          <w:delText>;</w:delText>
        </w:r>
      </w:del>
    </w:p>
    <w:p w14:paraId="042950DE" w14:textId="4B47C9A6" w:rsidR="00BC1ECC" w:rsidRPr="00AB44D1" w:rsidDel="00AB44D1" w:rsidRDefault="00BC1ECC" w:rsidP="00AB44D1">
      <w:pPr>
        <w:spacing w:after="240" w:line="360" w:lineRule="auto"/>
        <w:ind w:left="567"/>
        <w:jc w:val="center"/>
        <w:rPr>
          <w:del w:id="6900" w:author="Александр Перепечаев" w:date="2021-05-26T13:23:00Z"/>
          <w:rFonts w:ascii="Courier New" w:hAnsi="Courier New" w:cs="Courier New"/>
          <w:bCs/>
          <w:spacing w:val="-4"/>
          <w:rPrChange w:id="6901" w:author="Александр Перепечаев" w:date="2021-05-26T13:24:00Z">
            <w:rPr>
              <w:del w:id="6902" w:author="Александр Перепечаев" w:date="2021-05-26T13:23:00Z"/>
              <w:rFonts w:ascii="Courier New" w:hAnsi="Courier New" w:cs="Courier New"/>
              <w:bCs/>
              <w:spacing w:val="-4"/>
              <w:lang w:val="en-US"/>
            </w:rPr>
          </w:rPrChange>
        </w:rPr>
        <w:pPrChange w:id="6903" w:author="Александр Перепечаев" w:date="2021-05-26T13:23:00Z">
          <w:pPr>
            <w:autoSpaceDE w:val="0"/>
            <w:autoSpaceDN w:val="0"/>
            <w:adjustRightInd w:val="0"/>
            <w:ind w:left="567" w:firstLine="709"/>
          </w:pPr>
        </w:pPrChange>
      </w:pPr>
      <w:del w:id="6904" w:author="Александр Перепечаев" w:date="2021-05-26T13:23:00Z">
        <w:r w:rsidRPr="00AB44D1" w:rsidDel="00AB44D1">
          <w:rPr>
            <w:rFonts w:ascii="Courier New" w:hAnsi="Courier New" w:cs="Courier New"/>
            <w:bCs/>
            <w:spacing w:val="-4"/>
            <w:rPrChange w:id="6905" w:author="Александр Перепечаев" w:date="2021-05-26T13:24:00Z">
              <w:rPr>
                <w:rFonts w:ascii="Courier New" w:hAnsi="Courier New" w:cs="Courier New"/>
                <w:bCs/>
                <w:spacing w:val="-4"/>
                <w:lang w:val="en-US"/>
              </w:rPr>
            </w:rPrChange>
          </w:rPr>
          <w:delText>/*</w:delText>
        </w:r>
      </w:del>
    </w:p>
    <w:p w14:paraId="40100786" w14:textId="2674B9F7" w:rsidR="00BC1ECC" w:rsidRPr="00AB44D1" w:rsidDel="00AB44D1" w:rsidRDefault="00BC1ECC" w:rsidP="00AB44D1">
      <w:pPr>
        <w:spacing w:after="240" w:line="360" w:lineRule="auto"/>
        <w:ind w:left="567"/>
        <w:jc w:val="center"/>
        <w:rPr>
          <w:del w:id="6906" w:author="Александр Перепечаев" w:date="2021-05-26T13:23:00Z"/>
          <w:rFonts w:ascii="Courier New" w:hAnsi="Courier New" w:cs="Courier New"/>
          <w:bCs/>
          <w:spacing w:val="-4"/>
          <w:rPrChange w:id="6907" w:author="Александр Перепечаев" w:date="2021-05-26T13:24:00Z">
            <w:rPr>
              <w:del w:id="6908" w:author="Александр Перепечаев" w:date="2021-05-26T13:23:00Z"/>
              <w:rFonts w:ascii="Courier New" w:hAnsi="Courier New" w:cs="Courier New"/>
              <w:bCs/>
              <w:spacing w:val="-4"/>
              <w:lang w:val="en-US"/>
            </w:rPr>
          </w:rPrChange>
        </w:rPr>
        <w:pPrChange w:id="6909" w:author="Александр Перепечаев" w:date="2021-05-26T13:23:00Z">
          <w:pPr>
            <w:autoSpaceDE w:val="0"/>
            <w:autoSpaceDN w:val="0"/>
            <w:adjustRightInd w:val="0"/>
            <w:ind w:left="567" w:firstLine="709"/>
          </w:pPr>
        </w:pPrChange>
      </w:pPr>
      <w:del w:id="6910" w:author="Александр Перепечаев" w:date="2021-05-26T13:23:00Z">
        <w:r w:rsidRPr="00AB44D1" w:rsidDel="00AB44D1">
          <w:rPr>
            <w:rFonts w:ascii="Courier New" w:hAnsi="Courier New" w:cs="Courier New"/>
            <w:bCs/>
            <w:spacing w:val="-4"/>
            <w:rPrChange w:id="691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let</w:delText>
        </w:r>
        <w:r w:rsidRPr="00AB44D1" w:rsidDel="00AB44D1">
          <w:rPr>
            <w:rFonts w:ascii="Courier New" w:hAnsi="Courier New" w:cs="Courier New"/>
            <w:bCs/>
            <w:spacing w:val="-4"/>
            <w:rPrChange w:id="69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path</w:delText>
        </w:r>
        <w:r w:rsidRPr="00AB44D1" w:rsidDel="00AB44D1">
          <w:rPr>
            <w:rFonts w:ascii="Courier New" w:hAnsi="Courier New" w:cs="Courier New"/>
            <w:bCs/>
            <w:spacing w:val="-4"/>
            <w:rPrChange w:id="691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diplomJS</w:delText>
        </w:r>
        <w:r w:rsidRPr="00AB44D1" w:rsidDel="00AB44D1">
          <w:rPr>
            <w:rFonts w:ascii="Courier New" w:hAnsi="Courier New" w:cs="Courier New"/>
            <w:bCs/>
            <w:spacing w:val="-4"/>
            <w:rPrChange w:id="691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691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file</w:delText>
        </w:r>
        <w:r w:rsidRPr="00AB44D1" w:rsidDel="00AB44D1">
          <w:rPr>
            <w:rFonts w:ascii="Courier New" w:hAnsi="Courier New" w:cs="Courier New"/>
            <w:bCs/>
            <w:spacing w:val="-4"/>
            <w:rPrChange w:id="691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path</w:delText>
        </w:r>
        <w:r w:rsidRPr="00AB44D1" w:rsidDel="00AB44D1">
          <w:rPr>
            <w:rFonts w:ascii="Courier New" w:hAnsi="Courier New" w:cs="Courier New"/>
            <w:bCs/>
            <w:spacing w:val="-4"/>
            <w:rPrChange w:id="6917" w:author="Александр Перепечаев" w:date="2021-05-26T13:24:00Z">
              <w:rPr>
                <w:rFonts w:ascii="Courier New" w:hAnsi="Courier New" w:cs="Courier New"/>
                <w:bCs/>
                <w:spacing w:val="-4"/>
                <w:lang w:val="en-US"/>
              </w:rPr>
            </w:rPrChange>
          </w:rPr>
          <w:delText>}`</w:delText>
        </w:r>
      </w:del>
    </w:p>
    <w:p w14:paraId="41FD8655" w14:textId="670EF7AB" w:rsidR="00BC1ECC" w:rsidRPr="00AB44D1" w:rsidDel="00AB44D1" w:rsidRDefault="00BC1ECC" w:rsidP="00AB44D1">
      <w:pPr>
        <w:spacing w:after="240" w:line="360" w:lineRule="auto"/>
        <w:ind w:left="567"/>
        <w:jc w:val="center"/>
        <w:rPr>
          <w:del w:id="6918" w:author="Александр Перепечаев" w:date="2021-05-26T13:23:00Z"/>
          <w:rFonts w:ascii="Courier New" w:hAnsi="Courier New" w:cs="Courier New"/>
          <w:bCs/>
          <w:spacing w:val="-4"/>
          <w:rPrChange w:id="6919" w:author="Александр Перепечаев" w:date="2021-05-26T13:24:00Z">
            <w:rPr>
              <w:del w:id="6920" w:author="Александр Перепечаев" w:date="2021-05-26T13:23:00Z"/>
              <w:rFonts w:ascii="Courier New" w:hAnsi="Courier New" w:cs="Courier New"/>
              <w:bCs/>
              <w:spacing w:val="-4"/>
              <w:lang w:val="en-US"/>
            </w:rPr>
          </w:rPrChange>
        </w:rPr>
        <w:pPrChange w:id="6921" w:author="Александр Перепечаев" w:date="2021-05-26T13:23:00Z">
          <w:pPr>
            <w:autoSpaceDE w:val="0"/>
            <w:autoSpaceDN w:val="0"/>
            <w:adjustRightInd w:val="0"/>
            <w:ind w:left="567" w:firstLine="709"/>
          </w:pPr>
        </w:pPrChange>
      </w:pPr>
    </w:p>
    <w:p w14:paraId="36173EE0" w14:textId="718F6CC2" w:rsidR="00BC1ECC" w:rsidRPr="00AB44D1" w:rsidDel="00AB44D1" w:rsidRDefault="00BC1ECC" w:rsidP="00AB44D1">
      <w:pPr>
        <w:spacing w:after="240" w:line="360" w:lineRule="auto"/>
        <w:ind w:left="567"/>
        <w:jc w:val="center"/>
        <w:rPr>
          <w:del w:id="6922" w:author="Александр Перепечаев" w:date="2021-05-26T13:23:00Z"/>
          <w:rFonts w:ascii="Courier New" w:hAnsi="Courier New" w:cs="Courier New"/>
          <w:bCs/>
          <w:spacing w:val="-4"/>
          <w:rPrChange w:id="6923" w:author="Александр Перепечаев" w:date="2021-05-26T13:24:00Z">
            <w:rPr>
              <w:del w:id="6924" w:author="Александр Перепечаев" w:date="2021-05-26T13:23:00Z"/>
              <w:rFonts w:ascii="Courier New" w:hAnsi="Courier New" w:cs="Courier New"/>
              <w:bCs/>
              <w:spacing w:val="-4"/>
              <w:lang w:val="en-US"/>
            </w:rPr>
          </w:rPrChange>
        </w:rPr>
        <w:pPrChange w:id="6925" w:author="Александр Перепечаев" w:date="2021-05-26T13:23:00Z">
          <w:pPr>
            <w:autoSpaceDE w:val="0"/>
            <w:autoSpaceDN w:val="0"/>
            <w:adjustRightInd w:val="0"/>
            <w:ind w:left="567" w:firstLine="709"/>
          </w:pPr>
        </w:pPrChange>
      </w:pPr>
      <w:del w:id="6926" w:author="Александр Перепечаев" w:date="2021-05-26T13:23:00Z">
        <w:r w:rsidRPr="00AB44D1" w:rsidDel="00AB44D1">
          <w:rPr>
            <w:rFonts w:ascii="Courier New" w:hAnsi="Courier New" w:cs="Courier New"/>
            <w:bCs/>
            <w:spacing w:val="-4"/>
            <w:rPrChange w:id="692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692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692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path</w:delText>
        </w:r>
        <w:r w:rsidRPr="00AB44D1" w:rsidDel="00AB44D1">
          <w:rPr>
            <w:rFonts w:ascii="Courier New" w:hAnsi="Courier New" w:cs="Courier New"/>
            <w:bCs/>
            <w:spacing w:val="-4"/>
            <w:rPrChange w:id="6930" w:author="Александр Перепечаев" w:date="2021-05-26T13:24:00Z">
              <w:rPr>
                <w:rFonts w:ascii="Courier New" w:hAnsi="Courier New" w:cs="Courier New"/>
                <w:bCs/>
                <w:spacing w:val="-4"/>
                <w:lang w:val="en-US"/>
              </w:rPr>
            </w:rPrChange>
          </w:rPr>
          <w:delText>)</w:delText>
        </w:r>
      </w:del>
    </w:p>
    <w:p w14:paraId="34D3E29B" w14:textId="264C2FA9" w:rsidR="00BC1ECC" w:rsidRPr="00AB44D1" w:rsidDel="00AB44D1" w:rsidRDefault="00BC1ECC" w:rsidP="00AB44D1">
      <w:pPr>
        <w:spacing w:after="240" w:line="360" w:lineRule="auto"/>
        <w:ind w:left="567"/>
        <w:jc w:val="center"/>
        <w:rPr>
          <w:del w:id="6931" w:author="Александр Перепечаев" w:date="2021-05-26T13:23:00Z"/>
          <w:rFonts w:ascii="Courier New" w:hAnsi="Courier New" w:cs="Courier New"/>
          <w:bCs/>
          <w:spacing w:val="-4"/>
          <w:rPrChange w:id="6932" w:author="Александр Перепечаев" w:date="2021-05-26T13:24:00Z">
            <w:rPr>
              <w:del w:id="6933" w:author="Александр Перепечаев" w:date="2021-05-26T13:23:00Z"/>
              <w:rFonts w:ascii="Courier New" w:hAnsi="Courier New" w:cs="Courier New"/>
              <w:bCs/>
              <w:spacing w:val="-4"/>
              <w:lang w:val="en-US"/>
            </w:rPr>
          </w:rPrChange>
        </w:rPr>
        <w:pPrChange w:id="6934" w:author="Александр Перепечаев" w:date="2021-05-26T13:23:00Z">
          <w:pPr>
            <w:autoSpaceDE w:val="0"/>
            <w:autoSpaceDN w:val="0"/>
            <w:adjustRightInd w:val="0"/>
            <w:ind w:left="567" w:firstLine="709"/>
          </w:pPr>
        </w:pPrChange>
      </w:pPr>
    </w:p>
    <w:p w14:paraId="3FA915DF" w14:textId="01CA6AA2" w:rsidR="00BC1ECC" w:rsidRPr="00AB44D1" w:rsidDel="00AB44D1" w:rsidRDefault="00BC1ECC" w:rsidP="00AB44D1">
      <w:pPr>
        <w:spacing w:after="240" w:line="360" w:lineRule="auto"/>
        <w:ind w:left="567"/>
        <w:jc w:val="center"/>
        <w:rPr>
          <w:del w:id="6935" w:author="Александр Перепечаев" w:date="2021-05-26T13:23:00Z"/>
          <w:rFonts w:ascii="Courier New" w:hAnsi="Courier New" w:cs="Courier New"/>
          <w:bCs/>
          <w:spacing w:val="-4"/>
          <w:rPrChange w:id="6936" w:author="Александр Перепечаев" w:date="2021-05-26T13:24:00Z">
            <w:rPr>
              <w:del w:id="6937" w:author="Александр Перепечаев" w:date="2021-05-26T13:23:00Z"/>
              <w:rFonts w:ascii="Courier New" w:hAnsi="Courier New" w:cs="Courier New"/>
              <w:bCs/>
              <w:spacing w:val="-4"/>
              <w:lang w:val="en-US"/>
            </w:rPr>
          </w:rPrChange>
        </w:rPr>
        <w:pPrChange w:id="6938" w:author="Александр Перепечаев" w:date="2021-05-26T13:23:00Z">
          <w:pPr>
            <w:autoSpaceDE w:val="0"/>
            <w:autoSpaceDN w:val="0"/>
            <w:adjustRightInd w:val="0"/>
            <w:ind w:left="567" w:firstLine="709"/>
          </w:pPr>
        </w:pPrChange>
      </w:pPr>
      <w:del w:id="6939" w:author="Александр Перепечаев" w:date="2021-05-26T13:23:00Z">
        <w:r w:rsidRPr="00AB44D1" w:rsidDel="00AB44D1">
          <w:rPr>
            <w:rFonts w:ascii="Courier New" w:hAnsi="Courier New" w:cs="Courier New"/>
            <w:bCs/>
            <w:spacing w:val="-4"/>
            <w:rPrChange w:id="694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694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option</w:delText>
        </w:r>
        <w:r w:rsidRPr="00AB44D1" w:rsidDel="00AB44D1">
          <w:rPr>
            <w:rFonts w:ascii="Courier New" w:hAnsi="Courier New" w:cs="Courier New"/>
            <w:bCs/>
            <w:spacing w:val="-4"/>
            <w:rPrChange w:id="6942" w:author="Александр Перепечаев" w:date="2021-05-26T13:24:00Z">
              <w:rPr>
                <w:rFonts w:ascii="Courier New" w:hAnsi="Courier New" w:cs="Courier New"/>
                <w:bCs/>
                <w:spacing w:val="-4"/>
                <w:lang w:val="en-US"/>
              </w:rPr>
            </w:rPrChange>
          </w:rPr>
          <w:delText xml:space="preserve"> = {</w:delText>
        </w:r>
      </w:del>
    </w:p>
    <w:p w14:paraId="54B8E361" w14:textId="60389231" w:rsidR="00BC1ECC" w:rsidRPr="00AB44D1" w:rsidDel="00AB44D1" w:rsidRDefault="00BC1ECC" w:rsidP="00AB44D1">
      <w:pPr>
        <w:spacing w:after="240" w:line="360" w:lineRule="auto"/>
        <w:ind w:left="567"/>
        <w:jc w:val="center"/>
        <w:rPr>
          <w:del w:id="6943" w:author="Александр Перепечаев" w:date="2021-05-26T13:23:00Z"/>
          <w:rFonts w:ascii="Courier New" w:hAnsi="Courier New" w:cs="Courier New"/>
          <w:bCs/>
          <w:spacing w:val="-4"/>
          <w:rPrChange w:id="6944" w:author="Александр Перепечаев" w:date="2021-05-26T13:24:00Z">
            <w:rPr>
              <w:del w:id="6945" w:author="Александр Перепечаев" w:date="2021-05-26T13:23:00Z"/>
              <w:rFonts w:ascii="Courier New" w:hAnsi="Courier New" w:cs="Courier New"/>
              <w:bCs/>
              <w:spacing w:val="-4"/>
              <w:lang w:val="en-US"/>
            </w:rPr>
          </w:rPrChange>
        </w:rPr>
        <w:pPrChange w:id="6946" w:author="Александр Перепечаев" w:date="2021-05-26T13:23:00Z">
          <w:pPr>
            <w:autoSpaceDE w:val="0"/>
            <w:autoSpaceDN w:val="0"/>
            <w:adjustRightInd w:val="0"/>
            <w:ind w:left="567" w:firstLine="709"/>
          </w:pPr>
        </w:pPrChange>
      </w:pPr>
      <w:del w:id="6947" w:author="Александр Перепечаев" w:date="2021-05-26T13:23:00Z">
        <w:r w:rsidRPr="00AB44D1" w:rsidDel="00AB44D1">
          <w:rPr>
            <w:rFonts w:ascii="Courier New" w:hAnsi="Courier New" w:cs="Courier New"/>
            <w:bCs/>
            <w:spacing w:val="-4"/>
            <w:rPrChange w:id="694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method</w:delText>
        </w:r>
        <w:r w:rsidRPr="00AB44D1" w:rsidDel="00AB44D1">
          <w:rPr>
            <w:rFonts w:ascii="Courier New" w:hAnsi="Courier New" w:cs="Courier New"/>
            <w:bCs/>
            <w:spacing w:val="-4"/>
            <w:rPrChange w:id="694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6950" w:author="Александр Перепечаев" w:date="2021-05-26T13:24:00Z">
              <w:rPr>
                <w:rFonts w:ascii="Courier New" w:hAnsi="Courier New" w:cs="Courier New"/>
                <w:bCs/>
                <w:spacing w:val="-4"/>
                <w:lang w:val="en-US"/>
              </w:rPr>
            </w:rPrChange>
          </w:rPr>
          <w:delText>',</w:delText>
        </w:r>
      </w:del>
    </w:p>
    <w:p w14:paraId="53F7D222" w14:textId="31E4127F" w:rsidR="00BC1ECC" w:rsidRPr="00AB44D1" w:rsidDel="00AB44D1" w:rsidRDefault="00BC1ECC" w:rsidP="00AB44D1">
      <w:pPr>
        <w:spacing w:after="240" w:line="360" w:lineRule="auto"/>
        <w:ind w:left="567"/>
        <w:jc w:val="center"/>
        <w:rPr>
          <w:del w:id="6951" w:author="Александр Перепечаев" w:date="2021-05-26T13:23:00Z"/>
          <w:rFonts w:ascii="Courier New" w:hAnsi="Courier New" w:cs="Courier New"/>
          <w:bCs/>
          <w:spacing w:val="-4"/>
          <w:rPrChange w:id="6952" w:author="Александр Перепечаев" w:date="2021-05-26T13:24:00Z">
            <w:rPr>
              <w:del w:id="6953" w:author="Александр Перепечаев" w:date="2021-05-26T13:23:00Z"/>
              <w:rFonts w:ascii="Courier New" w:hAnsi="Courier New" w:cs="Courier New"/>
              <w:bCs/>
              <w:spacing w:val="-4"/>
              <w:lang w:val="en-US"/>
            </w:rPr>
          </w:rPrChange>
        </w:rPr>
        <w:pPrChange w:id="6954" w:author="Александр Перепечаев" w:date="2021-05-26T13:23:00Z">
          <w:pPr>
            <w:autoSpaceDE w:val="0"/>
            <w:autoSpaceDN w:val="0"/>
            <w:adjustRightInd w:val="0"/>
            <w:ind w:left="567" w:firstLine="709"/>
          </w:pPr>
        </w:pPrChange>
      </w:pPr>
      <w:del w:id="6955" w:author="Александр Перепечаев" w:date="2021-05-26T13:23:00Z">
        <w:r w:rsidRPr="00AB44D1" w:rsidDel="00AB44D1">
          <w:rPr>
            <w:rFonts w:ascii="Courier New" w:hAnsi="Courier New" w:cs="Courier New"/>
            <w:bCs/>
            <w:spacing w:val="-4"/>
            <w:rPrChange w:id="69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uri</w:delText>
        </w:r>
        <w:r w:rsidRPr="00AB44D1" w:rsidDel="00AB44D1">
          <w:rPr>
            <w:rFonts w:ascii="Courier New" w:hAnsi="Courier New" w:cs="Courier New"/>
            <w:bCs/>
            <w:spacing w:val="-4"/>
            <w:rPrChange w:id="6957" w:author="Александр Перепечаев" w:date="2021-05-26T13:24:00Z">
              <w:rPr>
                <w:rFonts w:ascii="Courier New" w:hAnsi="Courier New" w:cs="Courier New"/>
                <w:bCs/>
                <w:spacing w:val="-4"/>
                <w:lang w:val="en-US"/>
              </w:rPr>
            </w:rPrChange>
          </w:rPr>
          <w:delText xml:space="preserve"> : '130.193.46.91:1313/</w:delText>
        </w:r>
        <w:r w:rsidRPr="00EE5ABE" w:rsidDel="00AB44D1">
          <w:rPr>
            <w:rFonts w:ascii="Courier New" w:hAnsi="Courier New" w:cs="Courier New"/>
            <w:bCs/>
            <w:spacing w:val="-4"/>
            <w:lang w:val="en-US"/>
          </w:rPr>
          <w:delText>mafia</w:delText>
        </w:r>
        <w:r w:rsidRPr="00AB44D1" w:rsidDel="00AB44D1">
          <w:rPr>
            <w:rFonts w:ascii="Courier New" w:hAnsi="Courier New" w:cs="Courier New"/>
            <w:bCs/>
            <w:spacing w:val="-4"/>
            <w:rPrChange w:id="6958" w:author="Александр Перепечаев" w:date="2021-05-26T13:24:00Z">
              <w:rPr>
                <w:rFonts w:ascii="Courier New" w:hAnsi="Courier New" w:cs="Courier New"/>
                <w:bCs/>
                <w:spacing w:val="-4"/>
                <w:lang w:val="en-US"/>
              </w:rPr>
            </w:rPrChange>
          </w:rPr>
          <w:delText>',</w:delText>
        </w:r>
      </w:del>
    </w:p>
    <w:p w14:paraId="654550A5" w14:textId="2C442A99" w:rsidR="00BC1ECC" w:rsidRPr="00AB44D1" w:rsidDel="00AB44D1" w:rsidRDefault="00BC1ECC" w:rsidP="00AB44D1">
      <w:pPr>
        <w:spacing w:after="240" w:line="360" w:lineRule="auto"/>
        <w:ind w:left="567"/>
        <w:jc w:val="center"/>
        <w:rPr>
          <w:del w:id="6959" w:author="Александр Перепечаев" w:date="2021-05-26T13:23:00Z"/>
          <w:rFonts w:ascii="Courier New" w:hAnsi="Courier New" w:cs="Courier New"/>
          <w:bCs/>
          <w:spacing w:val="-4"/>
          <w:rPrChange w:id="6960" w:author="Александр Перепечаев" w:date="2021-05-26T13:24:00Z">
            <w:rPr>
              <w:del w:id="6961" w:author="Александр Перепечаев" w:date="2021-05-26T13:23:00Z"/>
              <w:rFonts w:ascii="Courier New" w:hAnsi="Courier New" w:cs="Courier New"/>
              <w:bCs/>
              <w:spacing w:val="-4"/>
              <w:lang w:val="en-US"/>
            </w:rPr>
          </w:rPrChange>
        </w:rPr>
        <w:pPrChange w:id="6962" w:author="Александр Перепечаев" w:date="2021-05-26T13:23:00Z">
          <w:pPr>
            <w:autoSpaceDE w:val="0"/>
            <w:autoSpaceDN w:val="0"/>
            <w:adjustRightInd w:val="0"/>
            <w:ind w:left="567" w:firstLine="709"/>
          </w:pPr>
        </w:pPrChange>
      </w:pPr>
      <w:del w:id="6963" w:author="Александр Перепечаев" w:date="2021-05-26T13:23:00Z">
        <w:r w:rsidRPr="00AB44D1" w:rsidDel="00AB44D1">
          <w:rPr>
            <w:rFonts w:ascii="Courier New" w:hAnsi="Courier New" w:cs="Courier New"/>
            <w:bCs/>
            <w:spacing w:val="-4"/>
            <w:rPrChange w:id="696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6965" w:author="Александр Перепечаев" w:date="2021-05-26T13:24:00Z">
              <w:rPr>
                <w:rFonts w:ascii="Courier New" w:hAnsi="Courier New" w:cs="Courier New"/>
                <w:bCs/>
                <w:spacing w:val="-4"/>
                <w:lang w:val="en-US"/>
              </w:rPr>
            </w:rPrChange>
          </w:rPr>
          <w:delText xml:space="preserve"> : {</w:delText>
        </w:r>
      </w:del>
    </w:p>
    <w:p w14:paraId="2F33B22B" w14:textId="2EAF229E" w:rsidR="00BC1ECC" w:rsidRPr="00AB44D1" w:rsidDel="00AB44D1" w:rsidRDefault="00BC1ECC" w:rsidP="00AB44D1">
      <w:pPr>
        <w:spacing w:after="240" w:line="360" w:lineRule="auto"/>
        <w:ind w:left="567"/>
        <w:jc w:val="center"/>
        <w:rPr>
          <w:del w:id="6966" w:author="Александр Перепечаев" w:date="2021-05-26T13:23:00Z"/>
          <w:rFonts w:ascii="Courier New" w:hAnsi="Courier New" w:cs="Courier New"/>
          <w:bCs/>
          <w:spacing w:val="-4"/>
          <w:rPrChange w:id="6967" w:author="Александр Перепечаев" w:date="2021-05-26T13:24:00Z">
            <w:rPr>
              <w:del w:id="6968" w:author="Александр Перепечаев" w:date="2021-05-26T13:23:00Z"/>
              <w:rFonts w:ascii="Courier New" w:hAnsi="Courier New" w:cs="Courier New"/>
              <w:bCs/>
              <w:spacing w:val="-4"/>
              <w:lang w:val="en-US"/>
            </w:rPr>
          </w:rPrChange>
        </w:rPr>
        <w:pPrChange w:id="6969" w:author="Александр Перепечаев" w:date="2021-05-26T13:23:00Z">
          <w:pPr>
            <w:autoSpaceDE w:val="0"/>
            <w:autoSpaceDN w:val="0"/>
            <w:adjustRightInd w:val="0"/>
            <w:ind w:left="567" w:firstLine="709"/>
          </w:pPr>
        </w:pPrChange>
      </w:pPr>
      <w:del w:id="6970" w:author="Александр Перепечаев" w:date="2021-05-26T13:23:00Z">
        <w:r w:rsidRPr="00AB44D1" w:rsidDel="00AB44D1">
          <w:rPr>
            <w:rFonts w:ascii="Courier New" w:hAnsi="Courier New" w:cs="Courier New"/>
            <w:bCs/>
            <w:spacing w:val="-4"/>
            <w:rPrChange w:id="697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src</w:delText>
        </w:r>
        <w:r w:rsidRPr="00AB44D1" w:rsidDel="00AB44D1">
          <w:rPr>
            <w:rFonts w:ascii="Courier New" w:hAnsi="Courier New" w:cs="Courier New"/>
            <w:bCs/>
            <w:spacing w:val="-4"/>
            <w:rPrChange w:id="697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path</w:delText>
        </w:r>
      </w:del>
    </w:p>
    <w:p w14:paraId="6D46E87F" w14:textId="340F3DB2" w:rsidR="00BC1ECC" w:rsidRPr="00AB44D1" w:rsidDel="00AB44D1" w:rsidRDefault="00BC1ECC" w:rsidP="00AB44D1">
      <w:pPr>
        <w:spacing w:after="240" w:line="360" w:lineRule="auto"/>
        <w:ind w:left="567"/>
        <w:jc w:val="center"/>
        <w:rPr>
          <w:del w:id="6973" w:author="Александр Перепечаев" w:date="2021-05-26T13:23:00Z"/>
          <w:rFonts w:ascii="Courier New" w:hAnsi="Courier New" w:cs="Courier New"/>
          <w:bCs/>
          <w:spacing w:val="-4"/>
          <w:rPrChange w:id="6974" w:author="Александр Перепечаев" w:date="2021-05-26T13:24:00Z">
            <w:rPr>
              <w:del w:id="6975" w:author="Александр Перепечаев" w:date="2021-05-26T13:23:00Z"/>
              <w:rFonts w:ascii="Courier New" w:hAnsi="Courier New" w:cs="Courier New"/>
              <w:bCs/>
              <w:spacing w:val="-4"/>
              <w:lang w:val="en-US"/>
            </w:rPr>
          </w:rPrChange>
        </w:rPr>
        <w:pPrChange w:id="6976" w:author="Александр Перепечаев" w:date="2021-05-26T13:23:00Z">
          <w:pPr>
            <w:autoSpaceDE w:val="0"/>
            <w:autoSpaceDN w:val="0"/>
            <w:adjustRightInd w:val="0"/>
            <w:ind w:left="567" w:firstLine="709"/>
          </w:pPr>
        </w:pPrChange>
      </w:pPr>
      <w:del w:id="6977" w:author="Александр Перепечаев" w:date="2021-05-26T13:23:00Z">
        <w:r w:rsidRPr="00AB44D1" w:rsidDel="00AB44D1">
          <w:rPr>
            <w:rFonts w:ascii="Courier New" w:hAnsi="Courier New" w:cs="Courier New"/>
            <w:bCs/>
            <w:spacing w:val="-4"/>
            <w:rPrChange w:id="6978" w:author="Александр Перепечаев" w:date="2021-05-26T13:24:00Z">
              <w:rPr>
                <w:rFonts w:ascii="Courier New" w:hAnsi="Courier New" w:cs="Courier New"/>
                <w:bCs/>
                <w:spacing w:val="-4"/>
                <w:lang w:val="en-US"/>
              </w:rPr>
            </w:rPrChange>
          </w:rPr>
          <w:delText xml:space="preserve">     },</w:delText>
        </w:r>
      </w:del>
    </w:p>
    <w:p w14:paraId="545237E9" w14:textId="7970F8C2" w:rsidR="00BC1ECC" w:rsidRPr="00AB44D1" w:rsidDel="00AB44D1" w:rsidRDefault="00BC1ECC" w:rsidP="00AB44D1">
      <w:pPr>
        <w:spacing w:after="240" w:line="360" w:lineRule="auto"/>
        <w:ind w:left="567"/>
        <w:jc w:val="center"/>
        <w:rPr>
          <w:del w:id="6979" w:author="Александр Перепечаев" w:date="2021-05-26T13:23:00Z"/>
          <w:rFonts w:ascii="Courier New" w:hAnsi="Courier New" w:cs="Courier New"/>
          <w:bCs/>
          <w:spacing w:val="-4"/>
          <w:rPrChange w:id="6980" w:author="Александр Перепечаев" w:date="2021-05-26T13:24:00Z">
            <w:rPr>
              <w:del w:id="6981" w:author="Александр Перепечаев" w:date="2021-05-26T13:23:00Z"/>
              <w:rFonts w:ascii="Courier New" w:hAnsi="Courier New" w:cs="Courier New"/>
              <w:bCs/>
              <w:spacing w:val="-4"/>
              <w:lang w:val="en-US"/>
            </w:rPr>
          </w:rPrChange>
        </w:rPr>
        <w:pPrChange w:id="6982" w:author="Александр Перепечаев" w:date="2021-05-26T13:23:00Z">
          <w:pPr>
            <w:autoSpaceDE w:val="0"/>
            <w:autoSpaceDN w:val="0"/>
            <w:adjustRightInd w:val="0"/>
            <w:ind w:left="567" w:firstLine="709"/>
          </w:pPr>
        </w:pPrChange>
      </w:pPr>
      <w:del w:id="6983" w:author="Александр Перепечаев" w:date="2021-05-26T13:23:00Z">
        <w:r w:rsidRPr="00AB44D1" w:rsidDel="00AB44D1">
          <w:rPr>
            <w:rFonts w:ascii="Courier New" w:hAnsi="Courier New" w:cs="Courier New"/>
            <w:bCs/>
            <w:spacing w:val="-4"/>
            <w:rPrChange w:id="69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698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true</w:delText>
        </w:r>
      </w:del>
    </w:p>
    <w:p w14:paraId="7137D583" w14:textId="7D205268" w:rsidR="00BC1ECC" w:rsidRPr="00AB44D1" w:rsidDel="00AB44D1" w:rsidRDefault="00BC1ECC" w:rsidP="00AB44D1">
      <w:pPr>
        <w:spacing w:after="240" w:line="360" w:lineRule="auto"/>
        <w:ind w:left="567"/>
        <w:jc w:val="center"/>
        <w:rPr>
          <w:del w:id="6986" w:author="Александр Перепечаев" w:date="2021-05-26T13:23:00Z"/>
          <w:rFonts w:ascii="Courier New" w:hAnsi="Courier New" w:cs="Courier New"/>
          <w:bCs/>
          <w:spacing w:val="-4"/>
          <w:rPrChange w:id="6987" w:author="Александр Перепечаев" w:date="2021-05-26T13:24:00Z">
            <w:rPr>
              <w:del w:id="6988" w:author="Александр Перепечаев" w:date="2021-05-26T13:23:00Z"/>
              <w:rFonts w:ascii="Courier New" w:hAnsi="Courier New" w:cs="Courier New"/>
              <w:bCs/>
              <w:spacing w:val="-4"/>
              <w:lang w:val="en-US"/>
            </w:rPr>
          </w:rPrChange>
        </w:rPr>
        <w:pPrChange w:id="6989" w:author="Александр Перепечаев" w:date="2021-05-26T13:23:00Z">
          <w:pPr>
            <w:autoSpaceDE w:val="0"/>
            <w:autoSpaceDN w:val="0"/>
            <w:adjustRightInd w:val="0"/>
            <w:ind w:left="567" w:firstLine="709"/>
          </w:pPr>
        </w:pPrChange>
      </w:pPr>
      <w:del w:id="6990" w:author="Александр Перепечаев" w:date="2021-05-26T13:23:00Z">
        <w:r w:rsidRPr="00AB44D1" w:rsidDel="00AB44D1">
          <w:rPr>
            <w:rFonts w:ascii="Courier New" w:hAnsi="Courier New" w:cs="Courier New"/>
            <w:bCs/>
            <w:spacing w:val="-4"/>
            <w:rPrChange w:id="6991" w:author="Александр Перепечаев" w:date="2021-05-26T13:24:00Z">
              <w:rPr>
                <w:rFonts w:ascii="Courier New" w:hAnsi="Courier New" w:cs="Courier New"/>
                <w:bCs/>
                <w:spacing w:val="-4"/>
                <w:lang w:val="en-US"/>
              </w:rPr>
            </w:rPrChange>
          </w:rPr>
          <w:delText xml:space="preserve">   }</w:delText>
        </w:r>
      </w:del>
    </w:p>
    <w:p w14:paraId="0606E3B3" w14:textId="5C066A2C" w:rsidR="00BC1ECC" w:rsidRPr="00AB44D1" w:rsidDel="00AB44D1" w:rsidRDefault="00BC1ECC" w:rsidP="00AB44D1">
      <w:pPr>
        <w:spacing w:after="240" w:line="360" w:lineRule="auto"/>
        <w:ind w:left="567"/>
        <w:jc w:val="center"/>
        <w:rPr>
          <w:del w:id="6992" w:author="Александр Перепечаев" w:date="2021-05-26T13:23:00Z"/>
          <w:rFonts w:ascii="Courier New" w:hAnsi="Courier New" w:cs="Courier New"/>
          <w:bCs/>
          <w:spacing w:val="-4"/>
          <w:rPrChange w:id="6993" w:author="Александр Перепечаев" w:date="2021-05-26T13:24:00Z">
            <w:rPr>
              <w:del w:id="6994" w:author="Александр Перепечаев" w:date="2021-05-26T13:23:00Z"/>
              <w:rFonts w:ascii="Courier New" w:hAnsi="Courier New" w:cs="Courier New"/>
              <w:bCs/>
              <w:spacing w:val="-4"/>
              <w:lang w:val="en-US"/>
            </w:rPr>
          </w:rPrChange>
        </w:rPr>
        <w:pPrChange w:id="6995" w:author="Александр Перепечаев" w:date="2021-05-26T13:23:00Z">
          <w:pPr>
            <w:autoSpaceDE w:val="0"/>
            <w:autoSpaceDN w:val="0"/>
            <w:adjustRightInd w:val="0"/>
            <w:ind w:left="567" w:firstLine="709"/>
          </w:pPr>
        </w:pPrChange>
      </w:pPr>
    </w:p>
    <w:p w14:paraId="515A0D16" w14:textId="6A2216BB" w:rsidR="00BC1ECC" w:rsidRPr="00AB44D1" w:rsidDel="00AB44D1" w:rsidRDefault="00BC1ECC" w:rsidP="00AB44D1">
      <w:pPr>
        <w:spacing w:after="240" w:line="360" w:lineRule="auto"/>
        <w:ind w:left="567"/>
        <w:jc w:val="center"/>
        <w:rPr>
          <w:del w:id="6996" w:author="Александр Перепечаев" w:date="2021-05-26T13:23:00Z"/>
          <w:rFonts w:ascii="Courier New" w:hAnsi="Courier New" w:cs="Courier New"/>
          <w:bCs/>
          <w:spacing w:val="-4"/>
          <w:rPrChange w:id="6997" w:author="Александр Перепечаев" w:date="2021-05-26T13:24:00Z">
            <w:rPr>
              <w:del w:id="6998" w:author="Александр Перепечаев" w:date="2021-05-26T13:23:00Z"/>
              <w:rFonts w:ascii="Courier New" w:hAnsi="Courier New" w:cs="Courier New"/>
              <w:bCs/>
              <w:spacing w:val="-4"/>
              <w:lang w:val="en-US"/>
            </w:rPr>
          </w:rPrChange>
        </w:rPr>
        <w:pPrChange w:id="6999" w:author="Александр Перепечаев" w:date="2021-05-26T13:23:00Z">
          <w:pPr>
            <w:autoSpaceDE w:val="0"/>
            <w:autoSpaceDN w:val="0"/>
            <w:adjustRightInd w:val="0"/>
            <w:ind w:left="567" w:firstLine="709"/>
          </w:pPr>
        </w:pPrChange>
      </w:pPr>
      <w:del w:id="7000" w:author="Александр Перепечаев" w:date="2021-05-26T13:23:00Z">
        <w:r w:rsidRPr="00AB44D1" w:rsidDel="00AB44D1">
          <w:rPr>
            <w:rFonts w:ascii="Courier New" w:hAnsi="Courier New" w:cs="Courier New"/>
            <w:bCs/>
            <w:spacing w:val="-4"/>
            <w:rPrChange w:id="700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rp</w:delText>
        </w:r>
        <w:r w:rsidRPr="00AB44D1" w:rsidDel="00AB44D1">
          <w:rPr>
            <w:rFonts w:ascii="Courier New" w:hAnsi="Courier New" w:cs="Courier New"/>
            <w:bCs/>
            <w:spacing w:val="-4"/>
            <w:rPrChange w:id="700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option</w:delText>
        </w:r>
        <w:r w:rsidRPr="00AB44D1" w:rsidDel="00AB44D1">
          <w:rPr>
            <w:rFonts w:ascii="Courier New" w:hAnsi="Courier New" w:cs="Courier New"/>
            <w:bCs/>
            <w:spacing w:val="-4"/>
            <w:rPrChange w:id="7003" w:author="Александр Перепечаев" w:date="2021-05-26T13:24:00Z">
              <w:rPr>
                <w:rFonts w:ascii="Courier New" w:hAnsi="Courier New" w:cs="Courier New"/>
                <w:bCs/>
                <w:spacing w:val="-4"/>
                <w:lang w:val="en-US"/>
              </w:rPr>
            </w:rPrChange>
          </w:rPr>
          <w:delText>)</w:delText>
        </w:r>
      </w:del>
    </w:p>
    <w:p w14:paraId="06B4F4A4" w14:textId="786B898E" w:rsidR="00BC1ECC" w:rsidRPr="00AB44D1" w:rsidDel="00AB44D1" w:rsidRDefault="00BC1ECC" w:rsidP="00AB44D1">
      <w:pPr>
        <w:spacing w:after="240" w:line="360" w:lineRule="auto"/>
        <w:ind w:left="567"/>
        <w:jc w:val="center"/>
        <w:rPr>
          <w:del w:id="7004" w:author="Александр Перепечаев" w:date="2021-05-26T13:23:00Z"/>
          <w:rFonts w:ascii="Courier New" w:hAnsi="Courier New" w:cs="Courier New"/>
          <w:bCs/>
          <w:spacing w:val="-4"/>
          <w:rPrChange w:id="7005" w:author="Александр Перепечаев" w:date="2021-05-26T13:24:00Z">
            <w:rPr>
              <w:del w:id="7006" w:author="Александр Перепечаев" w:date="2021-05-26T13:23:00Z"/>
              <w:rFonts w:ascii="Courier New" w:hAnsi="Courier New" w:cs="Courier New"/>
              <w:bCs/>
              <w:spacing w:val="-4"/>
              <w:lang w:val="en-US"/>
            </w:rPr>
          </w:rPrChange>
        </w:rPr>
        <w:pPrChange w:id="7007" w:author="Александр Перепечаев" w:date="2021-05-26T13:23:00Z">
          <w:pPr>
            <w:autoSpaceDE w:val="0"/>
            <w:autoSpaceDN w:val="0"/>
            <w:adjustRightInd w:val="0"/>
            <w:ind w:left="567" w:firstLine="709"/>
          </w:pPr>
        </w:pPrChange>
      </w:pPr>
      <w:del w:id="7008" w:author="Александр Перепечаев" w:date="2021-05-26T13:23:00Z">
        <w:r w:rsidRPr="00AB44D1" w:rsidDel="00AB44D1">
          <w:rPr>
            <w:rFonts w:ascii="Courier New" w:hAnsi="Courier New" w:cs="Courier New"/>
            <w:bCs/>
            <w:spacing w:val="-4"/>
            <w:rPrChange w:id="700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then</w:delText>
        </w:r>
        <w:r w:rsidRPr="00AB44D1" w:rsidDel="00AB44D1">
          <w:rPr>
            <w:rFonts w:ascii="Courier New" w:hAnsi="Courier New" w:cs="Courier New"/>
            <w:bCs/>
            <w:spacing w:val="-4"/>
            <w:rPrChange w:id="701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answer</w:delText>
        </w:r>
        <w:r w:rsidRPr="00AB44D1" w:rsidDel="00AB44D1">
          <w:rPr>
            <w:rFonts w:ascii="Courier New" w:hAnsi="Courier New" w:cs="Courier New"/>
            <w:bCs/>
            <w:spacing w:val="-4"/>
            <w:rPrChange w:id="7011" w:author="Александр Перепечаев" w:date="2021-05-26T13:24:00Z">
              <w:rPr>
                <w:rFonts w:ascii="Courier New" w:hAnsi="Courier New" w:cs="Courier New"/>
                <w:bCs/>
                <w:spacing w:val="-4"/>
                <w:lang w:val="en-US"/>
              </w:rPr>
            </w:rPrChange>
          </w:rPr>
          <w:delText>)=&gt;{</w:delText>
        </w:r>
      </w:del>
    </w:p>
    <w:p w14:paraId="6719DD6A" w14:textId="36602040" w:rsidR="00BC1ECC" w:rsidRPr="00AB44D1" w:rsidDel="00AB44D1" w:rsidRDefault="00BC1ECC" w:rsidP="00AB44D1">
      <w:pPr>
        <w:spacing w:after="240" w:line="360" w:lineRule="auto"/>
        <w:ind w:left="567"/>
        <w:jc w:val="center"/>
        <w:rPr>
          <w:del w:id="7012" w:author="Александр Перепечаев" w:date="2021-05-26T13:23:00Z"/>
          <w:rFonts w:ascii="Courier New" w:hAnsi="Courier New" w:cs="Courier New"/>
          <w:bCs/>
          <w:spacing w:val="-4"/>
          <w:rPrChange w:id="7013" w:author="Александр Перепечаев" w:date="2021-05-26T13:24:00Z">
            <w:rPr>
              <w:del w:id="7014" w:author="Александр Перепечаев" w:date="2021-05-26T13:23:00Z"/>
              <w:rFonts w:ascii="Courier New" w:hAnsi="Courier New" w:cs="Courier New"/>
              <w:bCs/>
              <w:spacing w:val="-4"/>
              <w:lang w:val="en-US"/>
            </w:rPr>
          </w:rPrChange>
        </w:rPr>
        <w:pPrChange w:id="7015" w:author="Александр Перепечаев" w:date="2021-05-26T13:23:00Z">
          <w:pPr>
            <w:autoSpaceDE w:val="0"/>
            <w:autoSpaceDN w:val="0"/>
            <w:adjustRightInd w:val="0"/>
            <w:ind w:left="567" w:firstLine="709"/>
          </w:pPr>
        </w:pPrChange>
      </w:pPr>
      <w:del w:id="7016" w:author="Александр Перепечаев" w:date="2021-05-26T13:23:00Z">
        <w:r w:rsidRPr="00AB44D1" w:rsidDel="00AB44D1">
          <w:rPr>
            <w:rFonts w:ascii="Courier New" w:hAnsi="Courier New" w:cs="Courier New"/>
            <w:bCs/>
            <w:spacing w:val="-4"/>
            <w:rPrChange w:id="701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01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701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answer</w:delText>
        </w:r>
        <w:r w:rsidRPr="00AB44D1" w:rsidDel="00AB44D1">
          <w:rPr>
            <w:rFonts w:ascii="Courier New" w:hAnsi="Courier New" w:cs="Courier New"/>
            <w:bCs/>
            <w:spacing w:val="-4"/>
            <w:rPrChange w:id="7020" w:author="Александр Перепечаев" w:date="2021-05-26T13:24:00Z">
              <w:rPr>
                <w:rFonts w:ascii="Courier New" w:hAnsi="Courier New" w:cs="Courier New"/>
                <w:bCs/>
                <w:spacing w:val="-4"/>
                <w:lang w:val="en-US"/>
              </w:rPr>
            </w:rPrChange>
          </w:rPr>
          <w:delText>)</w:delText>
        </w:r>
      </w:del>
    </w:p>
    <w:p w14:paraId="6650214B" w14:textId="4D22730A" w:rsidR="00BC1ECC" w:rsidRPr="00AB44D1" w:rsidDel="00AB44D1" w:rsidRDefault="00BC1ECC" w:rsidP="00AB44D1">
      <w:pPr>
        <w:spacing w:after="240" w:line="360" w:lineRule="auto"/>
        <w:ind w:left="567"/>
        <w:jc w:val="center"/>
        <w:rPr>
          <w:del w:id="7021" w:author="Александр Перепечаев" w:date="2021-05-26T13:23:00Z"/>
          <w:rFonts w:ascii="Courier New" w:hAnsi="Courier New" w:cs="Courier New"/>
          <w:bCs/>
          <w:spacing w:val="-4"/>
          <w:rPrChange w:id="7022" w:author="Александр Перепечаев" w:date="2021-05-26T13:24:00Z">
            <w:rPr>
              <w:del w:id="7023" w:author="Александр Перепечаев" w:date="2021-05-26T13:23:00Z"/>
              <w:rFonts w:ascii="Courier New" w:hAnsi="Courier New" w:cs="Courier New"/>
              <w:bCs/>
              <w:spacing w:val="-4"/>
              <w:lang w:val="en-US"/>
            </w:rPr>
          </w:rPrChange>
        </w:rPr>
        <w:pPrChange w:id="7024" w:author="Александр Перепечаев" w:date="2021-05-26T13:23:00Z">
          <w:pPr>
            <w:autoSpaceDE w:val="0"/>
            <w:autoSpaceDN w:val="0"/>
            <w:adjustRightInd w:val="0"/>
            <w:ind w:left="567" w:firstLine="709"/>
          </w:pPr>
        </w:pPrChange>
      </w:pPr>
      <w:del w:id="7025" w:author="Александр Перепечаев" w:date="2021-05-26T13:23:00Z">
        <w:r w:rsidRPr="00AB44D1" w:rsidDel="00AB44D1">
          <w:rPr>
            <w:rFonts w:ascii="Courier New" w:hAnsi="Courier New" w:cs="Courier New"/>
            <w:bCs/>
            <w:spacing w:val="-4"/>
            <w:rPrChange w:id="7026" w:author="Александр Перепечаев" w:date="2021-05-26T13:24:00Z">
              <w:rPr>
                <w:rFonts w:ascii="Courier New" w:hAnsi="Courier New" w:cs="Courier New"/>
                <w:bCs/>
                <w:spacing w:val="-4"/>
                <w:lang w:val="en-US"/>
              </w:rPr>
            </w:rPrChange>
          </w:rPr>
          <w:delText xml:space="preserve">   })</w:delText>
        </w:r>
      </w:del>
    </w:p>
    <w:p w14:paraId="2B1A28C4" w14:textId="5DE023B8" w:rsidR="00BC1ECC" w:rsidRPr="00AB44D1" w:rsidDel="00AB44D1" w:rsidRDefault="00BC1ECC" w:rsidP="00AB44D1">
      <w:pPr>
        <w:spacing w:after="240" w:line="360" w:lineRule="auto"/>
        <w:ind w:left="567"/>
        <w:jc w:val="center"/>
        <w:rPr>
          <w:del w:id="7027" w:author="Александр Перепечаев" w:date="2021-05-26T13:23:00Z"/>
          <w:rFonts w:ascii="Courier New" w:hAnsi="Courier New" w:cs="Courier New"/>
          <w:bCs/>
          <w:spacing w:val="-4"/>
          <w:rPrChange w:id="7028" w:author="Александр Перепечаев" w:date="2021-05-26T13:24:00Z">
            <w:rPr>
              <w:del w:id="7029" w:author="Александр Перепечаев" w:date="2021-05-26T13:23:00Z"/>
              <w:rFonts w:ascii="Courier New" w:hAnsi="Courier New" w:cs="Courier New"/>
              <w:bCs/>
              <w:spacing w:val="-4"/>
              <w:lang w:val="en-US"/>
            </w:rPr>
          </w:rPrChange>
        </w:rPr>
        <w:pPrChange w:id="7030" w:author="Александр Перепечаев" w:date="2021-05-26T13:23:00Z">
          <w:pPr>
            <w:autoSpaceDE w:val="0"/>
            <w:autoSpaceDN w:val="0"/>
            <w:adjustRightInd w:val="0"/>
            <w:ind w:left="567" w:firstLine="709"/>
          </w:pPr>
        </w:pPrChange>
      </w:pPr>
      <w:del w:id="7031" w:author="Александр Перепечаев" w:date="2021-05-26T13:23:00Z">
        <w:r w:rsidRPr="00AB44D1" w:rsidDel="00AB44D1">
          <w:rPr>
            <w:rFonts w:ascii="Courier New" w:hAnsi="Courier New" w:cs="Courier New"/>
            <w:bCs/>
            <w:spacing w:val="-4"/>
            <w:rPrChange w:id="703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703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error</w:delText>
        </w:r>
        <w:r w:rsidRPr="00AB44D1" w:rsidDel="00AB44D1">
          <w:rPr>
            <w:rFonts w:ascii="Courier New" w:hAnsi="Courier New" w:cs="Courier New"/>
            <w:bCs/>
            <w:spacing w:val="-4"/>
            <w:rPrChange w:id="7034" w:author="Александр Перепечаев" w:date="2021-05-26T13:24:00Z">
              <w:rPr>
                <w:rFonts w:ascii="Courier New" w:hAnsi="Courier New" w:cs="Courier New"/>
                <w:bCs/>
                <w:spacing w:val="-4"/>
                <w:lang w:val="en-US"/>
              </w:rPr>
            </w:rPrChange>
          </w:rPr>
          <w:delText>) =&gt;{</w:delText>
        </w:r>
      </w:del>
    </w:p>
    <w:p w14:paraId="259ABDF9" w14:textId="4F4AFAF2" w:rsidR="00BC1ECC" w:rsidRPr="00AB44D1" w:rsidDel="00AB44D1" w:rsidRDefault="00BC1ECC" w:rsidP="00AB44D1">
      <w:pPr>
        <w:spacing w:after="240" w:line="360" w:lineRule="auto"/>
        <w:ind w:left="567"/>
        <w:jc w:val="center"/>
        <w:rPr>
          <w:del w:id="7035" w:author="Александр Перепечаев" w:date="2021-05-26T13:23:00Z"/>
          <w:rFonts w:ascii="Courier New" w:hAnsi="Courier New" w:cs="Courier New"/>
          <w:bCs/>
          <w:spacing w:val="-4"/>
          <w:rPrChange w:id="7036" w:author="Александр Перепечаев" w:date="2021-05-26T13:24:00Z">
            <w:rPr>
              <w:del w:id="7037" w:author="Александр Перепечаев" w:date="2021-05-26T13:23:00Z"/>
              <w:rFonts w:ascii="Courier New" w:hAnsi="Courier New" w:cs="Courier New"/>
              <w:bCs/>
              <w:spacing w:val="-4"/>
              <w:lang w:val="en-US"/>
            </w:rPr>
          </w:rPrChange>
        </w:rPr>
        <w:pPrChange w:id="7038" w:author="Александр Перепечаев" w:date="2021-05-26T13:23:00Z">
          <w:pPr>
            <w:autoSpaceDE w:val="0"/>
            <w:autoSpaceDN w:val="0"/>
            <w:adjustRightInd w:val="0"/>
            <w:ind w:left="567" w:firstLine="709"/>
          </w:pPr>
        </w:pPrChange>
      </w:pPr>
      <w:del w:id="7039" w:author="Александр Перепечаев" w:date="2021-05-26T13:23:00Z">
        <w:r w:rsidRPr="00AB44D1" w:rsidDel="00AB44D1">
          <w:rPr>
            <w:rFonts w:ascii="Courier New" w:hAnsi="Courier New" w:cs="Courier New"/>
            <w:bCs/>
            <w:spacing w:val="-4"/>
            <w:rPrChange w:id="704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704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704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error</w:delText>
        </w:r>
        <w:r w:rsidRPr="00AB44D1" w:rsidDel="00AB44D1">
          <w:rPr>
            <w:rFonts w:ascii="Courier New" w:hAnsi="Courier New" w:cs="Courier New"/>
            <w:bCs/>
            <w:spacing w:val="-4"/>
            <w:rPrChange w:id="7043" w:author="Александр Перепечаев" w:date="2021-05-26T13:24:00Z">
              <w:rPr>
                <w:rFonts w:ascii="Courier New" w:hAnsi="Courier New" w:cs="Courier New"/>
                <w:bCs/>
                <w:spacing w:val="-4"/>
                <w:lang w:val="en-US"/>
              </w:rPr>
            </w:rPrChange>
          </w:rPr>
          <w:delText>);</w:delText>
        </w:r>
      </w:del>
    </w:p>
    <w:p w14:paraId="3C76B9F9" w14:textId="6E7E8923" w:rsidR="00BC1ECC" w:rsidRPr="00EE5ABE" w:rsidDel="00AB44D1" w:rsidRDefault="00BC1ECC" w:rsidP="00AB44D1">
      <w:pPr>
        <w:spacing w:after="240" w:line="360" w:lineRule="auto"/>
        <w:ind w:left="567"/>
        <w:jc w:val="center"/>
        <w:rPr>
          <w:del w:id="7044" w:author="Александр Перепечаев" w:date="2021-05-26T13:23:00Z"/>
          <w:rFonts w:ascii="Courier New" w:hAnsi="Courier New" w:cs="Courier New"/>
          <w:bCs/>
          <w:spacing w:val="-4"/>
        </w:rPr>
        <w:pPrChange w:id="7045" w:author="Александр Перепечаев" w:date="2021-05-26T13:23:00Z">
          <w:pPr>
            <w:autoSpaceDE w:val="0"/>
            <w:autoSpaceDN w:val="0"/>
            <w:adjustRightInd w:val="0"/>
            <w:ind w:left="567" w:firstLine="709"/>
          </w:pPr>
        </w:pPrChange>
      </w:pPr>
      <w:del w:id="7046" w:author="Александр Перепечаев" w:date="2021-05-26T13:23:00Z">
        <w:r w:rsidRPr="00AB44D1" w:rsidDel="00AB44D1">
          <w:rPr>
            <w:rFonts w:ascii="Courier New" w:hAnsi="Courier New" w:cs="Courier New"/>
            <w:bCs/>
            <w:spacing w:val="-4"/>
            <w:rPrChange w:id="704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EE5ABE" w:rsidDel="00AB44D1">
          <w:rPr>
            <w:rFonts w:ascii="Courier New" w:hAnsi="Courier New" w:cs="Courier New"/>
            <w:bCs/>
            <w:spacing w:val="-4"/>
          </w:rPr>
          <w:delText>.</w:delText>
        </w:r>
        <w:r w:rsidRPr="00EE5ABE" w:rsidDel="00AB44D1">
          <w:rPr>
            <w:rFonts w:ascii="Courier New" w:hAnsi="Courier New" w:cs="Courier New"/>
            <w:bCs/>
            <w:spacing w:val="-4"/>
            <w:lang w:val="en-US"/>
          </w:rPr>
          <w:delText>json</w:delText>
        </w:r>
        <w:r w:rsidRPr="00EE5ABE" w:rsidDel="00AB44D1">
          <w:rPr>
            <w:rFonts w:ascii="Courier New" w:hAnsi="Courier New" w:cs="Courier New"/>
            <w:bCs/>
            <w:spacing w:val="-4"/>
          </w:rPr>
          <w:delText>('Произошла ошибка на сервере')</w:delText>
        </w:r>
      </w:del>
    </w:p>
    <w:p w14:paraId="31C947FF" w14:textId="6B18D7B8" w:rsidR="00BC1ECC" w:rsidRPr="00AB44D1" w:rsidDel="00AB44D1" w:rsidRDefault="00BC1ECC" w:rsidP="00AB44D1">
      <w:pPr>
        <w:spacing w:after="240" w:line="360" w:lineRule="auto"/>
        <w:ind w:left="567"/>
        <w:jc w:val="center"/>
        <w:rPr>
          <w:del w:id="7048" w:author="Александр Перепечаев" w:date="2021-05-26T13:23:00Z"/>
          <w:rFonts w:ascii="Courier New" w:hAnsi="Courier New" w:cs="Courier New"/>
          <w:bCs/>
          <w:spacing w:val="-4"/>
          <w:rPrChange w:id="7049" w:author="Александр Перепечаев" w:date="2021-05-26T13:24:00Z">
            <w:rPr>
              <w:del w:id="7050" w:author="Александр Перепечаев" w:date="2021-05-26T13:23:00Z"/>
              <w:rFonts w:ascii="Courier New" w:hAnsi="Courier New" w:cs="Courier New"/>
              <w:bCs/>
              <w:spacing w:val="-4"/>
              <w:lang w:val="en-US"/>
            </w:rPr>
          </w:rPrChange>
        </w:rPr>
        <w:pPrChange w:id="7051" w:author="Александр Перепечаев" w:date="2021-05-26T13:23:00Z">
          <w:pPr>
            <w:autoSpaceDE w:val="0"/>
            <w:autoSpaceDN w:val="0"/>
            <w:adjustRightInd w:val="0"/>
            <w:ind w:left="567" w:firstLine="709"/>
          </w:pPr>
        </w:pPrChange>
      </w:pPr>
      <w:del w:id="7052" w:author="Александр Перепечаев" w:date="2021-05-26T13:23:00Z">
        <w:r w:rsidRPr="00EE5ABE" w:rsidDel="00AB44D1">
          <w:rPr>
            <w:rFonts w:ascii="Courier New" w:hAnsi="Courier New" w:cs="Courier New"/>
            <w:bCs/>
            <w:spacing w:val="-4"/>
          </w:rPr>
          <w:delText xml:space="preserve">   </w:delText>
        </w:r>
        <w:r w:rsidRPr="00AB44D1" w:rsidDel="00AB44D1">
          <w:rPr>
            <w:rFonts w:ascii="Courier New" w:hAnsi="Courier New" w:cs="Courier New"/>
            <w:bCs/>
            <w:spacing w:val="-4"/>
            <w:rPrChange w:id="7053" w:author="Александр Перепечаев" w:date="2021-05-26T13:24:00Z">
              <w:rPr>
                <w:rFonts w:ascii="Courier New" w:hAnsi="Courier New" w:cs="Courier New"/>
                <w:bCs/>
                <w:spacing w:val="-4"/>
                <w:lang w:val="en-US"/>
              </w:rPr>
            </w:rPrChange>
          </w:rPr>
          <w:delText>})</w:delText>
        </w:r>
      </w:del>
    </w:p>
    <w:p w14:paraId="11DBC081" w14:textId="51D776C4" w:rsidR="00BC1ECC" w:rsidRPr="00AB44D1" w:rsidDel="00AB44D1" w:rsidRDefault="00BC1ECC" w:rsidP="00AB44D1">
      <w:pPr>
        <w:spacing w:after="240" w:line="360" w:lineRule="auto"/>
        <w:ind w:left="567"/>
        <w:jc w:val="center"/>
        <w:rPr>
          <w:del w:id="7054" w:author="Александр Перепечаев" w:date="2021-05-26T13:23:00Z"/>
          <w:rFonts w:ascii="Courier New" w:hAnsi="Courier New" w:cs="Courier New"/>
          <w:bCs/>
          <w:spacing w:val="-4"/>
          <w:rPrChange w:id="7055" w:author="Александр Перепечаев" w:date="2021-05-26T13:24:00Z">
            <w:rPr>
              <w:del w:id="7056" w:author="Александр Перепечаев" w:date="2021-05-26T13:23:00Z"/>
              <w:rFonts w:ascii="Courier New" w:hAnsi="Courier New" w:cs="Courier New"/>
              <w:bCs/>
              <w:spacing w:val="-4"/>
              <w:lang w:val="en-US"/>
            </w:rPr>
          </w:rPrChange>
        </w:rPr>
        <w:pPrChange w:id="7057" w:author="Александр Перепечаев" w:date="2021-05-26T13:23:00Z">
          <w:pPr>
            <w:autoSpaceDE w:val="0"/>
            <w:autoSpaceDN w:val="0"/>
            <w:adjustRightInd w:val="0"/>
            <w:ind w:left="567" w:firstLine="709"/>
          </w:pPr>
        </w:pPrChange>
      </w:pPr>
      <w:del w:id="7058" w:author="Александр Перепечаев" w:date="2021-05-26T13:23:00Z">
        <w:r w:rsidRPr="00AB44D1" w:rsidDel="00AB44D1">
          <w:rPr>
            <w:rFonts w:ascii="Courier New" w:hAnsi="Courier New" w:cs="Courier New"/>
            <w:bCs/>
            <w:spacing w:val="-4"/>
            <w:rPrChange w:id="7059" w:author="Александр Перепечаев" w:date="2021-05-26T13:24:00Z">
              <w:rPr>
                <w:rFonts w:ascii="Courier New" w:hAnsi="Courier New" w:cs="Courier New"/>
                <w:bCs/>
                <w:spacing w:val="-4"/>
                <w:lang w:val="en-US"/>
              </w:rPr>
            </w:rPrChange>
          </w:rPr>
          <w:delText>*/</w:delText>
        </w:r>
      </w:del>
    </w:p>
    <w:p w14:paraId="3674D78D" w14:textId="1BE87563" w:rsidR="00BC1ECC" w:rsidRPr="00AB44D1" w:rsidDel="00AB44D1" w:rsidRDefault="00BC1ECC" w:rsidP="00AB44D1">
      <w:pPr>
        <w:spacing w:after="240" w:line="360" w:lineRule="auto"/>
        <w:ind w:left="567"/>
        <w:jc w:val="center"/>
        <w:rPr>
          <w:del w:id="7060" w:author="Александр Перепечаев" w:date="2021-05-26T13:23:00Z"/>
          <w:rFonts w:ascii="Courier New" w:hAnsi="Courier New" w:cs="Courier New"/>
          <w:bCs/>
          <w:spacing w:val="-4"/>
          <w:rPrChange w:id="7061" w:author="Александр Перепечаев" w:date="2021-05-26T13:24:00Z">
            <w:rPr>
              <w:del w:id="7062" w:author="Александр Перепечаев" w:date="2021-05-26T13:23:00Z"/>
              <w:rFonts w:ascii="Courier New" w:hAnsi="Courier New" w:cs="Courier New"/>
              <w:bCs/>
              <w:spacing w:val="-4"/>
              <w:lang w:val="en-US"/>
            </w:rPr>
          </w:rPrChange>
        </w:rPr>
        <w:pPrChange w:id="7063" w:author="Александр Перепечаев" w:date="2021-05-26T13:23:00Z">
          <w:pPr>
            <w:autoSpaceDE w:val="0"/>
            <w:autoSpaceDN w:val="0"/>
            <w:adjustRightInd w:val="0"/>
            <w:ind w:left="567" w:firstLine="709"/>
          </w:pPr>
        </w:pPrChange>
      </w:pPr>
      <w:del w:id="7064" w:author="Александр Перепечаев" w:date="2021-05-26T13:23:00Z">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706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7066" w:author="Александр Перепечаев" w:date="2021-05-26T13:24:00Z">
              <w:rPr>
                <w:rFonts w:ascii="Courier New" w:hAnsi="Courier New" w:cs="Courier New"/>
                <w:bCs/>
                <w:spacing w:val="-4"/>
                <w:lang w:val="en-US"/>
              </w:rPr>
            </w:rPrChange>
          </w:rPr>
          <w:delText>(1)</w:delText>
        </w:r>
      </w:del>
    </w:p>
    <w:p w14:paraId="3B7E0906" w14:textId="5EC0B28E" w:rsidR="00BC1ECC" w:rsidRPr="00AB44D1" w:rsidDel="00AB44D1" w:rsidRDefault="00BC1ECC" w:rsidP="00AB44D1">
      <w:pPr>
        <w:spacing w:after="240" w:line="360" w:lineRule="auto"/>
        <w:ind w:left="567"/>
        <w:jc w:val="center"/>
        <w:rPr>
          <w:del w:id="7067" w:author="Александр Перепечаев" w:date="2021-05-26T13:23:00Z"/>
          <w:rFonts w:ascii="Courier New" w:hAnsi="Courier New" w:cs="Courier New"/>
          <w:bCs/>
          <w:spacing w:val="-4"/>
          <w:rPrChange w:id="7068" w:author="Александр Перепечаев" w:date="2021-05-26T13:24:00Z">
            <w:rPr>
              <w:del w:id="7069" w:author="Александр Перепечаев" w:date="2021-05-26T13:23:00Z"/>
              <w:rFonts w:ascii="Courier New" w:hAnsi="Courier New" w:cs="Courier New"/>
              <w:bCs/>
              <w:spacing w:val="-4"/>
              <w:lang w:val="en-US"/>
            </w:rPr>
          </w:rPrChange>
        </w:rPr>
        <w:pPrChange w:id="7070" w:author="Александр Перепечаев" w:date="2021-05-26T13:23:00Z">
          <w:pPr>
            <w:autoSpaceDE w:val="0"/>
            <w:autoSpaceDN w:val="0"/>
            <w:adjustRightInd w:val="0"/>
            <w:ind w:left="567" w:firstLine="709"/>
          </w:pPr>
        </w:pPrChange>
      </w:pPr>
      <w:del w:id="7071" w:author="Александр Перепечаев" w:date="2021-05-26T13:23:00Z">
        <w:r w:rsidRPr="00AB44D1" w:rsidDel="00AB44D1">
          <w:rPr>
            <w:rFonts w:ascii="Courier New" w:hAnsi="Courier New" w:cs="Courier New"/>
            <w:bCs/>
            <w:spacing w:val="-4"/>
            <w:rPrChange w:id="70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70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707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70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707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givePhoto</w:delText>
        </w:r>
        <w:r w:rsidRPr="00AB44D1" w:rsidDel="00AB44D1">
          <w:rPr>
            <w:rFonts w:ascii="Courier New" w:hAnsi="Courier New" w:cs="Courier New"/>
            <w:bCs/>
            <w:spacing w:val="-4"/>
            <w:rPrChange w:id="707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707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file</w:delText>
        </w:r>
        <w:r w:rsidRPr="00AB44D1" w:rsidDel="00AB44D1">
          <w:rPr>
            <w:rFonts w:ascii="Courier New" w:hAnsi="Courier New" w:cs="Courier New"/>
            <w:bCs/>
            <w:spacing w:val="-4"/>
            <w:rPrChange w:id="707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filename</w:delText>
        </w:r>
        <w:r w:rsidRPr="00AB44D1" w:rsidDel="00AB44D1">
          <w:rPr>
            <w:rFonts w:ascii="Courier New" w:hAnsi="Courier New" w:cs="Courier New"/>
            <w:bCs/>
            <w:spacing w:val="-4"/>
            <w:rPrChange w:id="7080" w:author="Александр Перепечаев" w:date="2021-05-26T13:24:00Z">
              <w:rPr>
                <w:rFonts w:ascii="Courier New" w:hAnsi="Courier New" w:cs="Courier New"/>
                <w:bCs/>
                <w:spacing w:val="-4"/>
                <w:lang w:val="en-US"/>
              </w:rPr>
            </w:rPrChange>
          </w:rPr>
          <w:delText>);</w:delText>
        </w:r>
      </w:del>
    </w:p>
    <w:p w14:paraId="6D2D0BFC" w14:textId="218EE0EE" w:rsidR="00BC1ECC" w:rsidRPr="00AB44D1" w:rsidDel="00AB44D1" w:rsidRDefault="00BC1ECC" w:rsidP="00AB44D1">
      <w:pPr>
        <w:spacing w:after="240" w:line="360" w:lineRule="auto"/>
        <w:ind w:left="567"/>
        <w:jc w:val="center"/>
        <w:rPr>
          <w:del w:id="7081" w:author="Александр Перепечаев" w:date="2021-05-26T13:23:00Z"/>
          <w:rFonts w:ascii="Courier New" w:hAnsi="Courier New" w:cs="Courier New"/>
          <w:bCs/>
          <w:spacing w:val="-4"/>
          <w:rPrChange w:id="7082" w:author="Александр Перепечаев" w:date="2021-05-26T13:24:00Z">
            <w:rPr>
              <w:del w:id="7083" w:author="Александр Перепечаев" w:date="2021-05-26T13:23:00Z"/>
              <w:rFonts w:ascii="Courier New" w:hAnsi="Courier New" w:cs="Courier New"/>
              <w:bCs/>
              <w:spacing w:val="-4"/>
              <w:lang w:val="en-US"/>
            </w:rPr>
          </w:rPrChange>
        </w:rPr>
        <w:pPrChange w:id="7084" w:author="Александр Перепечаев" w:date="2021-05-26T13:23:00Z">
          <w:pPr>
            <w:autoSpaceDE w:val="0"/>
            <w:autoSpaceDN w:val="0"/>
            <w:adjustRightInd w:val="0"/>
            <w:ind w:left="567" w:firstLine="709"/>
          </w:pPr>
        </w:pPrChange>
      </w:pPr>
    </w:p>
    <w:p w14:paraId="7431B675" w14:textId="23657514" w:rsidR="00BC1ECC" w:rsidRPr="00AB44D1" w:rsidDel="00AB44D1" w:rsidRDefault="00BC1ECC" w:rsidP="00AB44D1">
      <w:pPr>
        <w:spacing w:after="240" w:line="360" w:lineRule="auto"/>
        <w:ind w:left="567"/>
        <w:jc w:val="center"/>
        <w:rPr>
          <w:del w:id="7085" w:author="Александр Перепечаев" w:date="2021-05-26T13:23:00Z"/>
          <w:rFonts w:ascii="Courier New" w:hAnsi="Courier New" w:cs="Courier New"/>
          <w:bCs/>
          <w:spacing w:val="-4"/>
          <w:rPrChange w:id="7086" w:author="Александр Перепечаев" w:date="2021-05-26T13:24:00Z">
            <w:rPr>
              <w:del w:id="7087" w:author="Александр Перепечаев" w:date="2021-05-26T13:23:00Z"/>
              <w:rFonts w:ascii="Courier New" w:hAnsi="Courier New" w:cs="Courier New"/>
              <w:bCs/>
              <w:spacing w:val="-4"/>
              <w:lang w:val="en-US"/>
            </w:rPr>
          </w:rPrChange>
        </w:rPr>
        <w:pPrChange w:id="7088" w:author="Александр Перепечаев" w:date="2021-05-26T13:23:00Z">
          <w:pPr>
            <w:autoSpaceDE w:val="0"/>
            <w:autoSpaceDN w:val="0"/>
            <w:adjustRightInd w:val="0"/>
            <w:ind w:left="567" w:firstLine="709"/>
          </w:pPr>
        </w:pPrChange>
      </w:pPr>
      <w:del w:id="7089" w:author="Александр Перепечаев" w:date="2021-05-26T13:23:00Z">
        <w:r w:rsidRPr="00AB44D1" w:rsidDel="00AB44D1">
          <w:rPr>
            <w:rFonts w:ascii="Courier New" w:hAnsi="Courier New" w:cs="Courier New"/>
            <w:bCs/>
            <w:spacing w:val="-4"/>
            <w:rPrChange w:id="709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709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filedata</w:delText>
        </w:r>
        <w:r w:rsidRPr="00AB44D1" w:rsidDel="00AB44D1">
          <w:rPr>
            <w:rFonts w:ascii="Courier New" w:hAnsi="Courier New" w:cs="Courier New"/>
            <w:bCs/>
            <w:spacing w:val="-4"/>
            <w:rPrChange w:id="7092" w:author="Александр Перепечаев" w:date="2021-05-26T13:24:00Z">
              <w:rPr>
                <w:rFonts w:ascii="Courier New" w:hAnsi="Courier New" w:cs="Courier New"/>
                <w:bCs/>
                <w:spacing w:val="-4"/>
                <w:lang w:val="en-US"/>
              </w:rPr>
            </w:rPrChange>
          </w:rPr>
          <w:delText>)</w:delText>
        </w:r>
      </w:del>
    </w:p>
    <w:p w14:paraId="3231A6B5" w14:textId="4432BC17" w:rsidR="00BC1ECC" w:rsidRPr="00AB44D1" w:rsidDel="00AB44D1" w:rsidRDefault="00BC1ECC" w:rsidP="00AB44D1">
      <w:pPr>
        <w:spacing w:after="240" w:line="360" w:lineRule="auto"/>
        <w:ind w:left="567"/>
        <w:jc w:val="center"/>
        <w:rPr>
          <w:del w:id="7093" w:author="Александр Перепечаев" w:date="2021-05-26T13:23:00Z"/>
          <w:rFonts w:ascii="Courier New" w:hAnsi="Courier New" w:cs="Courier New"/>
          <w:bCs/>
          <w:spacing w:val="-4"/>
          <w:rPrChange w:id="7094" w:author="Александр Перепечаев" w:date="2021-05-26T13:24:00Z">
            <w:rPr>
              <w:del w:id="7095" w:author="Александр Перепечаев" w:date="2021-05-26T13:23:00Z"/>
              <w:rFonts w:ascii="Courier New" w:hAnsi="Courier New" w:cs="Courier New"/>
              <w:bCs/>
              <w:spacing w:val="-4"/>
              <w:lang w:val="en-US"/>
            </w:rPr>
          </w:rPrChange>
        </w:rPr>
        <w:pPrChange w:id="7096" w:author="Александр Перепечаев" w:date="2021-05-26T13:23:00Z">
          <w:pPr>
            <w:autoSpaceDE w:val="0"/>
            <w:autoSpaceDN w:val="0"/>
            <w:adjustRightInd w:val="0"/>
            <w:ind w:left="567" w:firstLine="709"/>
          </w:pPr>
        </w:pPrChange>
      </w:pPr>
      <w:del w:id="7097" w:author="Александр Перепечаев" w:date="2021-05-26T13:23:00Z">
        <w:r w:rsidRPr="00AB44D1" w:rsidDel="00AB44D1">
          <w:rPr>
            <w:rFonts w:ascii="Courier New" w:hAnsi="Courier New" w:cs="Courier New"/>
            <w:bCs/>
            <w:spacing w:val="-4"/>
            <w:rPrChange w:id="709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09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7100" w:author="Александр Перепечаев" w:date="2021-05-26T13:24:00Z">
              <w:rPr>
                <w:rFonts w:ascii="Courier New" w:hAnsi="Courier New" w:cs="Courier New"/>
                <w:bCs/>
                <w:spacing w:val="-4"/>
                <w:lang w:val="en-US"/>
              </w:rPr>
            </w:rPrChange>
          </w:rPr>
          <w:delText>("Ошибка при загрузке файла");</w:delText>
        </w:r>
      </w:del>
    </w:p>
    <w:p w14:paraId="35D53F80" w14:textId="1F2A607A" w:rsidR="00BC1ECC" w:rsidRPr="00AB44D1" w:rsidDel="00AB44D1" w:rsidRDefault="00BC1ECC" w:rsidP="00AB44D1">
      <w:pPr>
        <w:spacing w:after="240" w:line="360" w:lineRule="auto"/>
        <w:ind w:left="567"/>
        <w:jc w:val="center"/>
        <w:rPr>
          <w:del w:id="7101" w:author="Александр Перепечаев" w:date="2021-05-26T13:23:00Z"/>
          <w:rFonts w:ascii="Courier New" w:hAnsi="Courier New" w:cs="Courier New"/>
          <w:bCs/>
          <w:spacing w:val="-4"/>
          <w:rPrChange w:id="7102" w:author="Александр Перепечаев" w:date="2021-05-26T13:24:00Z">
            <w:rPr>
              <w:del w:id="7103" w:author="Александр Перепечаев" w:date="2021-05-26T13:23:00Z"/>
              <w:rFonts w:ascii="Courier New" w:hAnsi="Courier New" w:cs="Courier New"/>
              <w:bCs/>
              <w:spacing w:val="-4"/>
              <w:lang w:val="en-US"/>
            </w:rPr>
          </w:rPrChange>
        </w:rPr>
        <w:pPrChange w:id="7104" w:author="Александр Перепечаев" w:date="2021-05-26T13:23:00Z">
          <w:pPr>
            <w:autoSpaceDE w:val="0"/>
            <w:autoSpaceDN w:val="0"/>
            <w:adjustRightInd w:val="0"/>
            <w:ind w:left="567" w:firstLine="709"/>
          </w:pPr>
        </w:pPrChange>
      </w:pPr>
      <w:del w:id="7105" w:author="Александр Перепечаев" w:date="2021-05-26T13:23:00Z">
        <w:r w:rsidRPr="00AB44D1" w:rsidDel="00AB44D1">
          <w:rPr>
            <w:rFonts w:ascii="Courier New" w:hAnsi="Courier New" w:cs="Courier New"/>
            <w:bCs/>
            <w:spacing w:val="-4"/>
            <w:rPrChange w:id="710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else</w:delText>
        </w:r>
      </w:del>
    </w:p>
    <w:p w14:paraId="50F1F1DB" w14:textId="4C70E395" w:rsidR="00BC1ECC" w:rsidRPr="00AB44D1" w:rsidDel="00AB44D1" w:rsidRDefault="00BC1ECC" w:rsidP="00AB44D1">
      <w:pPr>
        <w:spacing w:after="240" w:line="360" w:lineRule="auto"/>
        <w:ind w:left="567"/>
        <w:jc w:val="center"/>
        <w:rPr>
          <w:del w:id="7107" w:author="Александр Перепечаев" w:date="2021-05-26T13:23:00Z"/>
          <w:rFonts w:ascii="Courier New" w:hAnsi="Courier New" w:cs="Courier New"/>
          <w:bCs/>
          <w:spacing w:val="-4"/>
          <w:rPrChange w:id="7108" w:author="Александр Перепечаев" w:date="2021-05-26T13:24:00Z">
            <w:rPr>
              <w:del w:id="7109" w:author="Александр Перепечаев" w:date="2021-05-26T13:23:00Z"/>
              <w:rFonts w:ascii="Courier New" w:hAnsi="Courier New" w:cs="Courier New"/>
              <w:bCs/>
              <w:spacing w:val="-4"/>
              <w:lang w:val="en-US"/>
            </w:rPr>
          </w:rPrChange>
        </w:rPr>
        <w:pPrChange w:id="7110" w:author="Александр Перепечаев" w:date="2021-05-26T13:23:00Z">
          <w:pPr>
            <w:autoSpaceDE w:val="0"/>
            <w:autoSpaceDN w:val="0"/>
            <w:adjustRightInd w:val="0"/>
            <w:ind w:left="567" w:firstLine="709"/>
          </w:pPr>
        </w:pPrChange>
      </w:pPr>
      <w:del w:id="7111" w:author="Александр Перепечаев" w:date="2021-05-26T13:23:00Z">
        <w:r w:rsidRPr="00AB44D1" w:rsidDel="00AB44D1">
          <w:rPr>
            <w:rFonts w:ascii="Courier New" w:hAnsi="Courier New" w:cs="Courier New"/>
            <w:bCs/>
            <w:spacing w:val="-4"/>
            <w:rPrChange w:id="71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11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711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7115" w:author="Александр Перепечаев" w:date="2021-05-26T13:24:00Z">
              <w:rPr>
                <w:rFonts w:ascii="Courier New" w:hAnsi="Courier New" w:cs="Courier New"/>
                <w:bCs/>
                <w:spacing w:val="-4"/>
                <w:lang w:val="en-US"/>
              </w:rPr>
            </w:rPrChange>
          </w:rPr>
          <w:delText xml:space="preserve">: "счастье", </w:delText>
        </w:r>
        <w:r w:rsidRPr="00EE5ABE" w:rsidDel="00AB44D1">
          <w:rPr>
            <w:rFonts w:ascii="Courier New" w:hAnsi="Courier New" w:cs="Courier New"/>
            <w:bCs/>
            <w:spacing w:val="-4"/>
            <w:lang w:val="en-US"/>
          </w:rPr>
          <w:delText>uuid</w:delText>
        </w:r>
        <w:r w:rsidRPr="00AB44D1" w:rsidDel="00AB44D1">
          <w:rPr>
            <w:rFonts w:ascii="Courier New" w:hAnsi="Courier New" w:cs="Courier New"/>
            <w:bCs/>
            <w:spacing w:val="-4"/>
            <w:rPrChange w:id="711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ud</w:delText>
        </w:r>
        <w:r w:rsidRPr="00AB44D1" w:rsidDel="00AB44D1">
          <w:rPr>
            <w:rFonts w:ascii="Courier New" w:hAnsi="Courier New" w:cs="Courier New"/>
            <w:bCs/>
            <w:spacing w:val="-4"/>
            <w:rPrChange w:id="7117" w:author="Александр Перепечаев" w:date="2021-05-26T13:24:00Z">
              <w:rPr>
                <w:rFonts w:ascii="Courier New" w:hAnsi="Courier New" w:cs="Courier New"/>
                <w:bCs/>
                <w:spacing w:val="-4"/>
                <w:lang w:val="en-US"/>
              </w:rPr>
            </w:rPrChange>
          </w:rPr>
          <w:delText>});</w:delText>
        </w:r>
      </w:del>
    </w:p>
    <w:p w14:paraId="6CD84F06" w14:textId="67CC9C2E" w:rsidR="00BC1ECC" w:rsidRPr="00AB44D1" w:rsidDel="00AB44D1" w:rsidRDefault="00BC1ECC" w:rsidP="00AB44D1">
      <w:pPr>
        <w:spacing w:after="240" w:line="360" w:lineRule="auto"/>
        <w:ind w:left="567"/>
        <w:jc w:val="center"/>
        <w:rPr>
          <w:del w:id="7118" w:author="Александр Перепечаев" w:date="2021-05-26T13:23:00Z"/>
          <w:rFonts w:ascii="Courier New" w:hAnsi="Courier New" w:cs="Courier New"/>
          <w:bCs/>
          <w:spacing w:val="-4"/>
          <w:rPrChange w:id="7119" w:author="Александр Перепечаев" w:date="2021-05-26T13:24:00Z">
            <w:rPr>
              <w:del w:id="7120" w:author="Александр Перепечаев" w:date="2021-05-26T13:23:00Z"/>
              <w:rFonts w:ascii="Courier New" w:hAnsi="Courier New" w:cs="Courier New"/>
              <w:bCs/>
              <w:spacing w:val="-4"/>
              <w:lang w:val="en-US"/>
            </w:rPr>
          </w:rPrChange>
        </w:rPr>
        <w:pPrChange w:id="7121" w:author="Александр Перепечаев" w:date="2021-05-26T13:23:00Z">
          <w:pPr>
            <w:autoSpaceDE w:val="0"/>
            <w:autoSpaceDN w:val="0"/>
            <w:adjustRightInd w:val="0"/>
            <w:ind w:left="567" w:firstLine="709"/>
          </w:pPr>
        </w:pPrChange>
      </w:pPr>
      <w:del w:id="7122" w:author="Александр Перепечаев" w:date="2021-05-26T13:23:00Z">
        <w:r w:rsidRPr="00AB44D1" w:rsidDel="00AB44D1">
          <w:rPr>
            <w:rFonts w:ascii="Courier New" w:hAnsi="Courier New" w:cs="Courier New"/>
            <w:bCs/>
            <w:spacing w:val="-4"/>
            <w:rPrChange w:id="7123" w:author="Александр Перепечаев" w:date="2021-05-26T13:24:00Z">
              <w:rPr>
                <w:rFonts w:ascii="Courier New" w:hAnsi="Courier New" w:cs="Courier New"/>
                <w:bCs/>
                <w:spacing w:val="-4"/>
                <w:lang w:val="en-US"/>
              </w:rPr>
            </w:rPrChange>
          </w:rPr>
          <w:delText>});</w:delText>
        </w:r>
      </w:del>
    </w:p>
    <w:p w14:paraId="415C8BAC" w14:textId="2F907617" w:rsidR="00BC1ECC" w:rsidRPr="00AB44D1" w:rsidDel="00AB44D1" w:rsidRDefault="00BC1ECC" w:rsidP="00AB44D1">
      <w:pPr>
        <w:spacing w:after="240" w:line="360" w:lineRule="auto"/>
        <w:ind w:left="567"/>
        <w:jc w:val="center"/>
        <w:rPr>
          <w:del w:id="7124" w:author="Александр Перепечаев" w:date="2021-05-26T13:23:00Z"/>
          <w:rFonts w:ascii="Courier New" w:hAnsi="Courier New" w:cs="Courier New"/>
          <w:bCs/>
          <w:spacing w:val="-4"/>
          <w:rPrChange w:id="7125" w:author="Александр Перепечаев" w:date="2021-05-26T13:24:00Z">
            <w:rPr>
              <w:del w:id="7126" w:author="Александр Перепечаев" w:date="2021-05-26T13:23:00Z"/>
              <w:rFonts w:ascii="Courier New" w:hAnsi="Courier New" w:cs="Courier New"/>
              <w:bCs/>
              <w:spacing w:val="-4"/>
              <w:lang w:val="en-US"/>
            </w:rPr>
          </w:rPrChange>
        </w:rPr>
        <w:pPrChange w:id="7127" w:author="Александр Перепечаев" w:date="2021-05-26T13:23:00Z">
          <w:pPr>
            <w:autoSpaceDE w:val="0"/>
            <w:autoSpaceDN w:val="0"/>
            <w:adjustRightInd w:val="0"/>
            <w:ind w:left="567" w:firstLine="709"/>
          </w:pPr>
        </w:pPrChange>
      </w:pPr>
    </w:p>
    <w:p w14:paraId="16670DF1" w14:textId="540F20FA" w:rsidR="00BC1ECC" w:rsidRPr="00AB44D1" w:rsidDel="00AB44D1" w:rsidRDefault="00BC1ECC" w:rsidP="00AB44D1">
      <w:pPr>
        <w:spacing w:after="240" w:line="360" w:lineRule="auto"/>
        <w:ind w:left="567"/>
        <w:jc w:val="center"/>
        <w:rPr>
          <w:del w:id="7128" w:author="Александр Перепечаев" w:date="2021-05-26T13:23:00Z"/>
          <w:rFonts w:ascii="Courier New" w:hAnsi="Courier New" w:cs="Courier New"/>
          <w:bCs/>
          <w:spacing w:val="-4"/>
          <w:rPrChange w:id="7129" w:author="Александр Перепечаев" w:date="2021-05-26T13:24:00Z">
            <w:rPr>
              <w:del w:id="7130" w:author="Александр Перепечаев" w:date="2021-05-26T13:23:00Z"/>
              <w:rFonts w:ascii="Courier New" w:hAnsi="Courier New" w:cs="Courier New"/>
              <w:bCs/>
              <w:spacing w:val="-4"/>
              <w:lang w:val="en-US"/>
            </w:rPr>
          </w:rPrChange>
        </w:rPr>
        <w:pPrChange w:id="7131" w:author="Александр Перепечаев" w:date="2021-05-26T13:23:00Z">
          <w:pPr>
            <w:autoSpaceDE w:val="0"/>
            <w:autoSpaceDN w:val="0"/>
            <w:adjustRightInd w:val="0"/>
            <w:ind w:left="567" w:firstLine="709"/>
          </w:pPr>
        </w:pPrChange>
      </w:pPr>
    </w:p>
    <w:p w14:paraId="0A8EA2D5" w14:textId="015CB796" w:rsidR="00BC1ECC" w:rsidRPr="00AB44D1" w:rsidDel="00AB44D1" w:rsidRDefault="00BC1ECC" w:rsidP="00AB44D1">
      <w:pPr>
        <w:spacing w:after="240" w:line="360" w:lineRule="auto"/>
        <w:ind w:left="567"/>
        <w:jc w:val="center"/>
        <w:rPr>
          <w:del w:id="7132" w:author="Александр Перепечаев" w:date="2021-05-26T13:23:00Z"/>
          <w:rFonts w:ascii="Courier New" w:hAnsi="Courier New" w:cs="Courier New"/>
          <w:bCs/>
          <w:spacing w:val="-4"/>
          <w:rPrChange w:id="7133" w:author="Александр Перепечаев" w:date="2021-05-26T13:24:00Z">
            <w:rPr>
              <w:del w:id="7134" w:author="Александр Перепечаев" w:date="2021-05-26T13:23:00Z"/>
              <w:rFonts w:ascii="Courier New" w:hAnsi="Courier New" w:cs="Courier New"/>
              <w:bCs/>
              <w:spacing w:val="-4"/>
              <w:lang w:val="en-US"/>
            </w:rPr>
          </w:rPrChange>
        </w:rPr>
        <w:pPrChange w:id="7135" w:author="Александр Перепечаев" w:date="2021-05-26T13:23:00Z">
          <w:pPr>
            <w:autoSpaceDE w:val="0"/>
            <w:autoSpaceDN w:val="0"/>
            <w:adjustRightInd w:val="0"/>
            <w:ind w:left="567" w:firstLine="709"/>
          </w:pPr>
        </w:pPrChange>
      </w:pPr>
      <w:del w:id="7136" w:author="Александр Перепечаев" w:date="2021-05-26T13:23:00Z">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713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w:delText>
        </w:r>
        <w:r w:rsidRPr="00AB44D1" w:rsidDel="00AB44D1">
          <w:rPr>
            <w:rFonts w:ascii="Courier New" w:hAnsi="Courier New" w:cs="Courier New"/>
            <w:bCs/>
            <w:spacing w:val="-4"/>
            <w:rPrChange w:id="713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api</w:delText>
        </w:r>
        <w:r w:rsidRPr="00AB44D1" w:rsidDel="00AB44D1">
          <w:rPr>
            <w:rFonts w:ascii="Courier New" w:hAnsi="Courier New" w:cs="Courier New"/>
            <w:bCs/>
            <w:spacing w:val="-4"/>
            <w:rPrChange w:id="713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714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714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71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143" w:author="Александр Перепечаев" w:date="2021-05-26T13:24:00Z">
              <w:rPr>
                <w:rFonts w:ascii="Courier New" w:hAnsi="Courier New" w:cs="Courier New"/>
                <w:bCs/>
                <w:spacing w:val="-4"/>
                <w:lang w:val="en-US"/>
              </w:rPr>
            </w:rPrChange>
          </w:rPr>
          <w:delText>) =&gt; {</w:delText>
        </w:r>
      </w:del>
    </w:p>
    <w:p w14:paraId="1D097569" w14:textId="3AA86522" w:rsidR="00BC1ECC" w:rsidRPr="00AB44D1" w:rsidDel="00AB44D1" w:rsidRDefault="00BC1ECC" w:rsidP="00AB44D1">
      <w:pPr>
        <w:spacing w:after="240" w:line="360" w:lineRule="auto"/>
        <w:ind w:left="567"/>
        <w:jc w:val="center"/>
        <w:rPr>
          <w:del w:id="7144" w:author="Александр Перепечаев" w:date="2021-05-26T13:23:00Z"/>
          <w:rFonts w:ascii="Courier New" w:hAnsi="Courier New" w:cs="Courier New"/>
          <w:bCs/>
          <w:spacing w:val="-4"/>
          <w:rPrChange w:id="7145" w:author="Александр Перепечаев" w:date="2021-05-26T13:24:00Z">
            <w:rPr>
              <w:del w:id="7146" w:author="Александр Перепечаев" w:date="2021-05-26T13:23:00Z"/>
              <w:rFonts w:ascii="Courier New" w:hAnsi="Courier New" w:cs="Courier New"/>
              <w:bCs/>
              <w:spacing w:val="-4"/>
              <w:lang w:val="en-US"/>
            </w:rPr>
          </w:rPrChange>
        </w:rPr>
        <w:pPrChange w:id="7147" w:author="Александр Перепечаев" w:date="2021-05-26T13:23:00Z">
          <w:pPr>
            <w:autoSpaceDE w:val="0"/>
            <w:autoSpaceDN w:val="0"/>
            <w:adjustRightInd w:val="0"/>
            <w:ind w:left="567" w:firstLine="709"/>
          </w:pPr>
        </w:pPrChange>
      </w:pPr>
      <w:del w:id="7148" w:author="Александр Перепечаев" w:date="2021-05-26T13:23:00Z">
        <w:r w:rsidRPr="00AB44D1" w:rsidDel="00AB44D1">
          <w:rPr>
            <w:rFonts w:ascii="Courier New" w:hAnsi="Courier New" w:cs="Courier New"/>
            <w:bCs/>
            <w:spacing w:val="-4"/>
            <w:rPrChange w:id="714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15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715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715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715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715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71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715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715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pass</w:delText>
        </w:r>
        <w:r w:rsidRPr="00AB44D1" w:rsidDel="00AB44D1">
          <w:rPr>
            <w:rFonts w:ascii="Courier New" w:hAnsi="Courier New" w:cs="Courier New"/>
            <w:bCs/>
            <w:spacing w:val="-4"/>
            <w:rPrChange w:id="7158" w:author="Александр Перепечаев" w:date="2021-05-26T13:24:00Z">
              <w:rPr>
                <w:rFonts w:ascii="Courier New" w:hAnsi="Courier New" w:cs="Courier New"/>
                <w:bCs/>
                <w:spacing w:val="-4"/>
                <w:lang w:val="en-US"/>
              </w:rPr>
            </w:rPrChange>
          </w:rPr>
          <w:delText>);</w:delText>
        </w:r>
      </w:del>
    </w:p>
    <w:p w14:paraId="0EEA012F" w14:textId="56504058" w:rsidR="00BC1ECC" w:rsidRPr="00AB44D1" w:rsidDel="00AB44D1" w:rsidRDefault="00BC1ECC" w:rsidP="00AB44D1">
      <w:pPr>
        <w:spacing w:after="240" w:line="360" w:lineRule="auto"/>
        <w:ind w:left="567"/>
        <w:jc w:val="center"/>
        <w:rPr>
          <w:del w:id="7159" w:author="Александр Перепечаев" w:date="2021-05-26T13:23:00Z"/>
          <w:rFonts w:ascii="Courier New" w:hAnsi="Courier New" w:cs="Courier New"/>
          <w:bCs/>
          <w:spacing w:val="-4"/>
          <w:rPrChange w:id="7160" w:author="Александр Перепечаев" w:date="2021-05-26T13:24:00Z">
            <w:rPr>
              <w:del w:id="7161" w:author="Александр Перепечаев" w:date="2021-05-26T13:23:00Z"/>
              <w:rFonts w:ascii="Courier New" w:hAnsi="Courier New" w:cs="Courier New"/>
              <w:bCs/>
              <w:spacing w:val="-4"/>
              <w:lang w:val="en-US"/>
            </w:rPr>
          </w:rPrChange>
        </w:rPr>
        <w:pPrChange w:id="7162" w:author="Александр Перепечаев" w:date="2021-05-26T13:23:00Z">
          <w:pPr>
            <w:autoSpaceDE w:val="0"/>
            <w:autoSpaceDN w:val="0"/>
            <w:adjustRightInd w:val="0"/>
            <w:ind w:left="567" w:firstLine="709"/>
          </w:pPr>
        </w:pPrChange>
      </w:pPr>
      <w:del w:id="7163" w:author="Александр Перепечаев" w:date="2021-05-26T13:23:00Z">
        <w:r w:rsidRPr="00AB44D1" w:rsidDel="00AB44D1">
          <w:rPr>
            <w:rFonts w:ascii="Courier New" w:hAnsi="Courier New" w:cs="Courier New"/>
            <w:bCs/>
            <w:spacing w:val="-4"/>
            <w:rPrChange w:id="716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716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716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167" w:author="Александр Перепечаев" w:date="2021-05-26T13:24:00Z">
              <w:rPr>
                <w:rFonts w:ascii="Courier New" w:hAnsi="Courier New" w:cs="Courier New"/>
                <w:bCs/>
                <w:spacing w:val="-4"/>
                <w:lang w:val="en-US"/>
              </w:rPr>
            </w:rPrChange>
          </w:rPr>
          <w:delText>);</w:delText>
        </w:r>
      </w:del>
    </w:p>
    <w:p w14:paraId="423C18DA" w14:textId="148A03C3" w:rsidR="00BC1ECC" w:rsidRPr="00AB44D1" w:rsidDel="00AB44D1" w:rsidRDefault="00BC1ECC" w:rsidP="00AB44D1">
      <w:pPr>
        <w:spacing w:after="240" w:line="360" w:lineRule="auto"/>
        <w:ind w:left="567"/>
        <w:jc w:val="center"/>
        <w:rPr>
          <w:del w:id="7168" w:author="Александр Перепечаев" w:date="2021-05-26T13:23:00Z"/>
          <w:rFonts w:ascii="Courier New" w:hAnsi="Courier New" w:cs="Courier New"/>
          <w:bCs/>
          <w:spacing w:val="-4"/>
          <w:rPrChange w:id="7169" w:author="Александр Перепечаев" w:date="2021-05-26T13:24:00Z">
            <w:rPr>
              <w:del w:id="7170" w:author="Александр Перепечаев" w:date="2021-05-26T13:23:00Z"/>
              <w:rFonts w:ascii="Courier New" w:hAnsi="Courier New" w:cs="Courier New"/>
              <w:bCs/>
              <w:spacing w:val="-4"/>
              <w:lang w:val="en-US"/>
            </w:rPr>
          </w:rPrChange>
        </w:rPr>
        <w:pPrChange w:id="7171" w:author="Александр Перепечаев" w:date="2021-05-26T13:23:00Z">
          <w:pPr>
            <w:autoSpaceDE w:val="0"/>
            <w:autoSpaceDN w:val="0"/>
            <w:adjustRightInd w:val="0"/>
            <w:ind w:left="567" w:firstLine="709"/>
          </w:pPr>
        </w:pPrChange>
      </w:pPr>
      <w:del w:id="7172" w:author="Александр Перепечаев" w:date="2021-05-26T13:23:00Z">
        <w:r w:rsidRPr="00AB44D1" w:rsidDel="00AB44D1">
          <w:rPr>
            <w:rFonts w:ascii="Courier New" w:hAnsi="Courier New" w:cs="Courier New"/>
            <w:bCs/>
            <w:spacing w:val="-4"/>
            <w:rPrChange w:id="71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17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717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176" w:author="Александр Перепечаев" w:date="2021-05-26T13:24:00Z">
              <w:rPr>
                <w:rFonts w:ascii="Courier New" w:hAnsi="Courier New" w:cs="Courier New"/>
                <w:bCs/>
                <w:spacing w:val="-4"/>
                <w:lang w:val="en-US"/>
              </w:rPr>
            </w:rPrChange>
          </w:rPr>
          <w:delText>);</w:delText>
        </w:r>
      </w:del>
    </w:p>
    <w:p w14:paraId="1692468E" w14:textId="770B4845" w:rsidR="00BC1ECC" w:rsidRPr="00AB44D1" w:rsidDel="00AB44D1" w:rsidRDefault="00BC1ECC" w:rsidP="00AB44D1">
      <w:pPr>
        <w:spacing w:after="240" w:line="360" w:lineRule="auto"/>
        <w:ind w:left="567"/>
        <w:jc w:val="center"/>
        <w:rPr>
          <w:del w:id="7177" w:author="Александр Перепечаев" w:date="2021-05-26T13:23:00Z"/>
          <w:rFonts w:ascii="Courier New" w:hAnsi="Courier New" w:cs="Courier New"/>
          <w:bCs/>
          <w:spacing w:val="-4"/>
          <w:rPrChange w:id="7178" w:author="Александр Перепечаев" w:date="2021-05-26T13:24:00Z">
            <w:rPr>
              <w:del w:id="7179" w:author="Александр Перепечаев" w:date="2021-05-26T13:23:00Z"/>
              <w:rFonts w:ascii="Courier New" w:hAnsi="Courier New" w:cs="Courier New"/>
              <w:bCs/>
              <w:spacing w:val="-4"/>
              <w:lang w:val="en-US"/>
            </w:rPr>
          </w:rPrChange>
        </w:rPr>
        <w:pPrChange w:id="7180" w:author="Александр Перепечаев" w:date="2021-05-26T13:23:00Z">
          <w:pPr>
            <w:autoSpaceDE w:val="0"/>
            <w:autoSpaceDN w:val="0"/>
            <w:adjustRightInd w:val="0"/>
            <w:ind w:left="567" w:firstLine="709"/>
          </w:pPr>
        </w:pPrChange>
      </w:pPr>
      <w:del w:id="7181" w:author="Александр Перепечаев" w:date="2021-05-26T13:23:00Z">
        <w:r w:rsidRPr="00AB44D1" w:rsidDel="00AB44D1">
          <w:rPr>
            <w:rFonts w:ascii="Courier New" w:hAnsi="Courier New" w:cs="Courier New"/>
            <w:bCs/>
            <w:spacing w:val="-4"/>
            <w:rPrChange w:id="7182" w:author="Александр Перепечаев" w:date="2021-05-26T13:24:00Z">
              <w:rPr>
                <w:rFonts w:ascii="Courier New" w:hAnsi="Courier New" w:cs="Courier New"/>
                <w:bCs/>
                <w:spacing w:val="-4"/>
                <w:lang w:val="en-US"/>
              </w:rPr>
            </w:rPrChange>
          </w:rPr>
          <w:delText xml:space="preserve"> });</w:delText>
        </w:r>
      </w:del>
    </w:p>
    <w:p w14:paraId="04A96385" w14:textId="6ED55C7F" w:rsidR="00BC1ECC" w:rsidRPr="00AB44D1" w:rsidDel="00AB44D1" w:rsidRDefault="00BC1ECC" w:rsidP="00AB44D1">
      <w:pPr>
        <w:spacing w:after="240" w:line="360" w:lineRule="auto"/>
        <w:ind w:left="567"/>
        <w:jc w:val="center"/>
        <w:rPr>
          <w:del w:id="7183" w:author="Александр Перепечаев" w:date="2021-05-26T13:23:00Z"/>
          <w:rFonts w:ascii="Courier New" w:hAnsi="Courier New" w:cs="Courier New"/>
          <w:bCs/>
          <w:spacing w:val="-4"/>
          <w:rPrChange w:id="7184" w:author="Александр Перепечаев" w:date="2021-05-26T13:24:00Z">
            <w:rPr>
              <w:del w:id="7185" w:author="Александр Перепечаев" w:date="2021-05-26T13:23:00Z"/>
              <w:rFonts w:ascii="Courier New" w:hAnsi="Courier New" w:cs="Courier New"/>
              <w:bCs/>
              <w:spacing w:val="-4"/>
              <w:lang w:val="en-US"/>
            </w:rPr>
          </w:rPrChange>
        </w:rPr>
        <w:pPrChange w:id="7186" w:author="Александр Перепечаев" w:date="2021-05-26T13:23:00Z">
          <w:pPr>
            <w:autoSpaceDE w:val="0"/>
            <w:autoSpaceDN w:val="0"/>
            <w:adjustRightInd w:val="0"/>
            <w:ind w:left="567" w:firstLine="709"/>
          </w:pPr>
        </w:pPrChange>
      </w:pPr>
      <w:del w:id="7187" w:author="Александр Перепечаев" w:date="2021-05-26T13:23:00Z">
        <w:r w:rsidRPr="00AB44D1" w:rsidDel="00AB44D1">
          <w:rPr>
            <w:rFonts w:ascii="Courier New" w:hAnsi="Courier New" w:cs="Courier New"/>
            <w:bCs/>
            <w:spacing w:val="-4"/>
            <w:rPrChange w:id="7188" w:author="Александр Перепечаев" w:date="2021-05-26T13:24:00Z">
              <w:rPr>
                <w:rFonts w:ascii="Courier New" w:hAnsi="Courier New" w:cs="Courier New"/>
                <w:bCs/>
                <w:spacing w:val="-4"/>
                <w:lang w:val="en-US"/>
              </w:rPr>
            </w:rPrChange>
          </w:rPr>
          <w:delText xml:space="preserve"> </w:delText>
        </w:r>
      </w:del>
    </w:p>
    <w:p w14:paraId="715BA60D" w14:textId="0A4A63C9" w:rsidR="00BC1ECC" w:rsidRPr="00AB44D1" w:rsidDel="00AB44D1" w:rsidRDefault="00BC1ECC" w:rsidP="00AB44D1">
      <w:pPr>
        <w:spacing w:after="240" w:line="360" w:lineRule="auto"/>
        <w:ind w:left="567"/>
        <w:jc w:val="center"/>
        <w:rPr>
          <w:del w:id="7189" w:author="Александр Перепечаев" w:date="2021-05-26T13:23:00Z"/>
          <w:rFonts w:ascii="Courier New" w:hAnsi="Courier New" w:cs="Courier New"/>
          <w:bCs/>
          <w:spacing w:val="-4"/>
          <w:rPrChange w:id="7190" w:author="Александр Перепечаев" w:date="2021-05-26T13:24:00Z">
            <w:rPr>
              <w:del w:id="7191" w:author="Александр Перепечаев" w:date="2021-05-26T13:23:00Z"/>
              <w:rFonts w:ascii="Courier New" w:hAnsi="Courier New" w:cs="Courier New"/>
              <w:bCs/>
              <w:spacing w:val="-4"/>
              <w:lang w:val="en-US"/>
            </w:rPr>
          </w:rPrChange>
        </w:rPr>
        <w:pPrChange w:id="7192" w:author="Александр Перепечаев" w:date="2021-05-26T13:23:00Z">
          <w:pPr>
            <w:autoSpaceDE w:val="0"/>
            <w:autoSpaceDN w:val="0"/>
            <w:adjustRightInd w:val="0"/>
            <w:ind w:left="567" w:firstLine="709"/>
          </w:pPr>
        </w:pPrChange>
      </w:pPr>
    </w:p>
    <w:p w14:paraId="63FE3E87" w14:textId="2F537617" w:rsidR="00BC1ECC" w:rsidRPr="00AB44D1" w:rsidDel="00AB44D1" w:rsidRDefault="00BC1ECC" w:rsidP="00AB44D1">
      <w:pPr>
        <w:spacing w:after="240" w:line="360" w:lineRule="auto"/>
        <w:ind w:left="567"/>
        <w:jc w:val="center"/>
        <w:rPr>
          <w:del w:id="7193" w:author="Александр Перепечаев" w:date="2021-05-26T13:23:00Z"/>
          <w:rFonts w:ascii="Courier New" w:hAnsi="Courier New" w:cs="Courier New"/>
          <w:bCs/>
          <w:spacing w:val="-4"/>
          <w:rPrChange w:id="7194" w:author="Александр Перепечаев" w:date="2021-05-26T13:24:00Z">
            <w:rPr>
              <w:del w:id="7195" w:author="Александр Перепечаев" w:date="2021-05-26T13:23:00Z"/>
              <w:rFonts w:ascii="Courier New" w:hAnsi="Courier New" w:cs="Courier New"/>
              <w:bCs/>
              <w:spacing w:val="-4"/>
              <w:lang w:val="en-US"/>
            </w:rPr>
          </w:rPrChange>
        </w:rPr>
        <w:pPrChange w:id="7196" w:author="Александр Перепечаев" w:date="2021-05-26T13:23:00Z">
          <w:pPr>
            <w:autoSpaceDE w:val="0"/>
            <w:autoSpaceDN w:val="0"/>
            <w:adjustRightInd w:val="0"/>
            <w:ind w:left="567" w:firstLine="709"/>
          </w:pPr>
        </w:pPrChange>
      </w:pPr>
      <w:del w:id="7197" w:author="Александр Перепечаев" w:date="2021-05-26T13:23:00Z">
        <w:r w:rsidRPr="00AB44D1" w:rsidDel="00AB44D1">
          <w:rPr>
            <w:rFonts w:ascii="Courier New" w:hAnsi="Courier New" w:cs="Courier New"/>
            <w:bCs/>
            <w:spacing w:val="-4"/>
            <w:rPrChange w:id="7198" w:author="Александр Перепечаев" w:date="2021-05-26T13:24:00Z">
              <w:rPr>
                <w:rFonts w:ascii="Courier New" w:hAnsi="Courier New" w:cs="Courier New"/>
                <w:bCs/>
                <w:spacing w:val="-4"/>
                <w:lang w:val="en-US"/>
              </w:rPr>
            </w:rPrChange>
          </w:rPr>
          <w:delText xml:space="preserve"> </w:delText>
        </w:r>
      </w:del>
    </w:p>
    <w:p w14:paraId="2BB199FC" w14:textId="280AFE96" w:rsidR="00BC1ECC" w:rsidRPr="00AB44D1" w:rsidDel="00AB44D1" w:rsidRDefault="00BC1ECC" w:rsidP="00AB44D1">
      <w:pPr>
        <w:spacing w:after="240" w:line="360" w:lineRule="auto"/>
        <w:ind w:left="567"/>
        <w:jc w:val="center"/>
        <w:rPr>
          <w:del w:id="7199" w:author="Александр Перепечаев" w:date="2021-05-26T13:23:00Z"/>
          <w:rFonts w:ascii="Courier New" w:hAnsi="Courier New" w:cs="Courier New"/>
          <w:bCs/>
          <w:spacing w:val="-4"/>
          <w:rPrChange w:id="7200" w:author="Александр Перепечаев" w:date="2021-05-26T13:24:00Z">
            <w:rPr>
              <w:del w:id="7201" w:author="Александр Перепечаев" w:date="2021-05-26T13:23:00Z"/>
              <w:rFonts w:ascii="Courier New" w:hAnsi="Courier New" w:cs="Courier New"/>
              <w:bCs/>
              <w:spacing w:val="-4"/>
              <w:lang w:val="en-US"/>
            </w:rPr>
          </w:rPrChange>
        </w:rPr>
        <w:pPrChange w:id="7202" w:author="Александр Перепечаев" w:date="2021-05-26T13:23:00Z">
          <w:pPr>
            <w:autoSpaceDE w:val="0"/>
            <w:autoSpaceDN w:val="0"/>
            <w:adjustRightInd w:val="0"/>
            <w:ind w:left="567" w:firstLine="709"/>
          </w:pPr>
        </w:pPrChange>
      </w:pPr>
      <w:del w:id="7203" w:author="Александр Перепечаев" w:date="2021-05-26T13:23:00Z">
        <w:r w:rsidRPr="00AB44D1" w:rsidDel="00AB44D1">
          <w:rPr>
            <w:rFonts w:ascii="Courier New" w:hAnsi="Courier New" w:cs="Courier New"/>
            <w:bCs/>
            <w:spacing w:val="-4"/>
            <w:rPrChange w:id="720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720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w:delText>
        </w:r>
        <w:r w:rsidRPr="00AB44D1" w:rsidDel="00AB44D1">
          <w:rPr>
            <w:rFonts w:ascii="Courier New" w:hAnsi="Courier New" w:cs="Courier New"/>
            <w:bCs/>
            <w:spacing w:val="-4"/>
            <w:rPrChange w:id="720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api</w:delText>
        </w:r>
        <w:r w:rsidRPr="00AB44D1" w:rsidDel="00AB44D1">
          <w:rPr>
            <w:rFonts w:ascii="Courier New" w:hAnsi="Courier New" w:cs="Courier New"/>
            <w:bCs/>
            <w:spacing w:val="-4"/>
            <w:rPrChange w:id="7207"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72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209" w:author="Александр Перепечаев" w:date="2021-05-26T13:24:00Z">
              <w:rPr>
                <w:rFonts w:ascii="Courier New" w:hAnsi="Courier New" w:cs="Courier New"/>
                <w:bCs/>
                <w:spacing w:val="-4"/>
                <w:lang w:val="en-US"/>
              </w:rPr>
            </w:rPrChange>
          </w:rPr>
          <w:delText>) =&gt; {</w:delText>
        </w:r>
      </w:del>
    </w:p>
    <w:p w14:paraId="576D2353" w14:textId="48D579F6" w:rsidR="00BC1ECC" w:rsidRPr="00AB44D1" w:rsidDel="00AB44D1" w:rsidRDefault="00BC1ECC" w:rsidP="00AB44D1">
      <w:pPr>
        <w:spacing w:after="240" w:line="360" w:lineRule="auto"/>
        <w:ind w:left="567"/>
        <w:jc w:val="center"/>
        <w:rPr>
          <w:del w:id="7210" w:author="Александр Перепечаев" w:date="2021-05-26T13:23:00Z"/>
          <w:rFonts w:ascii="Courier New" w:hAnsi="Courier New" w:cs="Courier New"/>
          <w:bCs/>
          <w:spacing w:val="-4"/>
          <w:rPrChange w:id="7211" w:author="Александр Перепечаев" w:date="2021-05-26T13:24:00Z">
            <w:rPr>
              <w:del w:id="7212" w:author="Александр Перепечаев" w:date="2021-05-26T13:23:00Z"/>
              <w:rFonts w:ascii="Courier New" w:hAnsi="Courier New" w:cs="Courier New"/>
              <w:bCs/>
              <w:spacing w:val="-4"/>
              <w:lang w:val="en-US"/>
            </w:rPr>
          </w:rPrChange>
        </w:rPr>
        <w:pPrChange w:id="7213" w:author="Александр Перепечаев" w:date="2021-05-26T13:23:00Z">
          <w:pPr>
            <w:autoSpaceDE w:val="0"/>
            <w:autoSpaceDN w:val="0"/>
            <w:adjustRightInd w:val="0"/>
            <w:ind w:left="567" w:firstLine="709"/>
          </w:pPr>
        </w:pPrChange>
      </w:pPr>
    </w:p>
    <w:p w14:paraId="10F10BA2" w14:textId="42334FAA" w:rsidR="00BC1ECC" w:rsidRPr="00AB44D1" w:rsidDel="00AB44D1" w:rsidRDefault="00BC1ECC" w:rsidP="00AB44D1">
      <w:pPr>
        <w:spacing w:after="240" w:line="360" w:lineRule="auto"/>
        <w:ind w:left="567"/>
        <w:jc w:val="center"/>
        <w:rPr>
          <w:del w:id="7214" w:author="Александр Перепечаев" w:date="2021-05-26T13:23:00Z"/>
          <w:rFonts w:ascii="Courier New" w:hAnsi="Courier New" w:cs="Courier New"/>
          <w:bCs/>
          <w:spacing w:val="-4"/>
          <w:rPrChange w:id="7215" w:author="Александр Перепечаев" w:date="2021-05-26T13:24:00Z">
            <w:rPr>
              <w:del w:id="7216" w:author="Александр Перепечаев" w:date="2021-05-26T13:23:00Z"/>
              <w:rFonts w:ascii="Courier New" w:hAnsi="Courier New" w:cs="Courier New"/>
              <w:bCs/>
              <w:spacing w:val="-4"/>
              <w:lang w:val="en-US"/>
            </w:rPr>
          </w:rPrChange>
        </w:rPr>
        <w:pPrChange w:id="7217" w:author="Александр Перепечаев" w:date="2021-05-26T13:23:00Z">
          <w:pPr>
            <w:autoSpaceDE w:val="0"/>
            <w:autoSpaceDN w:val="0"/>
            <w:adjustRightInd w:val="0"/>
            <w:ind w:left="567" w:firstLine="709"/>
          </w:pPr>
        </w:pPrChange>
      </w:pPr>
      <w:del w:id="7218" w:author="Александр Перепечаев" w:date="2021-05-26T13:23:00Z">
        <w:r w:rsidRPr="00AB44D1" w:rsidDel="00AB44D1">
          <w:rPr>
            <w:rFonts w:ascii="Courier New" w:hAnsi="Courier New" w:cs="Courier New"/>
            <w:bCs/>
            <w:spacing w:val="-4"/>
            <w:rPrChange w:id="721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22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722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722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stringify</w:delText>
        </w:r>
        <w:r w:rsidRPr="00AB44D1" w:rsidDel="00AB44D1">
          <w:rPr>
            <w:rFonts w:ascii="Courier New" w:hAnsi="Courier New" w:cs="Courier New"/>
            <w:bCs/>
            <w:spacing w:val="-4"/>
            <w:rPrChange w:id="7223" w:author="Александр Перепечаев" w:date="2021-05-26T13:24:00Z">
              <w:rPr>
                <w:rFonts w:ascii="Courier New" w:hAnsi="Courier New" w:cs="Courier New"/>
                <w:bCs/>
                <w:spacing w:val="-4"/>
                <w:lang w:val="en-US"/>
              </w:rPr>
            </w:rPrChange>
          </w:rPr>
          <w:delText>([</w:delText>
        </w:r>
      </w:del>
    </w:p>
    <w:p w14:paraId="0A580F96" w14:textId="76A75A1C" w:rsidR="00BC1ECC" w:rsidRPr="00AB44D1" w:rsidDel="00AB44D1" w:rsidRDefault="00BC1ECC" w:rsidP="00AB44D1">
      <w:pPr>
        <w:spacing w:after="240" w:line="360" w:lineRule="auto"/>
        <w:ind w:left="567"/>
        <w:jc w:val="center"/>
        <w:rPr>
          <w:del w:id="7224" w:author="Александр Перепечаев" w:date="2021-05-26T13:23:00Z"/>
          <w:rFonts w:ascii="Courier New" w:hAnsi="Courier New" w:cs="Courier New"/>
          <w:bCs/>
          <w:spacing w:val="-4"/>
          <w:rPrChange w:id="7225" w:author="Александр Перепечаев" w:date="2021-05-26T13:24:00Z">
            <w:rPr>
              <w:del w:id="7226" w:author="Александр Перепечаев" w:date="2021-05-26T13:23:00Z"/>
              <w:rFonts w:ascii="Courier New" w:hAnsi="Courier New" w:cs="Courier New"/>
              <w:bCs/>
              <w:spacing w:val="-4"/>
              <w:lang w:val="en-US"/>
            </w:rPr>
          </w:rPrChange>
        </w:rPr>
        <w:pPrChange w:id="7227" w:author="Александр Перепечаев" w:date="2021-05-26T13:23:00Z">
          <w:pPr>
            <w:autoSpaceDE w:val="0"/>
            <w:autoSpaceDN w:val="0"/>
            <w:adjustRightInd w:val="0"/>
            <w:ind w:left="567" w:firstLine="709"/>
          </w:pPr>
        </w:pPrChange>
      </w:pPr>
      <w:del w:id="7228" w:author="Александр Перепечаев" w:date="2021-05-26T13:23:00Z">
        <w:r w:rsidRPr="00AB44D1" w:rsidDel="00AB44D1">
          <w:rPr>
            <w:rFonts w:ascii="Courier New" w:hAnsi="Courier New" w:cs="Courier New"/>
            <w:bCs/>
            <w:spacing w:val="-4"/>
            <w:rPrChange w:id="7229" w:author="Александр Перепечаев" w:date="2021-05-26T13:24:00Z">
              <w:rPr>
                <w:rFonts w:ascii="Courier New" w:hAnsi="Courier New" w:cs="Courier New"/>
                <w:bCs/>
                <w:spacing w:val="-4"/>
                <w:lang w:val="en-US"/>
              </w:rPr>
            </w:rPrChange>
          </w:rPr>
          <w:delText xml:space="preserve">   {</w:delText>
        </w:r>
      </w:del>
    </w:p>
    <w:p w14:paraId="6F5A96C6" w14:textId="5B2242AC" w:rsidR="00BC1ECC" w:rsidRPr="00AB44D1" w:rsidDel="00AB44D1" w:rsidRDefault="00BC1ECC" w:rsidP="00AB44D1">
      <w:pPr>
        <w:spacing w:after="240" w:line="360" w:lineRule="auto"/>
        <w:ind w:left="567"/>
        <w:jc w:val="center"/>
        <w:rPr>
          <w:del w:id="7230" w:author="Александр Перепечаев" w:date="2021-05-26T13:23:00Z"/>
          <w:rFonts w:ascii="Courier New" w:hAnsi="Courier New" w:cs="Courier New"/>
          <w:bCs/>
          <w:spacing w:val="-4"/>
          <w:rPrChange w:id="7231" w:author="Александр Перепечаев" w:date="2021-05-26T13:24:00Z">
            <w:rPr>
              <w:del w:id="7232" w:author="Александр Перепечаев" w:date="2021-05-26T13:23:00Z"/>
              <w:rFonts w:ascii="Courier New" w:hAnsi="Courier New" w:cs="Courier New"/>
              <w:bCs/>
              <w:spacing w:val="-4"/>
              <w:lang w:val="en-US"/>
            </w:rPr>
          </w:rPrChange>
        </w:rPr>
        <w:pPrChange w:id="7233" w:author="Александр Перепечаев" w:date="2021-05-26T13:23:00Z">
          <w:pPr>
            <w:autoSpaceDE w:val="0"/>
            <w:autoSpaceDN w:val="0"/>
            <w:adjustRightInd w:val="0"/>
            <w:ind w:left="567" w:firstLine="709"/>
          </w:pPr>
        </w:pPrChange>
      </w:pPr>
      <w:del w:id="7234" w:author="Александр Перепечаев" w:date="2021-05-26T13:23:00Z">
        <w:r w:rsidRPr="00AB44D1" w:rsidDel="00AB44D1">
          <w:rPr>
            <w:rFonts w:ascii="Courier New" w:hAnsi="Courier New" w:cs="Courier New"/>
            <w:bCs/>
            <w:spacing w:val="-4"/>
            <w:rPrChange w:id="72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7236" w:author="Александр Перепечаев" w:date="2021-05-26T13:24:00Z">
              <w:rPr>
                <w:rFonts w:ascii="Courier New" w:hAnsi="Courier New" w:cs="Courier New"/>
                <w:bCs/>
                <w:spacing w:val="-4"/>
                <w:lang w:val="en-US"/>
              </w:rPr>
            </w:rPrChange>
          </w:rPr>
          <w:delText>": 1,</w:delText>
        </w:r>
      </w:del>
    </w:p>
    <w:p w14:paraId="01572D5C" w14:textId="4BD184B1" w:rsidR="00BC1ECC" w:rsidRPr="00AB44D1" w:rsidDel="00AB44D1" w:rsidRDefault="00BC1ECC" w:rsidP="00AB44D1">
      <w:pPr>
        <w:spacing w:after="240" w:line="360" w:lineRule="auto"/>
        <w:ind w:left="567"/>
        <w:jc w:val="center"/>
        <w:rPr>
          <w:del w:id="7237" w:author="Александр Перепечаев" w:date="2021-05-26T13:23:00Z"/>
          <w:rFonts w:ascii="Courier New" w:hAnsi="Courier New" w:cs="Courier New"/>
          <w:bCs/>
          <w:spacing w:val="-4"/>
          <w:rPrChange w:id="7238" w:author="Александр Перепечаев" w:date="2021-05-26T13:24:00Z">
            <w:rPr>
              <w:del w:id="7239" w:author="Александр Перепечаев" w:date="2021-05-26T13:23:00Z"/>
              <w:rFonts w:ascii="Courier New" w:hAnsi="Courier New" w:cs="Courier New"/>
              <w:bCs/>
              <w:spacing w:val="-4"/>
              <w:lang w:val="en-US"/>
            </w:rPr>
          </w:rPrChange>
        </w:rPr>
        <w:pPrChange w:id="7240" w:author="Александр Перепечаев" w:date="2021-05-26T13:23:00Z">
          <w:pPr>
            <w:autoSpaceDE w:val="0"/>
            <w:autoSpaceDN w:val="0"/>
            <w:adjustRightInd w:val="0"/>
            <w:ind w:left="567" w:firstLine="709"/>
          </w:pPr>
        </w:pPrChange>
      </w:pPr>
      <w:del w:id="7241" w:author="Александр Перепечаев" w:date="2021-05-26T13:23:00Z">
        <w:r w:rsidRPr="00AB44D1" w:rsidDel="00AB44D1">
          <w:rPr>
            <w:rFonts w:ascii="Courier New" w:hAnsi="Courier New" w:cs="Courier New"/>
            <w:bCs/>
            <w:spacing w:val="-4"/>
            <w:rPrChange w:id="72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7243"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lol</w:delText>
        </w:r>
        <w:r w:rsidRPr="00AB44D1" w:rsidDel="00AB44D1">
          <w:rPr>
            <w:rFonts w:ascii="Courier New" w:hAnsi="Courier New" w:cs="Courier New"/>
            <w:bCs/>
            <w:spacing w:val="-4"/>
            <w:rPrChange w:id="7244" w:author="Александр Перепечаев" w:date="2021-05-26T13:24:00Z">
              <w:rPr>
                <w:rFonts w:ascii="Courier New" w:hAnsi="Courier New" w:cs="Courier New"/>
                <w:bCs/>
                <w:spacing w:val="-4"/>
                <w:lang w:val="en-US"/>
              </w:rPr>
            </w:rPrChange>
          </w:rPr>
          <w:delText>",</w:delText>
        </w:r>
      </w:del>
    </w:p>
    <w:p w14:paraId="0873C69E" w14:textId="04FEBEF3" w:rsidR="00BC1ECC" w:rsidRPr="00AB44D1" w:rsidDel="00AB44D1" w:rsidRDefault="00BC1ECC" w:rsidP="00AB44D1">
      <w:pPr>
        <w:spacing w:after="240" w:line="360" w:lineRule="auto"/>
        <w:ind w:left="567"/>
        <w:jc w:val="center"/>
        <w:rPr>
          <w:del w:id="7245" w:author="Александр Перепечаев" w:date="2021-05-26T13:23:00Z"/>
          <w:rFonts w:ascii="Courier New" w:hAnsi="Courier New" w:cs="Courier New"/>
          <w:bCs/>
          <w:spacing w:val="-4"/>
          <w:rPrChange w:id="7246" w:author="Александр Перепечаев" w:date="2021-05-26T13:24:00Z">
            <w:rPr>
              <w:del w:id="7247" w:author="Александр Перепечаев" w:date="2021-05-26T13:23:00Z"/>
              <w:rFonts w:ascii="Courier New" w:hAnsi="Courier New" w:cs="Courier New"/>
              <w:bCs/>
              <w:spacing w:val="-4"/>
              <w:lang w:val="en-US"/>
            </w:rPr>
          </w:rPrChange>
        </w:rPr>
        <w:pPrChange w:id="7248" w:author="Александр Перепечаев" w:date="2021-05-26T13:23:00Z">
          <w:pPr>
            <w:autoSpaceDE w:val="0"/>
            <w:autoSpaceDN w:val="0"/>
            <w:adjustRightInd w:val="0"/>
            <w:ind w:left="567" w:firstLine="709"/>
          </w:pPr>
        </w:pPrChange>
      </w:pPr>
      <w:del w:id="7249" w:author="Александр Перепечаев" w:date="2021-05-26T13:23:00Z">
        <w:r w:rsidRPr="00AB44D1" w:rsidDel="00AB44D1">
          <w:rPr>
            <w:rFonts w:ascii="Courier New" w:hAnsi="Courier New" w:cs="Courier New"/>
            <w:bCs/>
            <w:spacing w:val="-4"/>
            <w:rPrChange w:id="725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userId</w:delText>
        </w:r>
        <w:r w:rsidRPr="00AB44D1" w:rsidDel="00AB44D1">
          <w:rPr>
            <w:rFonts w:ascii="Courier New" w:hAnsi="Courier New" w:cs="Courier New"/>
            <w:bCs/>
            <w:spacing w:val="-4"/>
            <w:rPrChange w:id="7251" w:author="Александр Перепечаев" w:date="2021-05-26T13:24:00Z">
              <w:rPr>
                <w:rFonts w:ascii="Courier New" w:hAnsi="Courier New" w:cs="Courier New"/>
                <w:bCs/>
                <w:spacing w:val="-4"/>
                <w:lang w:val="en-US"/>
              </w:rPr>
            </w:rPrChange>
          </w:rPr>
          <w:delText>": 1,</w:delText>
        </w:r>
      </w:del>
    </w:p>
    <w:p w14:paraId="5C97449C" w14:textId="05FA5BE7" w:rsidR="00BC1ECC" w:rsidRPr="00AB44D1" w:rsidDel="00AB44D1" w:rsidRDefault="00BC1ECC" w:rsidP="00AB44D1">
      <w:pPr>
        <w:spacing w:after="240" w:line="360" w:lineRule="auto"/>
        <w:ind w:left="567"/>
        <w:jc w:val="center"/>
        <w:rPr>
          <w:del w:id="7252" w:author="Александр Перепечаев" w:date="2021-05-26T13:23:00Z"/>
          <w:rFonts w:ascii="Courier New" w:hAnsi="Courier New" w:cs="Courier New"/>
          <w:bCs/>
          <w:spacing w:val="-4"/>
          <w:rPrChange w:id="7253" w:author="Александр Перепечаев" w:date="2021-05-26T13:24:00Z">
            <w:rPr>
              <w:del w:id="7254" w:author="Александр Перепечаев" w:date="2021-05-26T13:23:00Z"/>
              <w:rFonts w:ascii="Courier New" w:hAnsi="Courier New" w:cs="Courier New"/>
              <w:bCs/>
              <w:spacing w:val="-4"/>
              <w:lang w:val="en-US"/>
            </w:rPr>
          </w:rPrChange>
        </w:rPr>
        <w:pPrChange w:id="7255" w:author="Александр Перепечаев" w:date="2021-05-26T13:23:00Z">
          <w:pPr>
            <w:autoSpaceDE w:val="0"/>
            <w:autoSpaceDN w:val="0"/>
            <w:adjustRightInd w:val="0"/>
            <w:ind w:left="567" w:firstLine="709"/>
          </w:pPr>
        </w:pPrChange>
      </w:pPr>
      <w:del w:id="7256" w:author="Александр Перепечаев" w:date="2021-05-26T13:23:00Z">
        <w:r w:rsidRPr="00AB44D1" w:rsidDel="00AB44D1">
          <w:rPr>
            <w:rFonts w:ascii="Courier New" w:hAnsi="Courier New" w:cs="Courier New"/>
            <w:bCs/>
            <w:spacing w:val="-4"/>
            <w:rPrChange w:id="725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title</w:delText>
        </w:r>
        <w:r w:rsidRPr="00AB44D1" w:rsidDel="00AB44D1">
          <w:rPr>
            <w:rFonts w:ascii="Courier New" w:hAnsi="Courier New" w:cs="Courier New"/>
            <w:bCs/>
            <w:spacing w:val="-4"/>
            <w:rPrChange w:id="7258"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kek</w:delText>
        </w:r>
        <w:r w:rsidRPr="00AB44D1" w:rsidDel="00AB44D1">
          <w:rPr>
            <w:rFonts w:ascii="Courier New" w:hAnsi="Courier New" w:cs="Courier New"/>
            <w:bCs/>
            <w:spacing w:val="-4"/>
            <w:rPrChange w:id="7259" w:author="Александр Перепечаев" w:date="2021-05-26T13:24:00Z">
              <w:rPr>
                <w:rFonts w:ascii="Courier New" w:hAnsi="Courier New" w:cs="Courier New"/>
                <w:bCs/>
                <w:spacing w:val="-4"/>
                <w:lang w:val="en-US"/>
              </w:rPr>
            </w:rPrChange>
          </w:rPr>
          <w:delText>"</w:delText>
        </w:r>
      </w:del>
    </w:p>
    <w:p w14:paraId="322FF644" w14:textId="6C7A7B37" w:rsidR="00BC1ECC" w:rsidRPr="00AB44D1" w:rsidDel="00AB44D1" w:rsidRDefault="00BC1ECC" w:rsidP="00AB44D1">
      <w:pPr>
        <w:spacing w:after="240" w:line="360" w:lineRule="auto"/>
        <w:ind w:left="567"/>
        <w:jc w:val="center"/>
        <w:rPr>
          <w:del w:id="7260" w:author="Александр Перепечаев" w:date="2021-05-26T13:23:00Z"/>
          <w:rFonts w:ascii="Courier New" w:hAnsi="Courier New" w:cs="Courier New"/>
          <w:bCs/>
          <w:spacing w:val="-4"/>
          <w:rPrChange w:id="7261" w:author="Александр Перепечаев" w:date="2021-05-26T13:24:00Z">
            <w:rPr>
              <w:del w:id="7262" w:author="Александр Перепечаев" w:date="2021-05-26T13:23:00Z"/>
              <w:rFonts w:ascii="Courier New" w:hAnsi="Courier New" w:cs="Courier New"/>
              <w:bCs/>
              <w:spacing w:val="-4"/>
              <w:lang w:val="en-US"/>
            </w:rPr>
          </w:rPrChange>
        </w:rPr>
        <w:pPrChange w:id="7263" w:author="Александр Перепечаев" w:date="2021-05-26T13:23:00Z">
          <w:pPr>
            <w:autoSpaceDE w:val="0"/>
            <w:autoSpaceDN w:val="0"/>
            <w:adjustRightInd w:val="0"/>
            <w:ind w:left="567" w:firstLine="709"/>
          </w:pPr>
        </w:pPrChange>
      </w:pPr>
      <w:del w:id="7264" w:author="Александр Перепечаев" w:date="2021-05-26T13:23:00Z">
        <w:r w:rsidRPr="00AB44D1" w:rsidDel="00AB44D1">
          <w:rPr>
            <w:rFonts w:ascii="Courier New" w:hAnsi="Courier New" w:cs="Courier New"/>
            <w:bCs/>
            <w:spacing w:val="-4"/>
            <w:rPrChange w:id="7265" w:author="Александр Перепечаев" w:date="2021-05-26T13:24:00Z">
              <w:rPr>
                <w:rFonts w:ascii="Courier New" w:hAnsi="Courier New" w:cs="Courier New"/>
                <w:bCs/>
                <w:spacing w:val="-4"/>
                <w:lang w:val="en-US"/>
              </w:rPr>
            </w:rPrChange>
          </w:rPr>
          <w:delText xml:space="preserve">   },</w:delText>
        </w:r>
      </w:del>
    </w:p>
    <w:p w14:paraId="75076BE9" w14:textId="75274AC5" w:rsidR="00BC1ECC" w:rsidRPr="00AB44D1" w:rsidDel="00AB44D1" w:rsidRDefault="00BC1ECC" w:rsidP="00AB44D1">
      <w:pPr>
        <w:spacing w:after="240" w:line="360" w:lineRule="auto"/>
        <w:ind w:left="567"/>
        <w:jc w:val="center"/>
        <w:rPr>
          <w:del w:id="7266" w:author="Александр Перепечаев" w:date="2021-05-26T13:23:00Z"/>
          <w:rFonts w:ascii="Courier New" w:hAnsi="Courier New" w:cs="Courier New"/>
          <w:bCs/>
          <w:spacing w:val="-4"/>
          <w:rPrChange w:id="7267" w:author="Александр Перепечаев" w:date="2021-05-26T13:24:00Z">
            <w:rPr>
              <w:del w:id="7268" w:author="Александр Перепечаев" w:date="2021-05-26T13:23:00Z"/>
              <w:rFonts w:ascii="Courier New" w:hAnsi="Courier New" w:cs="Courier New"/>
              <w:bCs/>
              <w:spacing w:val="-4"/>
              <w:lang w:val="en-US"/>
            </w:rPr>
          </w:rPrChange>
        </w:rPr>
        <w:pPrChange w:id="7269" w:author="Александр Перепечаев" w:date="2021-05-26T13:23:00Z">
          <w:pPr>
            <w:autoSpaceDE w:val="0"/>
            <w:autoSpaceDN w:val="0"/>
            <w:adjustRightInd w:val="0"/>
            <w:ind w:left="567" w:firstLine="709"/>
          </w:pPr>
        </w:pPrChange>
      </w:pPr>
      <w:del w:id="7270" w:author="Александр Перепечаев" w:date="2021-05-26T13:23:00Z">
        <w:r w:rsidRPr="00AB44D1" w:rsidDel="00AB44D1">
          <w:rPr>
            <w:rFonts w:ascii="Courier New" w:hAnsi="Courier New" w:cs="Courier New"/>
            <w:bCs/>
            <w:spacing w:val="-4"/>
            <w:rPrChange w:id="7271" w:author="Александр Перепечаев" w:date="2021-05-26T13:24:00Z">
              <w:rPr>
                <w:rFonts w:ascii="Courier New" w:hAnsi="Courier New" w:cs="Courier New"/>
                <w:bCs/>
                <w:spacing w:val="-4"/>
                <w:lang w:val="en-US"/>
              </w:rPr>
            </w:rPrChange>
          </w:rPr>
          <w:delText xml:space="preserve">   {</w:delText>
        </w:r>
      </w:del>
    </w:p>
    <w:p w14:paraId="38C3C859" w14:textId="7A603E8F" w:rsidR="00BC1ECC" w:rsidRPr="00AB44D1" w:rsidDel="00AB44D1" w:rsidRDefault="00BC1ECC" w:rsidP="00AB44D1">
      <w:pPr>
        <w:spacing w:after="240" w:line="360" w:lineRule="auto"/>
        <w:ind w:left="567"/>
        <w:jc w:val="center"/>
        <w:rPr>
          <w:del w:id="7272" w:author="Александр Перепечаев" w:date="2021-05-26T13:23:00Z"/>
          <w:rFonts w:ascii="Courier New" w:hAnsi="Courier New" w:cs="Courier New"/>
          <w:bCs/>
          <w:spacing w:val="-4"/>
          <w:rPrChange w:id="7273" w:author="Александр Перепечаев" w:date="2021-05-26T13:24:00Z">
            <w:rPr>
              <w:del w:id="7274" w:author="Александр Перепечаев" w:date="2021-05-26T13:23:00Z"/>
              <w:rFonts w:ascii="Courier New" w:hAnsi="Courier New" w:cs="Courier New"/>
              <w:bCs/>
              <w:spacing w:val="-4"/>
              <w:lang w:val="en-US"/>
            </w:rPr>
          </w:rPrChange>
        </w:rPr>
        <w:pPrChange w:id="7275" w:author="Александр Перепечаев" w:date="2021-05-26T13:23:00Z">
          <w:pPr>
            <w:autoSpaceDE w:val="0"/>
            <w:autoSpaceDN w:val="0"/>
            <w:adjustRightInd w:val="0"/>
            <w:ind w:left="567" w:firstLine="709"/>
          </w:pPr>
        </w:pPrChange>
      </w:pPr>
      <w:del w:id="7276" w:author="Александр Перепечаев" w:date="2021-05-26T13:23:00Z">
        <w:r w:rsidRPr="00AB44D1" w:rsidDel="00AB44D1">
          <w:rPr>
            <w:rFonts w:ascii="Courier New" w:hAnsi="Courier New" w:cs="Courier New"/>
            <w:bCs/>
            <w:spacing w:val="-4"/>
            <w:rPrChange w:id="727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7278" w:author="Александр Перепечаев" w:date="2021-05-26T13:24:00Z">
              <w:rPr>
                <w:rFonts w:ascii="Courier New" w:hAnsi="Courier New" w:cs="Courier New"/>
                <w:bCs/>
                <w:spacing w:val="-4"/>
                <w:lang w:val="en-US"/>
              </w:rPr>
            </w:rPrChange>
          </w:rPr>
          <w:delText>": 2,</w:delText>
        </w:r>
      </w:del>
    </w:p>
    <w:p w14:paraId="49E9DE2A" w14:textId="75766DFC" w:rsidR="00BC1ECC" w:rsidRPr="00AB44D1" w:rsidDel="00AB44D1" w:rsidRDefault="00BC1ECC" w:rsidP="00AB44D1">
      <w:pPr>
        <w:spacing w:after="240" w:line="360" w:lineRule="auto"/>
        <w:ind w:left="567"/>
        <w:jc w:val="center"/>
        <w:rPr>
          <w:del w:id="7279" w:author="Александр Перепечаев" w:date="2021-05-26T13:23:00Z"/>
          <w:rFonts w:ascii="Courier New" w:hAnsi="Courier New" w:cs="Courier New"/>
          <w:bCs/>
          <w:spacing w:val="-4"/>
          <w:rPrChange w:id="7280" w:author="Александр Перепечаев" w:date="2021-05-26T13:24:00Z">
            <w:rPr>
              <w:del w:id="7281" w:author="Александр Перепечаев" w:date="2021-05-26T13:23:00Z"/>
              <w:rFonts w:ascii="Courier New" w:hAnsi="Courier New" w:cs="Courier New"/>
              <w:bCs/>
              <w:spacing w:val="-4"/>
              <w:lang w:val="en-US"/>
            </w:rPr>
          </w:rPrChange>
        </w:rPr>
        <w:pPrChange w:id="7282" w:author="Александр Перепечаев" w:date="2021-05-26T13:23:00Z">
          <w:pPr>
            <w:autoSpaceDE w:val="0"/>
            <w:autoSpaceDN w:val="0"/>
            <w:adjustRightInd w:val="0"/>
            <w:ind w:left="567" w:firstLine="709"/>
          </w:pPr>
        </w:pPrChange>
      </w:pPr>
      <w:del w:id="7283" w:author="Александр Перепечаев" w:date="2021-05-26T13:23:00Z">
        <w:r w:rsidRPr="00AB44D1" w:rsidDel="00AB44D1">
          <w:rPr>
            <w:rFonts w:ascii="Courier New" w:hAnsi="Courier New" w:cs="Courier New"/>
            <w:bCs/>
            <w:spacing w:val="-4"/>
            <w:rPrChange w:id="72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7285"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Mama</w:delText>
        </w:r>
        <w:r w:rsidRPr="00AB44D1" w:rsidDel="00AB44D1">
          <w:rPr>
            <w:rFonts w:ascii="Courier New" w:hAnsi="Courier New" w:cs="Courier New"/>
            <w:bCs/>
            <w:spacing w:val="-4"/>
            <w:rPrChange w:id="728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mua</w:delText>
        </w:r>
        <w:r w:rsidRPr="00AB44D1" w:rsidDel="00AB44D1">
          <w:rPr>
            <w:rFonts w:ascii="Courier New" w:hAnsi="Courier New" w:cs="Courier New"/>
            <w:bCs/>
            <w:spacing w:val="-4"/>
            <w:rPrChange w:id="7287" w:author="Александр Перепечаев" w:date="2021-05-26T13:24:00Z">
              <w:rPr>
                <w:rFonts w:ascii="Courier New" w:hAnsi="Courier New" w:cs="Courier New"/>
                <w:bCs/>
                <w:spacing w:val="-4"/>
                <w:lang w:val="en-US"/>
              </w:rPr>
            </w:rPrChange>
          </w:rPr>
          <w:delText>",</w:delText>
        </w:r>
      </w:del>
    </w:p>
    <w:p w14:paraId="2BFCD750" w14:textId="7FEA301D" w:rsidR="00BC1ECC" w:rsidRPr="00AB44D1" w:rsidDel="00AB44D1" w:rsidRDefault="00BC1ECC" w:rsidP="00AB44D1">
      <w:pPr>
        <w:spacing w:after="240" w:line="360" w:lineRule="auto"/>
        <w:ind w:left="567"/>
        <w:jc w:val="center"/>
        <w:rPr>
          <w:del w:id="7288" w:author="Александр Перепечаев" w:date="2021-05-26T13:23:00Z"/>
          <w:rFonts w:ascii="Courier New" w:hAnsi="Courier New" w:cs="Courier New"/>
          <w:bCs/>
          <w:spacing w:val="-4"/>
          <w:rPrChange w:id="7289" w:author="Александр Перепечаев" w:date="2021-05-26T13:24:00Z">
            <w:rPr>
              <w:del w:id="7290" w:author="Александр Перепечаев" w:date="2021-05-26T13:23:00Z"/>
              <w:rFonts w:ascii="Courier New" w:hAnsi="Courier New" w:cs="Courier New"/>
              <w:bCs/>
              <w:spacing w:val="-4"/>
              <w:lang w:val="en-US"/>
            </w:rPr>
          </w:rPrChange>
        </w:rPr>
        <w:pPrChange w:id="7291" w:author="Александр Перепечаев" w:date="2021-05-26T13:23:00Z">
          <w:pPr>
            <w:autoSpaceDE w:val="0"/>
            <w:autoSpaceDN w:val="0"/>
            <w:adjustRightInd w:val="0"/>
            <w:ind w:left="567" w:firstLine="709"/>
          </w:pPr>
        </w:pPrChange>
      </w:pPr>
      <w:del w:id="7292" w:author="Александр Перепечаев" w:date="2021-05-26T13:23:00Z">
        <w:r w:rsidRPr="00AB44D1" w:rsidDel="00AB44D1">
          <w:rPr>
            <w:rFonts w:ascii="Courier New" w:hAnsi="Courier New" w:cs="Courier New"/>
            <w:bCs/>
            <w:spacing w:val="-4"/>
            <w:rPrChange w:id="72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userId</w:delText>
        </w:r>
        <w:r w:rsidRPr="00AB44D1" w:rsidDel="00AB44D1">
          <w:rPr>
            <w:rFonts w:ascii="Courier New" w:hAnsi="Courier New" w:cs="Courier New"/>
            <w:bCs/>
            <w:spacing w:val="-4"/>
            <w:rPrChange w:id="7294" w:author="Александр Перепечаев" w:date="2021-05-26T13:24:00Z">
              <w:rPr>
                <w:rFonts w:ascii="Courier New" w:hAnsi="Courier New" w:cs="Courier New"/>
                <w:bCs/>
                <w:spacing w:val="-4"/>
                <w:lang w:val="en-US"/>
              </w:rPr>
            </w:rPrChange>
          </w:rPr>
          <w:delText>": 1,</w:delText>
        </w:r>
      </w:del>
    </w:p>
    <w:p w14:paraId="1DDCDAAD" w14:textId="26857B9D" w:rsidR="00BC1ECC" w:rsidRPr="00AB44D1" w:rsidDel="00AB44D1" w:rsidRDefault="00BC1ECC" w:rsidP="00AB44D1">
      <w:pPr>
        <w:spacing w:after="240" w:line="360" w:lineRule="auto"/>
        <w:ind w:left="567"/>
        <w:jc w:val="center"/>
        <w:rPr>
          <w:del w:id="7295" w:author="Александр Перепечаев" w:date="2021-05-26T13:23:00Z"/>
          <w:rFonts w:ascii="Courier New" w:hAnsi="Courier New" w:cs="Courier New"/>
          <w:bCs/>
          <w:spacing w:val="-4"/>
          <w:rPrChange w:id="7296" w:author="Александр Перепечаев" w:date="2021-05-26T13:24:00Z">
            <w:rPr>
              <w:del w:id="7297" w:author="Александр Перепечаев" w:date="2021-05-26T13:23:00Z"/>
              <w:rFonts w:ascii="Courier New" w:hAnsi="Courier New" w:cs="Courier New"/>
              <w:bCs/>
              <w:spacing w:val="-4"/>
              <w:lang w:val="en-US"/>
            </w:rPr>
          </w:rPrChange>
        </w:rPr>
        <w:pPrChange w:id="7298" w:author="Александр Перепечаев" w:date="2021-05-26T13:23:00Z">
          <w:pPr>
            <w:autoSpaceDE w:val="0"/>
            <w:autoSpaceDN w:val="0"/>
            <w:adjustRightInd w:val="0"/>
            <w:ind w:left="567" w:firstLine="709"/>
          </w:pPr>
        </w:pPrChange>
      </w:pPr>
      <w:del w:id="7299" w:author="Александр Перепечаев" w:date="2021-05-26T13:23:00Z">
        <w:r w:rsidRPr="00AB44D1" w:rsidDel="00AB44D1">
          <w:rPr>
            <w:rFonts w:ascii="Courier New" w:hAnsi="Courier New" w:cs="Courier New"/>
            <w:bCs/>
            <w:spacing w:val="-4"/>
            <w:rPrChange w:id="730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title</w:delText>
        </w:r>
        <w:r w:rsidRPr="00AB44D1" w:rsidDel="00AB44D1">
          <w:rPr>
            <w:rFonts w:ascii="Courier New" w:hAnsi="Courier New" w:cs="Courier New"/>
            <w:bCs/>
            <w:spacing w:val="-4"/>
            <w:rPrChange w:id="7301"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werwerwerwer</w:delText>
        </w:r>
        <w:r w:rsidRPr="00AB44D1" w:rsidDel="00AB44D1">
          <w:rPr>
            <w:rFonts w:ascii="Courier New" w:hAnsi="Courier New" w:cs="Courier New"/>
            <w:bCs/>
            <w:spacing w:val="-4"/>
            <w:rPrChange w:id="7302" w:author="Александр Перепечаев" w:date="2021-05-26T13:24:00Z">
              <w:rPr>
                <w:rFonts w:ascii="Courier New" w:hAnsi="Courier New" w:cs="Courier New"/>
                <w:bCs/>
                <w:spacing w:val="-4"/>
                <w:lang w:val="en-US"/>
              </w:rPr>
            </w:rPrChange>
          </w:rPr>
          <w:delText>"</w:delText>
        </w:r>
      </w:del>
    </w:p>
    <w:p w14:paraId="3CBDE4AE" w14:textId="6CCBFB59" w:rsidR="00BC1ECC" w:rsidRPr="00AB44D1" w:rsidDel="00AB44D1" w:rsidRDefault="00BC1ECC" w:rsidP="00AB44D1">
      <w:pPr>
        <w:spacing w:after="240" w:line="360" w:lineRule="auto"/>
        <w:ind w:left="567"/>
        <w:jc w:val="center"/>
        <w:rPr>
          <w:del w:id="7303" w:author="Александр Перепечаев" w:date="2021-05-26T13:23:00Z"/>
          <w:rFonts w:ascii="Courier New" w:hAnsi="Courier New" w:cs="Courier New"/>
          <w:bCs/>
          <w:spacing w:val="-4"/>
          <w:rPrChange w:id="7304" w:author="Александр Перепечаев" w:date="2021-05-26T13:24:00Z">
            <w:rPr>
              <w:del w:id="7305" w:author="Александр Перепечаев" w:date="2021-05-26T13:23:00Z"/>
              <w:rFonts w:ascii="Courier New" w:hAnsi="Courier New" w:cs="Courier New"/>
              <w:bCs/>
              <w:spacing w:val="-4"/>
              <w:lang w:val="en-US"/>
            </w:rPr>
          </w:rPrChange>
        </w:rPr>
        <w:pPrChange w:id="7306" w:author="Александр Перепечаев" w:date="2021-05-26T13:23:00Z">
          <w:pPr>
            <w:autoSpaceDE w:val="0"/>
            <w:autoSpaceDN w:val="0"/>
            <w:adjustRightInd w:val="0"/>
            <w:ind w:left="567" w:firstLine="709"/>
          </w:pPr>
        </w:pPrChange>
      </w:pPr>
      <w:del w:id="7307" w:author="Александр Перепечаев" w:date="2021-05-26T13:23:00Z">
        <w:r w:rsidRPr="00AB44D1" w:rsidDel="00AB44D1">
          <w:rPr>
            <w:rFonts w:ascii="Courier New" w:hAnsi="Courier New" w:cs="Courier New"/>
            <w:bCs/>
            <w:spacing w:val="-4"/>
            <w:rPrChange w:id="7308" w:author="Александр Перепечаев" w:date="2021-05-26T13:24:00Z">
              <w:rPr>
                <w:rFonts w:ascii="Courier New" w:hAnsi="Courier New" w:cs="Courier New"/>
                <w:bCs/>
                <w:spacing w:val="-4"/>
                <w:lang w:val="en-US"/>
              </w:rPr>
            </w:rPrChange>
          </w:rPr>
          <w:delText xml:space="preserve">   },</w:delText>
        </w:r>
      </w:del>
    </w:p>
    <w:p w14:paraId="5BFACC23" w14:textId="226FB2AA" w:rsidR="00BC1ECC" w:rsidRPr="00AB44D1" w:rsidDel="00AB44D1" w:rsidRDefault="00BC1ECC" w:rsidP="00AB44D1">
      <w:pPr>
        <w:spacing w:after="240" w:line="360" w:lineRule="auto"/>
        <w:ind w:left="567"/>
        <w:jc w:val="center"/>
        <w:rPr>
          <w:del w:id="7309" w:author="Александр Перепечаев" w:date="2021-05-26T13:23:00Z"/>
          <w:rFonts w:ascii="Courier New" w:hAnsi="Courier New" w:cs="Courier New"/>
          <w:bCs/>
          <w:spacing w:val="-4"/>
          <w:rPrChange w:id="7310" w:author="Александр Перепечаев" w:date="2021-05-26T13:24:00Z">
            <w:rPr>
              <w:del w:id="7311" w:author="Александр Перепечаев" w:date="2021-05-26T13:23:00Z"/>
              <w:rFonts w:ascii="Courier New" w:hAnsi="Courier New" w:cs="Courier New"/>
              <w:bCs/>
              <w:spacing w:val="-4"/>
              <w:lang w:val="en-US"/>
            </w:rPr>
          </w:rPrChange>
        </w:rPr>
        <w:pPrChange w:id="7312" w:author="Александр Перепечаев" w:date="2021-05-26T13:23:00Z">
          <w:pPr>
            <w:autoSpaceDE w:val="0"/>
            <w:autoSpaceDN w:val="0"/>
            <w:adjustRightInd w:val="0"/>
            <w:ind w:left="567" w:firstLine="709"/>
          </w:pPr>
        </w:pPrChange>
      </w:pPr>
      <w:del w:id="7313" w:author="Александр Перепечаев" w:date="2021-05-26T13:23:00Z">
        <w:r w:rsidRPr="00AB44D1" w:rsidDel="00AB44D1">
          <w:rPr>
            <w:rFonts w:ascii="Courier New" w:hAnsi="Courier New" w:cs="Courier New"/>
            <w:bCs/>
            <w:spacing w:val="-4"/>
            <w:rPrChange w:id="7314" w:author="Александр Перепечаев" w:date="2021-05-26T13:24:00Z">
              <w:rPr>
                <w:rFonts w:ascii="Courier New" w:hAnsi="Courier New" w:cs="Courier New"/>
                <w:bCs/>
                <w:spacing w:val="-4"/>
                <w:lang w:val="en-US"/>
              </w:rPr>
            </w:rPrChange>
          </w:rPr>
          <w:delText xml:space="preserve">   {</w:delText>
        </w:r>
      </w:del>
    </w:p>
    <w:p w14:paraId="3F764E41" w14:textId="73067036" w:rsidR="00BC1ECC" w:rsidRPr="00AB44D1" w:rsidDel="00AB44D1" w:rsidRDefault="00BC1ECC" w:rsidP="00AB44D1">
      <w:pPr>
        <w:spacing w:after="240" w:line="360" w:lineRule="auto"/>
        <w:ind w:left="567"/>
        <w:jc w:val="center"/>
        <w:rPr>
          <w:del w:id="7315" w:author="Александр Перепечаев" w:date="2021-05-26T13:23:00Z"/>
          <w:rFonts w:ascii="Courier New" w:hAnsi="Courier New" w:cs="Courier New"/>
          <w:bCs/>
          <w:spacing w:val="-4"/>
          <w:rPrChange w:id="7316" w:author="Александр Перепечаев" w:date="2021-05-26T13:24:00Z">
            <w:rPr>
              <w:del w:id="7317" w:author="Александр Перепечаев" w:date="2021-05-26T13:23:00Z"/>
              <w:rFonts w:ascii="Courier New" w:hAnsi="Courier New" w:cs="Courier New"/>
              <w:bCs/>
              <w:spacing w:val="-4"/>
              <w:lang w:val="en-US"/>
            </w:rPr>
          </w:rPrChange>
        </w:rPr>
        <w:pPrChange w:id="7318" w:author="Александр Перепечаев" w:date="2021-05-26T13:23:00Z">
          <w:pPr>
            <w:autoSpaceDE w:val="0"/>
            <w:autoSpaceDN w:val="0"/>
            <w:adjustRightInd w:val="0"/>
            <w:ind w:left="567" w:firstLine="709"/>
          </w:pPr>
        </w:pPrChange>
      </w:pPr>
      <w:del w:id="7319" w:author="Александр Перепечаев" w:date="2021-05-26T13:23:00Z">
        <w:r w:rsidRPr="00AB44D1" w:rsidDel="00AB44D1">
          <w:rPr>
            <w:rFonts w:ascii="Courier New" w:hAnsi="Courier New" w:cs="Courier New"/>
            <w:bCs/>
            <w:spacing w:val="-4"/>
            <w:rPrChange w:id="732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id</w:delText>
        </w:r>
        <w:r w:rsidRPr="00AB44D1" w:rsidDel="00AB44D1">
          <w:rPr>
            <w:rFonts w:ascii="Courier New" w:hAnsi="Courier New" w:cs="Courier New"/>
            <w:bCs/>
            <w:spacing w:val="-4"/>
            <w:rPrChange w:id="7321" w:author="Александр Перепечаев" w:date="2021-05-26T13:24:00Z">
              <w:rPr>
                <w:rFonts w:ascii="Courier New" w:hAnsi="Courier New" w:cs="Courier New"/>
                <w:bCs/>
                <w:spacing w:val="-4"/>
                <w:lang w:val="en-US"/>
              </w:rPr>
            </w:rPrChange>
          </w:rPr>
          <w:delText>": 3,</w:delText>
        </w:r>
      </w:del>
    </w:p>
    <w:p w14:paraId="38A4F0E6" w14:textId="31DCF297" w:rsidR="00BC1ECC" w:rsidRPr="00AB44D1" w:rsidDel="00AB44D1" w:rsidRDefault="00BC1ECC" w:rsidP="00AB44D1">
      <w:pPr>
        <w:spacing w:after="240" w:line="360" w:lineRule="auto"/>
        <w:ind w:left="567"/>
        <w:jc w:val="center"/>
        <w:rPr>
          <w:del w:id="7322" w:author="Александр Перепечаев" w:date="2021-05-26T13:23:00Z"/>
          <w:rFonts w:ascii="Courier New" w:hAnsi="Courier New" w:cs="Courier New"/>
          <w:bCs/>
          <w:spacing w:val="-4"/>
          <w:rPrChange w:id="7323" w:author="Александр Перепечаев" w:date="2021-05-26T13:24:00Z">
            <w:rPr>
              <w:del w:id="7324" w:author="Александр Перепечаев" w:date="2021-05-26T13:23:00Z"/>
              <w:rFonts w:ascii="Courier New" w:hAnsi="Courier New" w:cs="Courier New"/>
              <w:bCs/>
              <w:spacing w:val="-4"/>
              <w:lang w:val="en-US"/>
            </w:rPr>
          </w:rPrChange>
        </w:rPr>
        <w:pPrChange w:id="7325" w:author="Александр Перепечаев" w:date="2021-05-26T13:23:00Z">
          <w:pPr>
            <w:autoSpaceDE w:val="0"/>
            <w:autoSpaceDN w:val="0"/>
            <w:adjustRightInd w:val="0"/>
            <w:ind w:left="567" w:firstLine="709"/>
          </w:pPr>
        </w:pPrChange>
      </w:pPr>
      <w:del w:id="7326" w:author="Александр Перепечаев" w:date="2021-05-26T13:23:00Z">
        <w:r w:rsidRPr="00AB44D1" w:rsidDel="00AB44D1">
          <w:rPr>
            <w:rFonts w:ascii="Courier New" w:hAnsi="Courier New" w:cs="Courier New"/>
            <w:bCs/>
            <w:spacing w:val="-4"/>
            <w:rPrChange w:id="732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7328"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loerwwerwel</w:delText>
        </w:r>
        <w:r w:rsidRPr="00AB44D1" w:rsidDel="00AB44D1">
          <w:rPr>
            <w:rFonts w:ascii="Courier New" w:hAnsi="Courier New" w:cs="Courier New"/>
            <w:bCs/>
            <w:spacing w:val="-4"/>
            <w:rPrChange w:id="7329" w:author="Александр Перепечаев" w:date="2021-05-26T13:24:00Z">
              <w:rPr>
                <w:rFonts w:ascii="Courier New" w:hAnsi="Courier New" w:cs="Courier New"/>
                <w:bCs/>
                <w:spacing w:val="-4"/>
                <w:lang w:val="en-US"/>
              </w:rPr>
            </w:rPrChange>
          </w:rPr>
          <w:delText>",</w:delText>
        </w:r>
      </w:del>
    </w:p>
    <w:p w14:paraId="2ABA86DD" w14:textId="0C062C77" w:rsidR="00BC1ECC" w:rsidRPr="00AB44D1" w:rsidDel="00AB44D1" w:rsidRDefault="00BC1ECC" w:rsidP="00AB44D1">
      <w:pPr>
        <w:spacing w:after="240" w:line="360" w:lineRule="auto"/>
        <w:ind w:left="567"/>
        <w:jc w:val="center"/>
        <w:rPr>
          <w:del w:id="7330" w:author="Александр Перепечаев" w:date="2021-05-26T13:23:00Z"/>
          <w:rFonts w:ascii="Courier New" w:hAnsi="Courier New" w:cs="Courier New"/>
          <w:bCs/>
          <w:spacing w:val="-4"/>
          <w:rPrChange w:id="7331" w:author="Александр Перепечаев" w:date="2021-05-26T13:24:00Z">
            <w:rPr>
              <w:del w:id="7332" w:author="Александр Перепечаев" w:date="2021-05-26T13:23:00Z"/>
              <w:rFonts w:ascii="Courier New" w:hAnsi="Courier New" w:cs="Courier New"/>
              <w:bCs/>
              <w:spacing w:val="-4"/>
              <w:lang w:val="en-US"/>
            </w:rPr>
          </w:rPrChange>
        </w:rPr>
        <w:pPrChange w:id="7333" w:author="Александр Перепечаев" w:date="2021-05-26T13:23:00Z">
          <w:pPr>
            <w:autoSpaceDE w:val="0"/>
            <w:autoSpaceDN w:val="0"/>
            <w:adjustRightInd w:val="0"/>
            <w:ind w:left="567" w:firstLine="709"/>
          </w:pPr>
        </w:pPrChange>
      </w:pPr>
      <w:del w:id="7334" w:author="Александр Перепечаев" w:date="2021-05-26T13:23:00Z">
        <w:r w:rsidRPr="00AB44D1" w:rsidDel="00AB44D1">
          <w:rPr>
            <w:rFonts w:ascii="Courier New" w:hAnsi="Courier New" w:cs="Courier New"/>
            <w:bCs/>
            <w:spacing w:val="-4"/>
            <w:rPrChange w:id="73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userId</w:delText>
        </w:r>
        <w:r w:rsidRPr="00AB44D1" w:rsidDel="00AB44D1">
          <w:rPr>
            <w:rFonts w:ascii="Courier New" w:hAnsi="Courier New" w:cs="Courier New"/>
            <w:bCs/>
            <w:spacing w:val="-4"/>
            <w:rPrChange w:id="7336" w:author="Александр Перепечаев" w:date="2021-05-26T13:24:00Z">
              <w:rPr>
                <w:rFonts w:ascii="Courier New" w:hAnsi="Courier New" w:cs="Courier New"/>
                <w:bCs/>
                <w:spacing w:val="-4"/>
                <w:lang w:val="en-US"/>
              </w:rPr>
            </w:rPrChange>
          </w:rPr>
          <w:delText>": 1,</w:delText>
        </w:r>
      </w:del>
    </w:p>
    <w:p w14:paraId="50D4A7EC" w14:textId="4EF7FA1E" w:rsidR="00BC1ECC" w:rsidRPr="00AB44D1" w:rsidDel="00AB44D1" w:rsidRDefault="00BC1ECC" w:rsidP="00AB44D1">
      <w:pPr>
        <w:spacing w:after="240" w:line="360" w:lineRule="auto"/>
        <w:ind w:left="567"/>
        <w:jc w:val="center"/>
        <w:rPr>
          <w:del w:id="7337" w:author="Александр Перепечаев" w:date="2021-05-26T13:23:00Z"/>
          <w:rFonts w:ascii="Courier New" w:hAnsi="Courier New" w:cs="Courier New"/>
          <w:bCs/>
          <w:spacing w:val="-4"/>
          <w:rPrChange w:id="7338" w:author="Александр Перепечаев" w:date="2021-05-26T13:24:00Z">
            <w:rPr>
              <w:del w:id="7339" w:author="Александр Перепечаев" w:date="2021-05-26T13:23:00Z"/>
              <w:rFonts w:ascii="Courier New" w:hAnsi="Courier New" w:cs="Courier New"/>
              <w:bCs/>
              <w:spacing w:val="-4"/>
              <w:lang w:val="en-US"/>
            </w:rPr>
          </w:rPrChange>
        </w:rPr>
        <w:pPrChange w:id="7340" w:author="Александр Перепечаев" w:date="2021-05-26T13:23:00Z">
          <w:pPr>
            <w:autoSpaceDE w:val="0"/>
            <w:autoSpaceDN w:val="0"/>
            <w:adjustRightInd w:val="0"/>
            <w:ind w:left="567" w:firstLine="709"/>
          </w:pPr>
        </w:pPrChange>
      </w:pPr>
      <w:del w:id="7341" w:author="Александр Перепечаев" w:date="2021-05-26T13:23:00Z">
        <w:r w:rsidRPr="00AB44D1" w:rsidDel="00AB44D1">
          <w:rPr>
            <w:rFonts w:ascii="Courier New" w:hAnsi="Courier New" w:cs="Courier New"/>
            <w:bCs/>
            <w:spacing w:val="-4"/>
            <w:rPrChange w:id="734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title</w:delText>
        </w:r>
        <w:r w:rsidRPr="00AB44D1" w:rsidDel="00AB44D1">
          <w:rPr>
            <w:rFonts w:ascii="Courier New" w:hAnsi="Courier New" w:cs="Courier New"/>
            <w:bCs/>
            <w:spacing w:val="-4"/>
            <w:rPrChange w:id="7343"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wrewwrrwe</w:delText>
        </w:r>
        <w:r w:rsidRPr="00AB44D1" w:rsidDel="00AB44D1">
          <w:rPr>
            <w:rFonts w:ascii="Courier New" w:hAnsi="Courier New" w:cs="Courier New"/>
            <w:bCs/>
            <w:spacing w:val="-4"/>
            <w:rPrChange w:id="7344" w:author="Александр Перепечаев" w:date="2021-05-26T13:24:00Z">
              <w:rPr>
                <w:rFonts w:ascii="Courier New" w:hAnsi="Courier New" w:cs="Courier New"/>
                <w:bCs/>
                <w:spacing w:val="-4"/>
                <w:lang w:val="en-US"/>
              </w:rPr>
            </w:rPrChange>
          </w:rPr>
          <w:delText>"</w:delText>
        </w:r>
      </w:del>
    </w:p>
    <w:p w14:paraId="093AE832" w14:textId="1ECE1AB2" w:rsidR="00BC1ECC" w:rsidRPr="00AB44D1" w:rsidDel="00AB44D1" w:rsidRDefault="00BC1ECC" w:rsidP="00AB44D1">
      <w:pPr>
        <w:spacing w:after="240" w:line="360" w:lineRule="auto"/>
        <w:ind w:left="567"/>
        <w:jc w:val="center"/>
        <w:rPr>
          <w:del w:id="7345" w:author="Александр Перепечаев" w:date="2021-05-26T13:23:00Z"/>
          <w:rFonts w:ascii="Courier New" w:hAnsi="Courier New" w:cs="Courier New"/>
          <w:bCs/>
          <w:spacing w:val="-4"/>
          <w:rPrChange w:id="7346" w:author="Александр Перепечаев" w:date="2021-05-26T13:24:00Z">
            <w:rPr>
              <w:del w:id="7347" w:author="Александр Перепечаев" w:date="2021-05-26T13:23:00Z"/>
              <w:rFonts w:ascii="Courier New" w:hAnsi="Courier New" w:cs="Courier New"/>
              <w:bCs/>
              <w:spacing w:val="-4"/>
              <w:lang w:val="en-US"/>
            </w:rPr>
          </w:rPrChange>
        </w:rPr>
        <w:pPrChange w:id="7348" w:author="Александр Перепечаев" w:date="2021-05-26T13:23:00Z">
          <w:pPr>
            <w:autoSpaceDE w:val="0"/>
            <w:autoSpaceDN w:val="0"/>
            <w:adjustRightInd w:val="0"/>
            <w:ind w:left="567" w:firstLine="709"/>
          </w:pPr>
        </w:pPrChange>
      </w:pPr>
      <w:del w:id="7349" w:author="Александр Перепечаев" w:date="2021-05-26T13:23:00Z">
        <w:r w:rsidRPr="00AB44D1" w:rsidDel="00AB44D1">
          <w:rPr>
            <w:rFonts w:ascii="Courier New" w:hAnsi="Courier New" w:cs="Courier New"/>
            <w:bCs/>
            <w:spacing w:val="-4"/>
            <w:rPrChange w:id="7350" w:author="Александр Перепечаев" w:date="2021-05-26T13:24:00Z">
              <w:rPr>
                <w:rFonts w:ascii="Courier New" w:hAnsi="Courier New" w:cs="Courier New"/>
                <w:bCs/>
                <w:spacing w:val="-4"/>
                <w:lang w:val="en-US"/>
              </w:rPr>
            </w:rPrChange>
          </w:rPr>
          <w:delText xml:space="preserve">   }</w:delText>
        </w:r>
      </w:del>
    </w:p>
    <w:p w14:paraId="33EA8960" w14:textId="117BEB8B" w:rsidR="00BC1ECC" w:rsidRPr="00AB44D1" w:rsidDel="00AB44D1" w:rsidRDefault="00BC1ECC" w:rsidP="00AB44D1">
      <w:pPr>
        <w:spacing w:after="240" w:line="360" w:lineRule="auto"/>
        <w:ind w:left="567"/>
        <w:jc w:val="center"/>
        <w:rPr>
          <w:del w:id="7351" w:author="Александр Перепечаев" w:date="2021-05-26T13:23:00Z"/>
          <w:rFonts w:ascii="Courier New" w:hAnsi="Courier New" w:cs="Courier New"/>
          <w:bCs/>
          <w:spacing w:val="-4"/>
          <w:rPrChange w:id="7352" w:author="Александр Перепечаев" w:date="2021-05-26T13:24:00Z">
            <w:rPr>
              <w:del w:id="7353" w:author="Александр Перепечаев" w:date="2021-05-26T13:23:00Z"/>
              <w:rFonts w:ascii="Courier New" w:hAnsi="Courier New" w:cs="Courier New"/>
              <w:bCs/>
              <w:spacing w:val="-4"/>
              <w:lang w:val="en-US"/>
            </w:rPr>
          </w:rPrChange>
        </w:rPr>
        <w:pPrChange w:id="7354" w:author="Александр Перепечаев" w:date="2021-05-26T13:23:00Z">
          <w:pPr>
            <w:autoSpaceDE w:val="0"/>
            <w:autoSpaceDN w:val="0"/>
            <w:adjustRightInd w:val="0"/>
            <w:ind w:left="567" w:firstLine="709"/>
          </w:pPr>
        </w:pPrChange>
      </w:pPr>
      <w:del w:id="7355" w:author="Александр Перепечаев" w:date="2021-05-26T13:23:00Z">
        <w:r w:rsidRPr="00AB44D1" w:rsidDel="00AB44D1">
          <w:rPr>
            <w:rFonts w:ascii="Courier New" w:hAnsi="Courier New" w:cs="Courier New"/>
            <w:bCs/>
            <w:spacing w:val="-4"/>
            <w:rPrChange w:id="7356" w:author="Александр Перепечаев" w:date="2021-05-26T13:24:00Z">
              <w:rPr>
                <w:rFonts w:ascii="Courier New" w:hAnsi="Courier New" w:cs="Courier New"/>
                <w:bCs/>
                <w:spacing w:val="-4"/>
                <w:lang w:val="en-US"/>
              </w:rPr>
            </w:rPrChange>
          </w:rPr>
          <w:delText xml:space="preserve">   ]));</w:delText>
        </w:r>
      </w:del>
    </w:p>
    <w:p w14:paraId="47A4FF17" w14:textId="7E56D78E" w:rsidR="00BC1ECC" w:rsidRPr="00AB44D1" w:rsidDel="00AB44D1" w:rsidRDefault="00BC1ECC" w:rsidP="00AB44D1">
      <w:pPr>
        <w:spacing w:after="240" w:line="360" w:lineRule="auto"/>
        <w:ind w:left="567"/>
        <w:jc w:val="center"/>
        <w:rPr>
          <w:del w:id="7357" w:author="Александр Перепечаев" w:date="2021-05-26T13:23:00Z"/>
          <w:rFonts w:ascii="Courier New" w:hAnsi="Courier New" w:cs="Courier New"/>
          <w:bCs/>
          <w:spacing w:val="-4"/>
          <w:rPrChange w:id="7358" w:author="Александр Перепечаев" w:date="2021-05-26T13:24:00Z">
            <w:rPr>
              <w:del w:id="7359" w:author="Александр Перепечаев" w:date="2021-05-26T13:23:00Z"/>
              <w:rFonts w:ascii="Courier New" w:hAnsi="Courier New" w:cs="Courier New"/>
              <w:bCs/>
              <w:spacing w:val="-4"/>
              <w:lang w:val="en-US"/>
            </w:rPr>
          </w:rPrChange>
        </w:rPr>
        <w:pPrChange w:id="7360" w:author="Александр Перепечаев" w:date="2021-05-26T13:23:00Z">
          <w:pPr>
            <w:autoSpaceDE w:val="0"/>
            <w:autoSpaceDN w:val="0"/>
            <w:adjustRightInd w:val="0"/>
            <w:ind w:left="567" w:firstLine="709"/>
          </w:pPr>
        </w:pPrChange>
      </w:pPr>
      <w:del w:id="7361" w:author="Александр Перепечаев" w:date="2021-05-26T13:23:00Z">
        <w:r w:rsidRPr="00AB44D1" w:rsidDel="00AB44D1">
          <w:rPr>
            <w:rFonts w:ascii="Courier New" w:hAnsi="Courier New" w:cs="Courier New"/>
            <w:bCs/>
            <w:spacing w:val="-4"/>
            <w:rPrChange w:id="7362" w:author="Александр Перепечаев" w:date="2021-05-26T13:24:00Z">
              <w:rPr>
                <w:rFonts w:ascii="Courier New" w:hAnsi="Courier New" w:cs="Courier New"/>
                <w:bCs/>
                <w:spacing w:val="-4"/>
                <w:lang w:val="en-US"/>
              </w:rPr>
            </w:rPrChange>
          </w:rPr>
          <w:delText xml:space="preserve"> });</w:delText>
        </w:r>
      </w:del>
    </w:p>
    <w:p w14:paraId="1FDAFFAE" w14:textId="42A5CD10" w:rsidR="00BC1ECC" w:rsidRPr="00AB44D1" w:rsidDel="00AB44D1" w:rsidRDefault="00BC1ECC" w:rsidP="00AB44D1">
      <w:pPr>
        <w:spacing w:after="240" w:line="360" w:lineRule="auto"/>
        <w:ind w:left="567"/>
        <w:jc w:val="center"/>
        <w:rPr>
          <w:del w:id="7363" w:author="Александр Перепечаев" w:date="2021-05-26T13:23:00Z"/>
          <w:rFonts w:ascii="Courier New" w:hAnsi="Courier New" w:cs="Courier New"/>
          <w:bCs/>
          <w:spacing w:val="-4"/>
          <w:rPrChange w:id="7364" w:author="Александр Перепечаев" w:date="2021-05-26T13:24:00Z">
            <w:rPr>
              <w:del w:id="7365" w:author="Александр Перепечаев" w:date="2021-05-26T13:23:00Z"/>
              <w:rFonts w:ascii="Courier New" w:hAnsi="Courier New" w:cs="Courier New"/>
              <w:bCs/>
              <w:spacing w:val="-4"/>
              <w:lang w:val="en-US"/>
            </w:rPr>
          </w:rPrChange>
        </w:rPr>
        <w:pPrChange w:id="7366" w:author="Александр Перепечаев" w:date="2021-05-26T13:23:00Z">
          <w:pPr>
            <w:autoSpaceDE w:val="0"/>
            <w:autoSpaceDN w:val="0"/>
            <w:adjustRightInd w:val="0"/>
            <w:ind w:left="567" w:firstLine="709"/>
          </w:pPr>
        </w:pPrChange>
      </w:pPr>
      <w:del w:id="7367" w:author="Александр Перепечаев" w:date="2021-05-26T13:23:00Z">
        <w:r w:rsidRPr="00AB44D1" w:rsidDel="00AB44D1">
          <w:rPr>
            <w:rFonts w:ascii="Courier New" w:hAnsi="Courier New" w:cs="Courier New"/>
            <w:bCs/>
            <w:spacing w:val="-4"/>
            <w:rPrChange w:id="7368" w:author="Александр Перепечаев" w:date="2021-05-26T13:24:00Z">
              <w:rPr>
                <w:rFonts w:ascii="Courier New" w:hAnsi="Courier New" w:cs="Courier New"/>
                <w:bCs/>
                <w:spacing w:val="-4"/>
                <w:lang w:val="en-US"/>
              </w:rPr>
            </w:rPrChange>
          </w:rPr>
          <w:delText xml:space="preserve"> </w:delText>
        </w:r>
      </w:del>
    </w:p>
    <w:p w14:paraId="2F8F8663" w14:textId="64B5B7A3" w:rsidR="00BC1ECC" w:rsidRPr="00AB44D1" w:rsidDel="00AB44D1" w:rsidRDefault="00BC1ECC" w:rsidP="00AB44D1">
      <w:pPr>
        <w:spacing w:after="240" w:line="360" w:lineRule="auto"/>
        <w:ind w:left="567"/>
        <w:jc w:val="center"/>
        <w:rPr>
          <w:del w:id="7369" w:author="Александр Перепечаев" w:date="2021-05-26T13:23:00Z"/>
          <w:rFonts w:ascii="Courier New" w:hAnsi="Courier New" w:cs="Courier New"/>
          <w:bCs/>
          <w:spacing w:val="-4"/>
          <w:rPrChange w:id="7370" w:author="Александр Перепечаев" w:date="2021-05-26T13:24:00Z">
            <w:rPr>
              <w:del w:id="7371" w:author="Александр Перепечаев" w:date="2021-05-26T13:23:00Z"/>
              <w:rFonts w:ascii="Courier New" w:hAnsi="Courier New" w:cs="Courier New"/>
              <w:bCs/>
              <w:spacing w:val="-4"/>
              <w:lang w:val="en-US"/>
            </w:rPr>
          </w:rPrChange>
        </w:rPr>
        <w:pPrChange w:id="7372" w:author="Александр Перепечаев" w:date="2021-05-26T13:23:00Z">
          <w:pPr>
            <w:autoSpaceDE w:val="0"/>
            <w:autoSpaceDN w:val="0"/>
            <w:adjustRightInd w:val="0"/>
            <w:ind w:left="567" w:firstLine="709"/>
          </w:pPr>
        </w:pPrChange>
      </w:pPr>
      <w:del w:id="7373" w:author="Александр Перепечаев" w:date="2021-05-26T13:23:00Z">
        <w:r w:rsidRPr="00AB44D1" w:rsidDel="00AB44D1">
          <w:rPr>
            <w:rFonts w:ascii="Courier New" w:hAnsi="Courier New" w:cs="Courier New"/>
            <w:bCs/>
            <w:spacing w:val="-4"/>
            <w:rPrChange w:id="7374" w:author="Александр Перепечаев" w:date="2021-05-26T13:24:00Z">
              <w:rPr>
                <w:rFonts w:ascii="Courier New" w:hAnsi="Courier New" w:cs="Courier New"/>
                <w:bCs/>
                <w:spacing w:val="-4"/>
                <w:lang w:val="en-US"/>
              </w:rPr>
            </w:rPrChange>
          </w:rPr>
          <w:delText xml:space="preserve"> </w:delText>
        </w:r>
      </w:del>
    </w:p>
    <w:p w14:paraId="30234514" w14:textId="46A30576" w:rsidR="00BC1ECC" w:rsidRPr="00AB44D1" w:rsidDel="00AB44D1" w:rsidRDefault="00BC1ECC" w:rsidP="00AB44D1">
      <w:pPr>
        <w:spacing w:after="240" w:line="360" w:lineRule="auto"/>
        <w:ind w:left="567"/>
        <w:jc w:val="center"/>
        <w:rPr>
          <w:del w:id="7375" w:author="Александр Перепечаев" w:date="2021-05-26T13:23:00Z"/>
          <w:rFonts w:ascii="Courier New" w:hAnsi="Courier New" w:cs="Courier New"/>
          <w:bCs/>
          <w:spacing w:val="-4"/>
          <w:rPrChange w:id="7376" w:author="Александр Перепечаев" w:date="2021-05-26T13:24:00Z">
            <w:rPr>
              <w:del w:id="7377" w:author="Александр Перепечаев" w:date="2021-05-26T13:23:00Z"/>
              <w:rFonts w:ascii="Courier New" w:hAnsi="Courier New" w:cs="Courier New"/>
              <w:bCs/>
              <w:spacing w:val="-4"/>
              <w:lang w:val="en-US"/>
            </w:rPr>
          </w:rPrChange>
        </w:rPr>
        <w:pPrChange w:id="7378" w:author="Александр Перепечаев" w:date="2021-05-26T13:23:00Z">
          <w:pPr>
            <w:autoSpaceDE w:val="0"/>
            <w:autoSpaceDN w:val="0"/>
            <w:adjustRightInd w:val="0"/>
            <w:ind w:left="567" w:firstLine="709"/>
          </w:pPr>
        </w:pPrChange>
      </w:pPr>
      <w:del w:id="7379" w:author="Александр Перепечаев" w:date="2021-05-26T13:23:00Z">
        <w:r w:rsidRPr="00AB44D1" w:rsidDel="00AB44D1">
          <w:rPr>
            <w:rFonts w:ascii="Courier New" w:hAnsi="Courier New" w:cs="Courier New"/>
            <w:bCs/>
            <w:spacing w:val="-4"/>
            <w:rPrChange w:id="738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738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w:delText>
        </w:r>
        <w:r w:rsidRPr="00AB44D1" w:rsidDel="00AB44D1">
          <w:rPr>
            <w:rFonts w:ascii="Courier New" w:hAnsi="Courier New" w:cs="Courier New"/>
            <w:bCs/>
            <w:spacing w:val="-4"/>
            <w:rPrChange w:id="738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emotions</w:delText>
        </w:r>
        <w:r w:rsidRPr="00AB44D1" w:rsidDel="00AB44D1">
          <w:rPr>
            <w:rFonts w:ascii="Courier New" w:hAnsi="Courier New" w:cs="Courier New"/>
            <w:bCs/>
            <w:spacing w:val="-4"/>
            <w:rPrChange w:id="738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73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738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386" w:author="Александр Перепечаев" w:date="2021-05-26T13:24:00Z">
              <w:rPr>
                <w:rFonts w:ascii="Courier New" w:hAnsi="Courier New" w:cs="Courier New"/>
                <w:bCs/>
                <w:spacing w:val="-4"/>
                <w:lang w:val="en-US"/>
              </w:rPr>
            </w:rPrChange>
          </w:rPr>
          <w:delText>) =&gt;{</w:delText>
        </w:r>
      </w:del>
    </w:p>
    <w:p w14:paraId="541DE42F" w14:textId="0913C6F2" w:rsidR="00BC1ECC" w:rsidRPr="00AB44D1" w:rsidDel="00AB44D1" w:rsidRDefault="00BC1ECC" w:rsidP="00AB44D1">
      <w:pPr>
        <w:spacing w:after="240" w:line="360" w:lineRule="auto"/>
        <w:ind w:left="567"/>
        <w:jc w:val="center"/>
        <w:rPr>
          <w:del w:id="7387" w:author="Александр Перепечаев" w:date="2021-05-26T13:23:00Z"/>
          <w:rFonts w:ascii="Courier New" w:hAnsi="Courier New" w:cs="Courier New"/>
          <w:bCs/>
          <w:spacing w:val="-4"/>
          <w:rPrChange w:id="7388" w:author="Александр Перепечаев" w:date="2021-05-26T13:24:00Z">
            <w:rPr>
              <w:del w:id="7389" w:author="Александр Перепечаев" w:date="2021-05-26T13:23:00Z"/>
              <w:rFonts w:ascii="Courier New" w:hAnsi="Courier New" w:cs="Courier New"/>
              <w:bCs/>
              <w:spacing w:val="-4"/>
              <w:lang w:val="en-US"/>
            </w:rPr>
          </w:rPrChange>
        </w:rPr>
        <w:pPrChange w:id="7390" w:author="Александр Перепечаев" w:date="2021-05-26T13:23:00Z">
          <w:pPr>
            <w:autoSpaceDE w:val="0"/>
            <w:autoSpaceDN w:val="0"/>
            <w:adjustRightInd w:val="0"/>
            <w:ind w:left="567" w:firstLine="709"/>
          </w:pPr>
        </w:pPrChange>
      </w:pPr>
      <w:del w:id="7391" w:author="Александр Перепечаев" w:date="2021-05-26T13:23:00Z">
        <w:r w:rsidRPr="00AB44D1" w:rsidDel="00AB44D1">
          <w:rPr>
            <w:rFonts w:ascii="Courier New" w:hAnsi="Courier New" w:cs="Courier New"/>
            <w:bCs/>
            <w:spacing w:val="-4"/>
            <w:rPrChange w:id="73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39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739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739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getEmotions</w:delText>
        </w:r>
        <w:r w:rsidRPr="00AB44D1" w:rsidDel="00AB44D1">
          <w:rPr>
            <w:rFonts w:ascii="Courier New" w:hAnsi="Courier New" w:cs="Courier New"/>
            <w:bCs/>
            <w:spacing w:val="-4"/>
            <w:rPrChange w:id="739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739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query</w:delText>
        </w:r>
        <w:r w:rsidRPr="00AB44D1" w:rsidDel="00AB44D1">
          <w:rPr>
            <w:rFonts w:ascii="Courier New" w:hAnsi="Courier New" w:cs="Courier New"/>
            <w:bCs/>
            <w:spacing w:val="-4"/>
            <w:rPrChange w:id="739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emotion</w:delText>
        </w:r>
        <w:r w:rsidRPr="00AB44D1" w:rsidDel="00AB44D1">
          <w:rPr>
            <w:rFonts w:ascii="Courier New" w:hAnsi="Courier New" w:cs="Courier New"/>
            <w:bCs/>
            <w:spacing w:val="-4"/>
            <w:rPrChange w:id="7399" w:author="Александр Перепечаев" w:date="2021-05-26T13:24:00Z">
              <w:rPr>
                <w:rFonts w:ascii="Courier New" w:hAnsi="Courier New" w:cs="Courier New"/>
                <w:bCs/>
                <w:spacing w:val="-4"/>
                <w:lang w:val="en-US"/>
              </w:rPr>
            </w:rPrChange>
          </w:rPr>
          <w:delText>);</w:delText>
        </w:r>
      </w:del>
    </w:p>
    <w:p w14:paraId="19C7C9B3" w14:textId="3B03D4C6" w:rsidR="00BC1ECC" w:rsidRPr="00AB44D1" w:rsidDel="00AB44D1" w:rsidRDefault="00BC1ECC" w:rsidP="00AB44D1">
      <w:pPr>
        <w:spacing w:after="240" w:line="360" w:lineRule="auto"/>
        <w:ind w:left="567"/>
        <w:jc w:val="center"/>
        <w:rPr>
          <w:del w:id="7400" w:author="Александр Перепечаев" w:date="2021-05-26T13:23:00Z"/>
          <w:rFonts w:ascii="Courier New" w:hAnsi="Courier New" w:cs="Courier New"/>
          <w:bCs/>
          <w:spacing w:val="-4"/>
          <w:rPrChange w:id="7401" w:author="Александр Перепечаев" w:date="2021-05-26T13:24:00Z">
            <w:rPr>
              <w:del w:id="7402" w:author="Александр Перепечаев" w:date="2021-05-26T13:23:00Z"/>
              <w:rFonts w:ascii="Courier New" w:hAnsi="Courier New" w:cs="Courier New"/>
              <w:bCs/>
              <w:spacing w:val="-4"/>
              <w:lang w:val="en-US"/>
            </w:rPr>
          </w:rPrChange>
        </w:rPr>
        <w:pPrChange w:id="7403" w:author="Александр Перепечаев" w:date="2021-05-26T13:23:00Z">
          <w:pPr>
            <w:autoSpaceDE w:val="0"/>
            <w:autoSpaceDN w:val="0"/>
            <w:adjustRightInd w:val="0"/>
            <w:ind w:left="567" w:firstLine="709"/>
          </w:pPr>
        </w:pPrChange>
      </w:pPr>
      <w:del w:id="7404" w:author="Александр Перепечаев" w:date="2021-05-26T13:23:00Z">
        <w:r w:rsidRPr="00AB44D1" w:rsidDel="00AB44D1">
          <w:rPr>
            <w:rFonts w:ascii="Courier New" w:hAnsi="Courier New" w:cs="Courier New"/>
            <w:bCs/>
            <w:spacing w:val="-4"/>
            <w:rPrChange w:id="74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40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740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740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stringify</w:delText>
        </w:r>
        <w:r w:rsidRPr="00AB44D1" w:rsidDel="00AB44D1">
          <w:rPr>
            <w:rFonts w:ascii="Courier New" w:hAnsi="Courier New" w:cs="Courier New"/>
            <w:bCs/>
            <w:spacing w:val="-4"/>
            <w:rPrChange w:id="740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num</w:delText>
        </w:r>
        <w:r w:rsidRPr="00AB44D1" w:rsidDel="00AB44D1">
          <w:rPr>
            <w:rFonts w:ascii="Courier New" w:hAnsi="Courier New" w:cs="Courier New"/>
            <w:bCs/>
            <w:spacing w:val="-4"/>
            <w:rPrChange w:id="741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41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41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741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emotions</w:delText>
        </w:r>
        <w:r w:rsidRPr="00AB44D1" w:rsidDel="00AB44D1">
          <w:rPr>
            <w:rFonts w:ascii="Courier New" w:hAnsi="Courier New" w:cs="Courier New"/>
            <w:bCs/>
            <w:spacing w:val="-4"/>
            <w:rPrChange w:id="741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415" w:author="Александр Перепечаев" w:date="2021-05-26T13:24:00Z">
              <w:rPr>
                <w:rFonts w:ascii="Courier New" w:hAnsi="Courier New" w:cs="Courier New"/>
                <w:bCs/>
                <w:spacing w:val="-4"/>
                <w:lang w:val="en-US"/>
              </w:rPr>
            </w:rPrChange>
          </w:rPr>
          <w:delText>});</w:delText>
        </w:r>
      </w:del>
    </w:p>
    <w:p w14:paraId="20919DB7" w14:textId="1DC3890B" w:rsidR="00BC1ECC" w:rsidRPr="00AB44D1" w:rsidDel="00AB44D1" w:rsidRDefault="00BC1ECC" w:rsidP="00AB44D1">
      <w:pPr>
        <w:spacing w:after="240" w:line="360" w:lineRule="auto"/>
        <w:ind w:left="567"/>
        <w:jc w:val="center"/>
        <w:rPr>
          <w:del w:id="7416" w:author="Александр Перепечаев" w:date="2021-05-26T13:23:00Z"/>
          <w:rFonts w:ascii="Courier New" w:hAnsi="Courier New" w:cs="Courier New"/>
          <w:bCs/>
          <w:spacing w:val="-4"/>
          <w:rPrChange w:id="7417" w:author="Александр Перепечаев" w:date="2021-05-26T13:24:00Z">
            <w:rPr>
              <w:del w:id="7418" w:author="Александр Перепечаев" w:date="2021-05-26T13:23:00Z"/>
              <w:rFonts w:ascii="Courier New" w:hAnsi="Courier New" w:cs="Courier New"/>
              <w:bCs/>
              <w:spacing w:val="-4"/>
              <w:lang w:val="en-US"/>
            </w:rPr>
          </w:rPrChange>
        </w:rPr>
        <w:pPrChange w:id="7419" w:author="Александр Перепечаев" w:date="2021-05-26T13:23:00Z">
          <w:pPr>
            <w:autoSpaceDE w:val="0"/>
            <w:autoSpaceDN w:val="0"/>
            <w:adjustRightInd w:val="0"/>
            <w:ind w:left="567" w:firstLine="709"/>
          </w:pPr>
        </w:pPrChange>
      </w:pPr>
      <w:del w:id="7420" w:author="Александр Перепечаев" w:date="2021-05-26T13:23:00Z">
        <w:r w:rsidRPr="00AB44D1" w:rsidDel="00AB44D1">
          <w:rPr>
            <w:rFonts w:ascii="Courier New" w:hAnsi="Courier New" w:cs="Courier New"/>
            <w:bCs/>
            <w:spacing w:val="-4"/>
            <w:rPrChange w:id="7421" w:author="Александр Перепечаев" w:date="2021-05-26T13:24:00Z">
              <w:rPr>
                <w:rFonts w:ascii="Courier New" w:hAnsi="Courier New" w:cs="Courier New"/>
                <w:bCs/>
                <w:spacing w:val="-4"/>
                <w:lang w:val="en-US"/>
              </w:rPr>
            </w:rPrChange>
          </w:rPr>
          <w:delText xml:space="preserve"> </w:delText>
        </w:r>
      </w:del>
    </w:p>
    <w:p w14:paraId="0D5C261D" w14:textId="05CBD061" w:rsidR="00BC1ECC" w:rsidRPr="00AB44D1" w:rsidDel="00AB44D1" w:rsidRDefault="00BC1ECC" w:rsidP="00AB44D1">
      <w:pPr>
        <w:spacing w:after="240" w:line="360" w:lineRule="auto"/>
        <w:ind w:left="567"/>
        <w:jc w:val="center"/>
        <w:rPr>
          <w:del w:id="7422" w:author="Александр Перепечаев" w:date="2021-05-26T13:23:00Z"/>
          <w:rFonts w:ascii="Courier New" w:hAnsi="Courier New" w:cs="Courier New"/>
          <w:bCs/>
          <w:spacing w:val="-4"/>
          <w:rPrChange w:id="7423" w:author="Александр Перепечаев" w:date="2021-05-26T13:24:00Z">
            <w:rPr>
              <w:del w:id="7424" w:author="Александр Перепечаев" w:date="2021-05-26T13:23:00Z"/>
              <w:rFonts w:ascii="Courier New" w:hAnsi="Courier New" w:cs="Courier New"/>
              <w:bCs/>
              <w:spacing w:val="-4"/>
              <w:lang w:val="en-US"/>
            </w:rPr>
          </w:rPrChange>
        </w:rPr>
        <w:pPrChange w:id="7425" w:author="Александр Перепечаев" w:date="2021-05-26T13:23:00Z">
          <w:pPr>
            <w:autoSpaceDE w:val="0"/>
            <w:autoSpaceDN w:val="0"/>
            <w:adjustRightInd w:val="0"/>
            <w:ind w:left="567" w:firstLine="709"/>
          </w:pPr>
        </w:pPrChange>
      </w:pPr>
      <w:del w:id="7426" w:author="Александр Перепечаев" w:date="2021-05-26T13:23:00Z">
        <w:r w:rsidRPr="00AB44D1" w:rsidDel="00AB44D1">
          <w:rPr>
            <w:rFonts w:ascii="Courier New" w:hAnsi="Courier New" w:cs="Courier New"/>
            <w:bCs/>
            <w:spacing w:val="-4"/>
            <w:rPrChange w:id="7427" w:author="Александр Перепечаев" w:date="2021-05-26T13:24:00Z">
              <w:rPr>
                <w:rFonts w:ascii="Courier New" w:hAnsi="Courier New" w:cs="Courier New"/>
                <w:bCs/>
                <w:spacing w:val="-4"/>
                <w:lang w:val="en-US"/>
              </w:rPr>
            </w:rPrChange>
          </w:rPr>
          <w:delText xml:space="preserve"> })</w:delText>
        </w:r>
      </w:del>
    </w:p>
    <w:p w14:paraId="232ED598" w14:textId="32F32C85" w:rsidR="00BC1ECC" w:rsidRPr="00AB44D1" w:rsidDel="00AB44D1" w:rsidRDefault="00BC1ECC" w:rsidP="00AB44D1">
      <w:pPr>
        <w:spacing w:after="240" w:line="360" w:lineRule="auto"/>
        <w:ind w:left="567"/>
        <w:jc w:val="center"/>
        <w:rPr>
          <w:del w:id="7428" w:author="Александр Перепечаев" w:date="2021-05-26T13:23:00Z"/>
          <w:rFonts w:ascii="Courier New" w:hAnsi="Courier New" w:cs="Courier New"/>
          <w:bCs/>
          <w:spacing w:val="-4"/>
          <w:rPrChange w:id="7429" w:author="Александр Перепечаев" w:date="2021-05-26T13:24:00Z">
            <w:rPr>
              <w:del w:id="7430" w:author="Александр Перепечаев" w:date="2021-05-26T13:23:00Z"/>
              <w:rFonts w:ascii="Courier New" w:hAnsi="Courier New" w:cs="Courier New"/>
              <w:bCs/>
              <w:spacing w:val="-4"/>
              <w:lang w:val="en-US"/>
            </w:rPr>
          </w:rPrChange>
        </w:rPr>
        <w:pPrChange w:id="7431" w:author="Александр Перепечаев" w:date="2021-05-26T13:23:00Z">
          <w:pPr>
            <w:autoSpaceDE w:val="0"/>
            <w:autoSpaceDN w:val="0"/>
            <w:adjustRightInd w:val="0"/>
            <w:ind w:left="567" w:firstLine="709"/>
          </w:pPr>
        </w:pPrChange>
      </w:pPr>
      <w:del w:id="7432" w:author="Александр Перепечаев" w:date="2021-05-26T13:23:00Z">
        <w:r w:rsidRPr="00AB44D1" w:rsidDel="00AB44D1">
          <w:rPr>
            <w:rFonts w:ascii="Courier New" w:hAnsi="Courier New" w:cs="Courier New"/>
            <w:bCs/>
            <w:spacing w:val="-4"/>
            <w:rPrChange w:id="7433" w:author="Александр Перепечаев" w:date="2021-05-26T13:24:00Z">
              <w:rPr>
                <w:rFonts w:ascii="Courier New" w:hAnsi="Courier New" w:cs="Courier New"/>
                <w:bCs/>
                <w:spacing w:val="-4"/>
                <w:lang w:val="en-US"/>
              </w:rPr>
            </w:rPrChange>
          </w:rPr>
          <w:delText xml:space="preserve"> </w:delText>
        </w:r>
      </w:del>
    </w:p>
    <w:p w14:paraId="56C4DE64" w14:textId="35FFA716" w:rsidR="00BC1ECC" w:rsidRPr="00AB44D1" w:rsidDel="00AB44D1" w:rsidRDefault="00BC1ECC" w:rsidP="00AB44D1">
      <w:pPr>
        <w:spacing w:after="240" w:line="360" w:lineRule="auto"/>
        <w:ind w:left="567"/>
        <w:jc w:val="center"/>
        <w:rPr>
          <w:del w:id="7434" w:author="Александр Перепечаев" w:date="2021-05-26T13:23:00Z"/>
          <w:rFonts w:ascii="Courier New" w:hAnsi="Courier New" w:cs="Courier New"/>
          <w:bCs/>
          <w:spacing w:val="-4"/>
          <w:rPrChange w:id="7435" w:author="Александр Перепечаев" w:date="2021-05-26T13:24:00Z">
            <w:rPr>
              <w:del w:id="7436" w:author="Александр Перепечаев" w:date="2021-05-26T13:23:00Z"/>
              <w:rFonts w:ascii="Courier New" w:hAnsi="Courier New" w:cs="Courier New"/>
              <w:bCs/>
              <w:spacing w:val="-4"/>
              <w:lang w:val="en-US"/>
            </w:rPr>
          </w:rPrChange>
        </w:rPr>
        <w:pPrChange w:id="7437" w:author="Александр Перепечаев" w:date="2021-05-26T13:23:00Z">
          <w:pPr>
            <w:autoSpaceDE w:val="0"/>
            <w:autoSpaceDN w:val="0"/>
            <w:adjustRightInd w:val="0"/>
            <w:ind w:left="567" w:firstLine="709"/>
          </w:pPr>
        </w:pPrChange>
      </w:pPr>
    </w:p>
    <w:p w14:paraId="599488AE" w14:textId="0E969AB5" w:rsidR="00BC1ECC" w:rsidRPr="00AB44D1" w:rsidDel="00AB44D1" w:rsidRDefault="00BC1ECC" w:rsidP="00AB44D1">
      <w:pPr>
        <w:spacing w:after="240" w:line="360" w:lineRule="auto"/>
        <w:ind w:left="567"/>
        <w:jc w:val="center"/>
        <w:rPr>
          <w:del w:id="7438" w:author="Александр Перепечаев" w:date="2021-05-26T13:23:00Z"/>
          <w:rFonts w:ascii="Courier New" w:hAnsi="Courier New" w:cs="Courier New"/>
          <w:bCs/>
          <w:spacing w:val="-4"/>
          <w:rPrChange w:id="7439" w:author="Александр Перепечаев" w:date="2021-05-26T13:24:00Z">
            <w:rPr>
              <w:del w:id="7440" w:author="Александр Перепечаев" w:date="2021-05-26T13:23:00Z"/>
              <w:rFonts w:ascii="Courier New" w:hAnsi="Courier New" w:cs="Courier New"/>
              <w:bCs/>
              <w:spacing w:val="-4"/>
              <w:lang w:val="en-US"/>
            </w:rPr>
          </w:rPrChange>
        </w:rPr>
        <w:pPrChange w:id="7441" w:author="Александр Перепечаев" w:date="2021-05-26T13:23:00Z">
          <w:pPr>
            <w:autoSpaceDE w:val="0"/>
            <w:autoSpaceDN w:val="0"/>
            <w:adjustRightInd w:val="0"/>
            <w:ind w:left="567" w:firstLine="709"/>
          </w:pPr>
        </w:pPrChange>
      </w:pPr>
      <w:del w:id="7442" w:author="Александр Перепечаев" w:date="2021-05-26T13:23:00Z">
        <w:r w:rsidRPr="00AB44D1" w:rsidDel="00AB44D1">
          <w:rPr>
            <w:rFonts w:ascii="Courier New" w:hAnsi="Courier New" w:cs="Courier New"/>
            <w:bCs/>
            <w:spacing w:val="-4"/>
            <w:rPrChange w:id="744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744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w:delText>
        </w:r>
        <w:r w:rsidRPr="00AB44D1" w:rsidDel="00AB44D1">
          <w:rPr>
            <w:rFonts w:ascii="Courier New" w:hAnsi="Courier New" w:cs="Courier New"/>
            <w:bCs/>
            <w:spacing w:val="-4"/>
            <w:rPrChange w:id="744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imageName</w:delText>
        </w:r>
        <w:r w:rsidRPr="00AB44D1" w:rsidDel="00AB44D1">
          <w:rPr>
            <w:rFonts w:ascii="Courier New" w:hAnsi="Courier New" w:cs="Courier New"/>
            <w:bCs/>
            <w:spacing w:val="-4"/>
            <w:rPrChange w:id="744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744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744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449" w:author="Александр Перепечаев" w:date="2021-05-26T13:24:00Z">
              <w:rPr>
                <w:rFonts w:ascii="Courier New" w:hAnsi="Courier New" w:cs="Courier New"/>
                <w:bCs/>
                <w:spacing w:val="-4"/>
                <w:lang w:val="en-US"/>
              </w:rPr>
            </w:rPrChange>
          </w:rPr>
          <w:delText>) =&gt;{</w:delText>
        </w:r>
      </w:del>
    </w:p>
    <w:p w14:paraId="324C59B2" w14:textId="42B9C1B5" w:rsidR="00BC1ECC" w:rsidRPr="00AB44D1" w:rsidDel="00AB44D1" w:rsidRDefault="00BC1ECC" w:rsidP="00AB44D1">
      <w:pPr>
        <w:spacing w:after="240" w:line="360" w:lineRule="auto"/>
        <w:ind w:left="567"/>
        <w:jc w:val="center"/>
        <w:rPr>
          <w:del w:id="7450" w:author="Александр Перепечаев" w:date="2021-05-26T13:23:00Z"/>
          <w:rFonts w:ascii="Courier New" w:hAnsi="Courier New" w:cs="Courier New"/>
          <w:bCs/>
          <w:spacing w:val="-4"/>
          <w:rPrChange w:id="7451" w:author="Александр Перепечаев" w:date="2021-05-26T13:24:00Z">
            <w:rPr>
              <w:del w:id="7452" w:author="Александр Перепечаев" w:date="2021-05-26T13:23:00Z"/>
              <w:rFonts w:ascii="Courier New" w:hAnsi="Courier New" w:cs="Courier New"/>
              <w:bCs/>
              <w:spacing w:val="-4"/>
              <w:lang w:val="en-US"/>
            </w:rPr>
          </w:rPrChange>
        </w:rPr>
        <w:pPrChange w:id="7453" w:author="Александр Перепечаев" w:date="2021-05-26T13:23:00Z">
          <w:pPr>
            <w:autoSpaceDE w:val="0"/>
            <w:autoSpaceDN w:val="0"/>
            <w:adjustRightInd w:val="0"/>
            <w:ind w:left="567" w:firstLine="709"/>
          </w:pPr>
        </w:pPrChange>
      </w:pPr>
    </w:p>
    <w:p w14:paraId="3619DD61" w14:textId="6F648656" w:rsidR="00BC1ECC" w:rsidRPr="00AB44D1" w:rsidDel="00AB44D1" w:rsidRDefault="00BC1ECC" w:rsidP="00AB44D1">
      <w:pPr>
        <w:spacing w:after="240" w:line="360" w:lineRule="auto"/>
        <w:ind w:left="567"/>
        <w:jc w:val="center"/>
        <w:rPr>
          <w:del w:id="7454" w:author="Александр Перепечаев" w:date="2021-05-26T13:23:00Z"/>
          <w:rFonts w:ascii="Courier New" w:hAnsi="Courier New" w:cs="Courier New"/>
          <w:bCs/>
          <w:spacing w:val="-4"/>
          <w:rPrChange w:id="7455" w:author="Александр Перепечаев" w:date="2021-05-26T13:24:00Z">
            <w:rPr>
              <w:del w:id="7456" w:author="Александр Перепечаев" w:date="2021-05-26T13:23:00Z"/>
              <w:rFonts w:ascii="Courier New" w:hAnsi="Courier New" w:cs="Courier New"/>
              <w:bCs/>
              <w:spacing w:val="-4"/>
              <w:lang w:val="en-US"/>
            </w:rPr>
          </w:rPrChange>
        </w:rPr>
        <w:pPrChange w:id="7457" w:author="Александр Перепечаев" w:date="2021-05-26T13:23:00Z">
          <w:pPr>
            <w:autoSpaceDE w:val="0"/>
            <w:autoSpaceDN w:val="0"/>
            <w:adjustRightInd w:val="0"/>
            <w:ind w:left="567" w:firstLine="709"/>
          </w:pPr>
        </w:pPrChange>
      </w:pPr>
      <w:del w:id="7458" w:author="Александр Перепечаев" w:date="2021-05-26T13:23:00Z">
        <w:r w:rsidRPr="00AB44D1" w:rsidDel="00AB44D1">
          <w:rPr>
            <w:rFonts w:ascii="Courier New" w:hAnsi="Courier New" w:cs="Courier New"/>
            <w:bCs/>
            <w:spacing w:val="-4"/>
            <w:rPrChange w:id="745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46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746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746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getImageName</w:delText>
        </w:r>
        <w:r w:rsidRPr="00AB44D1" w:rsidDel="00AB44D1">
          <w:rPr>
            <w:rFonts w:ascii="Courier New" w:hAnsi="Courier New" w:cs="Courier New"/>
            <w:bCs/>
            <w:spacing w:val="-4"/>
            <w:rPrChange w:id="7463" w:author="Александр Перепечаев" w:date="2021-05-26T13:24:00Z">
              <w:rPr>
                <w:rFonts w:ascii="Courier New" w:hAnsi="Courier New" w:cs="Courier New"/>
                <w:bCs/>
                <w:spacing w:val="-4"/>
                <w:lang w:val="en-US"/>
              </w:rPr>
            </w:rPrChange>
          </w:rPr>
          <w:delText>();</w:delText>
        </w:r>
      </w:del>
    </w:p>
    <w:p w14:paraId="194E924E" w14:textId="6DB74656" w:rsidR="00BC1ECC" w:rsidRPr="00AB44D1" w:rsidDel="00AB44D1" w:rsidRDefault="00BC1ECC" w:rsidP="00AB44D1">
      <w:pPr>
        <w:spacing w:after="240" w:line="360" w:lineRule="auto"/>
        <w:ind w:left="567"/>
        <w:jc w:val="center"/>
        <w:rPr>
          <w:del w:id="7464" w:author="Александр Перепечаев" w:date="2021-05-26T13:23:00Z"/>
          <w:rFonts w:ascii="Courier New" w:hAnsi="Courier New" w:cs="Courier New"/>
          <w:bCs/>
          <w:spacing w:val="-4"/>
          <w:rPrChange w:id="7465" w:author="Александр Перепечаев" w:date="2021-05-26T13:24:00Z">
            <w:rPr>
              <w:del w:id="7466" w:author="Александр Перепечаев" w:date="2021-05-26T13:23:00Z"/>
              <w:rFonts w:ascii="Courier New" w:hAnsi="Courier New" w:cs="Courier New"/>
              <w:bCs/>
              <w:spacing w:val="-4"/>
              <w:lang w:val="en-US"/>
            </w:rPr>
          </w:rPrChange>
        </w:rPr>
        <w:pPrChange w:id="7467" w:author="Александр Перепечаев" w:date="2021-05-26T13:23:00Z">
          <w:pPr>
            <w:autoSpaceDE w:val="0"/>
            <w:autoSpaceDN w:val="0"/>
            <w:adjustRightInd w:val="0"/>
            <w:ind w:left="567" w:firstLine="709"/>
          </w:pPr>
        </w:pPrChange>
      </w:pPr>
      <w:del w:id="7468" w:author="Александр Перепечаев" w:date="2021-05-26T13:23:00Z">
        <w:r w:rsidRPr="00AB44D1" w:rsidDel="00AB44D1">
          <w:rPr>
            <w:rFonts w:ascii="Courier New" w:hAnsi="Courier New" w:cs="Courier New"/>
            <w:bCs/>
            <w:spacing w:val="-4"/>
            <w:rPrChange w:id="746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747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747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472" w:author="Александр Перепечаев" w:date="2021-05-26T13:24:00Z">
              <w:rPr>
                <w:rFonts w:ascii="Courier New" w:hAnsi="Courier New" w:cs="Courier New"/>
                <w:bCs/>
                <w:spacing w:val="-4"/>
                <w:lang w:val="en-US"/>
              </w:rPr>
            </w:rPrChange>
          </w:rPr>
          <w:delText>);</w:delText>
        </w:r>
      </w:del>
    </w:p>
    <w:p w14:paraId="764F796C" w14:textId="77F0DDFD" w:rsidR="00BC1ECC" w:rsidRPr="00AB44D1" w:rsidDel="00AB44D1" w:rsidRDefault="00BC1ECC" w:rsidP="00AB44D1">
      <w:pPr>
        <w:spacing w:after="240" w:line="360" w:lineRule="auto"/>
        <w:ind w:left="567"/>
        <w:jc w:val="center"/>
        <w:rPr>
          <w:del w:id="7473" w:author="Александр Перепечаев" w:date="2021-05-26T13:23:00Z"/>
          <w:rFonts w:ascii="Courier New" w:hAnsi="Courier New" w:cs="Courier New"/>
          <w:bCs/>
          <w:spacing w:val="-4"/>
          <w:rPrChange w:id="7474" w:author="Александр Перепечаев" w:date="2021-05-26T13:24:00Z">
            <w:rPr>
              <w:del w:id="7475" w:author="Александр Перепечаев" w:date="2021-05-26T13:23:00Z"/>
              <w:rFonts w:ascii="Courier New" w:hAnsi="Courier New" w:cs="Courier New"/>
              <w:bCs/>
              <w:spacing w:val="-4"/>
              <w:lang w:val="en-US"/>
            </w:rPr>
          </w:rPrChange>
        </w:rPr>
        <w:pPrChange w:id="7476" w:author="Александр Перепечаев" w:date="2021-05-26T13:23:00Z">
          <w:pPr>
            <w:autoSpaceDE w:val="0"/>
            <w:autoSpaceDN w:val="0"/>
            <w:adjustRightInd w:val="0"/>
            <w:ind w:left="567" w:firstLine="709"/>
          </w:pPr>
        </w:pPrChange>
      </w:pPr>
      <w:del w:id="7477" w:author="Александр Перепечаев" w:date="2021-05-26T13:23:00Z">
        <w:r w:rsidRPr="00AB44D1" w:rsidDel="00AB44D1">
          <w:rPr>
            <w:rFonts w:ascii="Courier New" w:hAnsi="Courier New" w:cs="Courier New"/>
            <w:bCs/>
            <w:spacing w:val="-4"/>
            <w:rPrChange w:id="747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47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748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748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stringify</w:delText>
        </w:r>
        <w:r w:rsidRPr="00AB44D1" w:rsidDel="00AB44D1">
          <w:rPr>
            <w:rFonts w:ascii="Courier New" w:hAnsi="Courier New" w:cs="Courier New"/>
            <w:bCs/>
            <w:spacing w:val="-4"/>
            <w:rPrChange w:id="748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48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48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748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emotions</w:delText>
        </w:r>
        <w:r w:rsidRPr="00AB44D1" w:rsidDel="00AB44D1">
          <w:rPr>
            <w:rFonts w:ascii="Courier New" w:hAnsi="Courier New" w:cs="Courier New"/>
            <w:bCs/>
            <w:spacing w:val="-4"/>
            <w:rPrChange w:id="748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487" w:author="Александр Перепечаев" w:date="2021-05-26T13:24:00Z">
              <w:rPr>
                <w:rFonts w:ascii="Courier New" w:hAnsi="Courier New" w:cs="Courier New"/>
                <w:bCs/>
                <w:spacing w:val="-4"/>
                <w:lang w:val="en-US"/>
              </w:rPr>
            </w:rPrChange>
          </w:rPr>
          <w:delText>});</w:delText>
        </w:r>
      </w:del>
    </w:p>
    <w:p w14:paraId="61F22230" w14:textId="6E81198F" w:rsidR="00BC1ECC" w:rsidRPr="00AB44D1" w:rsidDel="00AB44D1" w:rsidRDefault="00BC1ECC" w:rsidP="00AB44D1">
      <w:pPr>
        <w:spacing w:after="240" w:line="360" w:lineRule="auto"/>
        <w:ind w:left="567"/>
        <w:jc w:val="center"/>
        <w:rPr>
          <w:del w:id="7488" w:author="Александр Перепечаев" w:date="2021-05-26T13:23:00Z"/>
          <w:rFonts w:ascii="Courier New" w:hAnsi="Courier New" w:cs="Courier New"/>
          <w:bCs/>
          <w:spacing w:val="-4"/>
          <w:rPrChange w:id="7489" w:author="Александр Перепечаев" w:date="2021-05-26T13:24:00Z">
            <w:rPr>
              <w:del w:id="7490" w:author="Александр Перепечаев" w:date="2021-05-26T13:23:00Z"/>
              <w:rFonts w:ascii="Courier New" w:hAnsi="Courier New" w:cs="Courier New"/>
              <w:bCs/>
              <w:spacing w:val="-4"/>
              <w:lang w:val="en-US"/>
            </w:rPr>
          </w:rPrChange>
        </w:rPr>
        <w:pPrChange w:id="7491" w:author="Александр Перепечаев" w:date="2021-05-26T13:23:00Z">
          <w:pPr>
            <w:autoSpaceDE w:val="0"/>
            <w:autoSpaceDN w:val="0"/>
            <w:adjustRightInd w:val="0"/>
            <w:ind w:left="567" w:firstLine="709"/>
          </w:pPr>
        </w:pPrChange>
      </w:pPr>
    </w:p>
    <w:p w14:paraId="21167251" w14:textId="4BDFCABE" w:rsidR="00BC1ECC" w:rsidRPr="00AB44D1" w:rsidDel="00AB44D1" w:rsidRDefault="00BC1ECC" w:rsidP="00AB44D1">
      <w:pPr>
        <w:spacing w:after="240" w:line="360" w:lineRule="auto"/>
        <w:ind w:left="567"/>
        <w:jc w:val="center"/>
        <w:rPr>
          <w:del w:id="7492" w:author="Александр Перепечаев" w:date="2021-05-26T13:23:00Z"/>
          <w:rFonts w:ascii="Courier New" w:hAnsi="Courier New" w:cs="Courier New"/>
          <w:bCs/>
          <w:spacing w:val="-4"/>
          <w:rPrChange w:id="7493" w:author="Александр Перепечаев" w:date="2021-05-26T13:24:00Z">
            <w:rPr>
              <w:del w:id="7494" w:author="Александр Перепечаев" w:date="2021-05-26T13:23:00Z"/>
              <w:rFonts w:ascii="Courier New" w:hAnsi="Courier New" w:cs="Courier New"/>
              <w:bCs/>
              <w:spacing w:val="-4"/>
              <w:lang w:val="en-US"/>
            </w:rPr>
          </w:rPrChange>
        </w:rPr>
        <w:pPrChange w:id="7495" w:author="Александр Перепечаев" w:date="2021-05-26T13:23:00Z">
          <w:pPr>
            <w:autoSpaceDE w:val="0"/>
            <w:autoSpaceDN w:val="0"/>
            <w:adjustRightInd w:val="0"/>
            <w:ind w:left="567" w:firstLine="709"/>
          </w:pPr>
        </w:pPrChange>
      </w:pPr>
      <w:del w:id="7496" w:author="Александр Перепечаев" w:date="2021-05-26T13:23:00Z">
        <w:r w:rsidRPr="00AB44D1" w:rsidDel="00AB44D1">
          <w:rPr>
            <w:rFonts w:ascii="Courier New" w:hAnsi="Courier New" w:cs="Courier New"/>
            <w:bCs/>
            <w:spacing w:val="-4"/>
            <w:rPrChange w:id="7497" w:author="Александр Перепечаев" w:date="2021-05-26T13:24:00Z">
              <w:rPr>
                <w:rFonts w:ascii="Courier New" w:hAnsi="Courier New" w:cs="Courier New"/>
                <w:bCs/>
                <w:spacing w:val="-4"/>
                <w:lang w:val="en-US"/>
              </w:rPr>
            </w:rPrChange>
          </w:rPr>
          <w:delText>})</w:delText>
        </w:r>
      </w:del>
    </w:p>
    <w:p w14:paraId="752C4FF6" w14:textId="6371C1AC" w:rsidR="00BC1ECC" w:rsidRPr="00AB44D1" w:rsidDel="00AB44D1" w:rsidRDefault="00BC1ECC" w:rsidP="00AB44D1">
      <w:pPr>
        <w:spacing w:after="240" w:line="360" w:lineRule="auto"/>
        <w:ind w:left="567"/>
        <w:jc w:val="center"/>
        <w:rPr>
          <w:del w:id="7498" w:author="Александр Перепечаев" w:date="2021-05-26T13:23:00Z"/>
          <w:rFonts w:ascii="Courier New" w:hAnsi="Courier New" w:cs="Courier New"/>
          <w:bCs/>
          <w:spacing w:val="-4"/>
          <w:rPrChange w:id="7499" w:author="Александр Перепечаев" w:date="2021-05-26T13:24:00Z">
            <w:rPr>
              <w:del w:id="7500" w:author="Александр Перепечаев" w:date="2021-05-26T13:23:00Z"/>
              <w:rFonts w:ascii="Courier New" w:hAnsi="Courier New" w:cs="Courier New"/>
              <w:bCs/>
              <w:spacing w:val="-4"/>
              <w:lang w:val="en-US"/>
            </w:rPr>
          </w:rPrChange>
        </w:rPr>
        <w:pPrChange w:id="7501" w:author="Александр Перепечаев" w:date="2021-05-26T13:23:00Z">
          <w:pPr>
            <w:autoSpaceDE w:val="0"/>
            <w:autoSpaceDN w:val="0"/>
            <w:adjustRightInd w:val="0"/>
            <w:ind w:left="567" w:firstLine="709"/>
          </w:pPr>
        </w:pPrChange>
      </w:pPr>
    </w:p>
    <w:p w14:paraId="40047598" w14:textId="3ED2FE97" w:rsidR="00BC1ECC" w:rsidRPr="00AB44D1" w:rsidDel="00AB44D1" w:rsidRDefault="00BC1ECC" w:rsidP="00AB44D1">
      <w:pPr>
        <w:spacing w:after="240" w:line="360" w:lineRule="auto"/>
        <w:ind w:left="567"/>
        <w:jc w:val="center"/>
        <w:rPr>
          <w:del w:id="7502" w:author="Александр Перепечаев" w:date="2021-05-26T13:23:00Z"/>
          <w:rFonts w:ascii="Courier New" w:hAnsi="Courier New" w:cs="Courier New"/>
          <w:bCs/>
          <w:spacing w:val="-4"/>
          <w:rPrChange w:id="7503" w:author="Александр Перепечаев" w:date="2021-05-26T13:24:00Z">
            <w:rPr>
              <w:del w:id="7504" w:author="Александр Перепечаев" w:date="2021-05-26T13:23:00Z"/>
              <w:rFonts w:ascii="Courier New" w:hAnsi="Courier New" w:cs="Courier New"/>
              <w:bCs/>
              <w:spacing w:val="-4"/>
              <w:lang w:val="en-US"/>
            </w:rPr>
          </w:rPrChange>
        </w:rPr>
        <w:pPrChange w:id="7505" w:author="Александр Перепечаев" w:date="2021-05-26T13:23:00Z">
          <w:pPr>
            <w:autoSpaceDE w:val="0"/>
            <w:autoSpaceDN w:val="0"/>
            <w:adjustRightInd w:val="0"/>
            <w:ind w:left="567" w:firstLine="709"/>
          </w:pPr>
        </w:pPrChange>
      </w:pPr>
      <w:del w:id="7506" w:author="Александр Перепечаев" w:date="2021-05-26T13:23:00Z">
        <w:r w:rsidRPr="00AB44D1" w:rsidDel="00AB44D1">
          <w:rPr>
            <w:rFonts w:ascii="Courier New" w:hAnsi="Courier New" w:cs="Courier New"/>
            <w:bCs/>
            <w:spacing w:val="-4"/>
            <w:rPrChange w:id="750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750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750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75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751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75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513" w:author="Александр Перепечаев" w:date="2021-05-26T13:24:00Z">
              <w:rPr>
                <w:rFonts w:ascii="Courier New" w:hAnsi="Courier New" w:cs="Courier New"/>
                <w:bCs/>
                <w:spacing w:val="-4"/>
                <w:lang w:val="en-US"/>
              </w:rPr>
            </w:rPrChange>
          </w:rPr>
          <w:delText>) =&gt; {</w:delText>
        </w:r>
      </w:del>
    </w:p>
    <w:p w14:paraId="06203159" w14:textId="55F7629A" w:rsidR="00BC1ECC" w:rsidRPr="00AB44D1" w:rsidDel="00AB44D1" w:rsidRDefault="00BC1ECC" w:rsidP="00AB44D1">
      <w:pPr>
        <w:spacing w:after="240" w:line="360" w:lineRule="auto"/>
        <w:ind w:left="567"/>
        <w:jc w:val="center"/>
        <w:rPr>
          <w:del w:id="7514" w:author="Александр Перепечаев" w:date="2021-05-26T13:23:00Z"/>
          <w:rFonts w:ascii="Courier New" w:hAnsi="Courier New" w:cs="Courier New"/>
          <w:bCs/>
          <w:spacing w:val="-4"/>
          <w:rPrChange w:id="7515" w:author="Александр Перепечаев" w:date="2021-05-26T13:24:00Z">
            <w:rPr>
              <w:del w:id="7516" w:author="Александр Перепечаев" w:date="2021-05-26T13:23:00Z"/>
              <w:rFonts w:ascii="Courier New" w:hAnsi="Courier New" w:cs="Courier New"/>
              <w:bCs/>
              <w:spacing w:val="-4"/>
              <w:lang w:val="en-US"/>
            </w:rPr>
          </w:rPrChange>
        </w:rPr>
        <w:pPrChange w:id="7517" w:author="Александр Перепечаев" w:date="2021-05-26T13:23:00Z">
          <w:pPr>
            <w:autoSpaceDE w:val="0"/>
            <w:autoSpaceDN w:val="0"/>
            <w:adjustRightInd w:val="0"/>
            <w:ind w:left="567" w:firstLine="709"/>
          </w:pPr>
        </w:pPrChange>
      </w:pPr>
      <w:del w:id="7518" w:author="Александр Перепечаев" w:date="2021-05-26T13:23:00Z">
        <w:r w:rsidRPr="00AB44D1" w:rsidDel="00AB44D1">
          <w:rPr>
            <w:rFonts w:ascii="Courier New" w:hAnsi="Courier New" w:cs="Courier New"/>
            <w:bCs/>
            <w:spacing w:val="-4"/>
            <w:rPrChange w:id="751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752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521" w:author="Александр Перепечаев" w:date="2021-05-26T13:24:00Z">
              <w:rPr>
                <w:rFonts w:ascii="Courier New" w:hAnsi="Courier New" w:cs="Courier New"/>
                <w:bCs/>
                <w:spacing w:val="-4"/>
                <w:lang w:val="en-US"/>
              </w:rPr>
            </w:rPrChange>
          </w:rPr>
          <w:delText xml:space="preserve"> = "";</w:delText>
        </w:r>
      </w:del>
    </w:p>
    <w:p w14:paraId="1C11D0BE" w14:textId="100CB863" w:rsidR="00BC1ECC" w:rsidRPr="00AB44D1" w:rsidDel="00AB44D1" w:rsidRDefault="00BC1ECC" w:rsidP="00AB44D1">
      <w:pPr>
        <w:spacing w:after="240" w:line="360" w:lineRule="auto"/>
        <w:ind w:left="567"/>
        <w:jc w:val="center"/>
        <w:rPr>
          <w:del w:id="7522" w:author="Александр Перепечаев" w:date="2021-05-26T13:23:00Z"/>
          <w:rFonts w:ascii="Courier New" w:hAnsi="Courier New" w:cs="Courier New"/>
          <w:bCs/>
          <w:spacing w:val="-4"/>
          <w:rPrChange w:id="7523" w:author="Александр Перепечаев" w:date="2021-05-26T13:24:00Z">
            <w:rPr>
              <w:del w:id="7524" w:author="Александр Перепечаев" w:date="2021-05-26T13:23:00Z"/>
              <w:rFonts w:ascii="Courier New" w:hAnsi="Courier New" w:cs="Courier New"/>
              <w:bCs/>
              <w:spacing w:val="-4"/>
              <w:lang w:val="en-US"/>
            </w:rPr>
          </w:rPrChange>
        </w:rPr>
        <w:pPrChange w:id="7525" w:author="Александр Перепечаев" w:date="2021-05-26T13:23:00Z">
          <w:pPr>
            <w:autoSpaceDE w:val="0"/>
            <w:autoSpaceDN w:val="0"/>
            <w:adjustRightInd w:val="0"/>
            <w:ind w:left="567" w:firstLine="709"/>
          </w:pPr>
        </w:pPrChange>
      </w:pPr>
      <w:del w:id="7526" w:author="Александр Перепечаев" w:date="2021-05-26T13:23:00Z">
        <w:r w:rsidRPr="00AB44D1" w:rsidDel="00AB44D1">
          <w:rPr>
            <w:rFonts w:ascii="Courier New" w:hAnsi="Courier New" w:cs="Courier New"/>
            <w:bCs/>
            <w:spacing w:val="-4"/>
            <w:rPrChange w:id="752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7528" w:author="Александр Перепечаев" w:date="2021-05-26T13:24:00Z">
              <w:rPr>
                <w:rFonts w:ascii="Courier New" w:hAnsi="Courier New" w:cs="Courier New"/>
                <w:bCs/>
                <w:spacing w:val="-4"/>
                <w:lang w:val="en-US"/>
              </w:rPr>
            </w:rPrChange>
          </w:rPr>
          <w:delText>{</w:delText>
        </w:r>
      </w:del>
    </w:p>
    <w:p w14:paraId="7281BF58" w14:textId="541771E1" w:rsidR="00BC1ECC" w:rsidRPr="00AB44D1" w:rsidDel="00AB44D1" w:rsidRDefault="00BC1ECC" w:rsidP="00AB44D1">
      <w:pPr>
        <w:spacing w:after="240" w:line="360" w:lineRule="auto"/>
        <w:ind w:left="567"/>
        <w:jc w:val="center"/>
        <w:rPr>
          <w:del w:id="7529" w:author="Александр Перепечаев" w:date="2021-05-26T13:23:00Z"/>
          <w:rFonts w:ascii="Courier New" w:hAnsi="Courier New" w:cs="Courier New"/>
          <w:bCs/>
          <w:spacing w:val="-4"/>
          <w:rPrChange w:id="7530" w:author="Александр Перепечаев" w:date="2021-05-26T13:24:00Z">
            <w:rPr>
              <w:del w:id="7531" w:author="Александр Перепечаев" w:date="2021-05-26T13:23:00Z"/>
              <w:rFonts w:ascii="Courier New" w:hAnsi="Courier New" w:cs="Courier New"/>
              <w:bCs/>
              <w:spacing w:val="-4"/>
              <w:lang w:val="en-US"/>
            </w:rPr>
          </w:rPrChange>
        </w:rPr>
        <w:pPrChange w:id="7532" w:author="Александр Перепечаев" w:date="2021-05-26T13:23:00Z">
          <w:pPr>
            <w:autoSpaceDE w:val="0"/>
            <w:autoSpaceDN w:val="0"/>
            <w:adjustRightInd w:val="0"/>
            <w:ind w:left="567" w:firstLine="709"/>
          </w:pPr>
        </w:pPrChange>
      </w:pPr>
      <w:del w:id="7533" w:author="Александр Перепечаев" w:date="2021-05-26T13:23:00Z">
        <w:r w:rsidRPr="00AB44D1" w:rsidDel="00AB44D1">
          <w:rPr>
            <w:rFonts w:ascii="Courier New" w:hAnsi="Courier New" w:cs="Courier New"/>
            <w:bCs/>
            <w:spacing w:val="-4"/>
            <w:rPrChange w:id="75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753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753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753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7538" w:author="Александр Перепечаев" w:date="2021-05-26T13:24:00Z">
              <w:rPr>
                <w:rFonts w:ascii="Courier New" w:hAnsi="Courier New" w:cs="Courier New"/>
                <w:bCs/>
                <w:spacing w:val="-4"/>
                <w:lang w:val="en-US"/>
              </w:rPr>
            </w:rPrChange>
          </w:rPr>
          <w:delText>;</w:delText>
        </w:r>
      </w:del>
    </w:p>
    <w:p w14:paraId="76968741" w14:textId="0BB29F8C" w:rsidR="00BC1ECC" w:rsidRPr="00AB44D1" w:rsidDel="00AB44D1" w:rsidRDefault="00BC1ECC" w:rsidP="00AB44D1">
      <w:pPr>
        <w:spacing w:after="240" w:line="360" w:lineRule="auto"/>
        <w:ind w:left="567"/>
        <w:jc w:val="center"/>
        <w:rPr>
          <w:del w:id="7539" w:author="Александр Перепечаев" w:date="2021-05-26T13:23:00Z"/>
          <w:rFonts w:ascii="Courier New" w:hAnsi="Courier New" w:cs="Courier New"/>
          <w:bCs/>
          <w:spacing w:val="-4"/>
          <w:rPrChange w:id="7540" w:author="Александр Перепечаев" w:date="2021-05-26T13:24:00Z">
            <w:rPr>
              <w:del w:id="7541" w:author="Александр Перепечаев" w:date="2021-05-26T13:23:00Z"/>
              <w:rFonts w:ascii="Courier New" w:hAnsi="Courier New" w:cs="Courier New"/>
              <w:bCs/>
              <w:spacing w:val="-4"/>
              <w:lang w:val="en-US"/>
            </w:rPr>
          </w:rPrChange>
        </w:rPr>
        <w:pPrChange w:id="7542" w:author="Александр Перепечаев" w:date="2021-05-26T13:23:00Z">
          <w:pPr>
            <w:autoSpaceDE w:val="0"/>
            <w:autoSpaceDN w:val="0"/>
            <w:adjustRightInd w:val="0"/>
            <w:ind w:left="567" w:firstLine="709"/>
          </w:pPr>
        </w:pPrChange>
      </w:pPr>
      <w:del w:id="7543" w:author="Александр Перепечаев" w:date="2021-05-26T13:23:00Z">
        <w:r w:rsidRPr="00AB44D1" w:rsidDel="00AB44D1">
          <w:rPr>
            <w:rFonts w:ascii="Courier New" w:hAnsi="Courier New" w:cs="Courier New"/>
            <w:bCs/>
            <w:spacing w:val="-4"/>
            <w:rPrChange w:id="754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754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754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7547" w:author="Александр Перепечаев" w:date="2021-05-26T13:24:00Z">
              <w:rPr>
                <w:rFonts w:ascii="Courier New" w:hAnsi="Courier New" w:cs="Courier New"/>
                <w:bCs/>
                <w:spacing w:val="-4"/>
                <w:lang w:val="en-US"/>
              </w:rPr>
            </w:rPrChange>
          </w:rPr>
          <w:delText>);</w:delText>
        </w:r>
      </w:del>
    </w:p>
    <w:p w14:paraId="07CFC539" w14:textId="28BFBFE7" w:rsidR="00BC1ECC" w:rsidRPr="00AB44D1" w:rsidDel="00AB44D1" w:rsidRDefault="00BC1ECC" w:rsidP="00AB44D1">
      <w:pPr>
        <w:spacing w:after="240" w:line="360" w:lineRule="auto"/>
        <w:ind w:left="567"/>
        <w:jc w:val="center"/>
        <w:rPr>
          <w:del w:id="7548" w:author="Александр Перепечаев" w:date="2021-05-26T13:23:00Z"/>
          <w:rFonts w:ascii="Courier New" w:hAnsi="Courier New" w:cs="Courier New"/>
          <w:bCs/>
          <w:spacing w:val="-4"/>
          <w:rPrChange w:id="7549" w:author="Александр Перепечаев" w:date="2021-05-26T13:24:00Z">
            <w:rPr>
              <w:del w:id="7550" w:author="Александр Перепечаев" w:date="2021-05-26T13:23:00Z"/>
              <w:rFonts w:ascii="Courier New" w:hAnsi="Courier New" w:cs="Courier New"/>
              <w:bCs/>
              <w:spacing w:val="-4"/>
              <w:lang w:val="en-US"/>
            </w:rPr>
          </w:rPrChange>
        </w:rPr>
        <w:pPrChange w:id="7551" w:author="Александр Перепечаев" w:date="2021-05-26T13:23:00Z">
          <w:pPr>
            <w:autoSpaceDE w:val="0"/>
            <w:autoSpaceDN w:val="0"/>
            <w:adjustRightInd w:val="0"/>
            <w:ind w:left="567" w:firstLine="709"/>
          </w:pPr>
        </w:pPrChange>
      </w:pPr>
      <w:del w:id="7552" w:author="Александр Перепечаев" w:date="2021-05-26T13:23:00Z">
        <w:r w:rsidRPr="00AB44D1" w:rsidDel="00AB44D1">
          <w:rPr>
            <w:rFonts w:ascii="Courier New" w:hAnsi="Courier New" w:cs="Courier New"/>
            <w:bCs/>
            <w:spacing w:val="-4"/>
            <w:rPrChange w:id="755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55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75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755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755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755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755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756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password</w:delText>
        </w:r>
        <w:r w:rsidRPr="00AB44D1" w:rsidDel="00AB44D1">
          <w:rPr>
            <w:rFonts w:ascii="Courier New" w:hAnsi="Courier New" w:cs="Courier New"/>
            <w:bCs/>
            <w:spacing w:val="-4"/>
            <w:rPrChange w:id="7561" w:author="Александр Перепечаев" w:date="2021-05-26T13:24:00Z">
              <w:rPr>
                <w:rFonts w:ascii="Courier New" w:hAnsi="Courier New" w:cs="Courier New"/>
                <w:bCs/>
                <w:spacing w:val="-4"/>
                <w:lang w:val="en-US"/>
              </w:rPr>
            </w:rPrChange>
          </w:rPr>
          <w:delText xml:space="preserve">)   </w:delText>
        </w:r>
      </w:del>
    </w:p>
    <w:p w14:paraId="48CDD1E1" w14:textId="5F31D0A4" w:rsidR="00BC1ECC" w:rsidRPr="00AB44D1" w:rsidDel="00AB44D1" w:rsidRDefault="00BC1ECC" w:rsidP="00AB44D1">
      <w:pPr>
        <w:spacing w:after="240" w:line="360" w:lineRule="auto"/>
        <w:ind w:left="567"/>
        <w:jc w:val="center"/>
        <w:rPr>
          <w:del w:id="7562" w:author="Александр Перепечаев" w:date="2021-05-26T13:23:00Z"/>
          <w:rFonts w:ascii="Courier New" w:hAnsi="Courier New" w:cs="Courier New"/>
          <w:bCs/>
          <w:spacing w:val="-4"/>
          <w:rPrChange w:id="7563" w:author="Александр Перепечаев" w:date="2021-05-26T13:24:00Z">
            <w:rPr>
              <w:del w:id="7564" w:author="Александр Перепечаев" w:date="2021-05-26T13:23:00Z"/>
              <w:rFonts w:ascii="Courier New" w:hAnsi="Courier New" w:cs="Courier New"/>
              <w:bCs/>
              <w:spacing w:val="-4"/>
              <w:lang w:val="en-US"/>
            </w:rPr>
          </w:rPrChange>
        </w:rPr>
        <w:pPrChange w:id="7565" w:author="Александр Перепечаев" w:date="2021-05-26T13:23:00Z">
          <w:pPr>
            <w:autoSpaceDE w:val="0"/>
            <w:autoSpaceDN w:val="0"/>
            <w:adjustRightInd w:val="0"/>
            <w:ind w:left="567" w:firstLine="709"/>
          </w:pPr>
        </w:pPrChange>
      </w:pPr>
    </w:p>
    <w:p w14:paraId="1AF98B18" w14:textId="3C16B1F5" w:rsidR="00BC1ECC" w:rsidRPr="00AB44D1" w:rsidDel="00AB44D1" w:rsidRDefault="00BC1ECC" w:rsidP="00AB44D1">
      <w:pPr>
        <w:spacing w:after="240" w:line="360" w:lineRule="auto"/>
        <w:ind w:left="567"/>
        <w:jc w:val="center"/>
        <w:rPr>
          <w:del w:id="7566" w:author="Александр Перепечаев" w:date="2021-05-26T13:23:00Z"/>
          <w:rFonts w:ascii="Courier New" w:hAnsi="Courier New" w:cs="Courier New"/>
          <w:bCs/>
          <w:spacing w:val="-4"/>
          <w:rPrChange w:id="7567" w:author="Александр Перепечаев" w:date="2021-05-26T13:24:00Z">
            <w:rPr>
              <w:del w:id="7568" w:author="Александр Перепечаев" w:date="2021-05-26T13:23:00Z"/>
              <w:rFonts w:ascii="Courier New" w:hAnsi="Courier New" w:cs="Courier New"/>
              <w:bCs/>
              <w:spacing w:val="-4"/>
              <w:lang w:val="en-US"/>
            </w:rPr>
          </w:rPrChange>
        </w:rPr>
        <w:pPrChange w:id="7569" w:author="Александр Перепечаев" w:date="2021-05-26T13:23:00Z">
          <w:pPr>
            <w:autoSpaceDE w:val="0"/>
            <w:autoSpaceDN w:val="0"/>
            <w:adjustRightInd w:val="0"/>
            <w:ind w:left="567" w:firstLine="709"/>
          </w:pPr>
        </w:pPrChange>
      </w:pPr>
      <w:del w:id="7570" w:author="Александр Перепечаев" w:date="2021-05-26T13:23:00Z">
        <w:r w:rsidRPr="00AB44D1" w:rsidDel="00AB44D1">
          <w:rPr>
            <w:rFonts w:ascii="Courier New" w:hAnsi="Courier New" w:cs="Courier New"/>
            <w:bCs/>
            <w:spacing w:val="-4"/>
            <w:rPrChange w:id="757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757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57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undefined</w:delText>
        </w:r>
        <w:r w:rsidRPr="00AB44D1" w:rsidDel="00AB44D1">
          <w:rPr>
            <w:rFonts w:ascii="Courier New" w:hAnsi="Courier New" w:cs="Courier New"/>
            <w:bCs/>
            <w:spacing w:val="-4"/>
            <w:rPrChange w:id="7574" w:author="Александр Перепечаев" w:date="2021-05-26T13:24:00Z">
              <w:rPr>
                <w:rFonts w:ascii="Courier New" w:hAnsi="Courier New" w:cs="Courier New"/>
                <w:bCs/>
                <w:spacing w:val="-4"/>
                <w:lang w:val="en-US"/>
              </w:rPr>
            </w:rPrChange>
          </w:rPr>
          <w:delText>){</w:delText>
        </w:r>
      </w:del>
    </w:p>
    <w:p w14:paraId="7259CFD6" w14:textId="517A6244" w:rsidR="00BC1ECC" w:rsidRPr="00AB44D1" w:rsidDel="00AB44D1" w:rsidRDefault="00BC1ECC" w:rsidP="00AB44D1">
      <w:pPr>
        <w:spacing w:after="240" w:line="360" w:lineRule="auto"/>
        <w:ind w:left="567"/>
        <w:jc w:val="center"/>
        <w:rPr>
          <w:del w:id="7575" w:author="Александр Перепечаев" w:date="2021-05-26T13:23:00Z"/>
          <w:rFonts w:ascii="Courier New" w:hAnsi="Courier New" w:cs="Courier New"/>
          <w:bCs/>
          <w:spacing w:val="-4"/>
          <w:rPrChange w:id="7576" w:author="Александр Перепечаев" w:date="2021-05-26T13:24:00Z">
            <w:rPr>
              <w:del w:id="7577" w:author="Александр Перепечаев" w:date="2021-05-26T13:23:00Z"/>
              <w:rFonts w:ascii="Courier New" w:hAnsi="Courier New" w:cs="Courier New"/>
              <w:bCs/>
              <w:spacing w:val="-4"/>
              <w:lang w:val="en-US"/>
            </w:rPr>
          </w:rPrChange>
        </w:rPr>
        <w:pPrChange w:id="7578" w:author="Александр Перепечаев" w:date="2021-05-26T13:23:00Z">
          <w:pPr>
            <w:autoSpaceDE w:val="0"/>
            <w:autoSpaceDN w:val="0"/>
            <w:adjustRightInd w:val="0"/>
            <w:ind w:left="567" w:firstLine="709"/>
          </w:pPr>
        </w:pPrChange>
      </w:pPr>
      <w:del w:id="7579" w:author="Александр Перепечаев" w:date="2021-05-26T13:23:00Z">
        <w:r w:rsidRPr="00AB44D1" w:rsidDel="00AB44D1">
          <w:rPr>
            <w:rFonts w:ascii="Courier New" w:hAnsi="Courier New" w:cs="Courier New"/>
            <w:bCs/>
            <w:spacing w:val="-4"/>
            <w:rPrChange w:id="758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58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w:delText>
        </w:r>
        <w:r w:rsidRPr="00AB44D1" w:rsidDel="00AB44D1">
          <w:rPr>
            <w:rFonts w:ascii="Courier New" w:hAnsi="Courier New" w:cs="Courier New"/>
            <w:bCs/>
            <w:spacing w:val="-4"/>
            <w:rPrChange w:id="7582" w:author="Александр Перепечаев" w:date="2021-05-26T13:24:00Z">
              <w:rPr>
                <w:rFonts w:ascii="Courier New" w:hAnsi="Courier New" w:cs="Courier New"/>
                <w:bCs/>
                <w:spacing w:val="-4"/>
                <w:lang w:val="en-US"/>
              </w:rPr>
            </w:rPrChange>
          </w:rPr>
          <w:delText>(404);</w:delText>
        </w:r>
      </w:del>
    </w:p>
    <w:p w14:paraId="7A8746D0" w14:textId="6944CCB3" w:rsidR="00BC1ECC" w:rsidRPr="00AB44D1" w:rsidDel="00AB44D1" w:rsidRDefault="00BC1ECC" w:rsidP="00AB44D1">
      <w:pPr>
        <w:spacing w:after="240" w:line="360" w:lineRule="auto"/>
        <w:ind w:left="567"/>
        <w:jc w:val="center"/>
        <w:rPr>
          <w:del w:id="7583" w:author="Александр Перепечаев" w:date="2021-05-26T13:23:00Z"/>
          <w:rFonts w:ascii="Courier New" w:hAnsi="Courier New" w:cs="Courier New"/>
          <w:bCs/>
          <w:spacing w:val="-4"/>
          <w:rPrChange w:id="7584" w:author="Александр Перепечаев" w:date="2021-05-26T13:24:00Z">
            <w:rPr>
              <w:del w:id="7585" w:author="Александр Перепечаев" w:date="2021-05-26T13:23:00Z"/>
              <w:rFonts w:ascii="Courier New" w:hAnsi="Courier New" w:cs="Courier New"/>
              <w:bCs/>
              <w:spacing w:val="-4"/>
              <w:lang w:val="en-US"/>
            </w:rPr>
          </w:rPrChange>
        </w:rPr>
        <w:pPrChange w:id="7586" w:author="Александр Перепечаев" w:date="2021-05-26T13:23:00Z">
          <w:pPr>
            <w:autoSpaceDE w:val="0"/>
            <w:autoSpaceDN w:val="0"/>
            <w:adjustRightInd w:val="0"/>
            <w:ind w:left="567" w:firstLine="709"/>
          </w:pPr>
        </w:pPrChange>
      </w:pPr>
      <w:del w:id="7587" w:author="Александр Перепечаев" w:date="2021-05-26T13:23:00Z">
        <w:r w:rsidRPr="00AB44D1" w:rsidDel="00AB44D1">
          <w:rPr>
            <w:rFonts w:ascii="Courier New" w:hAnsi="Courier New" w:cs="Courier New"/>
            <w:bCs/>
            <w:spacing w:val="-4"/>
            <w:rPrChange w:id="758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58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statusMessage</w:delText>
        </w:r>
        <w:r w:rsidRPr="00AB44D1" w:rsidDel="00AB44D1">
          <w:rPr>
            <w:rFonts w:ascii="Courier New" w:hAnsi="Courier New" w:cs="Courier New"/>
            <w:bCs/>
            <w:spacing w:val="-4"/>
            <w:rPrChange w:id="759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Not</w:delText>
        </w:r>
        <w:r w:rsidRPr="00AB44D1" w:rsidDel="00AB44D1">
          <w:rPr>
            <w:rFonts w:ascii="Courier New" w:hAnsi="Courier New" w:cs="Courier New"/>
            <w:bCs/>
            <w:spacing w:val="-4"/>
            <w:rPrChange w:id="759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found</w:delText>
        </w:r>
        <w:r w:rsidRPr="00AB44D1" w:rsidDel="00AB44D1">
          <w:rPr>
            <w:rFonts w:ascii="Courier New" w:hAnsi="Courier New" w:cs="Courier New"/>
            <w:bCs/>
            <w:spacing w:val="-4"/>
            <w:rPrChange w:id="7592" w:author="Александр Перепечаев" w:date="2021-05-26T13:24:00Z">
              <w:rPr>
                <w:rFonts w:ascii="Courier New" w:hAnsi="Courier New" w:cs="Courier New"/>
                <w:bCs/>
                <w:spacing w:val="-4"/>
                <w:lang w:val="en-US"/>
              </w:rPr>
            </w:rPrChange>
          </w:rPr>
          <w:delText>";</w:delText>
        </w:r>
      </w:del>
    </w:p>
    <w:p w14:paraId="32B4A65B" w14:textId="0446813A" w:rsidR="00BC1ECC" w:rsidRPr="00AB44D1" w:rsidDel="00AB44D1" w:rsidRDefault="00BC1ECC" w:rsidP="00AB44D1">
      <w:pPr>
        <w:spacing w:after="240" w:line="360" w:lineRule="auto"/>
        <w:ind w:left="567"/>
        <w:jc w:val="center"/>
        <w:rPr>
          <w:del w:id="7593" w:author="Александр Перепечаев" w:date="2021-05-26T13:23:00Z"/>
          <w:rFonts w:ascii="Courier New" w:hAnsi="Courier New" w:cs="Courier New"/>
          <w:bCs/>
          <w:spacing w:val="-4"/>
          <w:rPrChange w:id="7594" w:author="Александр Перепечаев" w:date="2021-05-26T13:24:00Z">
            <w:rPr>
              <w:del w:id="7595" w:author="Александр Перепечаев" w:date="2021-05-26T13:23:00Z"/>
              <w:rFonts w:ascii="Courier New" w:hAnsi="Courier New" w:cs="Courier New"/>
              <w:bCs/>
              <w:spacing w:val="-4"/>
              <w:lang w:val="en-US"/>
            </w:rPr>
          </w:rPrChange>
        </w:rPr>
        <w:pPrChange w:id="7596" w:author="Александр Перепечаев" w:date="2021-05-26T13:23:00Z">
          <w:pPr>
            <w:autoSpaceDE w:val="0"/>
            <w:autoSpaceDN w:val="0"/>
            <w:adjustRightInd w:val="0"/>
            <w:ind w:left="567" w:firstLine="709"/>
          </w:pPr>
        </w:pPrChange>
      </w:pPr>
      <w:del w:id="7597" w:author="Александр Перепечаев" w:date="2021-05-26T13:23:00Z">
        <w:r w:rsidRPr="00AB44D1" w:rsidDel="00AB44D1">
          <w:rPr>
            <w:rFonts w:ascii="Courier New" w:hAnsi="Courier New" w:cs="Courier New"/>
            <w:bCs/>
            <w:spacing w:val="-4"/>
            <w:rPrChange w:id="759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else</w:delText>
        </w:r>
        <w:r w:rsidRPr="00AB44D1" w:rsidDel="00AB44D1">
          <w:rPr>
            <w:rFonts w:ascii="Courier New" w:hAnsi="Courier New" w:cs="Courier New"/>
            <w:bCs/>
            <w:spacing w:val="-4"/>
            <w:rPrChange w:id="7599" w:author="Александр Перепечаев" w:date="2021-05-26T13:24:00Z">
              <w:rPr>
                <w:rFonts w:ascii="Courier New" w:hAnsi="Courier New" w:cs="Courier New"/>
                <w:bCs/>
                <w:spacing w:val="-4"/>
                <w:lang w:val="en-US"/>
              </w:rPr>
            </w:rPrChange>
          </w:rPr>
          <w:delText xml:space="preserve"> {</w:delText>
        </w:r>
      </w:del>
    </w:p>
    <w:p w14:paraId="575EB039" w14:textId="454C158F" w:rsidR="00BC1ECC" w:rsidRPr="00AB44D1" w:rsidDel="00AB44D1" w:rsidRDefault="00BC1ECC" w:rsidP="00AB44D1">
      <w:pPr>
        <w:spacing w:after="240" w:line="360" w:lineRule="auto"/>
        <w:ind w:left="567"/>
        <w:jc w:val="center"/>
        <w:rPr>
          <w:del w:id="7600" w:author="Александр Перепечаев" w:date="2021-05-26T13:23:00Z"/>
          <w:rFonts w:ascii="Courier New" w:hAnsi="Courier New" w:cs="Courier New"/>
          <w:bCs/>
          <w:spacing w:val="-4"/>
          <w:rPrChange w:id="7601" w:author="Александр Перепечаев" w:date="2021-05-26T13:24:00Z">
            <w:rPr>
              <w:del w:id="7602" w:author="Александр Перепечаев" w:date="2021-05-26T13:23:00Z"/>
              <w:rFonts w:ascii="Courier New" w:hAnsi="Courier New" w:cs="Courier New"/>
              <w:bCs/>
              <w:spacing w:val="-4"/>
              <w:lang w:val="en-US"/>
            </w:rPr>
          </w:rPrChange>
        </w:rPr>
        <w:pPrChange w:id="7603" w:author="Александр Перепечаев" w:date="2021-05-26T13:23:00Z">
          <w:pPr>
            <w:autoSpaceDE w:val="0"/>
            <w:autoSpaceDN w:val="0"/>
            <w:adjustRightInd w:val="0"/>
            <w:ind w:left="567" w:firstLine="709"/>
          </w:pPr>
        </w:pPrChange>
      </w:pPr>
      <w:del w:id="7604" w:author="Александр Перепечаев" w:date="2021-05-26T13:23:00Z">
        <w:r w:rsidRPr="00AB44D1" w:rsidDel="00AB44D1">
          <w:rPr>
            <w:rFonts w:ascii="Courier New" w:hAnsi="Courier New" w:cs="Courier New"/>
            <w:bCs/>
            <w:spacing w:val="-4"/>
            <w:rPrChange w:id="76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60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success</w:delText>
        </w:r>
        <w:r w:rsidRPr="00AB44D1" w:rsidDel="00AB44D1">
          <w:rPr>
            <w:rFonts w:ascii="Courier New" w:hAnsi="Courier New" w:cs="Courier New"/>
            <w:bCs/>
            <w:spacing w:val="-4"/>
            <w:rPrChange w:id="760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true</w:delText>
        </w:r>
        <w:r w:rsidRPr="00AB44D1" w:rsidDel="00AB44D1">
          <w:rPr>
            <w:rFonts w:ascii="Courier New" w:hAnsi="Courier New" w:cs="Courier New"/>
            <w:bCs/>
            <w:spacing w:val="-4"/>
            <w:rPrChange w:id="7608" w:author="Александр Перепечаев" w:date="2021-05-26T13:24:00Z">
              <w:rPr>
                <w:rFonts w:ascii="Courier New" w:hAnsi="Courier New" w:cs="Courier New"/>
                <w:bCs/>
                <w:spacing w:val="-4"/>
                <w:lang w:val="en-US"/>
              </w:rPr>
            </w:rPrChange>
          </w:rPr>
          <w:delText>;</w:delText>
        </w:r>
      </w:del>
    </w:p>
    <w:p w14:paraId="669B5944" w14:textId="4C46C07A" w:rsidR="00BC1ECC" w:rsidRPr="00AB44D1" w:rsidDel="00AB44D1" w:rsidRDefault="00BC1ECC" w:rsidP="00AB44D1">
      <w:pPr>
        <w:spacing w:after="240" w:line="360" w:lineRule="auto"/>
        <w:ind w:left="567"/>
        <w:jc w:val="center"/>
        <w:rPr>
          <w:del w:id="7609" w:author="Александр Перепечаев" w:date="2021-05-26T13:23:00Z"/>
          <w:rFonts w:ascii="Courier New" w:hAnsi="Courier New" w:cs="Courier New"/>
          <w:bCs/>
          <w:spacing w:val="-4"/>
          <w:rPrChange w:id="7610" w:author="Александр Перепечаев" w:date="2021-05-26T13:24:00Z">
            <w:rPr>
              <w:del w:id="7611" w:author="Александр Перепечаев" w:date="2021-05-26T13:23:00Z"/>
              <w:rFonts w:ascii="Courier New" w:hAnsi="Courier New" w:cs="Courier New"/>
              <w:bCs/>
              <w:spacing w:val="-4"/>
              <w:lang w:val="en-US"/>
            </w:rPr>
          </w:rPrChange>
        </w:rPr>
        <w:pPrChange w:id="7612" w:author="Александр Перепечаев" w:date="2021-05-26T13:23:00Z">
          <w:pPr>
            <w:autoSpaceDE w:val="0"/>
            <w:autoSpaceDN w:val="0"/>
            <w:adjustRightInd w:val="0"/>
            <w:ind w:left="567" w:firstLine="709"/>
          </w:pPr>
        </w:pPrChange>
      </w:pPr>
      <w:del w:id="7613" w:author="Александр Перепечаев" w:date="2021-05-26T13:23:00Z">
        <w:r w:rsidRPr="00AB44D1" w:rsidDel="00AB44D1">
          <w:rPr>
            <w:rFonts w:ascii="Courier New" w:hAnsi="Courier New" w:cs="Courier New"/>
            <w:bCs/>
            <w:spacing w:val="-4"/>
            <w:rPrChange w:id="761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615" w:author="Александр Перепечаев" w:date="2021-05-26T13:24:00Z">
              <w:rPr>
                <w:rFonts w:ascii="Courier New" w:hAnsi="Courier New" w:cs="Courier New"/>
                <w:bCs/>
                <w:spacing w:val="-4"/>
                <w:lang w:val="en-US"/>
              </w:rPr>
            </w:rPrChange>
          </w:rPr>
          <w:delText xml:space="preserve"> = {</w:delText>
        </w:r>
      </w:del>
    </w:p>
    <w:p w14:paraId="70BC6862" w14:textId="74B52550" w:rsidR="00BC1ECC" w:rsidRPr="00AB44D1" w:rsidDel="00AB44D1" w:rsidRDefault="00BC1ECC" w:rsidP="00AB44D1">
      <w:pPr>
        <w:spacing w:after="240" w:line="360" w:lineRule="auto"/>
        <w:ind w:left="567"/>
        <w:jc w:val="center"/>
        <w:rPr>
          <w:del w:id="7616" w:author="Александр Перепечаев" w:date="2021-05-26T13:23:00Z"/>
          <w:rFonts w:ascii="Courier New" w:hAnsi="Courier New" w:cs="Courier New"/>
          <w:bCs/>
          <w:spacing w:val="-4"/>
          <w:rPrChange w:id="7617" w:author="Александр Перепечаев" w:date="2021-05-26T13:24:00Z">
            <w:rPr>
              <w:del w:id="7618" w:author="Александр Перепечаев" w:date="2021-05-26T13:23:00Z"/>
              <w:rFonts w:ascii="Courier New" w:hAnsi="Courier New" w:cs="Courier New"/>
              <w:bCs/>
              <w:spacing w:val="-4"/>
              <w:lang w:val="en-US"/>
            </w:rPr>
          </w:rPrChange>
        </w:rPr>
        <w:pPrChange w:id="7619" w:author="Александр Перепечаев" w:date="2021-05-26T13:23:00Z">
          <w:pPr>
            <w:autoSpaceDE w:val="0"/>
            <w:autoSpaceDN w:val="0"/>
            <w:adjustRightInd w:val="0"/>
            <w:ind w:left="567" w:firstLine="709"/>
          </w:pPr>
        </w:pPrChange>
      </w:pPr>
      <w:del w:id="7620" w:author="Александр Перепечаев" w:date="2021-05-26T13:23:00Z">
        <w:r w:rsidRPr="00AB44D1" w:rsidDel="00AB44D1">
          <w:rPr>
            <w:rFonts w:ascii="Courier New" w:hAnsi="Courier New" w:cs="Courier New"/>
            <w:bCs/>
            <w:spacing w:val="-4"/>
            <w:rPrChange w:id="76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762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62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7624" w:author="Александр Перепечаев" w:date="2021-05-26T13:24:00Z">
              <w:rPr>
                <w:rFonts w:ascii="Courier New" w:hAnsi="Courier New" w:cs="Courier New"/>
                <w:bCs/>
                <w:spacing w:val="-4"/>
                <w:lang w:val="en-US"/>
              </w:rPr>
            </w:rPrChange>
          </w:rPr>
          <w:delText>,</w:delText>
        </w:r>
      </w:del>
    </w:p>
    <w:p w14:paraId="06FD59E9" w14:textId="2035F00B" w:rsidR="00BC1ECC" w:rsidRPr="00AB44D1" w:rsidDel="00AB44D1" w:rsidRDefault="00BC1ECC" w:rsidP="00AB44D1">
      <w:pPr>
        <w:spacing w:after="240" w:line="360" w:lineRule="auto"/>
        <w:ind w:left="567"/>
        <w:jc w:val="center"/>
        <w:rPr>
          <w:del w:id="7625" w:author="Александр Перепечаев" w:date="2021-05-26T13:23:00Z"/>
          <w:rFonts w:ascii="Courier New" w:hAnsi="Courier New" w:cs="Courier New"/>
          <w:bCs/>
          <w:spacing w:val="-4"/>
          <w:rPrChange w:id="7626" w:author="Александр Перепечаев" w:date="2021-05-26T13:24:00Z">
            <w:rPr>
              <w:del w:id="7627" w:author="Александр Перепечаев" w:date="2021-05-26T13:23:00Z"/>
              <w:rFonts w:ascii="Courier New" w:hAnsi="Courier New" w:cs="Courier New"/>
              <w:bCs/>
              <w:spacing w:val="-4"/>
              <w:lang w:val="en-US"/>
            </w:rPr>
          </w:rPrChange>
        </w:rPr>
        <w:pPrChange w:id="7628" w:author="Александр Перепечаев" w:date="2021-05-26T13:23:00Z">
          <w:pPr>
            <w:autoSpaceDE w:val="0"/>
            <w:autoSpaceDN w:val="0"/>
            <w:adjustRightInd w:val="0"/>
            <w:ind w:left="567" w:firstLine="709"/>
          </w:pPr>
        </w:pPrChange>
      </w:pPr>
      <w:del w:id="7629" w:author="Александр Перепечаев" w:date="2021-05-26T13:23:00Z">
        <w:r w:rsidRPr="00AB44D1" w:rsidDel="00AB44D1">
          <w:rPr>
            <w:rFonts w:ascii="Courier New" w:hAnsi="Courier New" w:cs="Courier New"/>
            <w:bCs/>
            <w:spacing w:val="-4"/>
            <w:rPrChange w:id="763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763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63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email</w:delText>
        </w:r>
      </w:del>
    </w:p>
    <w:p w14:paraId="406EFF1C" w14:textId="40CC2DD3" w:rsidR="00BC1ECC" w:rsidRPr="00AB44D1" w:rsidDel="00AB44D1" w:rsidRDefault="00BC1ECC" w:rsidP="00AB44D1">
      <w:pPr>
        <w:spacing w:after="240" w:line="360" w:lineRule="auto"/>
        <w:ind w:left="567"/>
        <w:jc w:val="center"/>
        <w:rPr>
          <w:del w:id="7633" w:author="Александр Перепечаев" w:date="2021-05-26T13:23:00Z"/>
          <w:rFonts w:ascii="Courier New" w:hAnsi="Courier New" w:cs="Courier New"/>
          <w:bCs/>
          <w:spacing w:val="-4"/>
          <w:rPrChange w:id="7634" w:author="Александр Перепечаев" w:date="2021-05-26T13:24:00Z">
            <w:rPr>
              <w:del w:id="7635" w:author="Александр Перепечаев" w:date="2021-05-26T13:23:00Z"/>
              <w:rFonts w:ascii="Courier New" w:hAnsi="Courier New" w:cs="Courier New"/>
              <w:bCs/>
              <w:spacing w:val="-4"/>
              <w:lang w:val="en-US"/>
            </w:rPr>
          </w:rPrChange>
        </w:rPr>
        <w:pPrChange w:id="7636" w:author="Александр Перепечаев" w:date="2021-05-26T13:23:00Z">
          <w:pPr>
            <w:autoSpaceDE w:val="0"/>
            <w:autoSpaceDN w:val="0"/>
            <w:adjustRightInd w:val="0"/>
            <w:ind w:left="567" w:firstLine="709"/>
          </w:pPr>
        </w:pPrChange>
      </w:pPr>
      <w:del w:id="7637" w:author="Александр Перепечаев" w:date="2021-05-26T13:23:00Z">
        <w:r w:rsidRPr="00AB44D1" w:rsidDel="00AB44D1">
          <w:rPr>
            <w:rFonts w:ascii="Courier New" w:hAnsi="Courier New" w:cs="Courier New"/>
            <w:bCs/>
            <w:spacing w:val="-4"/>
            <w:rPrChange w:id="7638" w:author="Александр Перепечаев" w:date="2021-05-26T13:24:00Z">
              <w:rPr>
                <w:rFonts w:ascii="Courier New" w:hAnsi="Courier New" w:cs="Courier New"/>
                <w:bCs/>
                <w:spacing w:val="-4"/>
                <w:lang w:val="en-US"/>
              </w:rPr>
            </w:rPrChange>
          </w:rPr>
          <w:delText xml:space="preserve">         };</w:delText>
        </w:r>
      </w:del>
    </w:p>
    <w:p w14:paraId="7D3DA93D" w14:textId="415B2614" w:rsidR="00BC1ECC" w:rsidRPr="00AB44D1" w:rsidDel="00AB44D1" w:rsidRDefault="00BC1ECC" w:rsidP="00AB44D1">
      <w:pPr>
        <w:spacing w:after="240" w:line="360" w:lineRule="auto"/>
        <w:ind w:left="567"/>
        <w:jc w:val="center"/>
        <w:rPr>
          <w:del w:id="7639" w:author="Александр Перепечаев" w:date="2021-05-26T13:23:00Z"/>
          <w:rFonts w:ascii="Courier New" w:hAnsi="Courier New" w:cs="Courier New"/>
          <w:bCs/>
          <w:spacing w:val="-4"/>
          <w:rPrChange w:id="7640" w:author="Александр Перепечаев" w:date="2021-05-26T13:24:00Z">
            <w:rPr>
              <w:del w:id="7641" w:author="Александр Перепечаев" w:date="2021-05-26T13:23:00Z"/>
              <w:rFonts w:ascii="Courier New" w:hAnsi="Courier New" w:cs="Courier New"/>
              <w:bCs/>
              <w:spacing w:val="-4"/>
              <w:lang w:val="en-US"/>
            </w:rPr>
          </w:rPrChange>
        </w:rPr>
        <w:pPrChange w:id="7642" w:author="Александр Перепечаев" w:date="2021-05-26T13:23:00Z">
          <w:pPr>
            <w:autoSpaceDE w:val="0"/>
            <w:autoSpaceDN w:val="0"/>
            <w:adjustRightInd w:val="0"/>
            <w:ind w:left="567" w:firstLine="709"/>
          </w:pPr>
        </w:pPrChange>
      </w:pPr>
      <w:del w:id="7643" w:author="Александр Перепечаев" w:date="2021-05-26T13:23:00Z">
        <w:r w:rsidRPr="00AB44D1" w:rsidDel="00AB44D1">
          <w:rPr>
            <w:rFonts w:ascii="Courier New" w:hAnsi="Courier New" w:cs="Courier New"/>
            <w:bCs/>
            <w:spacing w:val="-4"/>
            <w:rPrChange w:id="7644" w:author="Александр Перепечаев" w:date="2021-05-26T13:24:00Z">
              <w:rPr>
                <w:rFonts w:ascii="Courier New" w:hAnsi="Courier New" w:cs="Courier New"/>
                <w:bCs/>
                <w:spacing w:val="-4"/>
                <w:lang w:val="en-US"/>
              </w:rPr>
            </w:rPrChange>
          </w:rPr>
          <w:delText xml:space="preserve">      }   </w:delText>
        </w:r>
      </w:del>
    </w:p>
    <w:p w14:paraId="419281B8" w14:textId="411777ED" w:rsidR="00BC1ECC" w:rsidRPr="00AB44D1" w:rsidDel="00AB44D1" w:rsidRDefault="00BC1ECC" w:rsidP="00AB44D1">
      <w:pPr>
        <w:spacing w:after="240" w:line="360" w:lineRule="auto"/>
        <w:ind w:left="567"/>
        <w:jc w:val="center"/>
        <w:rPr>
          <w:del w:id="7645" w:author="Александр Перепечаев" w:date="2021-05-26T13:23:00Z"/>
          <w:rFonts w:ascii="Courier New" w:hAnsi="Courier New" w:cs="Courier New"/>
          <w:bCs/>
          <w:spacing w:val="-4"/>
          <w:rPrChange w:id="7646" w:author="Александр Перепечаев" w:date="2021-05-26T13:24:00Z">
            <w:rPr>
              <w:del w:id="7647" w:author="Александр Перепечаев" w:date="2021-05-26T13:23:00Z"/>
              <w:rFonts w:ascii="Courier New" w:hAnsi="Courier New" w:cs="Courier New"/>
              <w:bCs/>
              <w:spacing w:val="-4"/>
              <w:lang w:val="en-US"/>
            </w:rPr>
          </w:rPrChange>
        </w:rPr>
        <w:pPrChange w:id="7648" w:author="Александр Перепечаев" w:date="2021-05-26T13:23:00Z">
          <w:pPr>
            <w:autoSpaceDE w:val="0"/>
            <w:autoSpaceDN w:val="0"/>
            <w:adjustRightInd w:val="0"/>
            <w:ind w:left="567" w:firstLine="709"/>
          </w:pPr>
        </w:pPrChange>
      </w:pPr>
      <w:del w:id="7649" w:author="Александр Перепечаев" w:date="2021-05-26T13:23:00Z">
        <w:r w:rsidRPr="00AB44D1" w:rsidDel="00AB44D1">
          <w:rPr>
            <w:rFonts w:ascii="Courier New" w:hAnsi="Courier New" w:cs="Courier New"/>
            <w:bCs/>
            <w:spacing w:val="-4"/>
            <w:rPrChange w:id="7650" w:author="Александр Перепечаев" w:date="2021-05-26T13:24:00Z">
              <w:rPr>
                <w:rFonts w:ascii="Courier New" w:hAnsi="Courier New" w:cs="Courier New"/>
                <w:bCs/>
                <w:spacing w:val="-4"/>
                <w:lang w:val="en-US"/>
              </w:rPr>
            </w:rPrChange>
          </w:rPr>
          <w:delText xml:space="preserve">   }</w:delText>
        </w:r>
      </w:del>
    </w:p>
    <w:p w14:paraId="2C8753BA" w14:textId="6236B114" w:rsidR="00BC1ECC" w:rsidRPr="00AB44D1" w:rsidDel="00AB44D1" w:rsidRDefault="00BC1ECC" w:rsidP="00AB44D1">
      <w:pPr>
        <w:spacing w:after="240" w:line="360" w:lineRule="auto"/>
        <w:ind w:left="567"/>
        <w:jc w:val="center"/>
        <w:rPr>
          <w:del w:id="7651" w:author="Александр Перепечаев" w:date="2021-05-26T13:23:00Z"/>
          <w:rFonts w:ascii="Courier New" w:hAnsi="Courier New" w:cs="Courier New"/>
          <w:bCs/>
          <w:spacing w:val="-4"/>
          <w:rPrChange w:id="7652" w:author="Александр Перепечаев" w:date="2021-05-26T13:24:00Z">
            <w:rPr>
              <w:del w:id="7653" w:author="Александр Перепечаев" w:date="2021-05-26T13:23:00Z"/>
              <w:rFonts w:ascii="Courier New" w:hAnsi="Courier New" w:cs="Courier New"/>
              <w:bCs/>
              <w:spacing w:val="-4"/>
              <w:lang w:val="en-US"/>
            </w:rPr>
          </w:rPrChange>
        </w:rPr>
        <w:pPrChange w:id="7654" w:author="Александр Перепечаев" w:date="2021-05-26T13:23:00Z">
          <w:pPr>
            <w:autoSpaceDE w:val="0"/>
            <w:autoSpaceDN w:val="0"/>
            <w:adjustRightInd w:val="0"/>
            <w:ind w:left="567" w:firstLine="709"/>
          </w:pPr>
        </w:pPrChange>
      </w:pPr>
      <w:del w:id="7655" w:author="Александр Перепечаев" w:date="2021-05-26T13:23:00Z">
        <w:r w:rsidRPr="00AB44D1" w:rsidDel="00AB44D1">
          <w:rPr>
            <w:rFonts w:ascii="Courier New" w:hAnsi="Courier New" w:cs="Courier New"/>
            <w:bCs/>
            <w:spacing w:val="-4"/>
            <w:rPrChange w:id="76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765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7658" w:author="Александр Перепечаев" w:date="2021-05-26T13:24:00Z">
              <w:rPr>
                <w:rFonts w:ascii="Courier New" w:hAnsi="Courier New" w:cs="Courier New"/>
                <w:bCs/>
                <w:spacing w:val="-4"/>
                <w:lang w:val="en-US"/>
              </w:rPr>
            </w:rPrChange>
          </w:rPr>
          <w:delText>){</w:delText>
        </w:r>
      </w:del>
    </w:p>
    <w:p w14:paraId="5EA3BEEA" w14:textId="5BB9F106" w:rsidR="00BC1ECC" w:rsidRPr="00AB44D1" w:rsidDel="00AB44D1" w:rsidRDefault="00BC1ECC" w:rsidP="00AB44D1">
      <w:pPr>
        <w:spacing w:after="240" w:line="360" w:lineRule="auto"/>
        <w:ind w:left="567"/>
        <w:jc w:val="center"/>
        <w:rPr>
          <w:del w:id="7659" w:author="Александр Перепечаев" w:date="2021-05-26T13:23:00Z"/>
          <w:rFonts w:ascii="Courier New" w:hAnsi="Courier New" w:cs="Courier New"/>
          <w:bCs/>
          <w:spacing w:val="-4"/>
          <w:rPrChange w:id="7660" w:author="Александр Перепечаев" w:date="2021-05-26T13:24:00Z">
            <w:rPr>
              <w:del w:id="7661" w:author="Александр Перепечаев" w:date="2021-05-26T13:23:00Z"/>
              <w:rFonts w:ascii="Courier New" w:hAnsi="Courier New" w:cs="Courier New"/>
              <w:bCs/>
              <w:spacing w:val="-4"/>
              <w:lang w:val="en-US"/>
            </w:rPr>
          </w:rPrChange>
        </w:rPr>
        <w:pPrChange w:id="7662" w:author="Александр Перепечаев" w:date="2021-05-26T13:23:00Z">
          <w:pPr>
            <w:autoSpaceDE w:val="0"/>
            <w:autoSpaceDN w:val="0"/>
            <w:adjustRightInd w:val="0"/>
            <w:ind w:left="567" w:firstLine="709"/>
          </w:pPr>
        </w:pPrChange>
      </w:pPr>
      <w:del w:id="7663" w:author="Александр Перепечаев" w:date="2021-05-26T13:23:00Z">
        <w:r w:rsidRPr="00AB44D1" w:rsidDel="00AB44D1">
          <w:rPr>
            <w:rFonts w:ascii="Courier New" w:hAnsi="Courier New" w:cs="Courier New"/>
            <w:bCs/>
            <w:spacing w:val="-4"/>
            <w:rPrChange w:id="766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766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766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7667" w:author="Александр Перепечаев" w:date="2021-05-26T13:24:00Z">
              <w:rPr>
                <w:rFonts w:ascii="Courier New" w:hAnsi="Courier New" w:cs="Courier New"/>
                <w:bCs/>
                <w:spacing w:val="-4"/>
                <w:lang w:val="en-US"/>
              </w:rPr>
            </w:rPrChange>
          </w:rPr>
          <w:delText>);</w:delText>
        </w:r>
      </w:del>
    </w:p>
    <w:p w14:paraId="4AE007A0" w14:textId="6A188A86" w:rsidR="00BC1ECC" w:rsidRPr="00AB44D1" w:rsidDel="00AB44D1" w:rsidRDefault="00BC1ECC" w:rsidP="00AB44D1">
      <w:pPr>
        <w:spacing w:after="240" w:line="360" w:lineRule="auto"/>
        <w:ind w:left="567"/>
        <w:jc w:val="center"/>
        <w:rPr>
          <w:del w:id="7668" w:author="Александр Перепечаев" w:date="2021-05-26T13:23:00Z"/>
          <w:rFonts w:ascii="Courier New" w:hAnsi="Courier New" w:cs="Courier New"/>
          <w:bCs/>
          <w:spacing w:val="-4"/>
          <w:rPrChange w:id="7669" w:author="Александр Перепечаев" w:date="2021-05-26T13:24:00Z">
            <w:rPr>
              <w:del w:id="7670" w:author="Александр Перепечаев" w:date="2021-05-26T13:23:00Z"/>
              <w:rFonts w:ascii="Courier New" w:hAnsi="Courier New" w:cs="Courier New"/>
              <w:bCs/>
              <w:spacing w:val="-4"/>
              <w:lang w:val="en-US"/>
            </w:rPr>
          </w:rPrChange>
        </w:rPr>
        <w:pPrChange w:id="7671" w:author="Александр Перепечаев" w:date="2021-05-26T13:23:00Z">
          <w:pPr>
            <w:autoSpaceDE w:val="0"/>
            <w:autoSpaceDN w:val="0"/>
            <w:adjustRightInd w:val="0"/>
            <w:ind w:left="567" w:firstLine="709"/>
          </w:pPr>
        </w:pPrChange>
      </w:pPr>
      <w:del w:id="7672" w:author="Александр Перепечаев" w:date="2021-05-26T13:23:00Z">
        <w:r w:rsidRPr="00AB44D1" w:rsidDel="00AB44D1">
          <w:rPr>
            <w:rFonts w:ascii="Courier New" w:hAnsi="Courier New" w:cs="Courier New"/>
            <w:bCs/>
            <w:spacing w:val="-4"/>
            <w:rPrChange w:id="76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67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success</w:delText>
        </w:r>
        <w:r w:rsidRPr="00AB44D1" w:rsidDel="00AB44D1">
          <w:rPr>
            <w:rFonts w:ascii="Courier New" w:hAnsi="Courier New" w:cs="Courier New"/>
            <w:bCs/>
            <w:spacing w:val="-4"/>
            <w:rPrChange w:id="767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false</w:delText>
        </w:r>
        <w:r w:rsidRPr="00AB44D1" w:rsidDel="00AB44D1">
          <w:rPr>
            <w:rFonts w:ascii="Courier New" w:hAnsi="Courier New" w:cs="Courier New"/>
            <w:bCs/>
            <w:spacing w:val="-4"/>
            <w:rPrChange w:id="7676" w:author="Александр Перепечаев" w:date="2021-05-26T13:24:00Z">
              <w:rPr>
                <w:rFonts w:ascii="Courier New" w:hAnsi="Courier New" w:cs="Courier New"/>
                <w:bCs/>
                <w:spacing w:val="-4"/>
                <w:lang w:val="en-US"/>
              </w:rPr>
            </w:rPrChange>
          </w:rPr>
          <w:delText>;</w:delText>
        </w:r>
      </w:del>
    </w:p>
    <w:p w14:paraId="0F915F31" w14:textId="3F8AF6B2" w:rsidR="00BC1ECC" w:rsidRPr="00AB44D1" w:rsidDel="00AB44D1" w:rsidRDefault="00BC1ECC" w:rsidP="00AB44D1">
      <w:pPr>
        <w:spacing w:after="240" w:line="360" w:lineRule="auto"/>
        <w:ind w:left="567"/>
        <w:jc w:val="center"/>
        <w:rPr>
          <w:del w:id="7677" w:author="Александр Перепечаев" w:date="2021-05-26T13:23:00Z"/>
          <w:rFonts w:ascii="Courier New" w:hAnsi="Courier New" w:cs="Courier New"/>
          <w:bCs/>
          <w:spacing w:val="-4"/>
          <w:rPrChange w:id="7678" w:author="Александр Перепечаев" w:date="2021-05-26T13:24:00Z">
            <w:rPr>
              <w:del w:id="7679" w:author="Александр Перепечаев" w:date="2021-05-26T13:23:00Z"/>
              <w:rFonts w:ascii="Courier New" w:hAnsi="Courier New" w:cs="Courier New"/>
              <w:bCs/>
              <w:spacing w:val="-4"/>
              <w:lang w:val="en-US"/>
            </w:rPr>
          </w:rPrChange>
        </w:rPr>
        <w:pPrChange w:id="7680" w:author="Александр Перепечаев" w:date="2021-05-26T13:23:00Z">
          <w:pPr>
            <w:autoSpaceDE w:val="0"/>
            <w:autoSpaceDN w:val="0"/>
            <w:adjustRightInd w:val="0"/>
            <w:ind w:left="567" w:firstLine="709"/>
          </w:pPr>
        </w:pPrChange>
      </w:pPr>
      <w:del w:id="7681" w:author="Александр Перепечаев" w:date="2021-05-26T13:23:00Z">
        <w:r w:rsidRPr="00AB44D1" w:rsidDel="00AB44D1">
          <w:rPr>
            <w:rFonts w:ascii="Courier New" w:hAnsi="Courier New" w:cs="Courier New"/>
            <w:bCs/>
            <w:spacing w:val="-4"/>
            <w:rPrChange w:id="768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68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w:delText>
        </w:r>
        <w:r w:rsidRPr="00AB44D1" w:rsidDel="00AB44D1">
          <w:rPr>
            <w:rFonts w:ascii="Courier New" w:hAnsi="Courier New" w:cs="Courier New"/>
            <w:bCs/>
            <w:spacing w:val="-4"/>
            <w:rPrChange w:id="7684" w:author="Александр Перепечаев" w:date="2021-05-26T13:24:00Z">
              <w:rPr>
                <w:rFonts w:ascii="Courier New" w:hAnsi="Courier New" w:cs="Courier New"/>
                <w:bCs/>
                <w:spacing w:val="-4"/>
                <w:lang w:val="en-US"/>
              </w:rPr>
            </w:rPrChange>
          </w:rPr>
          <w:delText>(300);</w:delText>
        </w:r>
      </w:del>
    </w:p>
    <w:p w14:paraId="56FD9B03" w14:textId="5E664006" w:rsidR="00BC1ECC" w:rsidRPr="00AB44D1" w:rsidDel="00AB44D1" w:rsidRDefault="00BC1ECC" w:rsidP="00AB44D1">
      <w:pPr>
        <w:spacing w:after="240" w:line="360" w:lineRule="auto"/>
        <w:ind w:left="567"/>
        <w:jc w:val="center"/>
        <w:rPr>
          <w:del w:id="7685" w:author="Александр Перепечаев" w:date="2021-05-26T13:23:00Z"/>
          <w:rFonts w:ascii="Courier New" w:hAnsi="Courier New" w:cs="Courier New"/>
          <w:bCs/>
          <w:spacing w:val="-4"/>
          <w:rPrChange w:id="7686" w:author="Александр Перепечаев" w:date="2021-05-26T13:24:00Z">
            <w:rPr>
              <w:del w:id="7687" w:author="Александр Перепечаев" w:date="2021-05-26T13:23:00Z"/>
              <w:rFonts w:ascii="Courier New" w:hAnsi="Courier New" w:cs="Courier New"/>
              <w:bCs/>
              <w:spacing w:val="-4"/>
              <w:lang w:val="en-US"/>
            </w:rPr>
          </w:rPrChange>
        </w:rPr>
        <w:pPrChange w:id="7688" w:author="Александр Перепечаев" w:date="2021-05-26T13:23:00Z">
          <w:pPr>
            <w:autoSpaceDE w:val="0"/>
            <w:autoSpaceDN w:val="0"/>
            <w:adjustRightInd w:val="0"/>
            <w:ind w:left="567" w:firstLine="709"/>
          </w:pPr>
        </w:pPrChange>
      </w:pPr>
      <w:del w:id="7689" w:author="Александр Перепечаев" w:date="2021-05-26T13:23:00Z">
        <w:r w:rsidRPr="00AB44D1" w:rsidDel="00AB44D1">
          <w:rPr>
            <w:rFonts w:ascii="Courier New" w:hAnsi="Courier New" w:cs="Courier New"/>
            <w:bCs/>
            <w:spacing w:val="-4"/>
            <w:rPrChange w:id="769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69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statusMessage</w:delText>
        </w:r>
        <w:r w:rsidRPr="00AB44D1" w:rsidDel="00AB44D1">
          <w:rPr>
            <w:rFonts w:ascii="Courier New" w:hAnsi="Courier New" w:cs="Courier New"/>
            <w:bCs/>
            <w:spacing w:val="-4"/>
            <w:rPrChange w:id="7692"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Error</w:delText>
        </w:r>
        <w:r w:rsidRPr="00AB44D1" w:rsidDel="00AB44D1">
          <w:rPr>
            <w:rFonts w:ascii="Courier New" w:hAnsi="Courier New" w:cs="Courier New"/>
            <w:bCs/>
            <w:spacing w:val="-4"/>
            <w:rPrChange w:id="769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server</w:delText>
        </w:r>
        <w:r w:rsidRPr="00AB44D1" w:rsidDel="00AB44D1">
          <w:rPr>
            <w:rFonts w:ascii="Courier New" w:hAnsi="Courier New" w:cs="Courier New"/>
            <w:bCs/>
            <w:spacing w:val="-4"/>
            <w:rPrChange w:id="7694" w:author="Александр Перепечаев" w:date="2021-05-26T13:24:00Z">
              <w:rPr>
                <w:rFonts w:ascii="Courier New" w:hAnsi="Courier New" w:cs="Courier New"/>
                <w:bCs/>
                <w:spacing w:val="-4"/>
                <w:lang w:val="en-US"/>
              </w:rPr>
            </w:rPrChange>
          </w:rPr>
          <w:delText>";</w:delText>
        </w:r>
      </w:del>
    </w:p>
    <w:p w14:paraId="5A30B57A" w14:textId="54E3B3B0" w:rsidR="00BC1ECC" w:rsidRPr="00AB44D1" w:rsidDel="00AB44D1" w:rsidRDefault="00BC1ECC" w:rsidP="00AB44D1">
      <w:pPr>
        <w:spacing w:after="240" w:line="360" w:lineRule="auto"/>
        <w:ind w:left="567"/>
        <w:jc w:val="center"/>
        <w:rPr>
          <w:del w:id="7695" w:author="Александр Перепечаев" w:date="2021-05-26T13:23:00Z"/>
          <w:rFonts w:ascii="Courier New" w:hAnsi="Courier New" w:cs="Courier New"/>
          <w:bCs/>
          <w:spacing w:val="-4"/>
          <w:rPrChange w:id="7696" w:author="Александр Перепечаев" w:date="2021-05-26T13:24:00Z">
            <w:rPr>
              <w:del w:id="7697" w:author="Александр Перепечаев" w:date="2021-05-26T13:23:00Z"/>
              <w:rFonts w:ascii="Courier New" w:hAnsi="Courier New" w:cs="Courier New"/>
              <w:bCs/>
              <w:spacing w:val="-4"/>
              <w:lang w:val="en-US"/>
            </w:rPr>
          </w:rPrChange>
        </w:rPr>
        <w:pPrChange w:id="7698" w:author="Александр Перепечаев" w:date="2021-05-26T13:23:00Z">
          <w:pPr>
            <w:autoSpaceDE w:val="0"/>
            <w:autoSpaceDN w:val="0"/>
            <w:adjustRightInd w:val="0"/>
            <w:ind w:left="567" w:firstLine="709"/>
          </w:pPr>
        </w:pPrChange>
      </w:pPr>
      <w:del w:id="7699" w:author="Александр Перепечаев" w:date="2021-05-26T13:23:00Z">
        <w:r w:rsidRPr="00AB44D1" w:rsidDel="00AB44D1">
          <w:rPr>
            <w:rFonts w:ascii="Courier New" w:hAnsi="Courier New" w:cs="Courier New"/>
            <w:bCs/>
            <w:spacing w:val="-4"/>
            <w:rPrChange w:id="7700" w:author="Александр Перепечаев" w:date="2021-05-26T13:24:00Z">
              <w:rPr>
                <w:rFonts w:ascii="Courier New" w:hAnsi="Courier New" w:cs="Courier New"/>
                <w:bCs/>
                <w:spacing w:val="-4"/>
                <w:lang w:val="en-US"/>
              </w:rPr>
            </w:rPrChange>
          </w:rPr>
          <w:delText xml:space="preserve">       </w:delText>
        </w:r>
      </w:del>
    </w:p>
    <w:p w14:paraId="19AEFF09" w14:textId="18BDD041" w:rsidR="00BC1ECC" w:rsidRPr="00AB44D1" w:rsidDel="00AB44D1" w:rsidRDefault="00BC1ECC" w:rsidP="00AB44D1">
      <w:pPr>
        <w:spacing w:after="240" w:line="360" w:lineRule="auto"/>
        <w:ind w:left="567"/>
        <w:jc w:val="center"/>
        <w:rPr>
          <w:del w:id="7701" w:author="Александр Перепечаев" w:date="2021-05-26T13:23:00Z"/>
          <w:rFonts w:ascii="Courier New" w:hAnsi="Courier New" w:cs="Courier New"/>
          <w:bCs/>
          <w:spacing w:val="-4"/>
          <w:rPrChange w:id="7702" w:author="Александр Перепечаев" w:date="2021-05-26T13:24:00Z">
            <w:rPr>
              <w:del w:id="7703" w:author="Александр Перепечаев" w:date="2021-05-26T13:23:00Z"/>
              <w:rFonts w:ascii="Courier New" w:hAnsi="Courier New" w:cs="Courier New"/>
              <w:bCs/>
              <w:spacing w:val="-4"/>
              <w:lang w:val="en-US"/>
            </w:rPr>
          </w:rPrChange>
        </w:rPr>
        <w:pPrChange w:id="7704" w:author="Александр Перепечаев" w:date="2021-05-26T13:23:00Z">
          <w:pPr>
            <w:autoSpaceDE w:val="0"/>
            <w:autoSpaceDN w:val="0"/>
            <w:adjustRightInd w:val="0"/>
            <w:ind w:left="567" w:firstLine="709"/>
          </w:pPr>
        </w:pPrChange>
      </w:pPr>
      <w:del w:id="7705" w:author="Александр Перепечаев" w:date="2021-05-26T13:23:00Z">
        <w:r w:rsidRPr="00AB44D1" w:rsidDel="00AB44D1">
          <w:rPr>
            <w:rFonts w:ascii="Courier New" w:hAnsi="Courier New" w:cs="Courier New"/>
            <w:bCs/>
            <w:spacing w:val="-4"/>
            <w:rPrChange w:id="7706" w:author="Александр Перепечаев" w:date="2021-05-26T13:24:00Z">
              <w:rPr>
                <w:rFonts w:ascii="Courier New" w:hAnsi="Courier New" w:cs="Courier New"/>
                <w:bCs/>
                <w:spacing w:val="-4"/>
                <w:lang w:val="en-US"/>
              </w:rPr>
            </w:rPrChange>
          </w:rPr>
          <w:delText xml:space="preserve">   }</w:delText>
        </w:r>
      </w:del>
    </w:p>
    <w:p w14:paraId="697ABD74" w14:textId="07B2343A" w:rsidR="00BC1ECC" w:rsidRPr="00AB44D1" w:rsidDel="00AB44D1" w:rsidRDefault="00BC1ECC" w:rsidP="00AB44D1">
      <w:pPr>
        <w:spacing w:after="240" w:line="360" w:lineRule="auto"/>
        <w:ind w:left="567"/>
        <w:jc w:val="center"/>
        <w:rPr>
          <w:del w:id="7707" w:author="Александр Перепечаев" w:date="2021-05-26T13:23:00Z"/>
          <w:rFonts w:ascii="Courier New" w:hAnsi="Courier New" w:cs="Courier New"/>
          <w:bCs/>
          <w:spacing w:val="-4"/>
          <w:rPrChange w:id="7708" w:author="Александр Перепечаев" w:date="2021-05-26T13:24:00Z">
            <w:rPr>
              <w:del w:id="7709" w:author="Александр Перепечаев" w:date="2021-05-26T13:23:00Z"/>
              <w:rFonts w:ascii="Courier New" w:hAnsi="Courier New" w:cs="Courier New"/>
              <w:bCs/>
              <w:spacing w:val="-4"/>
              <w:lang w:val="en-US"/>
            </w:rPr>
          </w:rPrChange>
        </w:rPr>
        <w:pPrChange w:id="7710" w:author="Александр Перепечаев" w:date="2021-05-26T13:23:00Z">
          <w:pPr>
            <w:autoSpaceDE w:val="0"/>
            <w:autoSpaceDN w:val="0"/>
            <w:adjustRightInd w:val="0"/>
            <w:ind w:left="567" w:firstLine="709"/>
          </w:pPr>
        </w:pPrChange>
      </w:pPr>
      <w:del w:id="7711" w:author="Александр Перепечаев" w:date="2021-05-26T13:23:00Z">
        <w:r w:rsidRPr="00AB44D1" w:rsidDel="00AB44D1">
          <w:rPr>
            <w:rFonts w:ascii="Courier New" w:hAnsi="Courier New" w:cs="Courier New"/>
            <w:bCs/>
            <w:spacing w:val="-4"/>
            <w:rPrChange w:id="77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finally</w:delText>
        </w:r>
        <w:r w:rsidRPr="00AB44D1" w:rsidDel="00AB44D1">
          <w:rPr>
            <w:rFonts w:ascii="Courier New" w:hAnsi="Courier New" w:cs="Courier New"/>
            <w:bCs/>
            <w:spacing w:val="-4"/>
            <w:rPrChange w:id="7713" w:author="Александр Перепечаев" w:date="2021-05-26T13:24:00Z">
              <w:rPr>
                <w:rFonts w:ascii="Courier New" w:hAnsi="Courier New" w:cs="Courier New"/>
                <w:bCs/>
                <w:spacing w:val="-4"/>
                <w:lang w:val="en-US"/>
              </w:rPr>
            </w:rPrChange>
          </w:rPr>
          <w:delText>{</w:delText>
        </w:r>
      </w:del>
    </w:p>
    <w:p w14:paraId="24C30C65" w14:textId="08163D21" w:rsidR="00BC1ECC" w:rsidRPr="00AB44D1" w:rsidDel="00AB44D1" w:rsidRDefault="00BC1ECC" w:rsidP="00AB44D1">
      <w:pPr>
        <w:spacing w:after="240" w:line="360" w:lineRule="auto"/>
        <w:ind w:left="567"/>
        <w:jc w:val="center"/>
        <w:rPr>
          <w:del w:id="7714" w:author="Александр Перепечаев" w:date="2021-05-26T13:23:00Z"/>
          <w:rFonts w:ascii="Courier New" w:hAnsi="Courier New" w:cs="Courier New"/>
          <w:bCs/>
          <w:spacing w:val="-4"/>
          <w:rPrChange w:id="7715" w:author="Александр Перепечаев" w:date="2021-05-26T13:24:00Z">
            <w:rPr>
              <w:del w:id="7716" w:author="Александр Перепечаев" w:date="2021-05-26T13:23:00Z"/>
              <w:rFonts w:ascii="Courier New" w:hAnsi="Courier New" w:cs="Courier New"/>
              <w:bCs/>
              <w:spacing w:val="-4"/>
              <w:lang w:val="en-US"/>
            </w:rPr>
          </w:rPrChange>
        </w:rPr>
        <w:pPrChange w:id="7717" w:author="Александр Перепечаев" w:date="2021-05-26T13:23:00Z">
          <w:pPr>
            <w:autoSpaceDE w:val="0"/>
            <w:autoSpaceDN w:val="0"/>
            <w:adjustRightInd w:val="0"/>
            <w:ind w:left="567" w:firstLine="709"/>
          </w:pPr>
        </w:pPrChange>
      </w:pPr>
      <w:del w:id="7718" w:author="Александр Перепечаев" w:date="2021-05-26T13:23:00Z">
        <w:r w:rsidRPr="00AB44D1" w:rsidDel="00AB44D1">
          <w:rPr>
            <w:rFonts w:ascii="Courier New" w:hAnsi="Courier New" w:cs="Courier New"/>
            <w:bCs/>
            <w:spacing w:val="-4"/>
            <w:rPrChange w:id="771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72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setHeader</w:delText>
        </w:r>
        <w:r w:rsidRPr="00AB44D1" w:rsidDel="00AB44D1">
          <w:rPr>
            <w:rFonts w:ascii="Courier New" w:hAnsi="Courier New" w:cs="Courier New"/>
            <w:bCs/>
            <w:spacing w:val="-4"/>
            <w:rPrChange w:id="772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772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type</w:delText>
        </w:r>
        <w:r w:rsidRPr="00AB44D1" w:rsidDel="00AB44D1">
          <w:rPr>
            <w:rFonts w:ascii="Courier New" w:hAnsi="Courier New" w:cs="Courier New"/>
            <w:bCs/>
            <w:spacing w:val="-4"/>
            <w:rPrChange w:id="7723"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application</w:delText>
        </w:r>
        <w:r w:rsidRPr="00AB44D1" w:rsidDel="00AB44D1">
          <w:rPr>
            <w:rFonts w:ascii="Courier New" w:hAnsi="Courier New" w:cs="Courier New"/>
            <w:bCs/>
            <w:spacing w:val="-4"/>
            <w:rPrChange w:id="772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7725" w:author="Александр Перепечаев" w:date="2021-05-26T13:24:00Z">
              <w:rPr>
                <w:rFonts w:ascii="Courier New" w:hAnsi="Courier New" w:cs="Courier New"/>
                <w:bCs/>
                <w:spacing w:val="-4"/>
                <w:lang w:val="en-US"/>
              </w:rPr>
            </w:rPrChange>
          </w:rPr>
          <w:delText>");</w:delText>
        </w:r>
      </w:del>
    </w:p>
    <w:p w14:paraId="69BF3ED4" w14:textId="53E6BB09" w:rsidR="00BC1ECC" w:rsidRPr="00AB44D1" w:rsidDel="00AB44D1" w:rsidRDefault="00BC1ECC" w:rsidP="00AB44D1">
      <w:pPr>
        <w:spacing w:after="240" w:line="360" w:lineRule="auto"/>
        <w:ind w:left="567"/>
        <w:jc w:val="center"/>
        <w:rPr>
          <w:del w:id="7726" w:author="Александр Перепечаев" w:date="2021-05-26T13:23:00Z"/>
          <w:rFonts w:ascii="Courier New" w:hAnsi="Courier New" w:cs="Courier New"/>
          <w:bCs/>
          <w:spacing w:val="-4"/>
          <w:rPrChange w:id="7727" w:author="Александр Перепечаев" w:date="2021-05-26T13:24:00Z">
            <w:rPr>
              <w:del w:id="7728" w:author="Александр Перепечаев" w:date="2021-05-26T13:23:00Z"/>
              <w:rFonts w:ascii="Courier New" w:hAnsi="Courier New" w:cs="Courier New"/>
              <w:bCs/>
              <w:spacing w:val="-4"/>
              <w:lang w:val="en-US"/>
            </w:rPr>
          </w:rPrChange>
        </w:rPr>
        <w:pPrChange w:id="7729" w:author="Александр Перепечаев" w:date="2021-05-26T13:23:00Z">
          <w:pPr>
            <w:autoSpaceDE w:val="0"/>
            <w:autoSpaceDN w:val="0"/>
            <w:adjustRightInd w:val="0"/>
            <w:ind w:left="567" w:firstLine="709"/>
          </w:pPr>
        </w:pPrChange>
      </w:pPr>
      <w:del w:id="7730" w:author="Александр Перепечаев" w:date="2021-05-26T13:23:00Z">
        <w:r w:rsidRPr="00AB44D1" w:rsidDel="00AB44D1">
          <w:rPr>
            <w:rFonts w:ascii="Courier New" w:hAnsi="Courier New" w:cs="Courier New"/>
            <w:bCs/>
            <w:spacing w:val="-4"/>
            <w:rPrChange w:id="773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73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773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773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stringify</w:delText>
        </w:r>
        <w:r w:rsidRPr="00AB44D1" w:rsidDel="00AB44D1">
          <w:rPr>
            <w:rFonts w:ascii="Courier New" w:hAnsi="Courier New" w:cs="Courier New"/>
            <w:bCs/>
            <w:spacing w:val="-4"/>
            <w:rPrChange w:id="773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736" w:author="Александр Перепечаев" w:date="2021-05-26T13:24:00Z">
              <w:rPr>
                <w:rFonts w:ascii="Courier New" w:hAnsi="Courier New" w:cs="Courier New"/>
                <w:bCs/>
                <w:spacing w:val="-4"/>
                <w:lang w:val="en-US"/>
              </w:rPr>
            </w:rPrChange>
          </w:rPr>
          <w:delText>));</w:delText>
        </w:r>
      </w:del>
    </w:p>
    <w:p w14:paraId="68DA376F" w14:textId="481D3CAE" w:rsidR="00BC1ECC" w:rsidRPr="00AB44D1" w:rsidDel="00AB44D1" w:rsidRDefault="00BC1ECC" w:rsidP="00AB44D1">
      <w:pPr>
        <w:spacing w:after="240" w:line="360" w:lineRule="auto"/>
        <w:ind w:left="567"/>
        <w:jc w:val="center"/>
        <w:rPr>
          <w:del w:id="7737" w:author="Александр Перепечаев" w:date="2021-05-26T13:23:00Z"/>
          <w:rFonts w:ascii="Courier New" w:hAnsi="Courier New" w:cs="Courier New"/>
          <w:bCs/>
          <w:spacing w:val="-4"/>
          <w:rPrChange w:id="7738" w:author="Александр Перепечаев" w:date="2021-05-26T13:24:00Z">
            <w:rPr>
              <w:del w:id="7739" w:author="Александр Перепечаев" w:date="2021-05-26T13:23:00Z"/>
              <w:rFonts w:ascii="Courier New" w:hAnsi="Courier New" w:cs="Courier New"/>
              <w:bCs/>
              <w:spacing w:val="-4"/>
              <w:lang w:val="en-US"/>
            </w:rPr>
          </w:rPrChange>
        </w:rPr>
        <w:pPrChange w:id="7740" w:author="Александр Перепечаев" w:date="2021-05-26T13:23:00Z">
          <w:pPr>
            <w:autoSpaceDE w:val="0"/>
            <w:autoSpaceDN w:val="0"/>
            <w:adjustRightInd w:val="0"/>
            <w:ind w:left="567" w:firstLine="709"/>
          </w:pPr>
        </w:pPrChange>
      </w:pPr>
      <w:del w:id="7741" w:author="Александр Перепечаев" w:date="2021-05-26T13:23:00Z">
        <w:r w:rsidRPr="00AB44D1" w:rsidDel="00AB44D1">
          <w:rPr>
            <w:rFonts w:ascii="Courier New" w:hAnsi="Courier New" w:cs="Courier New"/>
            <w:bCs/>
            <w:spacing w:val="-4"/>
            <w:rPrChange w:id="7742" w:author="Александр Перепечаев" w:date="2021-05-26T13:24:00Z">
              <w:rPr>
                <w:rFonts w:ascii="Courier New" w:hAnsi="Courier New" w:cs="Courier New"/>
                <w:bCs/>
                <w:spacing w:val="-4"/>
                <w:lang w:val="en-US"/>
              </w:rPr>
            </w:rPrChange>
          </w:rPr>
          <w:delText xml:space="preserve">   } </w:delText>
        </w:r>
      </w:del>
    </w:p>
    <w:p w14:paraId="168D9729" w14:textId="37C097F9" w:rsidR="00BC1ECC" w:rsidRPr="00AB44D1" w:rsidDel="00AB44D1" w:rsidRDefault="00BC1ECC" w:rsidP="00AB44D1">
      <w:pPr>
        <w:spacing w:after="240" w:line="360" w:lineRule="auto"/>
        <w:ind w:left="567"/>
        <w:jc w:val="center"/>
        <w:rPr>
          <w:del w:id="7743" w:author="Александр Перепечаев" w:date="2021-05-26T13:23:00Z"/>
          <w:rFonts w:ascii="Courier New" w:hAnsi="Courier New" w:cs="Courier New"/>
          <w:bCs/>
          <w:spacing w:val="-4"/>
          <w:rPrChange w:id="7744" w:author="Александр Перепечаев" w:date="2021-05-26T13:24:00Z">
            <w:rPr>
              <w:del w:id="7745" w:author="Александр Перепечаев" w:date="2021-05-26T13:23:00Z"/>
              <w:rFonts w:ascii="Courier New" w:hAnsi="Courier New" w:cs="Courier New"/>
              <w:bCs/>
              <w:spacing w:val="-4"/>
              <w:lang w:val="en-US"/>
            </w:rPr>
          </w:rPrChange>
        </w:rPr>
        <w:pPrChange w:id="7746" w:author="Александр Перепечаев" w:date="2021-05-26T13:23:00Z">
          <w:pPr>
            <w:autoSpaceDE w:val="0"/>
            <w:autoSpaceDN w:val="0"/>
            <w:adjustRightInd w:val="0"/>
            <w:ind w:left="567" w:firstLine="709"/>
          </w:pPr>
        </w:pPrChange>
      </w:pPr>
      <w:del w:id="7747" w:author="Александр Перепечаев" w:date="2021-05-26T13:23:00Z">
        <w:r w:rsidRPr="00AB44D1" w:rsidDel="00AB44D1">
          <w:rPr>
            <w:rFonts w:ascii="Courier New" w:hAnsi="Courier New" w:cs="Courier New"/>
            <w:bCs/>
            <w:spacing w:val="-4"/>
            <w:rPrChange w:id="7748" w:author="Александр Перепечаев" w:date="2021-05-26T13:24:00Z">
              <w:rPr>
                <w:rFonts w:ascii="Courier New" w:hAnsi="Courier New" w:cs="Courier New"/>
                <w:bCs/>
                <w:spacing w:val="-4"/>
                <w:lang w:val="en-US"/>
              </w:rPr>
            </w:rPrChange>
          </w:rPr>
          <w:delText>});</w:delText>
        </w:r>
      </w:del>
    </w:p>
    <w:p w14:paraId="50ECC0B5" w14:textId="7292FDE0" w:rsidR="00BC1ECC" w:rsidRPr="00AB44D1" w:rsidDel="00AB44D1" w:rsidRDefault="00BC1ECC" w:rsidP="00AB44D1">
      <w:pPr>
        <w:spacing w:after="240" w:line="360" w:lineRule="auto"/>
        <w:ind w:left="567"/>
        <w:jc w:val="center"/>
        <w:rPr>
          <w:del w:id="7749" w:author="Александр Перепечаев" w:date="2021-05-26T13:23:00Z"/>
          <w:rFonts w:ascii="Courier New" w:hAnsi="Courier New" w:cs="Courier New"/>
          <w:bCs/>
          <w:spacing w:val="-4"/>
          <w:rPrChange w:id="7750" w:author="Александр Перепечаев" w:date="2021-05-26T13:24:00Z">
            <w:rPr>
              <w:del w:id="7751" w:author="Александр Перепечаев" w:date="2021-05-26T13:23:00Z"/>
              <w:rFonts w:ascii="Courier New" w:hAnsi="Courier New" w:cs="Courier New"/>
              <w:bCs/>
              <w:spacing w:val="-4"/>
              <w:lang w:val="en-US"/>
            </w:rPr>
          </w:rPrChange>
        </w:rPr>
        <w:pPrChange w:id="7752" w:author="Александр Перепечаев" w:date="2021-05-26T13:23:00Z">
          <w:pPr>
            <w:autoSpaceDE w:val="0"/>
            <w:autoSpaceDN w:val="0"/>
            <w:adjustRightInd w:val="0"/>
            <w:ind w:left="567" w:firstLine="709"/>
          </w:pPr>
        </w:pPrChange>
      </w:pPr>
    </w:p>
    <w:p w14:paraId="25A9BE2A" w14:textId="165391E2" w:rsidR="00BC1ECC" w:rsidRPr="00AB44D1" w:rsidDel="00AB44D1" w:rsidRDefault="00BC1ECC" w:rsidP="00AB44D1">
      <w:pPr>
        <w:spacing w:after="240" w:line="360" w:lineRule="auto"/>
        <w:ind w:left="567"/>
        <w:jc w:val="center"/>
        <w:rPr>
          <w:del w:id="7753" w:author="Александр Перепечаев" w:date="2021-05-26T13:23:00Z"/>
          <w:rFonts w:ascii="Courier New" w:hAnsi="Courier New" w:cs="Courier New"/>
          <w:bCs/>
          <w:spacing w:val="-4"/>
          <w:rPrChange w:id="7754" w:author="Александр Перепечаев" w:date="2021-05-26T13:24:00Z">
            <w:rPr>
              <w:del w:id="7755" w:author="Александр Перепечаев" w:date="2021-05-26T13:23:00Z"/>
              <w:rFonts w:ascii="Courier New" w:hAnsi="Courier New" w:cs="Courier New"/>
              <w:bCs/>
              <w:spacing w:val="-4"/>
              <w:lang w:val="en-US"/>
            </w:rPr>
          </w:rPrChange>
        </w:rPr>
        <w:pPrChange w:id="7756" w:author="Александр Перепечаев" w:date="2021-05-26T13:23:00Z">
          <w:pPr>
            <w:autoSpaceDE w:val="0"/>
            <w:autoSpaceDN w:val="0"/>
            <w:adjustRightInd w:val="0"/>
            <w:ind w:left="567" w:firstLine="709"/>
          </w:pPr>
        </w:pPrChange>
      </w:pPr>
      <w:del w:id="7757" w:author="Александр Перепечаев" w:date="2021-05-26T13:23:00Z">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775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775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registration</w:delText>
        </w:r>
        <w:r w:rsidRPr="00AB44D1" w:rsidDel="00AB44D1">
          <w:rPr>
            <w:rFonts w:ascii="Courier New" w:hAnsi="Courier New" w:cs="Courier New"/>
            <w:bCs/>
            <w:spacing w:val="-4"/>
            <w:rPrChange w:id="776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776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776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763" w:author="Александр Перепечаев" w:date="2021-05-26T13:24:00Z">
              <w:rPr>
                <w:rFonts w:ascii="Courier New" w:hAnsi="Courier New" w:cs="Courier New"/>
                <w:bCs/>
                <w:spacing w:val="-4"/>
                <w:lang w:val="en-US"/>
              </w:rPr>
            </w:rPrChange>
          </w:rPr>
          <w:delText>) =&gt; {</w:delText>
        </w:r>
      </w:del>
    </w:p>
    <w:p w14:paraId="7BF12600" w14:textId="50C41CD4" w:rsidR="00BC1ECC" w:rsidRPr="00AB44D1" w:rsidDel="00AB44D1" w:rsidRDefault="00BC1ECC" w:rsidP="00AB44D1">
      <w:pPr>
        <w:spacing w:after="240" w:line="360" w:lineRule="auto"/>
        <w:ind w:left="567"/>
        <w:jc w:val="center"/>
        <w:rPr>
          <w:del w:id="7764" w:author="Александр Перепечаев" w:date="2021-05-26T13:23:00Z"/>
          <w:rFonts w:ascii="Courier New" w:hAnsi="Courier New" w:cs="Courier New"/>
          <w:bCs/>
          <w:spacing w:val="-4"/>
          <w:rPrChange w:id="7765" w:author="Александр Перепечаев" w:date="2021-05-26T13:24:00Z">
            <w:rPr>
              <w:del w:id="7766" w:author="Александр Перепечаев" w:date="2021-05-26T13:23:00Z"/>
              <w:rFonts w:ascii="Courier New" w:hAnsi="Courier New" w:cs="Courier New"/>
              <w:bCs/>
              <w:spacing w:val="-4"/>
              <w:lang w:val="en-US"/>
            </w:rPr>
          </w:rPrChange>
        </w:rPr>
        <w:pPrChange w:id="7767" w:author="Александр Перепечаев" w:date="2021-05-26T13:23:00Z">
          <w:pPr>
            <w:autoSpaceDE w:val="0"/>
            <w:autoSpaceDN w:val="0"/>
            <w:adjustRightInd w:val="0"/>
            <w:ind w:left="567" w:firstLine="709"/>
          </w:pPr>
        </w:pPrChange>
      </w:pPr>
      <w:del w:id="7768" w:author="Александр Перепечаев" w:date="2021-05-26T13:23:00Z">
        <w:r w:rsidRPr="00AB44D1" w:rsidDel="00AB44D1">
          <w:rPr>
            <w:rFonts w:ascii="Courier New" w:hAnsi="Courier New" w:cs="Courier New"/>
            <w:bCs/>
            <w:spacing w:val="-4"/>
            <w:rPrChange w:id="776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777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771" w:author="Александр Перепечаев" w:date="2021-05-26T13:24:00Z">
              <w:rPr>
                <w:rFonts w:ascii="Courier New" w:hAnsi="Courier New" w:cs="Courier New"/>
                <w:bCs/>
                <w:spacing w:val="-4"/>
                <w:lang w:val="en-US"/>
              </w:rPr>
            </w:rPrChange>
          </w:rPr>
          <w:delText xml:space="preserve"> = "";</w:delText>
        </w:r>
      </w:del>
    </w:p>
    <w:p w14:paraId="6D4BB88C" w14:textId="31F87429" w:rsidR="00BC1ECC" w:rsidRPr="00AB44D1" w:rsidDel="00AB44D1" w:rsidRDefault="00BC1ECC" w:rsidP="00AB44D1">
      <w:pPr>
        <w:spacing w:after="240" w:line="360" w:lineRule="auto"/>
        <w:ind w:left="567"/>
        <w:jc w:val="center"/>
        <w:rPr>
          <w:del w:id="7772" w:author="Александр Перепечаев" w:date="2021-05-26T13:23:00Z"/>
          <w:rFonts w:ascii="Courier New" w:hAnsi="Courier New" w:cs="Courier New"/>
          <w:bCs/>
          <w:spacing w:val="-4"/>
          <w:rPrChange w:id="7773" w:author="Александр Перепечаев" w:date="2021-05-26T13:24:00Z">
            <w:rPr>
              <w:del w:id="7774" w:author="Александр Перепечаев" w:date="2021-05-26T13:23:00Z"/>
              <w:rFonts w:ascii="Courier New" w:hAnsi="Courier New" w:cs="Courier New"/>
              <w:bCs/>
              <w:spacing w:val="-4"/>
              <w:lang w:val="en-US"/>
            </w:rPr>
          </w:rPrChange>
        </w:rPr>
        <w:pPrChange w:id="7775" w:author="Александр Перепечаев" w:date="2021-05-26T13:23:00Z">
          <w:pPr>
            <w:autoSpaceDE w:val="0"/>
            <w:autoSpaceDN w:val="0"/>
            <w:adjustRightInd w:val="0"/>
            <w:ind w:left="567" w:firstLine="709"/>
          </w:pPr>
        </w:pPrChange>
      </w:pPr>
      <w:del w:id="7776" w:author="Александр Перепечаев" w:date="2021-05-26T13:23:00Z">
        <w:r w:rsidRPr="00AB44D1" w:rsidDel="00AB44D1">
          <w:rPr>
            <w:rFonts w:ascii="Courier New" w:hAnsi="Courier New" w:cs="Courier New"/>
            <w:bCs/>
            <w:spacing w:val="-4"/>
            <w:rPrChange w:id="777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7778" w:author="Александр Перепечаев" w:date="2021-05-26T13:24:00Z">
              <w:rPr>
                <w:rFonts w:ascii="Courier New" w:hAnsi="Courier New" w:cs="Courier New"/>
                <w:bCs/>
                <w:spacing w:val="-4"/>
                <w:lang w:val="en-US"/>
              </w:rPr>
            </w:rPrChange>
          </w:rPr>
          <w:delText>{</w:delText>
        </w:r>
      </w:del>
    </w:p>
    <w:p w14:paraId="0CF3B817" w14:textId="7760A4A4" w:rsidR="00BC1ECC" w:rsidRPr="00AB44D1" w:rsidDel="00AB44D1" w:rsidRDefault="00BC1ECC" w:rsidP="00AB44D1">
      <w:pPr>
        <w:spacing w:after="240" w:line="360" w:lineRule="auto"/>
        <w:ind w:left="567"/>
        <w:jc w:val="center"/>
        <w:rPr>
          <w:del w:id="7779" w:author="Александр Перепечаев" w:date="2021-05-26T13:23:00Z"/>
          <w:rFonts w:ascii="Courier New" w:hAnsi="Courier New" w:cs="Courier New"/>
          <w:bCs/>
          <w:spacing w:val="-4"/>
          <w:rPrChange w:id="7780" w:author="Александр Перепечаев" w:date="2021-05-26T13:24:00Z">
            <w:rPr>
              <w:del w:id="7781" w:author="Александр Перепечаев" w:date="2021-05-26T13:23:00Z"/>
              <w:rFonts w:ascii="Courier New" w:hAnsi="Courier New" w:cs="Courier New"/>
              <w:bCs/>
              <w:spacing w:val="-4"/>
              <w:lang w:val="en-US"/>
            </w:rPr>
          </w:rPrChange>
        </w:rPr>
        <w:pPrChange w:id="7782" w:author="Александр Перепечаев" w:date="2021-05-26T13:23:00Z">
          <w:pPr>
            <w:autoSpaceDE w:val="0"/>
            <w:autoSpaceDN w:val="0"/>
            <w:adjustRightInd w:val="0"/>
            <w:ind w:left="567" w:firstLine="709"/>
          </w:pPr>
        </w:pPrChange>
      </w:pPr>
      <w:del w:id="7783" w:author="Александр Перепечаев" w:date="2021-05-26T13:23:00Z">
        <w:r w:rsidRPr="00AB44D1" w:rsidDel="00AB44D1">
          <w:rPr>
            <w:rFonts w:ascii="Courier New" w:hAnsi="Courier New" w:cs="Courier New"/>
            <w:bCs/>
            <w:spacing w:val="-4"/>
            <w:rPrChange w:id="77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778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778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778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7788" w:author="Александр Перепечаев" w:date="2021-05-26T13:24:00Z">
              <w:rPr>
                <w:rFonts w:ascii="Courier New" w:hAnsi="Courier New" w:cs="Courier New"/>
                <w:bCs/>
                <w:spacing w:val="-4"/>
                <w:lang w:val="en-US"/>
              </w:rPr>
            </w:rPrChange>
          </w:rPr>
          <w:delText>;</w:delText>
        </w:r>
      </w:del>
    </w:p>
    <w:p w14:paraId="7CEA0D1D" w14:textId="78CF1579" w:rsidR="00BC1ECC" w:rsidRPr="00AB44D1" w:rsidDel="00AB44D1" w:rsidRDefault="00BC1ECC" w:rsidP="00AB44D1">
      <w:pPr>
        <w:spacing w:after="240" w:line="360" w:lineRule="auto"/>
        <w:ind w:left="567"/>
        <w:jc w:val="center"/>
        <w:rPr>
          <w:del w:id="7789" w:author="Александр Перепечаев" w:date="2021-05-26T13:23:00Z"/>
          <w:rFonts w:ascii="Courier New" w:hAnsi="Courier New" w:cs="Courier New"/>
          <w:bCs/>
          <w:spacing w:val="-4"/>
          <w:rPrChange w:id="7790" w:author="Александр Перепечаев" w:date="2021-05-26T13:24:00Z">
            <w:rPr>
              <w:del w:id="7791" w:author="Александр Перепечаев" w:date="2021-05-26T13:23:00Z"/>
              <w:rFonts w:ascii="Courier New" w:hAnsi="Courier New" w:cs="Courier New"/>
              <w:bCs/>
              <w:spacing w:val="-4"/>
              <w:lang w:val="en-US"/>
            </w:rPr>
          </w:rPrChange>
        </w:rPr>
        <w:pPrChange w:id="7792" w:author="Александр Перепечаев" w:date="2021-05-26T13:23:00Z">
          <w:pPr>
            <w:autoSpaceDE w:val="0"/>
            <w:autoSpaceDN w:val="0"/>
            <w:adjustRightInd w:val="0"/>
            <w:ind w:left="567" w:firstLine="709"/>
          </w:pPr>
        </w:pPrChange>
      </w:pPr>
      <w:del w:id="7793" w:author="Александр Перепечаев" w:date="2021-05-26T13:23:00Z">
        <w:r w:rsidRPr="00AB44D1" w:rsidDel="00AB44D1">
          <w:rPr>
            <w:rFonts w:ascii="Courier New" w:hAnsi="Courier New" w:cs="Courier New"/>
            <w:bCs/>
            <w:spacing w:val="-4"/>
            <w:rPrChange w:id="779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779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779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7797" w:author="Александр Перепечаев" w:date="2021-05-26T13:24:00Z">
              <w:rPr>
                <w:rFonts w:ascii="Courier New" w:hAnsi="Courier New" w:cs="Courier New"/>
                <w:bCs/>
                <w:spacing w:val="-4"/>
                <w:lang w:val="en-US"/>
              </w:rPr>
            </w:rPrChange>
          </w:rPr>
          <w:delText>);</w:delText>
        </w:r>
      </w:del>
    </w:p>
    <w:p w14:paraId="3A060BAB" w14:textId="7B6FFA42" w:rsidR="00BC1ECC" w:rsidRPr="00AB44D1" w:rsidDel="00AB44D1" w:rsidRDefault="00BC1ECC" w:rsidP="00AB44D1">
      <w:pPr>
        <w:spacing w:after="240" w:line="360" w:lineRule="auto"/>
        <w:ind w:left="567"/>
        <w:jc w:val="center"/>
        <w:rPr>
          <w:del w:id="7798" w:author="Александр Перепечаев" w:date="2021-05-26T13:23:00Z"/>
          <w:rFonts w:ascii="Courier New" w:hAnsi="Courier New" w:cs="Courier New"/>
          <w:bCs/>
          <w:spacing w:val="-4"/>
          <w:rPrChange w:id="7799" w:author="Александр Перепечаев" w:date="2021-05-26T13:24:00Z">
            <w:rPr>
              <w:del w:id="7800" w:author="Александр Перепечаев" w:date="2021-05-26T13:23:00Z"/>
              <w:rFonts w:ascii="Courier New" w:hAnsi="Courier New" w:cs="Courier New"/>
              <w:bCs/>
              <w:spacing w:val="-4"/>
              <w:lang w:val="en-US"/>
            </w:rPr>
          </w:rPrChange>
        </w:rPr>
        <w:pPrChange w:id="7801" w:author="Александр Перепечаев" w:date="2021-05-26T13:23:00Z">
          <w:pPr>
            <w:autoSpaceDE w:val="0"/>
            <w:autoSpaceDN w:val="0"/>
            <w:adjustRightInd w:val="0"/>
            <w:ind w:left="567" w:firstLine="709"/>
          </w:pPr>
        </w:pPrChange>
      </w:pPr>
      <w:del w:id="7802" w:author="Александр Перепечаев" w:date="2021-05-26T13:23:00Z">
        <w:r w:rsidRPr="00AB44D1" w:rsidDel="00AB44D1">
          <w:rPr>
            <w:rFonts w:ascii="Courier New" w:hAnsi="Courier New" w:cs="Courier New"/>
            <w:bCs/>
            <w:spacing w:val="-4"/>
            <w:rPrChange w:id="78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80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78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780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registration</w:delText>
        </w:r>
        <w:r w:rsidRPr="00AB44D1" w:rsidDel="00AB44D1">
          <w:rPr>
            <w:rFonts w:ascii="Courier New" w:hAnsi="Courier New" w:cs="Courier New"/>
            <w:bCs/>
            <w:spacing w:val="-4"/>
            <w:rPrChange w:id="780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780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780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781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781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781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password</w:delText>
        </w:r>
        <w:r w:rsidRPr="00AB44D1" w:rsidDel="00AB44D1">
          <w:rPr>
            <w:rFonts w:ascii="Courier New" w:hAnsi="Courier New" w:cs="Courier New"/>
            <w:bCs/>
            <w:spacing w:val="-4"/>
            <w:rPrChange w:id="7813" w:author="Александр Перепечаев" w:date="2021-05-26T13:24:00Z">
              <w:rPr>
                <w:rFonts w:ascii="Courier New" w:hAnsi="Courier New" w:cs="Courier New"/>
                <w:bCs/>
                <w:spacing w:val="-4"/>
                <w:lang w:val="en-US"/>
              </w:rPr>
            </w:rPrChange>
          </w:rPr>
          <w:delText xml:space="preserve">)   </w:delText>
        </w:r>
      </w:del>
    </w:p>
    <w:p w14:paraId="14FA7BF6" w14:textId="11E0AD6A" w:rsidR="00BC1ECC" w:rsidRPr="00AB44D1" w:rsidDel="00AB44D1" w:rsidRDefault="00BC1ECC" w:rsidP="00AB44D1">
      <w:pPr>
        <w:spacing w:after="240" w:line="360" w:lineRule="auto"/>
        <w:ind w:left="567"/>
        <w:jc w:val="center"/>
        <w:rPr>
          <w:del w:id="7814" w:author="Александр Перепечаев" w:date="2021-05-26T13:23:00Z"/>
          <w:rFonts w:ascii="Courier New" w:hAnsi="Courier New" w:cs="Courier New"/>
          <w:bCs/>
          <w:spacing w:val="-4"/>
          <w:rPrChange w:id="7815" w:author="Александр Перепечаев" w:date="2021-05-26T13:24:00Z">
            <w:rPr>
              <w:del w:id="7816" w:author="Александр Перепечаев" w:date="2021-05-26T13:23:00Z"/>
              <w:rFonts w:ascii="Courier New" w:hAnsi="Courier New" w:cs="Courier New"/>
              <w:bCs/>
              <w:spacing w:val="-4"/>
              <w:lang w:val="en-US"/>
            </w:rPr>
          </w:rPrChange>
        </w:rPr>
        <w:pPrChange w:id="7817" w:author="Александр Перепечаев" w:date="2021-05-26T13:23:00Z">
          <w:pPr>
            <w:autoSpaceDE w:val="0"/>
            <w:autoSpaceDN w:val="0"/>
            <w:adjustRightInd w:val="0"/>
            <w:ind w:left="567" w:firstLine="709"/>
          </w:pPr>
        </w:pPrChange>
      </w:pPr>
    </w:p>
    <w:p w14:paraId="687241DD" w14:textId="31ECE787" w:rsidR="00BC1ECC" w:rsidRPr="00AB44D1" w:rsidDel="00AB44D1" w:rsidRDefault="00BC1ECC" w:rsidP="00AB44D1">
      <w:pPr>
        <w:spacing w:after="240" w:line="360" w:lineRule="auto"/>
        <w:ind w:left="567"/>
        <w:jc w:val="center"/>
        <w:rPr>
          <w:del w:id="7818" w:author="Александр Перепечаев" w:date="2021-05-26T13:23:00Z"/>
          <w:rFonts w:ascii="Courier New" w:hAnsi="Courier New" w:cs="Courier New"/>
          <w:bCs/>
          <w:spacing w:val="-4"/>
          <w:rPrChange w:id="7819" w:author="Александр Перепечаев" w:date="2021-05-26T13:24:00Z">
            <w:rPr>
              <w:del w:id="7820" w:author="Александр Перепечаев" w:date="2021-05-26T13:23:00Z"/>
              <w:rFonts w:ascii="Courier New" w:hAnsi="Courier New" w:cs="Courier New"/>
              <w:bCs/>
              <w:spacing w:val="-4"/>
              <w:lang w:val="en-US"/>
            </w:rPr>
          </w:rPrChange>
        </w:rPr>
        <w:pPrChange w:id="7821" w:author="Александр Перепечаев" w:date="2021-05-26T13:23:00Z">
          <w:pPr>
            <w:autoSpaceDE w:val="0"/>
            <w:autoSpaceDN w:val="0"/>
            <w:adjustRightInd w:val="0"/>
            <w:ind w:left="567" w:firstLine="709"/>
          </w:pPr>
        </w:pPrChange>
      </w:pPr>
      <w:del w:id="7822" w:author="Александр Перепечаев" w:date="2021-05-26T13:23:00Z">
        <w:r w:rsidRPr="00AB44D1" w:rsidDel="00AB44D1">
          <w:rPr>
            <w:rFonts w:ascii="Courier New" w:hAnsi="Courier New" w:cs="Courier New"/>
            <w:bCs/>
            <w:spacing w:val="-4"/>
            <w:rPrChange w:id="782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782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82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message</w:delText>
        </w:r>
        <w:r w:rsidRPr="00AB44D1" w:rsidDel="00AB44D1">
          <w:rPr>
            <w:rFonts w:ascii="Courier New" w:hAnsi="Courier New" w:cs="Courier New"/>
            <w:bCs/>
            <w:spacing w:val="-4"/>
            <w:rPrChange w:id="782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undefined</w:delText>
        </w:r>
        <w:r w:rsidRPr="00AB44D1" w:rsidDel="00AB44D1">
          <w:rPr>
            <w:rFonts w:ascii="Courier New" w:hAnsi="Courier New" w:cs="Courier New"/>
            <w:bCs/>
            <w:spacing w:val="-4"/>
            <w:rPrChange w:id="7827" w:author="Александр Перепечаев" w:date="2021-05-26T13:24:00Z">
              <w:rPr>
                <w:rFonts w:ascii="Courier New" w:hAnsi="Courier New" w:cs="Courier New"/>
                <w:bCs/>
                <w:spacing w:val="-4"/>
                <w:lang w:val="en-US"/>
              </w:rPr>
            </w:rPrChange>
          </w:rPr>
          <w:delText>){</w:delText>
        </w:r>
      </w:del>
    </w:p>
    <w:p w14:paraId="0255AFA7" w14:textId="4484540E" w:rsidR="00BC1ECC" w:rsidRPr="00AB44D1" w:rsidDel="00AB44D1" w:rsidRDefault="00BC1ECC" w:rsidP="00AB44D1">
      <w:pPr>
        <w:spacing w:after="240" w:line="360" w:lineRule="auto"/>
        <w:ind w:left="567"/>
        <w:jc w:val="center"/>
        <w:rPr>
          <w:del w:id="7828" w:author="Александр Перепечаев" w:date="2021-05-26T13:23:00Z"/>
          <w:rFonts w:ascii="Courier New" w:hAnsi="Courier New" w:cs="Courier New"/>
          <w:bCs/>
          <w:spacing w:val="-4"/>
          <w:rPrChange w:id="7829" w:author="Александр Перепечаев" w:date="2021-05-26T13:24:00Z">
            <w:rPr>
              <w:del w:id="7830" w:author="Александр Перепечаев" w:date="2021-05-26T13:23:00Z"/>
              <w:rFonts w:ascii="Courier New" w:hAnsi="Courier New" w:cs="Courier New"/>
              <w:bCs/>
              <w:spacing w:val="-4"/>
              <w:lang w:val="en-US"/>
            </w:rPr>
          </w:rPrChange>
        </w:rPr>
        <w:pPrChange w:id="7831" w:author="Александр Перепечаев" w:date="2021-05-26T13:23:00Z">
          <w:pPr>
            <w:autoSpaceDE w:val="0"/>
            <w:autoSpaceDN w:val="0"/>
            <w:adjustRightInd w:val="0"/>
            <w:ind w:left="567" w:firstLine="709"/>
          </w:pPr>
        </w:pPrChange>
      </w:pPr>
      <w:del w:id="7832" w:author="Александр Перепечаев" w:date="2021-05-26T13:23:00Z">
        <w:r w:rsidRPr="00AB44D1" w:rsidDel="00AB44D1">
          <w:rPr>
            <w:rFonts w:ascii="Courier New" w:hAnsi="Courier New" w:cs="Courier New"/>
            <w:bCs/>
            <w:spacing w:val="-4"/>
            <w:rPrChange w:id="783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83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w:delText>
        </w:r>
        <w:r w:rsidRPr="00AB44D1" w:rsidDel="00AB44D1">
          <w:rPr>
            <w:rFonts w:ascii="Courier New" w:hAnsi="Courier New" w:cs="Courier New"/>
            <w:bCs/>
            <w:spacing w:val="-4"/>
            <w:rPrChange w:id="7835" w:author="Александр Перепечаев" w:date="2021-05-26T13:24:00Z">
              <w:rPr>
                <w:rFonts w:ascii="Courier New" w:hAnsi="Courier New" w:cs="Courier New"/>
                <w:bCs/>
                <w:spacing w:val="-4"/>
                <w:lang w:val="en-US"/>
              </w:rPr>
            </w:rPrChange>
          </w:rPr>
          <w:delText>(404);</w:delText>
        </w:r>
      </w:del>
    </w:p>
    <w:p w14:paraId="2C405084" w14:textId="53D87839" w:rsidR="00BC1ECC" w:rsidRPr="00AB44D1" w:rsidDel="00AB44D1" w:rsidRDefault="00BC1ECC" w:rsidP="00AB44D1">
      <w:pPr>
        <w:spacing w:after="240" w:line="360" w:lineRule="auto"/>
        <w:ind w:left="567"/>
        <w:jc w:val="center"/>
        <w:rPr>
          <w:del w:id="7836" w:author="Александр Перепечаев" w:date="2021-05-26T13:23:00Z"/>
          <w:rFonts w:ascii="Courier New" w:hAnsi="Courier New" w:cs="Courier New"/>
          <w:bCs/>
          <w:spacing w:val="-4"/>
          <w:rPrChange w:id="7837" w:author="Александр Перепечаев" w:date="2021-05-26T13:24:00Z">
            <w:rPr>
              <w:del w:id="7838" w:author="Александр Перепечаев" w:date="2021-05-26T13:23:00Z"/>
              <w:rFonts w:ascii="Courier New" w:hAnsi="Courier New" w:cs="Courier New"/>
              <w:bCs/>
              <w:spacing w:val="-4"/>
              <w:lang w:val="en-US"/>
            </w:rPr>
          </w:rPrChange>
        </w:rPr>
        <w:pPrChange w:id="7839" w:author="Александр Перепечаев" w:date="2021-05-26T13:23:00Z">
          <w:pPr>
            <w:autoSpaceDE w:val="0"/>
            <w:autoSpaceDN w:val="0"/>
            <w:adjustRightInd w:val="0"/>
            <w:ind w:left="567" w:firstLine="709"/>
          </w:pPr>
        </w:pPrChange>
      </w:pPr>
      <w:del w:id="7840" w:author="Александр Перепечаев" w:date="2021-05-26T13:23:00Z">
        <w:r w:rsidRPr="00AB44D1" w:rsidDel="00AB44D1">
          <w:rPr>
            <w:rFonts w:ascii="Courier New" w:hAnsi="Courier New" w:cs="Courier New"/>
            <w:bCs/>
            <w:spacing w:val="-4"/>
            <w:rPrChange w:id="784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84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statusMessage</w:delText>
        </w:r>
        <w:r w:rsidRPr="00AB44D1" w:rsidDel="00AB44D1">
          <w:rPr>
            <w:rFonts w:ascii="Courier New" w:hAnsi="Courier New" w:cs="Courier New"/>
            <w:bCs/>
            <w:spacing w:val="-4"/>
            <w:rPrChange w:id="784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784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already</w:delText>
        </w:r>
        <w:r w:rsidRPr="00AB44D1" w:rsidDel="00AB44D1">
          <w:rPr>
            <w:rFonts w:ascii="Courier New" w:hAnsi="Courier New" w:cs="Courier New"/>
            <w:bCs/>
            <w:spacing w:val="-4"/>
            <w:rPrChange w:id="784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exists</w:delText>
        </w:r>
        <w:r w:rsidRPr="00AB44D1" w:rsidDel="00AB44D1">
          <w:rPr>
            <w:rFonts w:ascii="Courier New" w:hAnsi="Courier New" w:cs="Courier New"/>
            <w:bCs/>
            <w:spacing w:val="-4"/>
            <w:rPrChange w:id="7846" w:author="Александр Перепечаев" w:date="2021-05-26T13:24:00Z">
              <w:rPr>
                <w:rFonts w:ascii="Courier New" w:hAnsi="Courier New" w:cs="Courier New"/>
                <w:bCs/>
                <w:spacing w:val="-4"/>
                <w:lang w:val="en-US"/>
              </w:rPr>
            </w:rPrChange>
          </w:rPr>
          <w:delText>";</w:delText>
        </w:r>
      </w:del>
    </w:p>
    <w:p w14:paraId="3A5DB04C" w14:textId="4CEB716B" w:rsidR="00BC1ECC" w:rsidRPr="00AB44D1" w:rsidDel="00AB44D1" w:rsidRDefault="00BC1ECC" w:rsidP="00AB44D1">
      <w:pPr>
        <w:spacing w:after="240" w:line="360" w:lineRule="auto"/>
        <w:ind w:left="567"/>
        <w:jc w:val="center"/>
        <w:rPr>
          <w:del w:id="7847" w:author="Александр Перепечаев" w:date="2021-05-26T13:23:00Z"/>
          <w:rFonts w:ascii="Courier New" w:hAnsi="Courier New" w:cs="Courier New"/>
          <w:bCs/>
          <w:spacing w:val="-4"/>
          <w:rPrChange w:id="7848" w:author="Александр Перепечаев" w:date="2021-05-26T13:24:00Z">
            <w:rPr>
              <w:del w:id="7849" w:author="Александр Перепечаев" w:date="2021-05-26T13:23:00Z"/>
              <w:rFonts w:ascii="Courier New" w:hAnsi="Courier New" w:cs="Courier New"/>
              <w:bCs/>
              <w:spacing w:val="-4"/>
              <w:lang w:val="en-US"/>
            </w:rPr>
          </w:rPrChange>
        </w:rPr>
        <w:pPrChange w:id="7850" w:author="Александр Перепечаев" w:date="2021-05-26T13:23:00Z">
          <w:pPr>
            <w:autoSpaceDE w:val="0"/>
            <w:autoSpaceDN w:val="0"/>
            <w:adjustRightInd w:val="0"/>
            <w:ind w:left="567" w:firstLine="709"/>
          </w:pPr>
        </w:pPrChange>
      </w:pPr>
      <w:del w:id="7851" w:author="Александр Перепечаев" w:date="2021-05-26T13:23:00Z">
        <w:r w:rsidRPr="00AB44D1" w:rsidDel="00AB44D1">
          <w:rPr>
            <w:rFonts w:ascii="Courier New" w:hAnsi="Courier New" w:cs="Courier New"/>
            <w:bCs/>
            <w:spacing w:val="-4"/>
            <w:rPrChange w:id="7852" w:author="Александр Перепечаев" w:date="2021-05-26T13:24:00Z">
              <w:rPr>
                <w:rFonts w:ascii="Courier New" w:hAnsi="Courier New" w:cs="Courier New"/>
                <w:bCs/>
                <w:spacing w:val="-4"/>
                <w:lang w:val="en-US"/>
              </w:rPr>
            </w:rPrChange>
          </w:rPr>
          <w:delText xml:space="preserve">      }</w:delText>
        </w:r>
      </w:del>
    </w:p>
    <w:p w14:paraId="37412402" w14:textId="7F6AF2C7" w:rsidR="00BC1ECC" w:rsidRPr="00AB44D1" w:rsidDel="00AB44D1" w:rsidRDefault="00BC1ECC" w:rsidP="00AB44D1">
      <w:pPr>
        <w:spacing w:after="240" w:line="360" w:lineRule="auto"/>
        <w:ind w:left="567"/>
        <w:jc w:val="center"/>
        <w:rPr>
          <w:del w:id="7853" w:author="Александр Перепечаев" w:date="2021-05-26T13:23:00Z"/>
          <w:rFonts w:ascii="Courier New" w:hAnsi="Courier New" w:cs="Courier New"/>
          <w:bCs/>
          <w:spacing w:val="-4"/>
          <w:rPrChange w:id="7854" w:author="Александр Перепечаев" w:date="2021-05-26T13:24:00Z">
            <w:rPr>
              <w:del w:id="7855" w:author="Александр Перепечаев" w:date="2021-05-26T13:23:00Z"/>
              <w:rFonts w:ascii="Courier New" w:hAnsi="Courier New" w:cs="Courier New"/>
              <w:bCs/>
              <w:spacing w:val="-4"/>
              <w:lang w:val="en-US"/>
            </w:rPr>
          </w:rPrChange>
        </w:rPr>
        <w:pPrChange w:id="7856" w:author="Александр Перепечаев" w:date="2021-05-26T13:23:00Z">
          <w:pPr>
            <w:autoSpaceDE w:val="0"/>
            <w:autoSpaceDN w:val="0"/>
            <w:adjustRightInd w:val="0"/>
            <w:ind w:left="567" w:firstLine="709"/>
          </w:pPr>
        </w:pPrChange>
      </w:pPr>
    </w:p>
    <w:p w14:paraId="590F36BE" w14:textId="63D5165D" w:rsidR="00BC1ECC" w:rsidRPr="00AB44D1" w:rsidDel="00AB44D1" w:rsidRDefault="00BC1ECC" w:rsidP="00AB44D1">
      <w:pPr>
        <w:spacing w:after="240" w:line="360" w:lineRule="auto"/>
        <w:ind w:left="567"/>
        <w:jc w:val="center"/>
        <w:rPr>
          <w:del w:id="7857" w:author="Александр Перепечаев" w:date="2021-05-26T13:23:00Z"/>
          <w:rFonts w:ascii="Courier New" w:hAnsi="Courier New" w:cs="Courier New"/>
          <w:bCs/>
          <w:spacing w:val="-4"/>
          <w:rPrChange w:id="7858" w:author="Александр Перепечаев" w:date="2021-05-26T13:24:00Z">
            <w:rPr>
              <w:del w:id="7859" w:author="Александр Перепечаев" w:date="2021-05-26T13:23:00Z"/>
              <w:rFonts w:ascii="Courier New" w:hAnsi="Courier New" w:cs="Courier New"/>
              <w:bCs/>
              <w:spacing w:val="-4"/>
              <w:lang w:val="en-US"/>
            </w:rPr>
          </w:rPrChange>
        </w:rPr>
        <w:pPrChange w:id="7860" w:author="Александр Перепечаев" w:date="2021-05-26T13:23:00Z">
          <w:pPr>
            <w:autoSpaceDE w:val="0"/>
            <w:autoSpaceDN w:val="0"/>
            <w:adjustRightInd w:val="0"/>
            <w:ind w:left="567" w:firstLine="709"/>
          </w:pPr>
        </w:pPrChange>
      </w:pPr>
      <w:del w:id="7861" w:author="Александр Перепечаев" w:date="2021-05-26T13:23:00Z">
        <w:r w:rsidRPr="00AB44D1" w:rsidDel="00AB44D1">
          <w:rPr>
            <w:rFonts w:ascii="Courier New" w:hAnsi="Courier New" w:cs="Courier New"/>
            <w:bCs/>
            <w:spacing w:val="-4"/>
            <w:rPrChange w:id="786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786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86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undefined</w:delText>
        </w:r>
        <w:r w:rsidRPr="00AB44D1" w:rsidDel="00AB44D1">
          <w:rPr>
            <w:rFonts w:ascii="Courier New" w:hAnsi="Courier New" w:cs="Courier New"/>
            <w:bCs/>
            <w:spacing w:val="-4"/>
            <w:rPrChange w:id="7865" w:author="Александр Перепечаев" w:date="2021-05-26T13:24:00Z">
              <w:rPr>
                <w:rFonts w:ascii="Courier New" w:hAnsi="Courier New" w:cs="Courier New"/>
                <w:bCs/>
                <w:spacing w:val="-4"/>
                <w:lang w:val="en-US"/>
              </w:rPr>
            </w:rPrChange>
          </w:rPr>
          <w:delText>){</w:delText>
        </w:r>
      </w:del>
    </w:p>
    <w:p w14:paraId="37B404F2" w14:textId="0CDD244F" w:rsidR="00BC1ECC" w:rsidRPr="00AB44D1" w:rsidDel="00AB44D1" w:rsidRDefault="00BC1ECC" w:rsidP="00AB44D1">
      <w:pPr>
        <w:spacing w:after="240" w:line="360" w:lineRule="auto"/>
        <w:ind w:left="567"/>
        <w:jc w:val="center"/>
        <w:rPr>
          <w:del w:id="7866" w:author="Александр Перепечаев" w:date="2021-05-26T13:23:00Z"/>
          <w:rFonts w:ascii="Courier New" w:hAnsi="Courier New" w:cs="Courier New"/>
          <w:bCs/>
          <w:spacing w:val="-4"/>
          <w:rPrChange w:id="7867" w:author="Александр Перепечаев" w:date="2021-05-26T13:24:00Z">
            <w:rPr>
              <w:del w:id="7868" w:author="Александр Перепечаев" w:date="2021-05-26T13:23:00Z"/>
              <w:rFonts w:ascii="Courier New" w:hAnsi="Courier New" w:cs="Courier New"/>
              <w:bCs/>
              <w:spacing w:val="-4"/>
              <w:lang w:val="en-US"/>
            </w:rPr>
          </w:rPrChange>
        </w:rPr>
        <w:pPrChange w:id="7869" w:author="Александр Перепечаев" w:date="2021-05-26T13:23:00Z">
          <w:pPr>
            <w:autoSpaceDE w:val="0"/>
            <w:autoSpaceDN w:val="0"/>
            <w:adjustRightInd w:val="0"/>
            <w:ind w:left="567" w:firstLine="709"/>
          </w:pPr>
        </w:pPrChange>
      </w:pPr>
      <w:del w:id="7870" w:author="Александр Перепечаев" w:date="2021-05-26T13:23:00Z">
        <w:r w:rsidRPr="00AB44D1" w:rsidDel="00AB44D1">
          <w:rPr>
            <w:rFonts w:ascii="Courier New" w:hAnsi="Courier New" w:cs="Courier New"/>
            <w:bCs/>
            <w:spacing w:val="-4"/>
            <w:rPrChange w:id="787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87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w:delText>
        </w:r>
        <w:r w:rsidRPr="00AB44D1" w:rsidDel="00AB44D1">
          <w:rPr>
            <w:rFonts w:ascii="Courier New" w:hAnsi="Courier New" w:cs="Courier New"/>
            <w:bCs/>
            <w:spacing w:val="-4"/>
            <w:rPrChange w:id="7873" w:author="Александр Перепечаев" w:date="2021-05-26T13:24:00Z">
              <w:rPr>
                <w:rFonts w:ascii="Courier New" w:hAnsi="Courier New" w:cs="Courier New"/>
                <w:bCs/>
                <w:spacing w:val="-4"/>
                <w:lang w:val="en-US"/>
              </w:rPr>
            </w:rPrChange>
          </w:rPr>
          <w:delText>(404);</w:delText>
        </w:r>
      </w:del>
    </w:p>
    <w:p w14:paraId="102E7D4D" w14:textId="4E89FA39" w:rsidR="00BC1ECC" w:rsidRPr="00AB44D1" w:rsidDel="00AB44D1" w:rsidRDefault="00BC1ECC" w:rsidP="00AB44D1">
      <w:pPr>
        <w:spacing w:after="240" w:line="360" w:lineRule="auto"/>
        <w:ind w:left="567"/>
        <w:jc w:val="center"/>
        <w:rPr>
          <w:del w:id="7874" w:author="Александр Перепечаев" w:date="2021-05-26T13:23:00Z"/>
          <w:rFonts w:ascii="Courier New" w:hAnsi="Courier New" w:cs="Courier New"/>
          <w:bCs/>
          <w:spacing w:val="-4"/>
          <w:rPrChange w:id="7875" w:author="Александр Перепечаев" w:date="2021-05-26T13:24:00Z">
            <w:rPr>
              <w:del w:id="7876" w:author="Александр Перепечаев" w:date="2021-05-26T13:23:00Z"/>
              <w:rFonts w:ascii="Courier New" w:hAnsi="Courier New" w:cs="Courier New"/>
              <w:bCs/>
              <w:spacing w:val="-4"/>
              <w:lang w:val="en-US"/>
            </w:rPr>
          </w:rPrChange>
        </w:rPr>
        <w:pPrChange w:id="7877" w:author="Александр Перепечаев" w:date="2021-05-26T13:23:00Z">
          <w:pPr>
            <w:autoSpaceDE w:val="0"/>
            <w:autoSpaceDN w:val="0"/>
            <w:adjustRightInd w:val="0"/>
            <w:ind w:left="567" w:firstLine="709"/>
          </w:pPr>
        </w:pPrChange>
      </w:pPr>
      <w:del w:id="7878" w:author="Александр Перепечаев" w:date="2021-05-26T13:23:00Z">
        <w:r w:rsidRPr="00AB44D1" w:rsidDel="00AB44D1">
          <w:rPr>
            <w:rFonts w:ascii="Courier New" w:hAnsi="Courier New" w:cs="Courier New"/>
            <w:bCs/>
            <w:spacing w:val="-4"/>
            <w:rPrChange w:id="787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88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statusMessage</w:delText>
        </w:r>
        <w:r w:rsidRPr="00AB44D1" w:rsidDel="00AB44D1">
          <w:rPr>
            <w:rFonts w:ascii="Courier New" w:hAnsi="Courier New" w:cs="Courier New"/>
            <w:bCs/>
            <w:spacing w:val="-4"/>
            <w:rPrChange w:id="788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Not</w:delText>
        </w:r>
        <w:r w:rsidRPr="00AB44D1" w:rsidDel="00AB44D1">
          <w:rPr>
            <w:rFonts w:ascii="Courier New" w:hAnsi="Courier New" w:cs="Courier New"/>
            <w:bCs/>
            <w:spacing w:val="-4"/>
            <w:rPrChange w:id="788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found</w:delText>
        </w:r>
        <w:r w:rsidRPr="00AB44D1" w:rsidDel="00AB44D1">
          <w:rPr>
            <w:rFonts w:ascii="Courier New" w:hAnsi="Courier New" w:cs="Courier New"/>
            <w:bCs/>
            <w:spacing w:val="-4"/>
            <w:rPrChange w:id="7883" w:author="Александр Перепечаев" w:date="2021-05-26T13:24:00Z">
              <w:rPr>
                <w:rFonts w:ascii="Courier New" w:hAnsi="Courier New" w:cs="Courier New"/>
                <w:bCs/>
                <w:spacing w:val="-4"/>
                <w:lang w:val="en-US"/>
              </w:rPr>
            </w:rPrChange>
          </w:rPr>
          <w:delText>";</w:delText>
        </w:r>
      </w:del>
    </w:p>
    <w:p w14:paraId="6289AE17" w14:textId="2C0121EE" w:rsidR="00BC1ECC" w:rsidRPr="00AB44D1" w:rsidDel="00AB44D1" w:rsidRDefault="00BC1ECC" w:rsidP="00AB44D1">
      <w:pPr>
        <w:spacing w:after="240" w:line="360" w:lineRule="auto"/>
        <w:ind w:left="567"/>
        <w:jc w:val="center"/>
        <w:rPr>
          <w:del w:id="7884" w:author="Александр Перепечаев" w:date="2021-05-26T13:23:00Z"/>
          <w:rFonts w:ascii="Courier New" w:hAnsi="Courier New" w:cs="Courier New"/>
          <w:bCs/>
          <w:spacing w:val="-4"/>
          <w:rPrChange w:id="7885" w:author="Александр Перепечаев" w:date="2021-05-26T13:24:00Z">
            <w:rPr>
              <w:del w:id="7886" w:author="Александр Перепечаев" w:date="2021-05-26T13:23:00Z"/>
              <w:rFonts w:ascii="Courier New" w:hAnsi="Courier New" w:cs="Courier New"/>
              <w:bCs/>
              <w:spacing w:val="-4"/>
              <w:lang w:val="en-US"/>
            </w:rPr>
          </w:rPrChange>
        </w:rPr>
        <w:pPrChange w:id="7887" w:author="Александр Перепечаев" w:date="2021-05-26T13:23:00Z">
          <w:pPr>
            <w:autoSpaceDE w:val="0"/>
            <w:autoSpaceDN w:val="0"/>
            <w:adjustRightInd w:val="0"/>
            <w:ind w:left="567" w:firstLine="709"/>
          </w:pPr>
        </w:pPrChange>
      </w:pPr>
      <w:del w:id="7888" w:author="Александр Перепечаев" w:date="2021-05-26T13:23:00Z">
        <w:r w:rsidRPr="00AB44D1" w:rsidDel="00AB44D1">
          <w:rPr>
            <w:rFonts w:ascii="Courier New" w:hAnsi="Courier New" w:cs="Courier New"/>
            <w:bCs/>
            <w:spacing w:val="-4"/>
            <w:rPrChange w:id="788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else</w:delText>
        </w:r>
        <w:r w:rsidRPr="00AB44D1" w:rsidDel="00AB44D1">
          <w:rPr>
            <w:rFonts w:ascii="Courier New" w:hAnsi="Courier New" w:cs="Courier New"/>
            <w:bCs/>
            <w:spacing w:val="-4"/>
            <w:rPrChange w:id="7890" w:author="Александр Перепечаев" w:date="2021-05-26T13:24:00Z">
              <w:rPr>
                <w:rFonts w:ascii="Courier New" w:hAnsi="Courier New" w:cs="Courier New"/>
                <w:bCs/>
                <w:spacing w:val="-4"/>
                <w:lang w:val="en-US"/>
              </w:rPr>
            </w:rPrChange>
          </w:rPr>
          <w:delText xml:space="preserve"> {</w:delText>
        </w:r>
      </w:del>
    </w:p>
    <w:p w14:paraId="56E88E42" w14:textId="30FD73BB" w:rsidR="00BC1ECC" w:rsidRPr="00AB44D1" w:rsidDel="00AB44D1" w:rsidRDefault="00BC1ECC" w:rsidP="00AB44D1">
      <w:pPr>
        <w:spacing w:after="240" w:line="360" w:lineRule="auto"/>
        <w:ind w:left="567"/>
        <w:jc w:val="center"/>
        <w:rPr>
          <w:del w:id="7891" w:author="Александр Перепечаев" w:date="2021-05-26T13:23:00Z"/>
          <w:rFonts w:ascii="Courier New" w:hAnsi="Courier New" w:cs="Courier New"/>
          <w:bCs/>
          <w:spacing w:val="-4"/>
          <w:rPrChange w:id="7892" w:author="Александр Перепечаев" w:date="2021-05-26T13:24:00Z">
            <w:rPr>
              <w:del w:id="7893" w:author="Александр Перепечаев" w:date="2021-05-26T13:23:00Z"/>
              <w:rFonts w:ascii="Courier New" w:hAnsi="Courier New" w:cs="Courier New"/>
              <w:bCs/>
              <w:spacing w:val="-4"/>
              <w:lang w:val="en-US"/>
            </w:rPr>
          </w:rPrChange>
        </w:rPr>
        <w:pPrChange w:id="7894" w:author="Александр Перепечаев" w:date="2021-05-26T13:23:00Z">
          <w:pPr>
            <w:autoSpaceDE w:val="0"/>
            <w:autoSpaceDN w:val="0"/>
            <w:adjustRightInd w:val="0"/>
            <w:ind w:left="567" w:firstLine="709"/>
          </w:pPr>
        </w:pPrChange>
      </w:pPr>
      <w:del w:id="7895" w:author="Александр Перепечаев" w:date="2021-05-26T13:23:00Z">
        <w:r w:rsidRPr="00AB44D1" w:rsidDel="00AB44D1">
          <w:rPr>
            <w:rFonts w:ascii="Courier New" w:hAnsi="Courier New" w:cs="Courier New"/>
            <w:bCs/>
            <w:spacing w:val="-4"/>
            <w:rPrChange w:id="789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89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success</w:delText>
        </w:r>
        <w:r w:rsidRPr="00AB44D1" w:rsidDel="00AB44D1">
          <w:rPr>
            <w:rFonts w:ascii="Courier New" w:hAnsi="Courier New" w:cs="Courier New"/>
            <w:bCs/>
            <w:spacing w:val="-4"/>
            <w:rPrChange w:id="789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true</w:delText>
        </w:r>
        <w:r w:rsidRPr="00AB44D1" w:rsidDel="00AB44D1">
          <w:rPr>
            <w:rFonts w:ascii="Courier New" w:hAnsi="Courier New" w:cs="Courier New"/>
            <w:bCs/>
            <w:spacing w:val="-4"/>
            <w:rPrChange w:id="7899" w:author="Александр Перепечаев" w:date="2021-05-26T13:24:00Z">
              <w:rPr>
                <w:rFonts w:ascii="Courier New" w:hAnsi="Courier New" w:cs="Courier New"/>
                <w:bCs/>
                <w:spacing w:val="-4"/>
                <w:lang w:val="en-US"/>
              </w:rPr>
            </w:rPrChange>
          </w:rPr>
          <w:delText>;</w:delText>
        </w:r>
      </w:del>
    </w:p>
    <w:p w14:paraId="32A65504" w14:textId="6B79D1CF" w:rsidR="00BC1ECC" w:rsidRPr="00AB44D1" w:rsidDel="00AB44D1" w:rsidRDefault="00BC1ECC" w:rsidP="00AB44D1">
      <w:pPr>
        <w:spacing w:after="240" w:line="360" w:lineRule="auto"/>
        <w:ind w:left="567"/>
        <w:jc w:val="center"/>
        <w:rPr>
          <w:del w:id="7900" w:author="Александр Перепечаев" w:date="2021-05-26T13:23:00Z"/>
          <w:rFonts w:ascii="Courier New" w:hAnsi="Courier New" w:cs="Courier New"/>
          <w:bCs/>
          <w:spacing w:val="-4"/>
          <w:rPrChange w:id="7901" w:author="Александр Перепечаев" w:date="2021-05-26T13:24:00Z">
            <w:rPr>
              <w:del w:id="7902" w:author="Александр Перепечаев" w:date="2021-05-26T13:23:00Z"/>
              <w:rFonts w:ascii="Courier New" w:hAnsi="Courier New" w:cs="Courier New"/>
              <w:bCs/>
              <w:spacing w:val="-4"/>
              <w:lang w:val="en-US"/>
            </w:rPr>
          </w:rPrChange>
        </w:rPr>
        <w:pPrChange w:id="7903" w:author="Александр Перепечаев" w:date="2021-05-26T13:23:00Z">
          <w:pPr>
            <w:autoSpaceDE w:val="0"/>
            <w:autoSpaceDN w:val="0"/>
            <w:adjustRightInd w:val="0"/>
            <w:ind w:left="567" w:firstLine="709"/>
          </w:pPr>
        </w:pPrChange>
      </w:pPr>
      <w:del w:id="7904" w:author="Александр Перепечаев" w:date="2021-05-26T13:23:00Z">
        <w:r w:rsidRPr="00AB44D1" w:rsidDel="00AB44D1">
          <w:rPr>
            <w:rFonts w:ascii="Courier New" w:hAnsi="Courier New" w:cs="Courier New"/>
            <w:bCs/>
            <w:spacing w:val="-4"/>
            <w:rPrChange w:id="79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906" w:author="Александр Перепечаев" w:date="2021-05-26T13:24:00Z">
              <w:rPr>
                <w:rFonts w:ascii="Courier New" w:hAnsi="Courier New" w:cs="Courier New"/>
                <w:bCs/>
                <w:spacing w:val="-4"/>
                <w:lang w:val="en-US"/>
              </w:rPr>
            </w:rPrChange>
          </w:rPr>
          <w:delText xml:space="preserve"> = {</w:delText>
        </w:r>
      </w:del>
    </w:p>
    <w:p w14:paraId="32184888" w14:textId="116D9E82" w:rsidR="00BC1ECC" w:rsidRPr="00AB44D1" w:rsidDel="00AB44D1" w:rsidRDefault="00BC1ECC" w:rsidP="00AB44D1">
      <w:pPr>
        <w:spacing w:after="240" w:line="360" w:lineRule="auto"/>
        <w:ind w:left="567"/>
        <w:jc w:val="center"/>
        <w:rPr>
          <w:del w:id="7907" w:author="Александр Перепечаев" w:date="2021-05-26T13:23:00Z"/>
          <w:rFonts w:ascii="Courier New" w:hAnsi="Courier New" w:cs="Courier New"/>
          <w:bCs/>
          <w:spacing w:val="-4"/>
          <w:rPrChange w:id="7908" w:author="Александр Перепечаев" w:date="2021-05-26T13:24:00Z">
            <w:rPr>
              <w:del w:id="7909" w:author="Александр Перепечаев" w:date="2021-05-26T13:23:00Z"/>
              <w:rFonts w:ascii="Courier New" w:hAnsi="Courier New" w:cs="Courier New"/>
              <w:bCs/>
              <w:spacing w:val="-4"/>
              <w:lang w:val="en-US"/>
            </w:rPr>
          </w:rPrChange>
        </w:rPr>
        <w:pPrChange w:id="7910" w:author="Александр Перепечаев" w:date="2021-05-26T13:23:00Z">
          <w:pPr>
            <w:autoSpaceDE w:val="0"/>
            <w:autoSpaceDN w:val="0"/>
            <w:adjustRightInd w:val="0"/>
            <w:ind w:left="567" w:firstLine="709"/>
          </w:pPr>
        </w:pPrChange>
      </w:pPr>
      <w:del w:id="7911" w:author="Александр Перепечаев" w:date="2021-05-26T13:23:00Z">
        <w:r w:rsidRPr="00AB44D1" w:rsidDel="00AB44D1">
          <w:rPr>
            <w:rFonts w:ascii="Courier New" w:hAnsi="Courier New" w:cs="Courier New"/>
            <w:bCs/>
            <w:spacing w:val="-4"/>
            <w:rPrChange w:id="79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791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91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7915" w:author="Александр Перепечаев" w:date="2021-05-26T13:24:00Z">
              <w:rPr>
                <w:rFonts w:ascii="Courier New" w:hAnsi="Courier New" w:cs="Courier New"/>
                <w:bCs/>
                <w:spacing w:val="-4"/>
                <w:lang w:val="en-US"/>
              </w:rPr>
            </w:rPrChange>
          </w:rPr>
          <w:delText>,</w:delText>
        </w:r>
      </w:del>
    </w:p>
    <w:p w14:paraId="68A34738" w14:textId="3D2F7A5F" w:rsidR="00BC1ECC" w:rsidRPr="00AB44D1" w:rsidDel="00AB44D1" w:rsidRDefault="00BC1ECC" w:rsidP="00AB44D1">
      <w:pPr>
        <w:spacing w:after="240" w:line="360" w:lineRule="auto"/>
        <w:ind w:left="567"/>
        <w:jc w:val="center"/>
        <w:rPr>
          <w:del w:id="7916" w:author="Александр Перепечаев" w:date="2021-05-26T13:23:00Z"/>
          <w:rFonts w:ascii="Courier New" w:hAnsi="Courier New" w:cs="Courier New"/>
          <w:bCs/>
          <w:spacing w:val="-4"/>
          <w:rPrChange w:id="7917" w:author="Александр Перепечаев" w:date="2021-05-26T13:24:00Z">
            <w:rPr>
              <w:del w:id="7918" w:author="Александр Перепечаев" w:date="2021-05-26T13:23:00Z"/>
              <w:rFonts w:ascii="Courier New" w:hAnsi="Courier New" w:cs="Courier New"/>
              <w:bCs/>
              <w:spacing w:val="-4"/>
              <w:lang w:val="en-US"/>
            </w:rPr>
          </w:rPrChange>
        </w:rPr>
        <w:pPrChange w:id="7919" w:author="Александр Перепечаев" w:date="2021-05-26T13:23:00Z">
          <w:pPr>
            <w:autoSpaceDE w:val="0"/>
            <w:autoSpaceDN w:val="0"/>
            <w:adjustRightInd w:val="0"/>
            <w:ind w:left="567" w:firstLine="709"/>
          </w:pPr>
        </w:pPrChange>
      </w:pPr>
      <w:del w:id="7920" w:author="Александр Перепечаев" w:date="2021-05-26T13:23:00Z">
        <w:r w:rsidRPr="00AB44D1" w:rsidDel="00AB44D1">
          <w:rPr>
            <w:rFonts w:ascii="Courier New" w:hAnsi="Courier New" w:cs="Courier New"/>
            <w:bCs/>
            <w:spacing w:val="-4"/>
            <w:rPrChange w:id="79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792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92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email</w:delText>
        </w:r>
      </w:del>
    </w:p>
    <w:p w14:paraId="5AF029ED" w14:textId="1568E390" w:rsidR="00BC1ECC" w:rsidRPr="00AB44D1" w:rsidDel="00AB44D1" w:rsidRDefault="00BC1ECC" w:rsidP="00AB44D1">
      <w:pPr>
        <w:spacing w:after="240" w:line="360" w:lineRule="auto"/>
        <w:ind w:left="567"/>
        <w:jc w:val="center"/>
        <w:rPr>
          <w:del w:id="7924" w:author="Александр Перепечаев" w:date="2021-05-26T13:23:00Z"/>
          <w:rFonts w:ascii="Courier New" w:hAnsi="Courier New" w:cs="Courier New"/>
          <w:bCs/>
          <w:spacing w:val="-4"/>
          <w:rPrChange w:id="7925" w:author="Александр Перепечаев" w:date="2021-05-26T13:24:00Z">
            <w:rPr>
              <w:del w:id="7926" w:author="Александр Перепечаев" w:date="2021-05-26T13:23:00Z"/>
              <w:rFonts w:ascii="Courier New" w:hAnsi="Courier New" w:cs="Courier New"/>
              <w:bCs/>
              <w:spacing w:val="-4"/>
              <w:lang w:val="en-US"/>
            </w:rPr>
          </w:rPrChange>
        </w:rPr>
        <w:pPrChange w:id="7927" w:author="Александр Перепечаев" w:date="2021-05-26T13:23:00Z">
          <w:pPr>
            <w:autoSpaceDE w:val="0"/>
            <w:autoSpaceDN w:val="0"/>
            <w:adjustRightInd w:val="0"/>
            <w:ind w:left="567" w:firstLine="709"/>
          </w:pPr>
        </w:pPrChange>
      </w:pPr>
      <w:del w:id="7928" w:author="Александр Перепечаев" w:date="2021-05-26T13:23:00Z">
        <w:r w:rsidRPr="00AB44D1" w:rsidDel="00AB44D1">
          <w:rPr>
            <w:rFonts w:ascii="Courier New" w:hAnsi="Courier New" w:cs="Courier New"/>
            <w:bCs/>
            <w:spacing w:val="-4"/>
            <w:rPrChange w:id="7929" w:author="Александр Перепечаев" w:date="2021-05-26T13:24:00Z">
              <w:rPr>
                <w:rFonts w:ascii="Courier New" w:hAnsi="Courier New" w:cs="Courier New"/>
                <w:bCs/>
                <w:spacing w:val="-4"/>
                <w:lang w:val="en-US"/>
              </w:rPr>
            </w:rPrChange>
          </w:rPr>
          <w:delText xml:space="preserve">         };</w:delText>
        </w:r>
      </w:del>
    </w:p>
    <w:p w14:paraId="4A85493B" w14:textId="28C9A0AD" w:rsidR="00BC1ECC" w:rsidRPr="00AB44D1" w:rsidDel="00AB44D1" w:rsidRDefault="00BC1ECC" w:rsidP="00AB44D1">
      <w:pPr>
        <w:spacing w:after="240" w:line="360" w:lineRule="auto"/>
        <w:ind w:left="567"/>
        <w:jc w:val="center"/>
        <w:rPr>
          <w:del w:id="7930" w:author="Александр Перепечаев" w:date="2021-05-26T13:23:00Z"/>
          <w:rFonts w:ascii="Courier New" w:hAnsi="Courier New" w:cs="Courier New"/>
          <w:bCs/>
          <w:spacing w:val="-4"/>
          <w:rPrChange w:id="7931" w:author="Александр Перепечаев" w:date="2021-05-26T13:24:00Z">
            <w:rPr>
              <w:del w:id="7932" w:author="Александр Перепечаев" w:date="2021-05-26T13:23:00Z"/>
              <w:rFonts w:ascii="Courier New" w:hAnsi="Courier New" w:cs="Courier New"/>
              <w:bCs/>
              <w:spacing w:val="-4"/>
              <w:lang w:val="en-US"/>
            </w:rPr>
          </w:rPrChange>
        </w:rPr>
        <w:pPrChange w:id="7933" w:author="Александр Перепечаев" w:date="2021-05-26T13:23:00Z">
          <w:pPr>
            <w:autoSpaceDE w:val="0"/>
            <w:autoSpaceDN w:val="0"/>
            <w:adjustRightInd w:val="0"/>
            <w:ind w:left="567" w:firstLine="709"/>
          </w:pPr>
        </w:pPrChange>
      </w:pPr>
      <w:del w:id="7934" w:author="Александр Перепечаев" w:date="2021-05-26T13:23:00Z">
        <w:r w:rsidRPr="00AB44D1" w:rsidDel="00AB44D1">
          <w:rPr>
            <w:rFonts w:ascii="Courier New" w:hAnsi="Courier New" w:cs="Courier New"/>
            <w:bCs/>
            <w:spacing w:val="-4"/>
            <w:rPrChange w:id="7935" w:author="Александр Перепечаев" w:date="2021-05-26T13:24:00Z">
              <w:rPr>
                <w:rFonts w:ascii="Courier New" w:hAnsi="Courier New" w:cs="Courier New"/>
                <w:bCs/>
                <w:spacing w:val="-4"/>
                <w:lang w:val="en-US"/>
              </w:rPr>
            </w:rPrChange>
          </w:rPr>
          <w:delText xml:space="preserve">      }   </w:delText>
        </w:r>
      </w:del>
    </w:p>
    <w:p w14:paraId="765737FE" w14:textId="7B0FBF9B" w:rsidR="00BC1ECC" w:rsidRPr="00AB44D1" w:rsidDel="00AB44D1" w:rsidRDefault="00BC1ECC" w:rsidP="00AB44D1">
      <w:pPr>
        <w:spacing w:after="240" w:line="360" w:lineRule="auto"/>
        <w:ind w:left="567"/>
        <w:jc w:val="center"/>
        <w:rPr>
          <w:del w:id="7936" w:author="Александр Перепечаев" w:date="2021-05-26T13:23:00Z"/>
          <w:rFonts w:ascii="Courier New" w:hAnsi="Courier New" w:cs="Courier New"/>
          <w:bCs/>
          <w:spacing w:val="-4"/>
          <w:rPrChange w:id="7937" w:author="Александр Перепечаев" w:date="2021-05-26T13:24:00Z">
            <w:rPr>
              <w:del w:id="7938" w:author="Александр Перепечаев" w:date="2021-05-26T13:23:00Z"/>
              <w:rFonts w:ascii="Courier New" w:hAnsi="Courier New" w:cs="Courier New"/>
              <w:bCs/>
              <w:spacing w:val="-4"/>
              <w:lang w:val="en-US"/>
            </w:rPr>
          </w:rPrChange>
        </w:rPr>
        <w:pPrChange w:id="7939" w:author="Александр Перепечаев" w:date="2021-05-26T13:23:00Z">
          <w:pPr>
            <w:autoSpaceDE w:val="0"/>
            <w:autoSpaceDN w:val="0"/>
            <w:adjustRightInd w:val="0"/>
            <w:ind w:left="567" w:firstLine="709"/>
          </w:pPr>
        </w:pPrChange>
      </w:pPr>
      <w:del w:id="7940" w:author="Александр Перепечаев" w:date="2021-05-26T13:23:00Z">
        <w:r w:rsidRPr="00AB44D1" w:rsidDel="00AB44D1">
          <w:rPr>
            <w:rFonts w:ascii="Courier New" w:hAnsi="Courier New" w:cs="Courier New"/>
            <w:bCs/>
            <w:spacing w:val="-4"/>
            <w:rPrChange w:id="7941" w:author="Александр Перепечаев" w:date="2021-05-26T13:24:00Z">
              <w:rPr>
                <w:rFonts w:ascii="Courier New" w:hAnsi="Courier New" w:cs="Courier New"/>
                <w:bCs/>
                <w:spacing w:val="-4"/>
                <w:lang w:val="en-US"/>
              </w:rPr>
            </w:rPrChange>
          </w:rPr>
          <w:delText xml:space="preserve">   }</w:delText>
        </w:r>
      </w:del>
    </w:p>
    <w:p w14:paraId="0B0C0A21" w14:textId="18343D1E" w:rsidR="00BC1ECC" w:rsidRPr="00AB44D1" w:rsidDel="00AB44D1" w:rsidRDefault="00BC1ECC" w:rsidP="00AB44D1">
      <w:pPr>
        <w:spacing w:after="240" w:line="360" w:lineRule="auto"/>
        <w:ind w:left="567"/>
        <w:jc w:val="center"/>
        <w:rPr>
          <w:del w:id="7942" w:author="Александр Перепечаев" w:date="2021-05-26T13:23:00Z"/>
          <w:rFonts w:ascii="Courier New" w:hAnsi="Courier New" w:cs="Courier New"/>
          <w:bCs/>
          <w:spacing w:val="-4"/>
          <w:rPrChange w:id="7943" w:author="Александр Перепечаев" w:date="2021-05-26T13:24:00Z">
            <w:rPr>
              <w:del w:id="7944" w:author="Александр Перепечаев" w:date="2021-05-26T13:23:00Z"/>
              <w:rFonts w:ascii="Courier New" w:hAnsi="Courier New" w:cs="Courier New"/>
              <w:bCs/>
              <w:spacing w:val="-4"/>
              <w:lang w:val="en-US"/>
            </w:rPr>
          </w:rPrChange>
        </w:rPr>
        <w:pPrChange w:id="7945" w:author="Александр Перепечаев" w:date="2021-05-26T13:23:00Z">
          <w:pPr>
            <w:autoSpaceDE w:val="0"/>
            <w:autoSpaceDN w:val="0"/>
            <w:adjustRightInd w:val="0"/>
            <w:ind w:left="567" w:firstLine="709"/>
          </w:pPr>
        </w:pPrChange>
      </w:pPr>
      <w:del w:id="7946" w:author="Александр Перепечаев" w:date="2021-05-26T13:23:00Z">
        <w:r w:rsidRPr="00AB44D1" w:rsidDel="00AB44D1">
          <w:rPr>
            <w:rFonts w:ascii="Courier New" w:hAnsi="Courier New" w:cs="Courier New"/>
            <w:bCs/>
            <w:spacing w:val="-4"/>
            <w:rPrChange w:id="794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794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7949" w:author="Александр Перепечаев" w:date="2021-05-26T13:24:00Z">
              <w:rPr>
                <w:rFonts w:ascii="Courier New" w:hAnsi="Courier New" w:cs="Courier New"/>
                <w:bCs/>
                <w:spacing w:val="-4"/>
                <w:lang w:val="en-US"/>
              </w:rPr>
            </w:rPrChange>
          </w:rPr>
          <w:delText>){</w:delText>
        </w:r>
      </w:del>
    </w:p>
    <w:p w14:paraId="67ED5B65" w14:textId="11C22FD6" w:rsidR="00BC1ECC" w:rsidRPr="00AB44D1" w:rsidDel="00AB44D1" w:rsidRDefault="00BC1ECC" w:rsidP="00AB44D1">
      <w:pPr>
        <w:spacing w:after="240" w:line="360" w:lineRule="auto"/>
        <w:ind w:left="567"/>
        <w:jc w:val="center"/>
        <w:rPr>
          <w:del w:id="7950" w:author="Александр Перепечаев" w:date="2021-05-26T13:23:00Z"/>
          <w:rFonts w:ascii="Courier New" w:hAnsi="Courier New" w:cs="Courier New"/>
          <w:bCs/>
          <w:spacing w:val="-4"/>
          <w:rPrChange w:id="7951" w:author="Александр Перепечаев" w:date="2021-05-26T13:24:00Z">
            <w:rPr>
              <w:del w:id="7952" w:author="Александр Перепечаев" w:date="2021-05-26T13:23:00Z"/>
              <w:rFonts w:ascii="Courier New" w:hAnsi="Courier New" w:cs="Courier New"/>
              <w:bCs/>
              <w:spacing w:val="-4"/>
              <w:lang w:val="en-US"/>
            </w:rPr>
          </w:rPrChange>
        </w:rPr>
        <w:pPrChange w:id="7953" w:author="Александр Перепечаев" w:date="2021-05-26T13:23:00Z">
          <w:pPr>
            <w:autoSpaceDE w:val="0"/>
            <w:autoSpaceDN w:val="0"/>
            <w:adjustRightInd w:val="0"/>
            <w:ind w:left="567" w:firstLine="709"/>
          </w:pPr>
        </w:pPrChange>
      </w:pPr>
      <w:del w:id="7954" w:author="Александр Перепечаев" w:date="2021-05-26T13:23:00Z">
        <w:r w:rsidRPr="00AB44D1" w:rsidDel="00AB44D1">
          <w:rPr>
            <w:rFonts w:ascii="Courier New" w:hAnsi="Courier New" w:cs="Courier New"/>
            <w:bCs/>
            <w:spacing w:val="-4"/>
            <w:rPrChange w:id="79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795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795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7958" w:author="Александр Перепечаев" w:date="2021-05-26T13:24:00Z">
              <w:rPr>
                <w:rFonts w:ascii="Courier New" w:hAnsi="Courier New" w:cs="Courier New"/>
                <w:bCs/>
                <w:spacing w:val="-4"/>
                <w:lang w:val="en-US"/>
              </w:rPr>
            </w:rPrChange>
          </w:rPr>
          <w:delText>);</w:delText>
        </w:r>
      </w:del>
    </w:p>
    <w:p w14:paraId="17D80F81" w14:textId="7FDD4135" w:rsidR="00BC1ECC" w:rsidRPr="00AB44D1" w:rsidDel="00AB44D1" w:rsidRDefault="00BC1ECC" w:rsidP="00AB44D1">
      <w:pPr>
        <w:spacing w:after="240" w:line="360" w:lineRule="auto"/>
        <w:ind w:left="567"/>
        <w:jc w:val="center"/>
        <w:rPr>
          <w:del w:id="7959" w:author="Александр Перепечаев" w:date="2021-05-26T13:23:00Z"/>
          <w:rFonts w:ascii="Courier New" w:hAnsi="Courier New" w:cs="Courier New"/>
          <w:bCs/>
          <w:spacing w:val="-4"/>
          <w:rPrChange w:id="7960" w:author="Александр Перепечаев" w:date="2021-05-26T13:24:00Z">
            <w:rPr>
              <w:del w:id="7961" w:author="Александр Перепечаев" w:date="2021-05-26T13:23:00Z"/>
              <w:rFonts w:ascii="Courier New" w:hAnsi="Courier New" w:cs="Courier New"/>
              <w:bCs/>
              <w:spacing w:val="-4"/>
              <w:lang w:val="en-US"/>
            </w:rPr>
          </w:rPrChange>
        </w:rPr>
        <w:pPrChange w:id="7962" w:author="Александр Перепечаев" w:date="2021-05-26T13:23:00Z">
          <w:pPr>
            <w:autoSpaceDE w:val="0"/>
            <w:autoSpaceDN w:val="0"/>
            <w:adjustRightInd w:val="0"/>
            <w:ind w:left="567" w:firstLine="709"/>
          </w:pPr>
        </w:pPrChange>
      </w:pPr>
      <w:del w:id="7963" w:author="Александр Перепечаев" w:date="2021-05-26T13:23:00Z">
        <w:r w:rsidRPr="00AB44D1" w:rsidDel="00AB44D1">
          <w:rPr>
            <w:rFonts w:ascii="Courier New" w:hAnsi="Courier New" w:cs="Courier New"/>
            <w:bCs/>
            <w:spacing w:val="-4"/>
            <w:rPrChange w:id="796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796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success</w:delText>
        </w:r>
        <w:r w:rsidRPr="00AB44D1" w:rsidDel="00AB44D1">
          <w:rPr>
            <w:rFonts w:ascii="Courier New" w:hAnsi="Courier New" w:cs="Courier New"/>
            <w:bCs/>
            <w:spacing w:val="-4"/>
            <w:rPrChange w:id="796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false</w:delText>
        </w:r>
        <w:r w:rsidRPr="00AB44D1" w:rsidDel="00AB44D1">
          <w:rPr>
            <w:rFonts w:ascii="Courier New" w:hAnsi="Courier New" w:cs="Courier New"/>
            <w:bCs/>
            <w:spacing w:val="-4"/>
            <w:rPrChange w:id="7967" w:author="Александр Перепечаев" w:date="2021-05-26T13:24:00Z">
              <w:rPr>
                <w:rFonts w:ascii="Courier New" w:hAnsi="Courier New" w:cs="Courier New"/>
                <w:bCs/>
                <w:spacing w:val="-4"/>
                <w:lang w:val="en-US"/>
              </w:rPr>
            </w:rPrChange>
          </w:rPr>
          <w:delText>;</w:delText>
        </w:r>
      </w:del>
    </w:p>
    <w:p w14:paraId="56D78B39" w14:textId="4C3D38C4" w:rsidR="00BC1ECC" w:rsidRPr="00AB44D1" w:rsidDel="00AB44D1" w:rsidRDefault="00BC1ECC" w:rsidP="00AB44D1">
      <w:pPr>
        <w:spacing w:after="240" w:line="360" w:lineRule="auto"/>
        <w:ind w:left="567"/>
        <w:jc w:val="center"/>
        <w:rPr>
          <w:del w:id="7968" w:author="Александр Перепечаев" w:date="2021-05-26T13:23:00Z"/>
          <w:rFonts w:ascii="Courier New" w:hAnsi="Courier New" w:cs="Courier New"/>
          <w:bCs/>
          <w:spacing w:val="-4"/>
          <w:rPrChange w:id="7969" w:author="Александр Перепечаев" w:date="2021-05-26T13:24:00Z">
            <w:rPr>
              <w:del w:id="7970" w:author="Александр Перепечаев" w:date="2021-05-26T13:23:00Z"/>
              <w:rFonts w:ascii="Courier New" w:hAnsi="Courier New" w:cs="Courier New"/>
              <w:bCs/>
              <w:spacing w:val="-4"/>
              <w:lang w:val="en-US"/>
            </w:rPr>
          </w:rPrChange>
        </w:rPr>
        <w:pPrChange w:id="7971" w:author="Александр Перепечаев" w:date="2021-05-26T13:23:00Z">
          <w:pPr>
            <w:autoSpaceDE w:val="0"/>
            <w:autoSpaceDN w:val="0"/>
            <w:adjustRightInd w:val="0"/>
            <w:ind w:left="567" w:firstLine="709"/>
          </w:pPr>
        </w:pPrChange>
      </w:pPr>
      <w:del w:id="7972" w:author="Александр Перепечаев" w:date="2021-05-26T13:23:00Z">
        <w:r w:rsidRPr="00AB44D1" w:rsidDel="00AB44D1">
          <w:rPr>
            <w:rFonts w:ascii="Courier New" w:hAnsi="Courier New" w:cs="Courier New"/>
            <w:bCs/>
            <w:spacing w:val="-4"/>
            <w:rPrChange w:id="79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97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w:delText>
        </w:r>
        <w:r w:rsidRPr="00AB44D1" w:rsidDel="00AB44D1">
          <w:rPr>
            <w:rFonts w:ascii="Courier New" w:hAnsi="Courier New" w:cs="Courier New"/>
            <w:bCs/>
            <w:spacing w:val="-4"/>
            <w:rPrChange w:id="7975" w:author="Александр Перепечаев" w:date="2021-05-26T13:24:00Z">
              <w:rPr>
                <w:rFonts w:ascii="Courier New" w:hAnsi="Courier New" w:cs="Courier New"/>
                <w:bCs/>
                <w:spacing w:val="-4"/>
                <w:lang w:val="en-US"/>
              </w:rPr>
            </w:rPrChange>
          </w:rPr>
          <w:delText>(300);</w:delText>
        </w:r>
      </w:del>
    </w:p>
    <w:p w14:paraId="2604EEDD" w14:textId="17662097" w:rsidR="00BC1ECC" w:rsidRPr="00AB44D1" w:rsidDel="00AB44D1" w:rsidRDefault="00BC1ECC" w:rsidP="00AB44D1">
      <w:pPr>
        <w:spacing w:after="240" w:line="360" w:lineRule="auto"/>
        <w:ind w:left="567"/>
        <w:jc w:val="center"/>
        <w:rPr>
          <w:del w:id="7976" w:author="Александр Перепечаев" w:date="2021-05-26T13:23:00Z"/>
          <w:rFonts w:ascii="Courier New" w:hAnsi="Courier New" w:cs="Courier New"/>
          <w:bCs/>
          <w:spacing w:val="-4"/>
          <w:rPrChange w:id="7977" w:author="Александр Перепечаев" w:date="2021-05-26T13:24:00Z">
            <w:rPr>
              <w:del w:id="7978" w:author="Александр Перепечаев" w:date="2021-05-26T13:23:00Z"/>
              <w:rFonts w:ascii="Courier New" w:hAnsi="Courier New" w:cs="Courier New"/>
              <w:bCs/>
              <w:spacing w:val="-4"/>
              <w:lang w:val="en-US"/>
            </w:rPr>
          </w:rPrChange>
        </w:rPr>
        <w:pPrChange w:id="7979" w:author="Александр Перепечаев" w:date="2021-05-26T13:23:00Z">
          <w:pPr>
            <w:autoSpaceDE w:val="0"/>
            <w:autoSpaceDN w:val="0"/>
            <w:adjustRightInd w:val="0"/>
            <w:ind w:left="567" w:firstLine="709"/>
          </w:pPr>
        </w:pPrChange>
      </w:pPr>
      <w:del w:id="7980" w:author="Александр Перепечаев" w:date="2021-05-26T13:23:00Z">
        <w:r w:rsidRPr="00AB44D1" w:rsidDel="00AB44D1">
          <w:rPr>
            <w:rFonts w:ascii="Courier New" w:hAnsi="Courier New" w:cs="Courier New"/>
            <w:bCs/>
            <w:spacing w:val="-4"/>
            <w:rPrChange w:id="79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798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statusMessage</w:delText>
        </w:r>
        <w:r w:rsidRPr="00AB44D1" w:rsidDel="00AB44D1">
          <w:rPr>
            <w:rFonts w:ascii="Courier New" w:hAnsi="Courier New" w:cs="Courier New"/>
            <w:bCs/>
            <w:spacing w:val="-4"/>
            <w:rPrChange w:id="798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Error</w:delText>
        </w:r>
        <w:r w:rsidRPr="00AB44D1" w:rsidDel="00AB44D1">
          <w:rPr>
            <w:rFonts w:ascii="Courier New" w:hAnsi="Courier New" w:cs="Courier New"/>
            <w:bCs/>
            <w:spacing w:val="-4"/>
            <w:rPrChange w:id="798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server</w:delText>
        </w:r>
        <w:r w:rsidRPr="00AB44D1" w:rsidDel="00AB44D1">
          <w:rPr>
            <w:rFonts w:ascii="Courier New" w:hAnsi="Courier New" w:cs="Courier New"/>
            <w:bCs/>
            <w:spacing w:val="-4"/>
            <w:rPrChange w:id="7985" w:author="Александр Перепечаев" w:date="2021-05-26T13:24:00Z">
              <w:rPr>
                <w:rFonts w:ascii="Courier New" w:hAnsi="Courier New" w:cs="Courier New"/>
                <w:bCs/>
                <w:spacing w:val="-4"/>
                <w:lang w:val="en-US"/>
              </w:rPr>
            </w:rPrChange>
          </w:rPr>
          <w:delText>";</w:delText>
        </w:r>
      </w:del>
    </w:p>
    <w:p w14:paraId="264C5001" w14:textId="5A501163" w:rsidR="00BC1ECC" w:rsidRPr="00AB44D1" w:rsidDel="00AB44D1" w:rsidRDefault="00BC1ECC" w:rsidP="00AB44D1">
      <w:pPr>
        <w:spacing w:after="240" w:line="360" w:lineRule="auto"/>
        <w:ind w:left="567"/>
        <w:jc w:val="center"/>
        <w:rPr>
          <w:del w:id="7986" w:author="Александр Перепечаев" w:date="2021-05-26T13:23:00Z"/>
          <w:rFonts w:ascii="Courier New" w:hAnsi="Courier New" w:cs="Courier New"/>
          <w:bCs/>
          <w:spacing w:val="-4"/>
          <w:rPrChange w:id="7987" w:author="Александр Перепечаев" w:date="2021-05-26T13:24:00Z">
            <w:rPr>
              <w:del w:id="7988" w:author="Александр Перепечаев" w:date="2021-05-26T13:23:00Z"/>
              <w:rFonts w:ascii="Courier New" w:hAnsi="Courier New" w:cs="Courier New"/>
              <w:bCs/>
              <w:spacing w:val="-4"/>
              <w:lang w:val="en-US"/>
            </w:rPr>
          </w:rPrChange>
        </w:rPr>
        <w:pPrChange w:id="7989" w:author="Александр Перепечаев" w:date="2021-05-26T13:23:00Z">
          <w:pPr>
            <w:autoSpaceDE w:val="0"/>
            <w:autoSpaceDN w:val="0"/>
            <w:adjustRightInd w:val="0"/>
            <w:ind w:left="567" w:firstLine="709"/>
          </w:pPr>
        </w:pPrChange>
      </w:pPr>
      <w:del w:id="7990" w:author="Александр Перепечаев" w:date="2021-05-26T13:23:00Z">
        <w:r w:rsidRPr="00AB44D1" w:rsidDel="00AB44D1">
          <w:rPr>
            <w:rFonts w:ascii="Courier New" w:hAnsi="Courier New" w:cs="Courier New"/>
            <w:bCs/>
            <w:spacing w:val="-4"/>
            <w:rPrChange w:id="7991" w:author="Александр Перепечаев" w:date="2021-05-26T13:24:00Z">
              <w:rPr>
                <w:rFonts w:ascii="Courier New" w:hAnsi="Courier New" w:cs="Courier New"/>
                <w:bCs/>
                <w:spacing w:val="-4"/>
                <w:lang w:val="en-US"/>
              </w:rPr>
            </w:rPrChange>
          </w:rPr>
          <w:delText xml:space="preserve">       </w:delText>
        </w:r>
      </w:del>
    </w:p>
    <w:p w14:paraId="58A60749" w14:textId="44BE3B16" w:rsidR="00BC1ECC" w:rsidRPr="00AB44D1" w:rsidDel="00AB44D1" w:rsidRDefault="00BC1ECC" w:rsidP="00AB44D1">
      <w:pPr>
        <w:spacing w:after="240" w:line="360" w:lineRule="auto"/>
        <w:ind w:left="567"/>
        <w:jc w:val="center"/>
        <w:rPr>
          <w:del w:id="7992" w:author="Александр Перепечаев" w:date="2021-05-26T13:23:00Z"/>
          <w:rFonts w:ascii="Courier New" w:hAnsi="Courier New" w:cs="Courier New"/>
          <w:bCs/>
          <w:spacing w:val="-4"/>
          <w:rPrChange w:id="7993" w:author="Александр Перепечаев" w:date="2021-05-26T13:24:00Z">
            <w:rPr>
              <w:del w:id="7994" w:author="Александр Перепечаев" w:date="2021-05-26T13:23:00Z"/>
              <w:rFonts w:ascii="Courier New" w:hAnsi="Courier New" w:cs="Courier New"/>
              <w:bCs/>
              <w:spacing w:val="-4"/>
              <w:lang w:val="en-US"/>
            </w:rPr>
          </w:rPrChange>
        </w:rPr>
        <w:pPrChange w:id="7995" w:author="Александр Перепечаев" w:date="2021-05-26T13:23:00Z">
          <w:pPr>
            <w:autoSpaceDE w:val="0"/>
            <w:autoSpaceDN w:val="0"/>
            <w:adjustRightInd w:val="0"/>
            <w:ind w:left="567" w:firstLine="709"/>
          </w:pPr>
        </w:pPrChange>
      </w:pPr>
      <w:del w:id="7996" w:author="Александр Перепечаев" w:date="2021-05-26T13:23:00Z">
        <w:r w:rsidRPr="00AB44D1" w:rsidDel="00AB44D1">
          <w:rPr>
            <w:rFonts w:ascii="Courier New" w:hAnsi="Courier New" w:cs="Courier New"/>
            <w:bCs/>
            <w:spacing w:val="-4"/>
            <w:rPrChange w:id="7997" w:author="Александр Перепечаев" w:date="2021-05-26T13:24:00Z">
              <w:rPr>
                <w:rFonts w:ascii="Courier New" w:hAnsi="Courier New" w:cs="Courier New"/>
                <w:bCs/>
                <w:spacing w:val="-4"/>
                <w:lang w:val="en-US"/>
              </w:rPr>
            </w:rPrChange>
          </w:rPr>
          <w:delText xml:space="preserve">   }</w:delText>
        </w:r>
      </w:del>
    </w:p>
    <w:p w14:paraId="74725BF3" w14:textId="4456EDDB" w:rsidR="00BC1ECC" w:rsidRPr="00AB44D1" w:rsidDel="00AB44D1" w:rsidRDefault="00BC1ECC" w:rsidP="00AB44D1">
      <w:pPr>
        <w:spacing w:after="240" w:line="360" w:lineRule="auto"/>
        <w:ind w:left="567"/>
        <w:jc w:val="center"/>
        <w:rPr>
          <w:del w:id="7998" w:author="Александр Перепечаев" w:date="2021-05-26T13:23:00Z"/>
          <w:rFonts w:ascii="Courier New" w:hAnsi="Courier New" w:cs="Courier New"/>
          <w:bCs/>
          <w:spacing w:val="-4"/>
          <w:rPrChange w:id="7999" w:author="Александр Перепечаев" w:date="2021-05-26T13:24:00Z">
            <w:rPr>
              <w:del w:id="8000" w:author="Александр Перепечаев" w:date="2021-05-26T13:23:00Z"/>
              <w:rFonts w:ascii="Courier New" w:hAnsi="Courier New" w:cs="Courier New"/>
              <w:bCs/>
              <w:spacing w:val="-4"/>
              <w:lang w:val="en-US"/>
            </w:rPr>
          </w:rPrChange>
        </w:rPr>
        <w:pPrChange w:id="8001" w:author="Александр Перепечаев" w:date="2021-05-26T13:23:00Z">
          <w:pPr>
            <w:autoSpaceDE w:val="0"/>
            <w:autoSpaceDN w:val="0"/>
            <w:adjustRightInd w:val="0"/>
            <w:ind w:left="567" w:firstLine="709"/>
          </w:pPr>
        </w:pPrChange>
      </w:pPr>
      <w:del w:id="8002" w:author="Александр Перепечаев" w:date="2021-05-26T13:23:00Z">
        <w:r w:rsidRPr="00AB44D1" w:rsidDel="00AB44D1">
          <w:rPr>
            <w:rFonts w:ascii="Courier New" w:hAnsi="Courier New" w:cs="Courier New"/>
            <w:bCs/>
            <w:spacing w:val="-4"/>
            <w:rPrChange w:id="80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finally</w:delText>
        </w:r>
        <w:r w:rsidRPr="00AB44D1" w:rsidDel="00AB44D1">
          <w:rPr>
            <w:rFonts w:ascii="Courier New" w:hAnsi="Courier New" w:cs="Courier New"/>
            <w:bCs/>
            <w:spacing w:val="-4"/>
            <w:rPrChange w:id="8004" w:author="Александр Перепечаев" w:date="2021-05-26T13:24:00Z">
              <w:rPr>
                <w:rFonts w:ascii="Courier New" w:hAnsi="Courier New" w:cs="Courier New"/>
                <w:bCs/>
                <w:spacing w:val="-4"/>
                <w:lang w:val="en-US"/>
              </w:rPr>
            </w:rPrChange>
          </w:rPr>
          <w:delText>{</w:delText>
        </w:r>
      </w:del>
    </w:p>
    <w:p w14:paraId="623E70B6" w14:textId="36193A10" w:rsidR="00BC1ECC" w:rsidRPr="00AB44D1" w:rsidDel="00AB44D1" w:rsidRDefault="00BC1ECC" w:rsidP="00AB44D1">
      <w:pPr>
        <w:spacing w:after="240" w:line="360" w:lineRule="auto"/>
        <w:ind w:left="567"/>
        <w:jc w:val="center"/>
        <w:rPr>
          <w:del w:id="8005" w:author="Александр Перепечаев" w:date="2021-05-26T13:23:00Z"/>
          <w:rFonts w:ascii="Courier New" w:hAnsi="Courier New" w:cs="Courier New"/>
          <w:bCs/>
          <w:spacing w:val="-4"/>
          <w:rPrChange w:id="8006" w:author="Александр Перепечаев" w:date="2021-05-26T13:24:00Z">
            <w:rPr>
              <w:del w:id="8007" w:author="Александр Перепечаев" w:date="2021-05-26T13:23:00Z"/>
              <w:rFonts w:ascii="Courier New" w:hAnsi="Courier New" w:cs="Courier New"/>
              <w:bCs/>
              <w:spacing w:val="-4"/>
              <w:lang w:val="en-US"/>
            </w:rPr>
          </w:rPrChange>
        </w:rPr>
        <w:pPrChange w:id="8008" w:author="Александр Перепечаев" w:date="2021-05-26T13:23:00Z">
          <w:pPr>
            <w:autoSpaceDE w:val="0"/>
            <w:autoSpaceDN w:val="0"/>
            <w:adjustRightInd w:val="0"/>
            <w:ind w:left="567" w:firstLine="709"/>
          </w:pPr>
        </w:pPrChange>
      </w:pPr>
      <w:del w:id="8009" w:author="Александр Перепечаев" w:date="2021-05-26T13:23:00Z">
        <w:r w:rsidRPr="00AB44D1" w:rsidDel="00AB44D1">
          <w:rPr>
            <w:rFonts w:ascii="Courier New" w:hAnsi="Courier New" w:cs="Courier New"/>
            <w:bCs/>
            <w:spacing w:val="-4"/>
            <w:rPrChange w:id="801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01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setHeader</w:delText>
        </w:r>
        <w:r w:rsidRPr="00AB44D1" w:rsidDel="00AB44D1">
          <w:rPr>
            <w:rFonts w:ascii="Courier New" w:hAnsi="Courier New" w:cs="Courier New"/>
            <w:bCs/>
            <w:spacing w:val="-4"/>
            <w:rPrChange w:id="801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801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type</w:delText>
        </w:r>
        <w:r w:rsidRPr="00AB44D1" w:rsidDel="00AB44D1">
          <w:rPr>
            <w:rFonts w:ascii="Courier New" w:hAnsi="Courier New" w:cs="Courier New"/>
            <w:bCs/>
            <w:spacing w:val="-4"/>
            <w:rPrChange w:id="8014"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application</w:delText>
        </w:r>
        <w:r w:rsidRPr="00AB44D1" w:rsidDel="00AB44D1">
          <w:rPr>
            <w:rFonts w:ascii="Courier New" w:hAnsi="Courier New" w:cs="Courier New"/>
            <w:bCs/>
            <w:spacing w:val="-4"/>
            <w:rPrChange w:id="801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8016" w:author="Александр Перепечаев" w:date="2021-05-26T13:24:00Z">
              <w:rPr>
                <w:rFonts w:ascii="Courier New" w:hAnsi="Courier New" w:cs="Courier New"/>
                <w:bCs/>
                <w:spacing w:val="-4"/>
                <w:lang w:val="en-US"/>
              </w:rPr>
            </w:rPrChange>
          </w:rPr>
          <w:delText>");</w:delText>
        </w:r>
      </w:del>
    </w:p>
    <w:p w14:paraId="1076E4A4" w14:textId="119651C2" w:rsidR="00BC1ECC" w:rsidRPr="00AB44D1" w:rsidDel="00AB44D1" w:rsidRDefault="00BC1ECC" w:rsidP="00AB44D1">
      <w:pPr>
        <w:spacing w:after="240" w:line="360" w:lineRule="auto"/>
        <w:ind w:left="567"/>
        <w:jc w:val="center"/>
        <w:rPr>
          <w:del w:id="8017" w:author="Александр Перепечаев" w:date="2021-05-26T13:23:00Z"/>
          <w:rFonts w:ascii="Courier New" w:hAnsi="Courier New" w:cs="Courier New"/>
          <w:bCs/>
          <w:spacing w:val="-4"/>
          <w:rPrChange w:id="8018" w:author="Александр Перепечаев" w:date="2021-05-26T13:24:00Z">
            <w:rPr>
              <w:del w:id="8019" w:author="Александр Перепечаев" w:date="2021-05-26T13:23:00Z"/>
              <w:rFonts w:ascii="Courier New" w:hAnsi="Courier New" w:cs="Courier New"/>
              <w:bCs/>
              <w:spacing w:val="-4"/>
              <w:lang w:val="en-US"/>
            </w:rPr>
          </w:rPrChange>
        </w:rPr>
        <w:pPrChange w:id="8020" w:author="Александр Перепечаев" w:date="2021-05-26T13:23:00Z">
          <w:pPr>
            <w:autoSpaceDE w:val="0"/>
            <w:autoSpaceDN w:val="0"/>
            <w:adjustRightInd w:val="0"/>
            <w:ind w:left="567" w:firstLine="709"/>
          </w:pPr>
        </w:pPrChange>
      </w:pPr>
      <w:del w:id="8021" w:author="Александр Перепечаев" w:date="2021-05-26T13:23:00Z">
        <w:r w:rsidRPr="00AB44D1" w:rsidDel="00AB44D1">
          <w:rPr>
            <w:rFonts w:ascii="Courier New" w:hAnsi="Courier New" w:cs="Courier New"/>
            <w:bCs/>
            <w:spacing w:val="-4"/>
            <w:rPrChange w:id="802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02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802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802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stringify</w:delText>
        </w:r>
        <w:r w:rsidRPr="00AB44D1" w:rsidDel="00AB44D1">
          <w:rPr>
            <w:rFonts w:ascii="Courier New" w:hAnsi="Courier New" w:cs="Courier New"/>
            <w:bCs/>
            <w:spacing w:val="-4"/>
            <w:rPrChange w:id="802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027" w:author="Александр Перепечаев" w:date="2021-05-26T13:24:00Z">
              <w:rPr>
                <w:rFonts w:ascii="Courier New" w:hAnsi="Courier New" w:cs="Courier New"/>
                <w:bCs/>
                <w:spacing w:val="-4"/>
                <w:lang w:val="en-US"/>
              </w:rPr>
            </w:rPrChange>
          </w:rPr>
          <w:delText>));</w:delText>
        </w:r>
      </w:del>
    </w:p>
    <w:p w14:paraId="3C2E17FB" w14:textId="662943E5" w:rsidR="00BC1ECC" w:rsidRPr="00AB44D1" w:rsidDel="00AB44D1" w:rsidRDefault="00BC1ECC" w:rsidP="00AB44D1">
      <w:pPr>
        <w:spacing w:after="240" w:line="360" w:lineRule="auto"/>
        <w:ind w:left="567"/>
        <w:jc w:val="center"/>
        <w:rPr>
          <w:del w:id="8028" w:author="Александр Перепечаев" w:date="2021-05-26T13:23:00Z"/>
          <w:rFonts w:ascii="Courier New" w:hAnsi="Courier New" w:cs="Courier New"/>
          <w:bCs/>
          <w:spacing w:val="-4"/>
          <w:rPrChange w:id="8029" w:author="Александр Перепечаев" w:date="2021-05-26T13:24:00Z">
            <w:rPr>
              <w:del w:id="8030" w:author="Александр Перепечаев" w:date="2021-05-26T13:23:00Z"/>
              <w:rFonts w:ascii="Courier New" w:hAnsi="Courier New" w:cs="Courier New"/>
              <w:bCs/>
              <w:spacing w:val="-4"/>
              <w:lang w:val="en-US"/>
            </w:rPr>
          </w:rPrChange>
        </w:rPr>
        <w:pPrChange w:id="8031" w:author="Александр Перепечаев" w:date="2021-05-26T13:23:00Z">
          <w:pPr>
            <w:autoSpaceDE w:val="0"/>
            <w:autoSpaceDN w:val="0"/>
            <w:adjustRightInd w:val="0"/>
            <w:ind w:left="567" w:firstLine="709"/>
          </w:pPr>
        </w:pPrChange>
      </w:pPr>
      <w:del w:id="8032" w:author="Александр Перепечаев" w:date="2021-05-26T13:23:00Z">
        <w:r w:rsidRPr="00AB44D1" w:rsidDel="00AB44D1">
          <w:rPr>
            <w:rFonts w:ascii="Courier New" w:hAnsi="Courier New" w:cs="Courier New"/>
            <w:bCs/>
            <w:spacing w:val="-4"/>
            <w:rPrChange w:id="8033" w:author="Александр Перепечаев" w:date="2021-05-26T13:24:00Z">
              <w:rPr>
                <w:rFonts w:ascii="Courier New" w:hAnsi="Courier New" w:cs="Courier New"/>
                <w:bCs/>
                <w:spacing w:val="-4"/>
                <w:lang w:val="en-US"/>
              </w:rPr>
            </w:rPrChange>
          </w:rPr>
          <w:delText xml:space="preserve">   } </w:delText>
        </w:r>
      </w:del>
    </w:p>
    <w:p w14:paraId="4F5ADF0F" w14:textId="2A2F27E0" w:rsidR="00BC1ECC" w:rsidRPr="00AB44D1" w:rsidDel="00AB44D1" w:rsidRDefault="00BC1ECC" w:rsidP="00AB44D1">
      <w:pPr>
        <w:spacing w:after="240" w:line="360" w:lineRule="auto"/>
        <w:ind w:left="567"/>
        <w:jc w:val="center"/>
        <w:rPr>
          <w:del w:id="8034" w:author="Александр Перепечаев" w:date="2021-05-26T13:23:00Z"/>
          <w:rFonts w:ascii="Courier New" w:hAnsi="Courier New" w:cs="Courier New"/>
          <w:bCs/>
          <w:spacing w:val="-4"/>
          <w:rPrChange w:id="8035" w:author="Александр Перепечаев" w:date="2021-05-26T13:24:00Z">
            <w:rPr>
              <w:del w:id="8036" w:author="Александр Перепечаев" w:date="2021-05-26T13:23:00Z"/>
              <w:rFonts w:ascii="Courier New" w:hAnsi="Courier New" w:cs="Courier New"/>
              <w:bCs/>
              <w:spacing w:val="-4"/>
              <w:lang w:val="en-US"/>
            </w:rPr>
          </w:rPrChange>
        </w:rPr>
        <w:pPrChange w:id="8037" w:author="Александр Перепечаев" w:date="2021-05-26T13:23:00Z">
          <w:pPr>
            <w:autoSpaceDE w:val="0"/>
            <w:autoSpaceDN w:val="0"/>
            <w:adjustRightInd w:val="0"/>
            <w:ind w:left="567" w:firstLine="709"/>
          </w:pPr>
        </w:pPrChange>
      </w:pPr>
      <w:del w:id="8038" w:author="Александр Перепечаев" w:date="2021-05-26T13:23:00Z">
        <w:r w:rsidRPr="00AB44D1" w:rsidDel="00AB44D1">
          <w:rPr>
            <w:rFonts w:ascii="Courier New" w:hAnsi="Courier New" w:cs="Courier New"/>
            <w:bCs/>
            <w:spacing w:val="-4"/>
            <w:rPrChange w:id="8039" w:author="Александр Перепечаев" w:date="2021-05-26T13:24:00Z">
              <w:rPr>
                <w:rFonts w:ascii="Courier New" w:hAnsi="Courier New" w:cs="Courier New"/>
                <w:bCs/>
                <w:spacing w:val="-4"/>
                <w:lang w:val="en-US"/>
              </w:rPr>
            </w:rPrChange>
          </w:rPr>
          <w:delText>});</w:delText>
        </w:r>
      </w:del>
    </w:p>
    <w:p w14:paraId="6C2C2B59" w14:textId="6E1984E7" w:rsidR="00BC1ECC" w:rsidRPr="00AB44D1" w:rsidDel="00AB44D1" w:rsidRDefault="00BC1ECC" w:rsidP="00AB44D1">
      <w:pPr>
        <w:spacing w:after="240" w:line="360" w:lineRule="auto"/>
        <w:ind w:left="567"/>
        <w:jc w:val="center"/>
        <w:rPr>
          <w:del w:id="8040" w:author="Александр Перепечаев" w:date="2021-05-26T13:23:00Z"/>
          <w:rFonts w:ascii="Courier New" w:hAnsi="Courier New" w:cs="Courier New"/>
          <w:bCs/>
          <w:spacing w:val="-4"/>
          <w:rPrChange w:id="8041" w:author="Александр Перепечаев" w:date="2021-05-26T13:24:00Z">
            <w:rPr>
              <w:del w:id="8042" w:author="Александр Перепечаев" w:date="2021-05-26T13:23:00Z"/>
              <w:rFonts w:ascii="Courier New" w:hAnsi="Courier New" w:cs="Courier New"/>
              <w:bCs/>
              <w:spacing w:val="-4"/>
              <w:lang w:val="en-US"/>
            </w:rPr>
          </w:rPrChange>
        </w:rPr>
        <w:pPrChange w:id="8043" w:author="Александр Перепечаев" w:date="2021-05-26T13:23:00Z">
          <w:pPr>
            <w:autoSpaceDE w:val="0"/>
            <w:autoSpaceDN w:val="0"/>
            <w:adjustRightInd w:val="0"/>
            <w:ind w:left="567" w:firstLine="709"/>
          </w:pPr>
        </w:pPrChange>
      </w:pPr>
    </w:p>
    <w:p w14:paraId="7587DA8F" w14:textId="640C8B86" w:rsidR="00BC1ECC" w:rsidRPr="00AB44D1" w:rsidDel="00AB44D1" w:rsidRDefault="00BC1ECC" w:rsidP="00AB44D1">
      <w:pPr>
        <w:spacing w:after="240" w:line="360" w:lineRule="auto"/>
        <w:ind w:left="567"/>
        <w:jc w:val="center"/>
        <w:rPr>
          <w:del w:id="8044" w:author="Александр Перепечаев" w:date="2021-05-26T13:23:00Z"/>
          <w:rFonts w:ascii="Courier New" w:hAnsi="Courier New" w:cs="Courier New"/>
          <w:bCs/>
          <w:spacing w:val="-4"/>
          <w:rPrChange w:id="8045" w:author="Александр Перепечаев" w:date="2021-05-26T13:24:00Z">
            <w:rPr>
              <w:del w:id="8046" w:author="Александр Перепечаев" w:date="2021-05-26T13:23:00Z"/>
              <w:rFonts w:ascii="Courier New" w:hAnsi="Courier New" w:cs="Courier New"/>
              <w:bCs/>
              <w:spacing w:val="-4"/>
              <w:lang w:val="en-US"/>
            </w:rPr>
          </w:rPrChange>
        </w:rPr>
        <w:pPrChange w:id="8047" w:author="Александр Перепечаев" w:date="2021-05-26T13:23:00Z">
          <w:pPr>
            <w:autoSpaceDE w:val="0"/>
            <w:autoSpaceDN w:val="0"/>
            <w:adjustRightInd w:val="0"/>
            <w:ind w:left="567" w:firstLine="709"/>
          </w:pPr>
        </w:pPrChange>
      </w:pPr>
    </w:p>
    <w:p w14:paraId="77D88912" w14:textId="6383A3B4" w:rsidR="00BC1ECC" w:rsidRPr="00AB44D1" w:rsidDel="00AB44D1" w:rsidRDefault="00BC1ECC" w:rsidP="00AB44D1">
      <w:pPr>
        <w:spacing w:after="240" w:line="360" w:lineRule="auto"/>
        <w:ind w:left="567"/>
        <w:jc w:val="center"/>
        <w:rPr>
          <w:del w:id="8048" w:author="Александр Перепечаев" w:date="2021-05-26T13:23:00Z"/>
          <w:rFonts w:ascii="Courier New" w:hAnsi="Courier New" w:cs="Courier New"/>
          <w:bCs/>
          <w:spacing w:val="-4"/>
          <w:rPrChange w:id="8049" w:author="Александр Перепечаев" w:date="2021-05-26T13:24:00Z">
            <w:rPr>
              <w:del w:id="8050" w:author="Александр Перепечаев" w:date="2021-05-26T13:23:00Z"/>
              <w:rFonts w:ascii="Courier New" w:hAnsi="Courier New" w:cs="Courier New"/>
              <w:bCs/>
              <w:spacing w:val="-4"/>
              <w:lang w:val="en-US"/>
            </w:rPr>
          </w:rPrChange>
        </w:rPr>
        <w:pPrChange w:id="8051" w:author="Александр Перепечаев" w:date="2021-05-26T13:23:00Z">
          <w:pPr>
            <w:autoSpaceDE w:val="0"/>
            <w:autoSpaceDN w:val="0"/>
            <w:adjustRightInd w:val="0"/>
            <w:ind w:left="567" w:firstLine="709"/>
          </w:pPr>
        </w:pPrChange>
      </w:pPr>
      <w:del w:id="8052" w:author="Александр Перепечаев" w:date="2021-05-26T13:23:00Z">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805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805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changeEmail</w:delText>
        </w:r>
        <w:r w:rsidRPr="00AB44D1" w:rsidDel="00AB44D1">
          <w:rPr>
            <w:rFonts w:ascii="Courier New" w:hAnsi="Courier New" w:cs="Courier New"/>
            <w:bCs/>
            <w:spacing w:val="-4"/>
            <w:rPrChange w:id="80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80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805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058" w:author="Александр Перепечаев" w:date="2021-05-26T13:24:00Z">
              <w:rPr>
                <w:rFonts w:ascii="Courier New" w:hAnsi="Courier New" w:cs="Courier New"/>
                <w:bCs/>
                <w:spacing w:val="-4"/>
                <w:lang w:val="en-US"/>
              </w:rPr>
            </w:rPrChange>
          </w:rPr>
          <w:delText>) =&gt; {</w:delText>
        </w:r>
      </w:del>
    </w:p>
    <w:p w14:paraId="490F71BF" w14:textId="54C45ABD" w:rsidR="00BC1ECC" w:rsidRPr="00AB44D1" w:rsidDel="00AB44D1" w:rsidRDefault="00BC1ECC" w:rsidP="00AB44D1">
      <w:pPr>
        <w:spacing w:after="240" w:line="360" w:lineRule="auto"/>
        <w:ind w:left="567"/>
        <w:jc w:val="center"/>
        <w:rPr>
          <w:del w:id="8059" w:author="Александр Перепечаев" w:date="2021-05-26T13:23:00Z"/>
          <w:rFonts w:ascii="Courier New" w:hAnsi="Courier New" w:cs="Courier New"/>
          <w:bCs/>
          <w:spacing w:val="-4"/>
          <w:rPrChange w:id="8060" w:author="Александр Перепечаев" w:date="2021-05-26T13:24:00Z">
            <w:rPr>
              <w:del w:id="8061" w:author="Александр Перепечаев" w:date="2021-05-26T13:23:00Z"/>
              <w:rFonts w:ascii="Courier New" w:hAnsi="Courier New" w:cs="Courier New"/>
              <w:bCs/>
              <w:spacing w:val="-4"/>
              <w:lang w:val="en-US"/>
            </w:rPr>
          </w:rPrChange>
        </w:rPr>
        <w:pPrChange w:id="8062" w:author="Александр Перепечаев" w:date="2021-05-26T13:23:00Z">
          <w:pPr>
            <w:autoSpaceDE w:val="0"/>
            <w:autoSpaceDN w:val="0"/>
            <w:adjustRightInd w:val="0"/>
            <w:ind w:left="567" w:firstLine="709"/>
          </w:pPr>
        </w:pPrChange>
      </w:pPr>
      <w:del w:id="8063" w:author="Александр Перепечаев" w:date="2021-05-26T13:23:00Z">
        <w:r w:rsidRPr="00AB44D1" w:rsidDel="00AB44D1">
          <w:rPr>
            <w:rFonts w:ascii="Courier New" w:hAnsi="Courier New" w:cs="Courier New"/>
            <w:bCs/>
            <w:spacing w:val="-4"/>
            <w:rPrChange w:id="806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806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066" w:author="Александр Перепечаев" w:date="2021-05-26T13:24:00Z">
              <w:rPr>
                <w:rFonts w:ascii="Courier New" w:hAnsi="Courier New" w:cs="Courier New"/>
                <w:bCs/>
                <w:spacing w:val="-4"/>
                <w:lang w:val="en-US"/>
              </w:rPr>
            </w:rPrChange>
          </w:rPr>
          <w:delText xml:space="preserve"> = "";</w:delText>
        </w:r>
      </w:del>
    </w:p>
    <w:p w14:paraId="708B901D" w14:textId="3F25B296" w:rsidR="00BC1ECC" w:rsidRPr="00AB44D1" w:rsidDel="00AB44D1" w:rsidRDefault="00BC1ECC" w:rsidP="00AB44D1">
      <w:pPr>
        <w:spacing w:after="240" w:line="360" w:lineRule="auto"/>
        <w:ind w:left="567"/>
        <w:jc w:val="center"/>
        <w:rPr>
          <w:del w:id="8067" w:author="Александр Перепечаев" w:date="2021-05-26T13:23:00Z"/>
          <w:rFonts w:ascii="Courier New" w:hAnsi="Courier New" w:cs="Courier New"/>
          <w:bCs/>
          <w:spacing w:val="-4"/>
          <w:rPrChange w:id="8068" w:author="Александр Перепечаев" w:date="2021-05-26T13:24:00Z">
            <w:rPr>
              <w:del w:id="8069" w:author="Александр Перепечаев" w:date="2021-05-26T13:23:00Z"/>
              <w:rFonts w:ascii="Courier New" w:hAnsi="Courier New" w:cs="Courier New"/>
              <w:bCs/>
              <w:spacing w:val="-4"/>
              <w:lang w:val="en-US"/>
            </w:rPr>
          </w:rPrChange>
        </w:rPr>
        <w:pPrChange w:id="8070" w:author="Александр Перепечаев" w:date="2021-05-26T13:23:00Z">
          <w:pPr>
            <w:autoSpaceDE w:val="0"/>
            <w:autoSpaceDN w:val="0"/>
            <w:adjustRightInd w:val="0"/>
            <w:ind w:left="567" w:firstLine="709"/>
          </w:pPr>
        </w:pPrChange>
      </w:pPr>
      <w:del w:id="8071" w:author="Александр Перепечаев" w:date="2021-05-26T13:23:00Z">
        <w:r w:rsidRPr="00AB44D1" w:rsidDel="00AB44D1">
          <w:rPr>
            <w:rFonts w:ascii="Courier New" w:hAnsi="Courier New" w:cs="Courier New"/>
            <w:bCs/>
            <w:spacing w:val="-4"/>
            <w:rPrChange w:id="807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8073" w:author="Александр Перепечаев" w:date="2021-05-26T13:24:00Z">
              <w:rPr>
                <w:rFonts w:ascii="Courier New" w:hAnsi="Courier New" w:cs="Courier New"/>
                <w:bCs/>
                <w:spacing w:val="-4"/>
                <w:lang w:val="en-US"/>
              </w:rPr>
            </w:rPrChange>
          </w:rPr>
          <w:delText>{</w:delText>
        </w:r>
      </w:del>
    </w:p>
    <w:p w14:paraId="35249FAC" w14:textId="6E2480A2" w:rsidR="00BC1ECC" w:rsidRPr="00AB44D1" w:rsidDel="00AB44D1" w:rsidRDefault="00BC1ECC" w:rsidP="00AB44D1">
      <w:pPr>
        <w:spacing w:after="240" w:line="360" w:lineRule="auto"/>
        <w:ind w:left="567"/>
        <w:jc w:val="center"/>
        <w:rPr>
          <w:del w:id="8074" w:author="Александр Перепечаев" w:date="2021-05-26T13:23:00Z"/>
          <w:rFonts w:ascii="Courier New" w:hAnsi="Courier New" w:cs="Courier New"/>
          <w:bCs/>
          <w:spacing w:val="-4"/>
          <w:rPrChange w:id="8075" w:author="Александр Перепечаев" w:date="2021-05-26T13:24:00Z">
            <w:rPr>
              <w:del w:id="8076" w:author="Александр Перепечаев" w:date="2021-05-26T13:23:00Z"/>
              <w:rFonts w:ascii="Courier New" w:hAnsi="Courier New" w:cs="Courier New"/>
              <w:bCs/>
              <w:spacing w:val="-4"/>
              <w:lang w:val="en-US"/>
            </w:rPr>
          </w:rPrChange>
        </w:rPr>
        <w:pPrChange w:id="8077" w:author="Александр Перепечаев" w:date="2021-05-26T13:23:00Z">
          <w:pPr>
            <w:autoSpaceDE w:val="0"/>
            <w:autoSpaceDN w:val="0"/>
            <w:adjustRightInd w:val="0"/>
            <w:ind w:left="567" w:firstLine="709"/>
          </w:pPr>
        </w:pPrChange>
      </w:pPr>
      <w:del w:id="8078" w:author="Александр Перепечаев" w:date="2021-05-26T13:23:00Z">
        <w:r w:rsidRPr="00AB44D1" w:rsidDel="00AB44D1">
          <w:rPr>
            <w:rFonts w:ascii="Courier New" w:hAnsi="Courier New" w:cs="Courier New"/>
            <w:bCs/>
            <w:spacing w:val="-4"/>
            <w:rPrChange w:id="807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808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08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808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8083" w:author="Александр Перепечаев" w:date="2021-05-26T13:24:00Z">
              <w:rPr>
                <w:rFonts w:ascii="Courier New" w:hAnsi="Courier New" w:cs="Courier New"/>
                <w:bCs/>
                <w:spacing w:val="-4"/>
                <w:lang w:val="en-US"/>
              </w:rPr>
            </w:rPrChange>
          </w:rPr>
          <w:delText>;</w:delText>
        </w:r>
      </w:del>
    </w:p>
    <w:p w14:paraId="590E5C21" w14:textId="6A1BDA8F" w:rsidR="00BC1ECC" w:rsidRPr="00AB44D1" w:rsidDel="00AB44D1" w:rsidRDefault="00BC1ECC" w:rsidP="00AB44D1">
      <w:pPr>
        <w:spacing w:after="240" w:line="360" w:lineRule="auto"/>
        <w:ind w:left="567"/>
        <w:jc w:val="center"/>
        <w:rPr>
          <w:del w:id="8084" w:author="Александр Перепечаев" w:date="2021-05-26T13:23:00Z"/>
          <w:rFonts w:ascii="Courier New" w:hAnsi="Courier New" w:cs="Courier New"/>
          <w:bCs/>
          <w:spacing w:val="-4"/>
          <w:rPrChange w:id="8085" w:author="Александр Перепечаев" w:date="2021-05-26T13:24:00Z">
            <w:rPr>
              <w:del w:id="8086" w:author="Александр Перепечаев" w:date="2021-05-26T13:23:00Z"/>
              <w:rFonts w:ascii="Courier New" w:hAnsi="Courier New" w:cs="Courier New"/>
              <w:bCs/>
              <w:spacing w:val="-4"/>
              <w:lang w:val="en-US"/>
            </w:rPr>
          </w:rPrChange>
        </w:rPr>
        <w:pPrChange w:id="8087" w:author="Александр Перепечаев" w:date="2021-05-26T13:23:00Z">
          <w:pPr>
            <w:autoSpaceDE w:val="0"/>
            <w:autoSpaceDN w:val="0"/>
            <w:adjustRightInd w:val="0"/>
            <w:ind w:left="567" w:firstLine="709"/>
          </w:pPr>
        </w:pPrChange>
      </w:pPr>
      <w:del w:id="8088" w:author="Александр Перепечаев" w:date="2021-05-26T13:23:00Z">
        <w:r w:rsidRPr="00AB44D1" w:rsidDel="00AB44D1">
          <w:rPr>
            <w:rFonts w:ascii="Courier New" w:hAnsi="Courier New" w:cs="Courier New"/>
            <w:bCs/>
            <w:spacing w:val="-4"/>
            <w:rPrChange w:id="808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809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809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092" w:author="Александр Перепечаев" w:date="2021-05-26T13:24:00Z">
              <w:rPr>
                <w:rFonts w:ascii="Courier New" w:hAnsi="Courier New" w:cs="Courier New"/>
                <w:bCs/>
                <w:spacing w:val="-4"/>
                <w:lang w:val="en-US"/>
              </w:rPr>
            </w:rPrChange>
          </w:rPr>
          <w:delText>);</w:delText>
        </w:r>
      </w:del>
    </w:p>
    <w:p w14:paraId="16F1453E" w14:textId="70C1D688" w:rsidR="00BC1ECC" w:rsidRPr="00AB44D1" w:rsidDel="00AB44D1" w:rsidRDefault="00BC1ECC" w:rsidP="00AB44D1">
      <w:pPr>
        <w:spacing w:after="240" w:line="360" w:lineRule="auto"/>
        <w:ind w:left="567"/>
        <w:jc w:val="center"/>
        <w:rPr>
          <w:del w:id="8093" w:author="Александр Перепечаев" w:date="2021-05-26T13:23:00Z"/>
          <w:rFonts w:ascii="Courier New" w:hAnsi="Courier New" w:cs="Courier New"/>
          <w:bCs/>
          <w:spacing w:val="-4"/>
          <w:rPrChange w:id="8094" w:author="Александр Перепечаев" w:date="2021-05-26T13:24:00Z">
            <w:rPr>
              <w:del w:id="8095" w:author="Александр Перепечаев" w:date="2021-05-26T13:23:00Z"/>
              <w:rFonts w:ascii="Courier New" w:hAnsi="Courier New" w:cs="Courier New"/>
              <w:bCs/>
              <w:spacing w:val="-4"/>
              <w:lang w:val="en-US"/>
            </w:rPr>
          </w:rPrChange>
        </w:rPr>
        <w:pPrChange w:id="8096" w:author="Александр Перепечаев" w:date="2021-05-26T13:23:00Z">
          <w:pPr>
            <w:autoSpaceDE w:val="0"/>
            <w:autoSpaceDN w:val="0"/>
            <w:adjustRightInd w:val="0"/>
            <w:ind w:left="567" w:firstLine="709"/>
          </w:pPr>
        </w:pPrChange>
      </w:pPr>
      <w:del w:id="8097" w:author="Александр Перепечаев" w:date="2021-05-26T13:23:00Z">
        <w:r w:rsidRPr="00AB44D1" w:rsidDel="00AB44D1">
          <w:rPr>
            <w:rFonts w:ascii="Courier New" w:hAnsi="Courier New" w:cs="Courier New"/>
            <w:bCs/>
            <w:spacing w:val="-4"/>
            <w:rPrChange w:id="809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09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810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810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changeEmail</w:delText>
        </w:r>
        <w:r w:rsidRPr="00AB44D1" w:rsidDel="00AB44D1">
          <w:rPr>
            <w:rFonts w:ascii="Courier New" w:hAnsi="Courier New" w:cs="Courier New"/>
            <w:bCs/>
            <w:spacing w:val="-4"/>
            <w:rPrChange w:id="810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10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810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10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8106" w:author="Александр Перепечаев" w:date="2021-05-26T13:24:00Z">
              <w:rPr>
                <w:rFonts w:ascii="Courier New" w:hAnsi="Courier New" w:cs="Courier New"/>
                <w:bCs/>
                <w:spacing w:val="-4"/>
                <w:lang w:val="en-US"/>
              </w:rPr>
            </w:rPrChange>
          </w:rPr>
          <w:delText xml:space="preserve">)   </w:delText>
        </w:r>
      </w:del>
    </w:p>
    <w:p w14:paraId="40FA1A8A" w14:textId="575022E8" w:rsidR="00BC1ECC" w:rsidRPr="00AB44D1" w:rsidDel="00AB44D1" w:rsidRDefault="00BC1ECC" w:rsidP="00AB44D1">
      <w:pPr>
        <w:spacing w:after="240" w:line="360" w:lineRule="auto"/>
        <w:ind w:left="567"/>
        <w:jc w:val="center"/>
        <w:rPr>
          <w:del w:id="8107" w:author="Александр Перепечаев" w:date="2021-05-26T13:23:00Z"/>
          <w:rFonts w:ascii="Courier New" w:hAnsi="Courier New" w:cs="Courier New"/>
          <w:bCs/>
          <w:spacing w:val="-4"/>
          <w:rPrChange w:id="8108" w:author="Александр Перепечаев" w:date="2021-05-26T13:24:00Z">
            <w:rPr>
              <w:del w:id="8109" w:author="Александр Перепечаев" w:date="2021-05-26T13:23:00Z"/>
              <w:rFonts w:ascii="Courier New" w:hAnsi="Courier New" w:cs="Courier New"/>
              <w:bCs/>
              <w:spacing w:val="-4"/>
              <w:lang w:val="en-US"/>
            </w:rPr>
          </w:rPrChange>
        </w:rPr>
        <w:pPrChange w:id="8110" w:author="Александр Перепечаев" w:date="2021-05-26T13:23:00Z">
          <w:pPr>
            <w:autoSpaceDE w:val="0"/>
            <w:autoSpaceDN w:val="0"/>
            <w:adjustRightInd w:val="0"/>
            <w:ind w:left="567" w:firstLine="709"/>
          </w:pPr>
        </w:pPrChange>
      </w:pPr>
    </w:p>
    <w:p w14:paraId="55D8F0C1" w14:textId="20949D6C" w:rsidR="00BC1ECC" w:rsidRPr="00AB44D1" w:rsidDel="00AB44D1" w:rsidRDefault="00BC1ECC" w:rsidP="00AB44D1">
      <w:pPr>
        <w:spacing w:after="240" w:line="360" w:lineRule="auto"/>
        <w:ind w:left="567"/>
        <w:jc w:val="center"/>
        <w:rPr>
          <w:del w:id="8111" w:author="Александр Перепечаев" w:date="2021-05-26T13:23:00Z"/>
          <w:rFonts w:ascii="Courier New" w:hAnsi="Courier New" w:cs="Courier New"/>
          <w:bCs/>
          <w:spacing w:val="-4"/>
          <w:rPrChange w:id="8112" w:author="Александр Перепечаев" w:date="2021-05-26T13:24:00Z">
            <w:rPr>
              <w:del w:id="8113" w:author="Александр Перепечаев" w:date="2021-05-26T13:23:00Z"/>
              <w:rFonts w:ascii="Courier New" w:hAnsi="Courier New" w:cs="Courier New"/>
              <w:bCs/>
              <w:spacing w:val="-4"/>
              <w:lang w:val="en-US"/>
            </w:rPr>
          </w:rPrChange>
        </w:rPr>
        <w:pPrChange w:id="8114" w:author="Александр Перепечаев" w:date="2021-05-26T13:23:00Z">
          <w:pPr>
            <w:autoSpaceDE w:val="0"/>
            <w:autoSpaceDN w:val="0"/>
            <w:adjustRightInd w:val="0"/>
            <w:ind w:left="567" w:firstLine="709"/>
          </w:pPr>
        </w:pPrChange>
      </w:pPr>
      <w:del w:id="8115" w:author="Александр Перепечаев" w:date="2021-05-26T13:23:00Z">
        <w:r w:rsidRPr="00AB44D1" w:rsidDel="00AB44D1">
          <w:rPr>
            <w:rFonts w:ascii="Courier New" w:hAnsi="Courier New" w:cs="Courier New"/>
            <w:bCs/>
            <w:spacing w:val="-4"/>
            <w:rPrChange w:id="811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811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11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message</w:delText>
        </w:r>
        <w:r w:rsidRPr="00AB44D1" w:rsidDel="00AB44D1">
          <w:rPr>
            <w:rFonts w:ascii="Courier New" w:hAnsi="Courier New" w:cs="Courier New"/>
            <w:bCs/>
            <w:spacing w:val="-4"/>
            <w:rPrChange w:id="811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undefined</w:delText>
        </w:r>
        <w:r w:rsidRPr="00AB44D1" w:rsidDel="00AB44D1">
          <w:rPr>
            <w:rFonts w:ascii="Courier New" w:hAnsi="Courier New" w:cs="Courier New"/>
            <w:bCs/>
            <w:spacing w:val="-4"/>
            <w:rPrChange w:id="8120" w:author="Александр Перепечаев" w:date="2021-05-26T13:24:00Z">
              <w:rPr>
                <w:rFonts w:ascii="Courier New" w:hAnsi="Courier New" w:cs="Courier New"/>
                <w:bCs/>
                <w:spacing w:val="-4"/>
                <w:lang w:val="en-US"/>
              </w:rPr>
            </w:rPrChange>
          </w:rPr>
          <w:delText>){</w:delText>
        </w:r>
      </w:del>
    </w:p>
    <w:p w14:paraId="7E990708" w14:textId="2DE7357F" w:rsidR="00BC1ECC" w:rsidRPr="00AB44D1" w:rsidDel="00AB44D1" w:rsidRDefault="00BC1ECC" w:rsidP="00AB44D1">
      <w:pPr>
        <w:spacing w:after="240" w:line="360" w:lineRule="auto"/>
        <w:ind w:left="567"/>
        <w:jc w:val="center"/>
        <w:rPr>
          <w:del w:id="8121" w:author="Александр Перепечаев" w:date="2021-05-26T13:23:00Z"/>
          <w:rFonts w:ascii="Courier New" w:hAnsi="Courier New" w:cs="Courier New"/>
          <w:bCs/>
          <w:spacing w:val="-4"/>
          <w:rPrChange w:id="8122" w:author="Александр Перепечаев" w:date="2021-05-26T13:24:00Z">
            <w:rPr>
              <w:del w:id="8123" w:author="Александр Перепечаев" w:date="2021-05-26T13:23:00Z"/>
              <w:rFonts w:ascii="Courier New" w:hAnsi="Courier New" w:cs="Courier New"/>
              <w:bCs/>
              <w:spacing w:val="-4"/>
              <w:lang w:val="en-US"/>
            </w:rPr>
          </w:rPrChange>
        </w:rPr>
        <w:pPrChange w:id="8124" w:author="Александр Перепечаев" w:date="2021-05-26T13:23:00Z">
          <w:pPr>
            <w:autoSpaceDE w:val="0"/>
            <w:autoSpaceDN w:val="0"/>
            <w:adjustRightInd w:val="0"/>
            <w:ind w:left="567" w:firstLine="709"/>
          </w:pPr>
        </w:pPrChange>
      </w:pPr>
      <w:del w:id="8125" w:author="Александр Перепечаев" w:date="2021-05-26T13:23:00Z">
        <w:r w:rsidRPr="00AB44D1" w:rsidDel="00AB44D1">
          <w:rPr>
            <w:rFonts w:ascii="Courier New" w:hAnsi="Courier New" w:cs="Courier New"/>
            <w:bCs/>
            <w:spacing w:val="-4"/>
            <w:rPrChange w:id="812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12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w:delText>
        </w:r>
        <w:r w:rsidRPr="00AB44D1" w:rsidDel="00AB44D1">
          <w:rPr>
            <w:rFonts w:ascii="Courier New" w:hAnsi="Courier New" w:cs="Courier New"/>
            <w:bCs/>
            <w:spacing w:val="-4"/>
            <w:rPrChange w:id="8128" w:author="Александр Перепечаев" w:date="2021-05-26T13:24:00Z">
              <w:rPr>
                <w:rFonts w:ascii="Courier New" w:hAnsi="Courier New" w:cs="Courier New"/>
                <w:bCs/>
                <w:spacing w:val="-4"/>
                <w:lang w:val="en-US"/>
              </w:rPr>
            </w:rPrChange>
          </w:rPr>
          <w:delText>(404);</w:delText>
        </w:r>
      </w:del>
    </w:p>
    <w:p w14:paraId="4FAFC5D3" w14:textId="78583691" w:rsidR="00BC1ECC" w:rsidRPr="00AB44D1" w:rsidDel="00AB44D1" w:rsidRDefault="00BC1ECC" w:rsidP="00AB44D1">
      <w:pPr>
        <w:spacing w:after="240" w:line="360" w:lineRule="auto"/>
        <w:ind w:left="567"/>
        <w:jc w:val="center"/>
        <w:rPr>
          <w:del w:id="8129" w:author="Александр Перепечаев" w:date="2021-05-26T13:23:00Z"/>
          <w:rFonts w:ascii="Courier New" w:hAnsi="Courier New" w:cs="Courier New"/>
          <w:bCs/>
          <w:spacing w:val="-4"/>
          <w:rPrChange w:id="8130" w:author="Александр Перепечаев" w:date="2021-05-26T13:24:00Z">
            <w:rPr>
              <w:del w:id="8131" w:author="Александр Перепечаев" w:date="2021-05-26T13:23:00Z"/>
              <w:rFonts w:ascii="Courier New" w:hAnsi="Courier New" w:cs="Courier New"/>
              <w:bCs/>
              <w:spacing w:val="-4"/>
              <w:lang w:val="en-US"/>
            </w:rPr>
          </w:rPrChange>
        </w:rPr>
        <w:pPrChange w:id="8132" w:author="Александр Перепечаев" w:date="2021-05-26T13:23:00Z">
          <w:pPr>
            <w:autoSpaceDE w:val="0"/>
            <w:autoSpaceDN w:val="0"/>
            <w:adjustRightInd w:val="0"/>
            <w:ind w:left="567" w:firstLine="709"/>
          </w:pPr>
        </w:pPrChange>
      </w:pPr>
      <w:del w:id="8133" w:author="Александр Перепечаев" w:date="2021-05-26T13:23:00Z">
        <w:r w:rsidRPr="00AB44D1" w:rsidDel="00AB44D1">
          <w:rPr>
            <w:rFonts w:ascii="Courier New" w:hAnsi="Courier New" w:cs="Courier New"/>
            <w:bCs/>
            <w:spacing w:val="-4"/>
            <w:rPrChange w:id="813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13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statusMessage</w:delText>
        </w:r>
        <w:r w:rsidRPr="00AB44D1" w:rsidDel="00AB44D1">
          <w:rPr>
            <w:rFonts w:ascii="Courier New" w:hAnsi="Courier New" w:cs="Courier New"/>
            <w:bCs/>
            <w:spacing w:val="-4"/>
            <w:rPrChange w:id="813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813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not</w:delText>
        </w:r>
        <w:r w:rsidRPr="00AB44D1" w:rsidDel="00AB44D1">
          <w:rPr>
            <w:rFonts w:ascii="Courier New" w:hAnsi="Courier New" w:cs="Courier New"/>
            <w:bCs/>
            <w:spacing w:val="-4"/>
            <w:rPrChange w:id="813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found</w:delText>
        </w:r>
        <w:r w:rsidRPr="00AB44D1" w:rsidDel="00AB44D1">
          <w:rPr>
            <w:rFonts w:ascii="Courier New" w:hAnsi="Courier New" w:cs="Courier New"/>
            <w:bCs/>
            <w:spacing w:val="-4"/>
            <w:rPrChange w:id="8139" w:author="Александр Перепечаев" w:date="2021-05-26T13:24:00Z">
              <w:rPr>
                <w:rFonts w:ascii="Courier New" w:hAnsi="Courier New" w:cs="Courier New"/>
                <w:bCs/>
                <w:spacing w:val="-4"/>
                <w:lang w:val="en-US"/>
              </w:rPr>
            </w:rPrChange>
          </w:rPr>
          <w:delText>";</w:delText>
        </w:r>
      </w:del>
    </w:p>
    <w:p w14:paraId="25451CAD" w14:textId="032CDCA6" w:rsidR="00BC1ECC" w:rsidRPr="00AB44D1" w:rsidDel="00AB44D1" w:rsidRDefault="00BC1ECC" w:rsidP="00AB44D1">
      <w:pPr>
        <w:spacing w:after="240" w:line="360" w:lineRule="auto"/>
        <w:ind w:left="567"/>
        <w:jc w:val="center"/>
        <w:rPr>
          <w:del w:id="8140" w:author="Александр Перепечаев" w:date="2021-05-26T13:23:00Z"/>
          <w:rFonts w:ascii="Courier New" w:hAnsi="Courier New" w:cs="Courier New"/>
          <w:bCs/>
          <w:spacing w:val="-4"/>
          <w:rPrChange w:id="8141" w:author="Александр Перепечаев" w:date="2021-05-26T13:24:00Z">
            <w:rPr>
              <w:del w:id="8142" w:author="Александр Перепечаев" w:date="2021-05-26T13:23:00Z"/>
              <w:rFonts w:ascii="Courier New" w:hAnsi="Courier New" w:cs="Courier New"/>
              <w:bCs/>
              <w:spacing w:val="-4"/>
              <w:lang w:val="en-US"/>
            </w:rPr>
          </w:rPrChange>
        </w:rPr>
        <w:pPrChange w:id="8143" w:author="Александр Перепечаев" w:date="2021-05-26T13:23:00Z">
          <w:pPr>
            <w:autoSpaceDE w:val="0"/>
            <w:autoSpaceDN w:val="0"/>
            <w:adjustRightInd w:val="0"/>
            <w:ind w:left="567" w:firstLine="709"/>
          </w:pPr>
        </w:pPrChange>
      </w:pPr>
      <w:del w:id="8144" w:author="Александр Перепечаев" w:date="2021-05-26T13:23:00Z">
        <w:r w:rsidRPr="00AB44D1" w:rsidDel="00AB44D1">
          <w:rPr>
            <w:rFonts w:ascii="Courier New" w:hAnsi="Courier New" w:cs="Courier New"/>
            <w:bCs/>
            <w:spacing w:val="-4"/>
            <w:rPrChange w:id="814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else</w:delText>
        </w:r>
        <w:r w:rsidRPr="00AB44D1" w:rsidDel="00AB44D1">
          <w:rPr>
            <w:rFonts w:ascii="Courier New" w:hAnsi="Courier New" w:cs="Courier New"/>
            <w:bCs/>
            <w:spacing w:val="-4"/>
            <w:rPrChange w:id="8146" w:author="Александр Перепечаев" w:date="2021-05-26T13:24:00Z">
              <w:rPr>
                <w:rFonts w:ascii="Courier New" w:hAnsi="Courier New" w:cs="Courier New"/>
                <w:bCs/>
                <w:spacing w:val="-4"/>
                <w:lang w:val="en-US"/>
              </w:rPr>
            </w:rPrChange>
          </w:rPr>
          <w:delText xml:space="preserve"> {</w:delText>
        </w:r>
      </w:del>
    </w:p>
    <w:p w14:paraId="6769D756" w14:textId="4ABB3F2D" w:rsidR="00BC1ECC" w:rsidRPr="00AB44D1" w:rsidDel="00AB44D1" w:rsidRDefault="00BC1ECC" w:rsidP="00AB44D1">
      <w:pPr>
        <w:spacing w:after="240" w:line="360" w:lineRule="auto"/>
        <w:ind w:left="567"/>
        <w:jc w:val="center"/>
        <w:rPr>
          <w:del w:id="8147" w:author="Александр Перепечаев" w:date="2021-05-26T13:23:00Z"/>
          <w:rFonts w:ascii="Courier New" w:hAnsi="Courier New" w:cs="Courier New"/>
          <w:bCs/>
          <w:spacing w:val="-4"/>
          <w:rPrChange w:id="8148" w:author="Александр Перепечаев" w:date="2021-05-26T13:24:00Z">
            <w:rPr>
              <w:del w:id="8149" w:author="Александр Перепечаев" w:date="2021-05-26T13:23:00Z"/>
              <w:rFonts w:ascii="Courier New" w:hAnsi="Courier New" w:cs="Courier New"/>
              <w:bCs/>
              <w:spacing w:val="-4"/>
              <w:lang w:val="en-US"/>
            </w:rPr>
          </w:rPrChange>
        </w:rPr>
        <w:pPrChange w:id="8150" w:author="Александр Перепечаев" w:date="2021-05-26T13:23:00Z">
          <w:pPr>
            <w:autoSpaceDE w:val="0"/>
            <w:autoSpaceDN w:val="0"/>
            <w:adjustRightInd w:val="0"/>
            <w:ind w:left="567" w:firstLine="709"/>
          </w:pPr>
        </w:pPrChange>
      </w:pPr>
      <w:del w:id="8151" w:author="Александр Перепечаев" w:date="2021-05-26T13:23:00Z">
        <w:r w:rsidRPr="00AB44D1" w:rsidDel="00AB44D1">
          <w:rPr>
            <w:rFonts w:ascii="Courier New" w:hAnsi="Courier New" w:cs="Courier New"/>
            <w:bCs/>
            <w:spacing w:val="-4"/>
            <w:rPrChange w:id="815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15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success</w:delText>
        </w:r>
        <w:r w:rsidRPr="00AB44D1" w:rsidDel="00AB44D1">
          <w:rPr>
            <w:rFonts w:ascii="Courier New" w:hAnsi="Courier New" w:cs="Courier New"/>
            <w:bCs/>
            <w:spacing w:val="-4"/>
            <w:rPrChange w:id="815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true</w:delText>
        </w:r>
        <w:r w:rsidRPr="00AB44D1" w:rsidDel="00AB44D1">
          <w:rPr>
            <w:rFonts w:ascii="Courier New" w:hAnsi="Courier New" w:cs="Courier New"/>
            <w:bCs/>
            <w:spacing w:val="-4"/>
            <w:rPrChange w:id="8155" w:author="Александр Перепечаев" w:date="2021-05-26T13:24:00Z">
              <w:rPr>
                <w:rFonts w:ascii="Courier New" w:hAnsi="Courier New" w:cs="Courier New"/>
                <w:bCs/>
                <w:spacing w:val="-4"/>
                <w:lang w:val="en-US"/>
              </w:rPr>
            </w:rPrChange>
          </w:rPr>
          <w:delText>;</w:delText>
        </w:r>
      </w:del>
    </w:p>
    <w:p w14:paraId="6276EAD0" w14:textId="47AB16B1" w:rsidR="00BC1ECC" w:rsidRPr="00AB44D1" w:rsidDel="00AB44D1" w:rsidRDefault="00BC1ECC" w:rsidP="00AB44D1">
      <w:pPr>
        <w:spacing w:after="240" w:line="360" w:lineRule="auto"/>
        <w:ind w:left="567"/>
        <w:jc w:val="center"/>
        <w:rPr>
          <w:del w:id="8156" w:author="Александр Перепечаев" w:date="2021-05-26T13:23:00Z"/>
          <w:rFonts w:ascii="Courier New" w:hAnsi="Courier New" w:cs="Courier New"/>
          <w:bCs/>
          <w:spacing w:val="-4"/>
          <w:rPrChange w:id="8157" w:author="Александр Перепечаев" w:date="2021-05-26T13:24:00Z">
            <w:rPr>
              <w:del w:id="8158" w:author="Александр Перепечаев" w:date="2021-05-26T13:23:00Z"/>
              <w:rFonts w:ascii="Courier New" w:hAnsi="Courier New" w:cs="Courier New"/>
              <w:bCs/>
              <w:spacing w:val="-4"/>
              <w:lang w:val="en-US"/>
            </w:rPr>
          </w:rPrChange>
        </w:rPr>
        <w:pPrChange w:id="8159" w:author="Александр Перепечаев" w:date="2021-05-26T13:23:00Z">
          <w:pPr>
            <w:autoSpaceDE w:val="0"/>
            <w:autoSpaceDN w:val="0"/>
            <w:adjustRightInd w:val="0"/>
            <w:ind w:left="567" w:firstLine="709"/>
          </w:pPr>
        </w:pPrChange>
      </w:pPr>
      <w:del w:id="8160" w:author="Александр Перепечаев" w:date="2021-05-26T13:23:00Z">
        <w:r w:rsidRPr="00AB44D1" w:rsidDel="00AB44D1">
          <w:rPr>
            <w:rFonts w:ascii="Courier New" w:hAnsi="Courier New" w:cs="Courier New"/>
            <w:bCs/>
            <w:spacing w:val="-4"/>
            <w:rPrChange w:id="816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162" w:author="Александр Перепечаев" w:date="2021-05-26T13:24:00Z">
              <w:rPr>
                <w:rFonts w:ascii="Courier New" w:hAnsi="Courier New" w:cs="Courier New"/>
                <w:bCs/>
                <w:spacing w:val="-4"/>
                <w:lang w:val="en-US"/>
              </w:rPr>
            </w:rPrChange>
          </w:rPr>
          <w:delText xml:space="preserve"> = {</w:delText>
        </w:r>
      </w:del>
    </w:p>
    <w:p w14:paraId="071B0EF9" w14:textId="506E8E86" w:rsidR="00BC1ECC" w:rsidRPr="00AB44D1" w:rsidDel="00AB44D1" w:rsidRDefault="00BC1ECC" w:rsidP="00AB44D1">
      <w:pPr>
        <w:spacing w:after="240" w:line="360" w:lineRule="auto"/>
        <w:ind w:left="567"/>
        <w:jc w:val="center"/>
        <w:rPr>
          <w:del w:id="8163" w:author="Александр Перепечаев" w:date="2021-05-26T13:23:00Z"/>
          <w:rFonts w:ascii="Courier New" w:hAnsi="Courier New" w:cs="Courier New"/>
          <w:bCs/>
          <w:spacing w:val="-4"/>
          <w:rPrChange w:id="8164" w:author="Александр Перепечаев" w:date="2021-05-26T13:24:00Z">
            <w:rPr>
              <w:del w:id="8165" w:author="Александр Перепечаев" w:date="2021-05-26T13:23:00Z"/>
              <w:rFonts w:ascii="Courier New" w:hAnsi="Courier New" w:cs="Courier New"/>
              <w:bCs/>
              <w:spacing w:val="-4"/>
              <w:lang w:val="en-US"/>
            </w:rPr>
          </w:rPrChange>
        </w:rPr>
        <w:pPrChange w:id="8166" w:author="Александр Перепечаев" w:date="2021-05-26T13:23:00Z">
          <w:pPr>
            <w:autoSpaceDE w:val="0"/>
            <w:autoSpaceDN w:val="0"/>
            <w:adjustRightInd w:val="0"/>
            <w:ind w:left="567" w:firstLine="709"/>
          </w:pPr>
        </w:pPrChange>
      </w:pPr>
      <w:del w:id="8167" w:author="Александр Перепечаев" w:date="2021-05-26T13:23:00Z">
        <w:r w:rsidRPr="00AB44D1" w:rsidDel="00AB44D1">
          <w:rPr>
            <w:rFonts w:ascii="Courier New" w:hAnsi="Courier New" w:cs="Courier New"/>
            <w:bCs/>
            <w:spacing w:val="-4"/>
            <w:rPrChange w:id="816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816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17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8171" w:author="Александр Перепечаев" w:date="2021-05-26T13:24:00Z">
              <w:rPr>
                <w:rFonts w:ascii="Courier New" w:hAnsi="Courier New" w:cs="Courier New"/>
                <w:bCs/>
                <w:spacing w:val="-4"/>
                <w:lang w:val="en-US"/>
              </w:rPr>
            </w:rPrChange>
          </w:rPr>
          <w:delText>,</w:delText>
        </w:r>
      </w:del>
    </w:p>
    <w:p w14:paraId="341A1F07" w14:textId="120BA89C" w:rsidR="00BC1ECC" w:rsidRPr="00AB44D1" w:rsidDel="00AB44D1" w:rsidRDefault="00BC1ECC" w:rsidP="00AB44D1">
      <w:pPr>
        <w:spacing w:after="240" w:line="360" w:lineRule="auto"/>
        <w:ind w:left="567"/>
        <w:jc w:val="center"/>
        <w:rPr>
          <w:del w:id="8172" w:author="Александр Перепечаев" w:date="2021-05-26T13:23:00Z"/>
          <w:rFonts w:ascii="Courier New" w:hAnsi="Courier New" w:cs="Courier New"/>
          <w:bCs/>
          <w:spacing w:val="-4"/>
          <w:rPrChange w:id="8173" w:author="Александр Перепечаев" w:date="2021-05-26T13:24:00Z">
            <w:rPr>
              <w:del w:id="8174" w:author="Александр Перепечаев" w:date="2021-05-26T13:23:00Z"/>
              <w:rFonts w:ascii="Courier New" w:hAnsi="Courier New" w:cs="Courier New"/>
              <w:bCs/>
              <w:spacing w:val="-4"/>
              <w:lang w:val="en-US"/>
            </w:rPr>
          </w:rPrChange>
        </w:rPr>
        <w:pPrChange w:id="8175" w:author="Александр Перепечаев" w:date="2021-05-26T13:23:00Z">
          <w:pPr>
            <w:autoSpaceDE w:val="0"/>
            <w:autoSpaceDN w:val="0"/>
            <w:adjustRightInd w:val="0"/>
            <w:ind w:left="567" w:firstLine="709"/>
          </w:pPr>
        </w:pPrChange>
      </w:pPr>
      <w:del w:id="8176" w:author="Александр Перепечаев" w:date="2021-05-26T13:23:00Z">
        <w:r w:rsidRPr="00AB44D1" w:rsidDel="00AB44D1">
          <w:rPr>
            <w:rFonts w:ascii="Courier New" w:hAnsi="Courier New" w:cs="Courier New"/>
            <w:bCs/>
            <w:spacing w:val="-4"/>
            <w:rPrChange w:id="817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email</w:delText>
        </w:r>
        <w:r w:rsidRPr="00AB44D1" w:rsidDel="00AB44D1">
          <w:rPr>
            <w:rFonts w:ascii="Courier New" w:hAnsi="Courier New" w:cs="Courier New"/>
            <w:bCs/>
            <w:spacing w:val="-4"/>
            <w:rPrChange w:id="817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17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email</w:delText>
        </w:r>
      </w:del>
    </w:p>
    <w:p w14:paraId="69252EB3" w14:textId="73684C0A" w:rsidR="00BC1ECC" w:rsidRPr="00AB44D1" w:rsidDel="00AB44D1" w:rsidRDefault="00BC1ECC" w:rsidP="00AB44D1">
      <w:pPr>
        <w:spacing w:after="240" w:line="360" w:lineRule="auto"/>
        <w:ind w:left="567"/>
        <w:jc w:val="center"/>
        <w:rPr>
          <w:del w:id="8180" w:author="Александр Перепечаев" w:date="2021-05-26T13:23:00Z"/>
          <w:rFonts w:ascii="Courier New" w:hAnsi="Courier New" w:cs="Courier New"/>
          <w:bCs/>
          <w:spacing w:val="-4"/>
          <w:rPrChange w:id="8181" w:author="Александр Перепечаев" w:date="2021-05-26T13:24:00Z">
            <w:rPr>
              <w:del w:id="8182" w:author="Александр Перепечаев" w:date="2021-05-26T13:23:00Z"/>
              <w:rFonts w:ascii="Courier New" w:hAnsi="Courier New" w:cs="Courier New"/>
              <w:bCs/>
              <w:spacing w:val="-4"/>
              <w:lang w:val="en-US"/>
            </w:rPr>
          </w:rPrChange>
        </w:rPr>
        <w:pPrChange w:id="8183" w:author="Александр Перепечаев" w:date="2021-05-26T13:23:00Z">
          <w:pPr>
            <w:autoSpaceDE w:val="0"/>
            <w:autoSpaceDN w:val="0"/>
            <w:adjustRightInd w:val="0"/>
            <w:ind w:left="567" w:firstLine="709"/>
          </w:pPr>
        </w:pPrChange>
      </w:pPr>
      <w:del w:id="8184" w:author="Александр Перепечаев" w:date="2021-05-26T13:23:00Z">
        <w:r w:rsidRPr="00AB44D1" w:rsidDel="00AB44D1">
          <w:rPr>
            <w:rFonts w:ascii="Courier New" w:hAnsi="Courier New" w:cs="Courier New"/>
            <w:bCs/>
            <w:spacing w:val="-4"/>
            <w:rPrChange w:id="8185" w:author="Александр Перепечаев" w:date="2021-05-26T13:24:00Z">
              <w:rPr>
                <w:rFonts w:ascii="Courier New" w:hAnsi="Courier New" w:cs="Courier New"/>
                <w:bCs/>
                <w:spacing w:val="-4"/>
                <w:lang w:val="en-US"/>
              </w:rPr>
            </w:rPrChange>
          </w:rPr>
          <w:delText xml:space="preserve">         };</w:delText>
        </w:r>
      </w:del>
    </w:p>
    <w:p w14:paraId="527D7D17" w14:textId="64BB4FF9" w:rsidR="00BC1ECC" w:rsidRPr="00AB44D1" w:rsidDel="00AB44D1" w:rsidRDefault="00BC1ECC" w:rsidP="00AB44D1">
      <w:pPr>
        <w:spacing w:after="240" w:line="360" w:lineRule="auto"/>
        <w:ind w:left="567"/>
        <w:jc w:val="center"/>
        <w:rPr>
          <w:del w:id="8186" w:author="Александр Перепечаев" w:date="2021-05-26T13:23:00Z"/>
          <w:rFonts w:ascii="Courier New" w:hAnsi="Courier New" w:cs="Courier New"/>
          <w:bCs/>
          <w:spacing w:val="-4"/>
          <w:rPrChange w:id="8187" w:author="Александр Перепечаев" w:date="2021-05-26T13:24:00Z">
            <w:rPr>
              <w:del w:id="8188" w:author="Александр Перепечаев" w:date="2021-05-26T13:23:00Z"/>
              <w:rFonts w:ascii="Courier New" w:hAnsi="Courier New" w:cs="Courier New"/>
              <w:bCs/>
              <w:spacing w:val="-4"/>
              <w:lang w:val="en-US"/>
            </w:rPr>
          </w:rPrChange>
        </w:rPr>
        <w:pPrChange w:id="8189" w:author="Александр Перепечаев" w:date="2021-05-26T13:23:00Z">
          <w:pPr>
            <w:autoSpaceDE w:val="0"/>
            <w:autoSpaceDN w:val="0"/>
            <w:adjustRightInd w:val="0"/>
            <w:ind w:left="567" w:firstLine="709"/>
          </w:pPr>
        </w:pPrChange>
      </w:pPr>
      <w:del w:id="8190" w:author="Александр Перепечаев" w:date="2021-05-26T13:23:00Z">
        <w:r w:rsidRPr="00AB44D1" w:rsidDel="00AB44D1">
          <w:rPr>
            <w:rFonts w:ascii="Courier New" w:hAnsi="Courier New" w:cs="Courier New"/>
            <w:bCs/>
            <w:spacing w:val="-4"/>
            <w:rPrChange w:id="8191" w:author="Александр Перепечаев" w:date="2021-05-26T13:24:00Z">
              <w:rPr>
                <w:rFonts w:ascii="Courier New" w:hAnsi="Courier New" w:cs="Courier New"/>
                <w:bCs/>
                <w:spacing w:val="-4"/>
                <w:lang w:val="en-US"/>
              </w:rPr>
            </w:rPrChange>
          </w:rPr>
          <w:delText xml:space="preserve">      }   </w:delText>
        </w:r>
      </w:del>
    </w:p>
    <w:p w14:paraId="3334C30F" w14:textId="43C00971" w:rsidR="00BC1ECC" w:rsidRPr="00AB44D1" w:rsidDel="00AB44D1" w:rsidRDefault="00BC1ECC" w:rsidP="00AB44D1">
      <w:pPr>
        <w:spacing w:after="240" w:line="360" w:lineRule="auto"/>
        <w:ind w:left="567"/>
        <w:jc w:val="center"/>
        <w:rPr>
          <w:del w:id="8192" w:author="Александр Перепечаев" w:date="2021-05-26T13:23:00Z"/>
          <w:rFonts w:ascii="Courier New" w:hAnsi="Courier New" w:cs="Courier New"/>
          <w:bCs/>
          <w:spacing w:val="-4"/>
          <w:rPrChange w:id="8193" w:author="Александр Перепечаев" w:date="2021-05-26T13:24:00Z">
            <w:rPr>
              <w:del w:id="8194" w:author="Александр Перепечаев" w:date="2021-05-26T13:23:00Z"/>
              <w:rFonts w:ascii="Courier New" w:hAnsi="Courier New" w:cs="Courier New"/>
              <w:bCs/>
              <w:spacing w:val="-4"/>
              <w:lang w:val="en-US"/>
            </w:rPr>
          </w:rPrChange>
        </w:rPr>
        <w:pPrChange w:id="8195" w:author="Александр Перепечаев" w:date="2021-05-26T13:23:00Z">
          <w:pPr>
            <w:autoSpaceDE w:val="0"/>
            <w:autoSpaceDN w:val="0"/>
            <w:adjustRightInd w:val="0"/>
            <w:ind w:left="567" w:firstLine="709"/>
          </w:pPr>
        </w:pPrChange>
      </w:pPr>
      <w:del w:id="8196" w:author="Александр Перепечаев" w:date="2021-05-26T13:23:00Z">
        <w:r w:rsidRPr="00AB44D1" w:rsidDel="00AB44D1">
          <w:rPr>
            <w:rFonts w:ascii="Courier New" w:hAnsi="Courier New" w:cs="Courier New"/>
            <w:bCs/>
            <w:spacing w:val="-4"/>
            <w:rPrChange w:id="8197" w:author="Александр Перепечаев" w:date="2021-05-26T13:24:00Z">
              <w:rPr>
                <w:rFonts w:ascii="Courier New" w:hAnsi="Courier New" w:cs="Courier New"/>
                <w:bCs/>
                <w:spacing w:val="-4"/>
                <w:lang w:val="en-US"/>
              </w:rPr>
            </w:rPrChange>
          </w:rPr>
          <w:delText xml:space="preserve">   }</w:delText>
        </w:r>
      </w:del>
    </w:p>
    <w:p w14:paraId="0A2BD8EA" w14:textId="120B2AB9" w:rsidR="00BC1ECC" w:rsidRPr="00AB44D1" w:rsidDel="00AB44D1" w:rsidRDefault="00BC1ECC" w:rsidP="00AB44D1">
      <w:pPr>
        <w:spacing w:after="240" w:line="360" w:lineRule="auto"/>
        <w:ind w:left="567"/>
        <w:jc w:val="center"/>
        <w:rPr>
          <w:del w:id="8198" w:author="Александр Перепечаев" w:date="2021-05-26T13:23:00Z"/>
          <w:rFonts w:ascii="Courier New" w:hAnsi="Courier New" w:cs="Courier New"/>
          <w:bCs/>
          <w:spacing w:val="-4"/>
          <w:rPrChange w:id="8199" w:author="Александр Перепечаев" w:date="2021-05-26T13:24:00Z">
            <w:rPr>
              <w:del w:id="8200" w:author="Александр Перепечаев" w:date="2021-05-26T13:23:00Z"/>
              <w:rFonts w:ascii="Courier New" w:hAnsi="Courier New" w:cs="Courier New"/>
              <w:bCs/>
              <w:spacing w:val="-4"/>
              <w:lang w:val="en-US"/>
            </w:rPr>
          </w:rPrChange>
        </w:rPr>
        <w:pPrChange w:id="8201" w:author="Александр Перепечаев" w:date="2021-05-26T13:23:00Z">
          <w:pPr>
            <w:autoSpaceDE w:val="0"/>
            <w:autoSpaceDN w:val="0"/>
            <w:adjustRightInd w:val="0"/>
            <w:ind w:left="567" w:firstLine="709"/>
          </w:pPr>
        </w:pPrChange>
      </w:pPr>
      <w:del w:id="8202" w:author="Александр Перепечаев" w:date="2021-05-26T13:23:00Z">
        <w:r w:rsidRPr="00AB44D1" w:rsidDel="00AB44D1">
          <w:rPr>
            <w:rFonts w:ascii="Courier New" w:hAnsi="Courier New" w:cs="Courier New"/>
            <w:bCs/>
            <w:spacing w:val="-4"/>
            <w:rPrChange w:id="82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820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8205" w:author="Александр Перепечаев" w:date="2021-05-26T13:24:00Z">
              <w:rPr>
                <w:rFonts w:ascii="Courier New" w:hAnsi="Courier New" w:cs="Courier New"/>
                <w:bCs/>
                <w:spacing w:val="-4"/>
                <w:lang w:val="en-US"/>
              </w:rPr>
            </w:rPrChange>
          </w:rPr>
          <w:delText>){</w:delText>
        </w:r>
      </w:del>
    </w:p>
    <w:p w14:paraId="4F2D40E7" w14:textId="3961CD34" w:rsidR="00BC1ECC" w:rsidRPr="00AB44D1" w:rsidDel="00AB44D1" w:rsidRDefault="00BC1ECC" w:rsidP="00AB44D1">
      <w:pPr>
        <w:spacing w:after="240" w:line="360" w:lineRule="auto"/>
        <w:ind w:left="567"/>
        <w:jc w:val="center"/>
        <w:rPr>
          <w:del w:id="8206" w:author="Александр Перепечаев" w:date="2021-05-26T13:23:00Z"/>
          <w:rFonts w:ascii="Courier New" w:hAnsi="Courier New" w:cs="Courier New"/>
          <w:bCs/>
          <w:spacing w:val="-4"/>
          <w:rPrChange w:id="8207" w:author="Александр Перепечаев" w:date="2021-05-26T13:24:00Z">
            <w:rPr>
              <w:del w:id="8208" w:author="Александр Перепечаев" w:date="2021-05-26T13:23:00Z"/>
              <w:rFonts w:ascii="Courier New" w:hAnsi="Courier New" w:cs="Courier New"/>
              <w:bCs/>
              <w:spacing w:val="-4"/>
              <w:lang w:val="en-US"/>
            </w:rPr>
          </w:rPrChange>
        </w:rPr>
        <w:pPrChange w:id="8209" w:author="Александр Перепечаев" w:date="2021-05-26T13:23:00Z">
          <w:pPr>
            <w:autoSpaceDE w:val="0"/>
            <w:autoSpaceDN w:val="0"/>
            <w:adjustRightInd w:val="0"/>
            <w:ind w:left="567" w:firstLine="709"/>
          </w:pPr>
        </w:pPrChange>
      </w:pPr>
      <w:del w:id="8210" w:author="Александр Перепечаев" w:date="2021-05-26T13:23:00Z">
        <w:r w:rsidRPr="00AB44D1" w:rsidDel="00AB44D1">
          <w:rPr>
            <w:rFonts w:ascii="Courier New" w:hAnsi="Courier New" w:cs="Courier New"/>
            <w:bCs/>
            <w:spacing w:val="-4"/>
            <w:rPrChange w:id="821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821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821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8214" w:author="Александр Перепечаев" w:date="2021-05-26T13:24:00Z">
              <w:rPr>
                <w:rFonts w:ascii="Courier New" w:hAnsi="Courier New" w:cs="Courier New"/>
                <w:bCs/>
                <w:spacing w:val="-4"/>
                <w:lang w:val="en-US"/>
              </w:rPr>
            </w:rPrChange>
          </w:rPr>
          <w:delText>);</w:delText>
        </w:r>
      </w:del>
    </w:p>
    <w:p w14:paraId="161FCB17" w14:textId="3354EC73" w:rsidR="00BC1ECC" w:rsidRPr="00AB44D1" w:rsidDel="00AB44D1" w:rsidRDefault="00BC1ECC" w:rsidP="00AB44D1">
      <w:pPr>
        <w:spacing w:after="240" w:line="360" w:lineRule="auto"/>
        <w:ind w:left="567"/>
        <w:jc w:val="center"/>
        <w:rPr>
          <w:del w:id="8215" w:author="Александр Перепечаев" w:date="2021-05-26T13:23:00Z"/>
          <w:rFonts w:ascii="Courier New" w:hAnsi="Courier New" w:cs="Courier New"/>
          <w:bCs/>
          <w:spacing w:val="-4"/>
          <w:rPrChange w:id="8216" w:author="Александр Перепечаев" w:date="2021-05-26T13:24:00Z">
            <w:rPr>
              <w:del w:id="8217" w:author="Александр Перепечаев" w:date="2021-05-26T13:23:00Z"/>
              <w:rFonts w:ascii="Courier New" w:hAnsi="Courier New" w:cs="Courier New"/>
              <w:bCs/>
              <w:spacing w:val="-4"/>
              <w:lang w:val="en-US"/>
            </w:rPr>
          </w:rPrChange>
        </w:rPr>
        <w:pPrChange w:id="8218" w:author="Александр Перепечаев" w:date="2021-05-26T13:23:00Z">
          <w:pPr>
            <w:autoSpaceDE w:val="0"/>
            <w:autoSpaceDN w:val="0"/>
            <w:adjustRightInd w:val="0"/>
            <w:ind w:left="567" w:firstLine="709"/>
          </w:pPr>
        </w:pPrChange>
      </w:pPr>
      <w:del w:id="8219" w:author="Александр Перепечаев" w:date="2021-05-26T13:23:00Z">
        <w:r w:rsidRPr="00AB44D1" w:rsidDel="00AB44D1">
          <w:rPr>
            <w:rFonts w:ascii="Courier New" w:hAnsi="Courier New" w:cs="Courier New"/>
            <w:bCs/>
            <w:spacing w:val="-4"/>
            <w:rPrChange w:id="822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22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success</w:delText>
        </w:r>
        <w:r w:rsidRPr="00AB44D1" w:rsidDel="00AB44D1">
          <w:rPr>
            <w:rFonts w:ascii="Courier New" w:hAnsi="Courier New" w:cs="Courier New"/>
            <w:bCs/>
            <w:spacing w:val="-4"/>
            <w:rPrChange w:id="822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false</w:delText>
        </w:r>
        <w:r w:rsidRPr="00AB44D1" w:rsidDel="00AB44D1">
          <w:rPr>
            <w:rFonts w:ascii="Courier New" w:hAnsi="Courier New" w:cs="Courier New"/>
            <w:bCs/>
            <w:spacing w:val="-4"/>
            <w:rPrChange w:id="8223" w:author="Александр Перепечаев" w:date="2021-05-26T13:24:00Z">
              <w:rPr>
                <w:rFonts w:ascii="Courier New" w:hAnsi="Courier New" w:cs="Courier New"/>
                <w:bCs/>
                <w:spacing w:val="-4"/>
                <w:lang w:val="en-US"/>
              </w:rPr>
            </w:rPrChange>
          </w:rPr>
          <w:delText>;</w:delText>
        </w:r>
      </w:del>
    </w:p>
    <w:p w14:paraId="5CBEFDC8" w14:textId="7CAF9362" w:rsidR="00BC1ECC" w:rsidRPr="00AB44D1" w:rsidDel="00AB44D1" w:rsidRDefault="00BC1ECC" w:rsidP="00AB44D1">
      <w:pPr>
        <w:spacing w:after="240" w:line="360" w:lineRule="auto"/>
        <w:ind w:left="567"/>
        <w:jc w:val="center"/>
        <w:rPr>
          <w:del w:id="8224" w:author="Александр Перепечаев" w:date="2021-05-26T13:23:00Z"/>
          <w:rFonts w:ascii="Courier New" w:hAnsi="Courier New" w:cs="Courier New"/>
          <w:bCs/>
          <w:spacing w:val="-4"/>
          <w:rPrChange w:id="8225" w:author="Александр Перепечаев" w:date="2021-05-26T13:24:00Z">
            <w:rPr>
              <w:del w:id="8226" w:author="Александр Перепечаев" w:date="2021-05-26T13:23:00Z"/>
              <w:rFonts w:ascii="Courier New" w:hAnsi="Courier New" w:cs="Courier New"/>
              <w:bCs/>
              <w:spacing w:val="-4"/>
              <w:lang w:val="en-US"/>
            </w:rPr>
          </w:rPrChange>
        </w:rPr>
        <w:pPrChange w:id="8227" w:author="Александр Перепечаев" w:date="2021-05-26T13:23:00Z">
          <w:pPr>
            <w:autoSpaceDE w:val="0"/>
            <w:autoSpaceDN w:val="0"/>
            <w:adjustRightInd w:val="0"/>
            <w:ind w:left="567" w:firstLine="709"/>
          </w:pPr>
        </w:pPrChange>
      </w:pPr>
      <w:del w:id="8228" w:author="Александр Перепечаев" w:date="2021-05-26T13:23:00Z">
        <w:r w:rsidRPr="00AB44D1" w:rsidDel="00AB44D1">
          <w:rPr>
            <w:rFonts w:ascii="Courier New" w:hAnsi="Courier New" w:cs="Courier New"/>
            <w:bCs/>
            <w:spacing w:val="-4"/>
            <w:rPrChange w:id="822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23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w:delText>
        </w:r>
        <w:r w:rsidRPr="00AB44D1" w:rsidDel="00AB44D1">
          <w:rPr>
            <w:rFonts w:ascii="Courier New" w:hAnsi="Courier New" w:cs="Courier New"/>
            <w:bCs/>
            <w:spacing w:val="-4"/>
            <w:rPrChange w:id="8231" w:author="Александр Перепечаев" w:date="2021-05-26T13:24:00Z">
              <w:rPr>
                <w:rFonts w:ascii="Courier New" w:hAnsi="Courier New" w:cs="Courier New"/>
                <w:bCs/>
                <w:spacing w:val="-4"/>
                <w:lang w:val="en-US"/>
              </w:rPr>
            </w:rPrChange>
          </w:rPr>
          <w:delText>(300);</w:delText>
        </w:r>
      </w:del>
    </w:p>
    <w:p w14:paraId="261AC5FD" w14:textId="408A861F" w:rsidR="00BC1ECC" w:rsidRPr="00AB44D1" w:rsidDel="00AB44D1" w:rsidRDefault="00BC1ECC" w:rsidP="00AB44D1">
      <w:pPr>
        <w:spacing w:after="240" w:line="360" w:lineRule="auto"/>
        <w:ind w:left="567"/>
        <w:jc w:val="center"/>
        <w:rPr>
          <w:del w:id="8232" w:author="Александр Перепечаев" w:date="2021-05-26T13:23:00Z"/>
          <w:rFonts w:ascii="Courier New" w:hAnsi="Courier New" w:cs="Courier New"/>
          <w:bCs/>
          <w:spacing w:val="-4"/>
          <w:rPrChange w:id="8233" w:author="Александр Перепечаев" w:date="2021-05-26T13:24:00Z">
            <w:rPr>
              <w:del w:id="8234" w:author="Александр Перепечаев" w:date="2021-05-26T13:23:00Z"/>
              <w:rFonts w:ascii="Courier New" w:hAnsi="Courier New" w:cs="Courier New"/>
              <w:bCs/>
              <w:spacing w:val="-4"/>
              <w:lang w:val="en-US"/>
            </w:rPr>
          </w:rPrChange>
        </w:rPr>
        <w:pPrChange w:id="8235" w:author="Александр Перепечаев" w:date="2021-05-26T13:23:00Z">
          <w:pPr>
            <w:autoSpaceDE w:val="0"/>
            <w:autoSpaceDN w:val="0"/>
            <w:adjustRightInd w:val="0"/>
            <w:ind w:left="567" w:firstLine="709"/>
          </w:pPr>
        </w:pPrChange>
      </w:pPr>
      <w:del w:id="8236" w:author="Александр Перепечаев" w:date="2021-05-26T13:23:00Z">
        <w:r w:rsidRPr="00AB44D1" w:rsidDel="00AB44D1">
          <w:rPr>
            <w:rFonts w:ascii="Courier New" w:hAnsi="Courier New" w:cs="Courier New"/>
            <w:bCs/>
            <w:spacing w:val="-4"/>
            <w:rPrChange w:id="823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23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statusMessage</w:delText>
        </w:r>
        <w:r w:rsidRPr="00AB44D1" w:rsidDel="00AB44D1">
          <w:rPr>
            <w:rFonts w:ascii="Courier New" w:hAnsi="Courier New" w:cs="Courier New"/>
            <w:bCs/>
            <w:spacing w:val="-4"/>
            <w:rPrChange w:id="823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Error</w:delText>
        </w:r>
        <w:r w:rsidRPr="00AB44D1" w:rsidDel="00AB44D1">
          <w:rPr>
            <w:rFonts w:ascii="Courier New" w:hAnsi="Courier New" w:cs="Courier New"/>
            <w:bCs/>
            <w:spacing w:val="-4"/>
            <w:rPrChange w:id="824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server</w:delText>
        </w:r>
        <w:r w:rsidRPr="00AB44D1" w:rsidDel="00AB44D1">
          <w:rPr>
            <w:rFonts w:ascii="Courier New" w:hAnsi="Courier New" w:cs="Courier New"/>
            <w:bCs/>
            <w:spacing w:val="-4"/>
            <w:rPrChange w:id="8241" w:author="Александр Перепечаев" w:date="2021-05-26T13:24:00Z">
              <w:rPr>
                <w:rFonts w:ascii="Courier New" w:hAnsi="Courier New" w:cs="Courier New"/>
                <w:bCs/>
                <w:spacing w:val="-4"/>
                <w:lang w:val="en-US"/>
              </w:rPr>
            </w:rPrChange>
          </w:rPr>
          <w:delText>";</w:delText>
        </w:r>
      </w:del>
    </w:p>
    <w:p w14:paraId="6C2A36B3" w14:textId="735EE27B" w:rsidR="00BC1ECC" w:rsidRPr="00AB44D1" w:rsidDel="00AB44D1" w:rsidRDefault="00BC1ECC" w:rsidP="00AB44D1">
      <w:pPr>
        <w:spacing w:after="240" w:line="360" w:lineRule="auto"/>
        <w:ind w:left="567"/>
        <w:jc w:val="center"/>
        <w:rPr>
          <w:del w:id="8242" w:author="Александр Перепечаев" w:date="2021-05-26T13:23:00Z"/>
          <w:rFonts w:ascii="Courier New" w:hAnsi="Courier New" w:cs="Courier New"/>
          <w:bCs/>
          <w:spacing w:val="-4"/>
          <w:rPrChange w:id="8243" w:author="Александр Перепечаев" w:date="2021-05-26T13:24:00Z">
            <w:rPr>
              <w:del w:id="8244" w:author="Александр Перепечаев" w:date="2021-05-26T13:23:00Z"/>
              <w:rFonts w:ascii="Courier New" w:hAnsi="Courier New" w:cs="Courier New"/>
              <w:bCs/>
              <w:spacing w:val="-4"/>
              <w:lang w:val="en-US"/>
            </w:rPr>
          </w:rPrChange>
        </w:rPr>
        <w:pPrChange w:id="8245" w:author="Александр Перепечаев" w:date="2021-05-26T13:23:00Z">
          <w:pPr>
            <w:autoSpaceDE w:val="0"/>
            <w:autoSpaceDN w:val="0"/>
            <w:adjustRightInd w:val="0"/>
            <w:ind w:left="567" w:firstLine="709"/>
          </w:pPr>
        </w:pPrChange>
      </w:pPr>
      <w:del w:id="8246" w:author="Александр Перепечаев" w:date="2021-05-26T13:23:00Z">
        <w:r w:rsidRPr="00AB44D1" w:rsidDel="00AB44D1">
          <w:rPr>
            <w:rFonts w:ascii="Courier New" w:hAnsi="Courier New" w:cs="Courier New"/>
            <w:bCs/>
            <w:spacing w:val="-4"/>
            <w:rPrChange w:id="8247" w:author="Александр Перепечаев" w:date="2021-05-26T13:24:00Z">
              <w:rPr>
                <w:rFonts w:ascii="Courier New" w:hAnsi="Courier New" w:cs="Courier New"/>
                <w:bCs/>
                <w:spacing w:val="-4"/>
                <w:lang w:val="en-US"/>
              </w:rPr>
            </w:rPrChange>
          </w:rPr>
          <w:delText xml:space="preserve">       </w:delText>
        </w:r>
      </w:del>
    </w:p>
    <w:p w14:paraId="2A816F48" w14:textId="5BEBF063" w:rsidR="00BC1ECC" w:rsidRPr="00AB44D1" w:rsidDel="00AB44D1" w:rsidRDefault="00BC1ECC" w:rsidP="00AB44D1">
      <w:pPr>
        <w:spacing w:after="240" w:line="360" w:lineRule="auto"/>
        <w:ind w:left="567"/>
        <w:jc w:val="center"/>
        <w:rPr>
          <w:del w:id="8248" w:author="Александр Перепечаев" w:date="2021-05-26T13:23:00Z"/>
          <w:rFonts w:ascii="Courier New" w:hAnsi="Courier New" w:cs="Courier New"/>
          <w:bCs/>
          <w:spacing w:val="-4"/>
          <w:rPrChange w:id="8249" w:author="Александр Перепечаев" w:date="2021-05-26T13:24:00Z">
            <w:rPr>
              <w:del w:id="8250" w:author="Александр Перепечаев" w:date="2021-05-26T13:23:00Z"/>
              <w:rFonts w:ascii="Courier New" w:hAnsi="Courier New" w:cs="Courier New"/>
              <w:bCs/>
              <w:spacing w:val="-4"/>
              <w:lang w:val="en-US"/>
            </w:rPr>
          </w:rPrChange>
        </w:rPr>
        <w:pPrChange w:id="8251" w:author="Александр Перепечаев" w:date="2021-05-26T13:23:00Z">
          <w:pPr>
            <w:autoSpaceDE w:val="0"/>
            <w:autoSpaceDN w:val="0"/>
            <w:adjustRightInd w:val="0"/>
            <w:ind w:left="567" w:firstLine="709"/>
          </w:pPr>
        </w:pPrChange>
      </w:pPr>
      <w:del w:id="8252" w:author="Александр Перепечаев" w:date="2021-05-26T13:23:00Z">
        <w:r w:rsidRPr="00AB44D1" w:rsidDel="00AB44D1">
          <w:rPr>
            <w:rFonts w:ascii="Courier New" w:hAnsi="Courier New" w:cs="Courier New"/>
            <w:bCs/>
            <w:spacing w:val="-4"/>
            <w:rPrChange w:id="8253" w:author="Александр Перепечаев" w:date="2021-05-26T13:24:00Z">
              <w:rPr>
                <w:rFonts w:ascii="Courier New" w:hAnsi="Courier New" w:cs="Courier New"/>
                <w:bCs/>
                <w:spacing w:val="-4"/>
                <w:lang w:val="en-US"/>
              </w:rPr>
            </w:rPrChange>
          </w:rPr>
          <w:delText xml:space="preserve">   }</w:delText>
        </w:r>
      </w:del>
    </w:p>
    <w:p w14:paraId="4296F98B" w14:textId="10D04A0F" w:rsidR="00BC1ECC" w:rsidRPr="00AB44D1" w:rsidDel="00AB44D1" w:rsidRDefault="00BC1ECC" w:rsidP="00AB44D1">
      <w:pPr>
        <w:spacing w:after="240" w:line="360" w:lineRule="auto"/>
        <w:ind w:left="567"/>
        <w:jc w:val="center"/>
        <w:rPr>
          <w:del w:id="8254" w:author="Александр Перепечаев" w:date="2021-05-26T13:23:00Z"/>
          <w:rFonts w:ascii="Courier New" w:hAnsi="Courier New" w:cs="Courier New"/>
          <w:bCs/>
          <w:spacing w:val="-4"/>
          <w:rPrChange w:id="8255" w:author="Александр Перепечаев" w:date="2021-05-26T13:24:00Z">
            <w:rPr>
              <w:del w:id="8256" w:author="Александр Перепечаев" w:date="2021-05-26T13:23:00Z"/>
              <w:rFonts w:ascii="Courier New" w:hAnsi="Courier New" w:cs="Courier New"/>
              <w:bCs/>
              <w:spacing w:val="-4"/>
              <w:lang w:val="en-US"/>
            </w:rPr>
          </w:rPrChange>
        </w:rPr>
        <w:pPrChange w:id="8257" w:author="Александр Перепечаев" w:date="2021-05-26T13:23:00Z">
          <w:pPr>
            <w:autoSpaceDE w:val="0"/>
            <w:autoSpaceDN w:val="0"/>
            <w:adjustRightInd w:val="0"/>
            <w:ind w:left="567" w:firstLine="709"/>
          </w:pPr>
        </w:pPrChange>
      </w:pPr>
      <w:del w:id="8258" w:author="Александр Перепечаев" w:date="2021-05-26T13:23:00Z">
        <w:r w:rsidRPr="00AB44D1" w:rsidDel="00AB44D1">
          <w:rPr>
            <w:rFonts w:ascii="Courier New" w:hAnsi="Courier New" w:cs="Courier New"/>
            <w:bCs/>
            <w:spacing w:val="-4"/>
            <w:rPrChange w:id="825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finally</w:delText>
        </w:r>
        <w:r w:rsidRPr="00AB44D1" w:rsidDel="00AB44D1">
          <w:rPr>
            <w:rFonts w:ascii="Courier New" w:hAnsi="Courier New" w:cs="Courier New"/>
            <w:bCs/>
            <w:spacing w:val="-4"/>
            <w:rPrChange w:id="8260" w:author="Александр Перепечаев" w:date="2021-05-26T13:24:00Z">
              <w:rPr>
                <w:rFonts w:ascii="Courier New" w:hAnsi="Courier New" w:cs="Courier New"/>
                <w:bCs/>
                <w:spacing w:val="-4"/>
                <w:lang w:val="en-US"/>
              </w:rPr>
            </w:rPrChange>
          </w:rPr>
          <w:delText>{</w:delText>
        </w:r>
      </w:del>
    </w:p>
    <w:p w14:paraId="34F021EA" w14:textId="5765E8E4" w:rsidR="00BC1ECC" w:rsidRPr="00AB44D1" w:rsidDel="00AB44D1" w:rsidRDefault="00BC1ECC" w:rsidP="00AB44D1">
      <w:pPr>
        <w:spacing w:after="240" w:line="360" w:lineRule="auto"/>
        <w:ind w:left="567"/>
        <w:jc w:val="center"/>
        <w:rPr>
          <w:del w:id="8261" w:author="Александр Перепечаев" w:date="2021-05-26T13:23:00Z"/>
          <w:rFonts w:ascii="Courier New" w:hAnsi="Courier New" w:cs="Courier New"/>
          <w:bCs/>
          <w:spacing w:val="-4"/>
          <w:rPrChange w:id="8262" w:author="Александр Перепечаев" w:date="2021-05-26T13:24:00Z">
            <w:rPr>
              <w:del w:id="8263" w:author="Александр Перепечаев" w:date="2021-05-26T13:23:00Z"/>
              <w:rFonts w:ascii="Courier New" w:hAnsi="Courier New" w:cs="Courier New"/>
              <w:bCs/>
              <w:spacing w:val="-4"/>
              <w:lang w:val="en-US"/>
            </w:rPr>
          </w:rPrChange>
        </w:rPr>
        <w:pPrChange w:id="8264" w:author="Александр Перепечаев" w:date="2021-05-26T13:23:00Z">
          <w:pPr>
            <w:autoSpaceDE w:val="0"/>
            <w:autoSpaceDN w:val="0"/>
            <w:adjustRightInd w:val="0"/>
            <w:ind w:left="567" w:firstLine="709"/>
          </w:pPr>
        </w:pPrChange>
      </w:pPr>
      <w:del w:id="8265" w:author="Александр Перепечаев" w:date="2021-05-26T13:23:00Z">
        <w:r w:rsidRPr="00AB44D1" w:rsidDel="00AB44D1">
          <w:rPr>
            <w:rFonts w:ascii="Courier New" w:hAnsi="Courier New" w:cs="Courier New"/>
            <w:bCs/>
            <w:spacing w:val="-4"/>
            <w:rPrChange w:id="826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826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826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269" w:author="Александр Перепечаев" w:date="2021-05-26T13:24:00Z">
              <w:rPr>
                <w:rFonts w:ascii="Courier New" w:hAnsi="Courier New" w:cs="Courier New"/>
                <w:bCs/>
                <w:spacing w:val="-4"/>
                <w:lang w:val="en-US"/>
              </w:rPr>
            </w:rPrChange>
          </w:rPr>
          <w:delText>);</w:delText>
        </w:r>
      </w:del>
    </w:p>
    <w:p w14:paraId="7B51CE5E" w14:textId="6B4A44CE" w:rsidR="00BC1ECC" w:rsidRPr="00AB44D1" w:rsidDel="00AB44D1" w:rsidRDefault="00BC1ECC" w:rsidP="00AB44D1">
      <w:pPr>
        <w:spacing w:after="240" w:line="360" w:lineRule="auto"/>
        <w:ind w:left="567"/>
        <w:jc w:val="center"/>
        <w:rPr>
          <w:del w:id="8270" w:author="Александр Перепечаев" w:date="2021-05-26T13:23:00Z"/>
          <w:rFonts w:ascii="Courier New" w:hAnsi="Courier New" w:cs="Courier New"/>
          <w:bCs/>
          <w:spacing w:val="-4"/>
          <w:rPrChange w:id="8271" w:author="Александр Перепечаев" w:date="2021-05-26T13:24:00Z">
            <w:rPr>
              <w:del w:id="8272" w:author="Александр Перепечаев" w:date="2021-05-26T13:23:00Z"/>
              <w:rFonts w:ascii="Courier New" w:hAnsi="Courier New" w:cs="Courier New"/>
              <w:bCs/>
              <w:spacing w:val="-4"/>
              <w:lang w:val="en-US"/>
            </w:rPr>
          </w:rPrChange>
        </w:rPr>
        <w:pPrChange w:id="8273" w:author="Александр Перепечаев" w:date="2021-05-26T13:23:00Z">
          <w:pPr>
            <w:autoSpaceDE w:val="0"/>
            <w:autoSpaceDN w:val="0"/>
            <w:adjustRightInd w:val="0"/>
            <w:ind w:left="567" w:firstLine="709"/>
          </w:pPr>
        </w:pPrChange>
      </w:pPr>
      <w:del w:id="8274" w:author="Александр Перепечаев" w:date="2021-05-26T13:23:00Z">
        <w:r w:rsidRPr="00AB44D1" w:rsidDel="00AB44D1">
          <w:rPr>
            <w:rFonts w:ascii="Courier New" w:hAnsi="Courier New" w:cs="Courier New"/>
            <w:bCs/>
            <w:spacing w:val="-4"/>
            <w:rPrChange w:id="82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27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setHeader</w:delText>
        </w:r>
        <w:r w:rsidRPr="00AB44D1" w:rsidDel="00AB44D1">
          <w:rPr>
            <w:rFonts w:ascii="Courier New" w:hAnsi="Courier New" w:cs="Courier New"/>
            <w:bCs/>
            <w:spacing w:val="-4"/>
            <w:rPrChange w:id="827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827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type</w:delText>
        </w:r>
        <w:r w:rsidRPr="00AB44D1" w:rsidDel="00AB44D1">
          <w:rPr>
            <w:rFonts w:ascii="Courier New" w:hAnsi="Courier New" w:cs="Courier New"/>
            <w:bCs/>
            <w:spacing w:val="-4"/>
            <w:rPrChange w:id="8279"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application</w:delText>
        </w:r>
        <w:r w:rsidRPr="00AB44D1" w:rsidDel="00AB44D1">
          <w:rPr>
            <w:rFonts w:ascii="Courier New" w:hAnsi="Courier New" w:cs="Courier New"/>
            <w:bCs/>
            <w:spacing w:val="-4"/>
            <w:rPrChange w:id="828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8281" w:author="Александр Перепечаев" w:date="2021-05-26T13:24:00Z">
              <w:rPr>
                <w:rFonts w:ascii="Courier New" w:hAnsi="Courier New" w:cs="Courier New"/>
                <w:bCs/>
                <w:spacing w:val="-4"/>
                <w:lang w:val="en-US"/>
              </w:rPr>
            </w:rPrChange>
          </w:rPr>
          <w:delText>");</w:delText>
        </w:r>
      </w:del>
    </w:p>
    <w:p w14:paraId="0C66ED7A" w14:textId="4690E6F0" w:rsidR="00BC1ECC" w:rsidRPr="00AB44D1" w:rsidDel="00AB44D1" w:rsidRDefault="00BC1ECC" w:rsidP="00AB44D1">
      <w:pPr>
        <w:spacing w:after="240" w:line="360" w:lineRule="auto"/>
        <w:ind w:left="567"/>
        <w:jc w:val="center"/>
        <w:rPr>
          <w:del w:id="8282" w:author="Александр Перепечаев" w:date="2021-05-26T13:23:00Z"/>
          <w:rFonts w:ascii="Courier New" w:hAnsi="Courier New" w:cs="Courier New"/>
          <w:bCs/>
          <w:spacing w:val="-4"/>
          <w:rPrChange w:id="8283" w:author="Александр Перепечаев" w:date="2021-05-26T13:24:00Z">
            <w:rPr>
              <w:del w:id="8284" w:author="Александр Перепечаев" w:date="2021-05-26T13:23:00Z"/>
              <w:rFonts w:ascii="Courier New" w:hAnsi="Courier New" w:cs="Courier New"/>
              <w:bCs/>
              <w:spacing w:val="-4"/>
              <w:lang w:val="en-US"/>
            </w:rPr>
          </w:rPrChange>
        </w:rPr>
        <w:pPrChange w:id="8285" w:author="Александр Перепечаев" w:date="2021-05-26T13:23:00Z">
          <w:pPr>
            <w:autoSpaceDE w:val="0"/>
            <w:autoSpaceDN w:val="0"/>
            <w:adjustRightInd w:val="0"/>
            <w:ind w:left="567" w:firstLine="709"/>
          </w:pPr>
        </w:pPrChange>
      </w:pPr>
      <w:del w:id="8286" w:author="Александр Перепечаев" w:date="2021-05-26T13:23:00Z">
        <w:r w:rsidRPr="00AB44D1" w:rsidDel="00AB44D1">
          <w:rPr>
            <w:rFonts w:ascii="Courier New" w:hAnsi="Courier New" w:cs="Courier New"/>
            <w:bCs/>
            <w:spacing w:val="-4"/>
            <w:rPrChange w:id="828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28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828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829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stringify</w:delText>
        </w:r>
        <w:r w:rsidRPr="00AB44D1" w:rsidDel="00AB44D1">
          <w:rPr>
            <w:rFonts w:ascii="Courier New" w:hAnsi="Courier New" w:cs="Courier New"/>
            <w:bCs/>
            <w:spacing w:val="-4"/>
            <w:rPrChange w:id="829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292" w:author="Александр Перепечаев" w:date="2021-05-26T13:24:00Z">
              <w:rPr>
                <w:rFonts w:ascii="Courier New" w:hAnsi="Courier New" w:cs="Courier New"/>
                <w:bCs/>
                <w:spacing w:val="-4"/>
                <w:lang w:val="en-US"/>
              </w:rPr>
            </w:rPrChange>
          </w:rPr>
          <w:delText>));</w:delText>
        </w:r>
      </w:del>
    </w:p>
    <w:p w14:paraId="63B12893" w14:textId="12F0D33B" w:rsidR="00BC1ECC" w:rsidRPr="00EE5ABE" w:rsidDel="00AB44D1" w:rsidRDefault="00BC1ECC" w:rsidP="00AB44D1">
      <w:pPr>
        <w:spacing w:after="240" w:line="360" w:lineRule="auto"/>
        <w:ind w:left="567"/>
        <w:jc w:val="center"/>
        <w:rPr>
          <w:del w:id="8293" w:author="Александр Перепечаев" w:date="2021-05-26T13:23:00Z"/>
          <w:rFonts w:ascii="Courier New" w:hAnsi="Courier New" w:cs="Courier New"/>
          <w:bCs/>
          <w:spacing w:val="-4"/>
        </w:rPr>
        <w:pPrChange w:id="8294" w:author="Александр Перепечаев" w:date="2021-05-26T13:23:00Z">
          <w:pPr>
            <w:autoSpaceDE w:val="0"/>
            <w:autoSpaceDN w:val="0"/>
            <w:adjustRightInd w:val="0"/>
            <w:ind w:left="567" w:firstLine="709"/>
          </w:pPr>
        </w:pPrChange>
      </w:pPr>
      <w:del w:id="8295" w:author="Александр Перепечаев" w:date="2021-05-26T13:23:00Z">
        <w:r w:rsidRPr="00AB44D1" w:rsidDel="00AB44D1">
          <w:rPr>
            <w:rFonts w:ascii="Courier New" w:hAnsi="Courier New" w:cs="Courier New"/>
            <w:bCs/>
            <w:spacing w:val="-4"/>
            <w:rPrChange w:id="829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rPr>
          <w:delText xml:space="preserve">} </w:delText>
        </w:r>
      </w:del>
    </w:p>
    <w:p w14:paraId="1E6E85A4" w14:textId="3BD18F86" w:rsidR="00BC1ECC" w:rsidRPr="00EE5ABE" w:rsidDel="00AB44D1" w:rsidRDefault="00BC1ECC" w:rsidP="00AB44D1">
      <w:pPr>
        <w:spacing w:after="240" w:line="360" w:lineRule="auto"/>
        <w:ind w:left="567"/>
        <w:jc w:val="center"/>
        <w:rPr>
          <w:del w:id="8297" w:author="Александр Перепечаев" w:date="2021-05-26T13:23:00Z"/>
          <w:rFonts w:ascii="Courier New" w:hAnsi="Courier New" w:cs="Courier New"/>
          <w:bCs/>
          <w:spacing w:val="-4"/>
        </w:rPr>
        <w:pPrChange w:id="8298" w:author="Александр Перепечаев" w:date="2021-05-26T13:23:00Z">
          <w:pPr>
            <w:autoSpaceDE w:val="0"/>
            <w:autoSpaceDN w:val="0"/>
            <w:adjustRightInd w:val="0"/>
            <w:ind w:left="567" w:firstLine="709"/>
          </w:pPr>
        </w:pPrChange>
      </w:pPr>
      <w:del w:id="8299" w:author="Александр Перепечаев" w:date="2021-05-26T13:23:00Z">
        <w:r w:rsidRPr="00EE5ABE" w:rsidDel="00AB44D1">
          <w:rPr>
            <w:rFonts w:ascii="Courier New" w:hAnsi="Courier New" w:cs="Courier New"/>
            <w:bCs/>
            <w:spacing w:val="-4"/>
          </w:rPr>
          <w:delText>})</w:delText>
        </w:r>
      </w:del>
    </w:p>
    <w:p w14:paraId="1109B02F" w14:textId="717BE710" w:rsidR="00BC1ECC" w:rsidRPr="00EE5ABE" w:rsidDel="00AB44D1" w:rsidRDefault="00BC1ECC" w:rsidP="00AB44D1">
      <w:pPr>
        <w:spacing w:after="240" w:line="360" w:lineRule="auto"/>
        <w:ind w:left="567"/>
        <w:jc w:val="center"/>
        <w:rPr>
          <w:del w:id="8300" w:author="Александр Перепечаев" w:date="2021-05-26T13:23:00Z"/>
          <w:rFonts w:ascii="Courier New" w:hAnsi="Courier New" w:cs="Courier New"/>
          <w:bCs/>
          <w:spacing w:val="-4"/>
        </w:rPr>
        <w:pPrChange w:id="8301" w:author="Александр Перепечаев" w:date="2021-05-26T13:23:00Z">
          <w:pPr>
            <w:autoSpaceDE w:val="0"/>
            <w:autoSpaceDN w:val="0"/>
            <w:adjustRightInd w:val="0"/>
            <w:ind w:left="567" w:firstLine="709"/>
          </w:pPr>
        </w:pPrChange>
      </w:pPr>
    </w:p>
    <w:p w14:paraId="3BB8B91E" w14:textId="212D6B36" w:rsidR="00BC1ECC" w:rsidRPr="00EE5ABE" w:rsidDel="00AB44D1" w:rsidRDefault="00BC1ECC" w:rsidP="00AB44D1">
      <w:pPr>
        <w:spacing w:after="240" w:line="360" w:lineRule="auto"/>
        <w:ind w:left="567"/>
        <w:jc w:val="center"/>
        <w:rPr>
          <w:del w:id="8302" w:author="Александр Перепечаев" w:date="2021-05-26T13:23:00Z"/>
          <w:rFonts w:ascii="Courier New" w:hAnsi="Courier New" w:cs="Courier New"/>
          <w:bCs/>
          <w:spacing w:val="-4"/>
        </w:rPr>
        <w:pPrChange w:id="8303" w:author="Александр Перепечаев" w:date="2021-05-26T13:23:00Z">
          <w:pPr>
            <w:autoSpaceDE w:val="0"/>
            <w:autoSpaceDN w:val="0"/>
            <w:adjustRightInd w:val="0"/>
            <w:ind w:left="567" w:firstLine="709"/>
          </w:pPr>
        </w:pPrChange>
      </w:pPr>
      <w:del w:id="8304" w:author="Александр Перепечаев" w:date="2021-05-26T13:23:00Z">
        <w:r w:rsidRPr="00EE5ABE" w:rsidDel="00AB44D1">
          <w:rPr>
            <w:rFonts w:ascii="Courier New" w:hAnsi="Courier New" w:cs="Courier New"/>
            <w:bCs/>
            <w:spacing w:val="-4"/>
          </w:rPr>
          <w:delText xml:space="preserve">//когда пользователь не согласен с эмоцией </w:delText>
        </w:r>
      </w:del>
    </w:p>
    <w:p w14:paraId="38A276A9" w14:textId="73D23095" w:rsidR="00BC1ECC" w:rsidRPr="00AB44D1" w:rsidDel="00AB44D1" w:rsidRDefault="00BC1ECC" w:rsidP="00AB44D1">
      <w:pPr>
        <w:spacing w:after="240" w:line="360" w:lineRule="auto"/>
        <w:ind w:left="567"/>
        <w:jc w:val="center"/>
        <w:rPr>
          <w:del w:id="8305" w:author="Александр Перепечаев" w:date="2021-05-26T13:23:00Z"/>
          <w:rFonts w:ascii="Courier New" w:hAnsi="Courier New" w:cs="Courier New"/>
          <w:bCs/>
          <w:spacing w:val="-4"/>
          <w:rPrChange w:id="8306" w:author="Александр Перепечаев" w:date="2021-05-26T13:24:00Z">
            <w:rPr>
              <w:del w:id="8307" w:author="Александр Перепечаев" w:date="2021-05-26T13:23:00Z"/>
              <w:rFonts w:ascii="Courier New" w:hAnsi="Courier New" w:cs="Courier New"/>
              <w:bCs/>
              <w:spacing w:val="-4"/>
              <w:lang w:val="en-US"/>
            </w:rPr>
          </w:rPrChange>
        </w:rPr>
        <w:pPrChange w:id="8308" w:author="Александр Перепечаев" w:date="2021-05-26T13:23:00Z">
          <w:pPr>
            <w:autoSpaceDE w:val="0"/>
            <w:autoSpaceDN w:val="0"/>
            <w:adjustRightInd w:val="0"/>
            <w:ind w:left="567" w:firstLine="709"/>
          </w:pPr>
        </w:pPrChange>
      </w:pPr>
      <w:del w:id="8309" w:author="Александр Перепечаев" w:date="2021-05-26T13:23:00Z">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831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831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wrongEmotion</w:delText>
        </w:r>
        <w:r w:rsidRPr="00AB44D1" w:rsidDel="00AB44D1">
          <w:rPr>
            <w:rFonts w:ascii="Courier New" w:hAnsi="Courier New" w:cs="Courier New"/>
            <w:bCs/>
            <w:spacing w:val="-4"/>
            <w:rPrChange w:id="831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831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831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315" w:author="Александр Перепечаев" w:date="2021-05-26T13:24:00Z">
              <w:rPr>
                <w:rFonts w:ascii="Courier New" w:hAnsi="Courier New" w:cs="Courier New"/>
                <w:bCs/>
                <w:spacing w:val="-4"/>
                <w:lang w:val="en-US"/>
              </w:rPr>
            </w:rPrChange>
          </w:rPr>
          <w:delText>) =&gt; {</w:delText>
        </w:r>
      </w:del>
    </w:p>
    <w:p w14:paraId="4BAF052A" w14:textId="25B9B4A1" w:rsidR="00BC1ECC" w:rsidRPr="00AB44D1" w:rsidDel="00AB44D1" w:rsidRDefault="00BC1ECC" w:rsidP="00AB44D1">
      <w:pPr>
        <w:spacing w:after="240" w:line="360" w:lineRule="auto"/>
        <w:ind w:left="567"/>
        <w:jc w:val="center"/>
        <w:rPr>
          <w:del w:id="8316" w:author="Александр Перепечаев" w:date="2021-05-26T13:23:00Z"/>
          <w:rFonts w:ascii="Courier New" w:hAnsi="Courier New" w:cs="Courier New"/>
          <w:bCs/>
          <w:spacing w:val="-4"/>
          <w:rPrChange w:id="8317" w:author="Александр Перепечаев" w:date="2021-05-26T13:24:00Z">
            <w:rPr>
              <w:del w:id="8318" w:author="Александр Перепечаев" w:date="2021-05-26T13:23:00Z"/>
              <w:rFonts w:ascii="Courier New" w:hAnsi="Courier New" w:cs="Courier New"/>
              <w:bCs/>
              <w:spacing w:val="-4"/>
              <w:lang w:val="en-US"/>
            </w:rPr>
          </w:rPrChange>
        </w:rPr>
        <w:pPrChange w:id="8319" w:author="Александр Перепечаев" w:date="2021-05-26T13:23:00Z">
          <w:pPr>
            <w:autoSpaceDE w:val="0"/>
            <w:autoSpaceDN w:val="0"/>
            <w:adjustRightInd w:val="0"/>
            <w:ind w:left="567" w:firstLine="709"/>
          </w:pPr>
        </w:pPrChange>
      </w:pPr>
      <w:del w:id="8320" w:author="Александр Перепечаев" w:date="2021-05-26T13:23:00Z">
        <w:r w:rsidRPr="00AB44D1" w:rsidDel="00AB44D1">
          <w:rPr>
            <w:rFonts w:ascii="Courier New" w:hAnsi="Courier New" w:cs="Courier New"/>
            <w:bCs/>
            <w:spacing w:val="-4"/>
            <w:rPrChange w:id="83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832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323" w:author="Александр Перепечаев" w:date="2021-05-26T13:24:00Z">
              <w:rPr>
                <w:rFonts w:ascii="Courier New" w:hAnsi="Courier New" w:cs="Courier New"/>
                <w:bCs/>
                <w:spacing w:val="-4"/>
                <w:lang w:val="en-US"/>
              </w:rPr>
            </w:rPrChange>
          </w:rPr>
          <w:delText xml:space="preserve"> = "";</w:delText>
        </w:r>
      </w:del>
    </w:p>
    <w:p w14:paraId="1465F8F2" w14:textId="748285CB" w:rsidR="00BC1ECC" w:rsidRPr="00AB44D1" w:rsidDel="00AB44D1" w:rsidRDefault="00BC1ECC" w:rsidP="00AB44D1">
      <w:pPr>
        <w:spacing w:after="240" w:line="360" w:lineRule="auto"/>
        <w:ind w:left="567"/>
        <w:jc w:val="center"/>
        <w:rPr>
          <w:del w:id="8324" w:author="Александр Перепечаев" w:date="2021-05-26T13:23:00Z"/>
          <w:rFonts w:ascii="Courier New" w:hAnsi="Courier New" w:cs="Courier New"/>
          <w:bCs/>
          <w:spacing w:val="-4"/>
          <w:rPrChange w:id="8325" w:author="Александр Перепечаев" w:date="2021-05-26T13:24:00Z">
            <w:rPr>
              <w:del w:id="8326" w:author="Александр Перепечаев" w:date="2021-05-26T13:23:00Z"/>
              <w:rFonts w:ascii="Courier New" w:hAnsi="Courier New" w:cs="Courier New"/>
              <w:bCs/>
              <w:spacing w:val="-4"/>
              <w:lang w:val="en-US"/>
            </w:rPr>
          </w:rPrChange>
        </w:rPr>
        <w:pPrChange w:id="8327" w:author="Александр Перепечаев" w:date="2021-05-26T13:23:00Z">
          <w:pPr>
            <w:autoSpaceDE w:val="0"/>
            <w:autoSpaceDN w:val="0"/>
            <w:adjustRightInd w:val="0"/>
            <w:ind w:left="567" w:firstLine="709"/>
          </w:pPr>
        </w:pPrChange>
      </w:pPr>
      <w:del w:id="8328" w:author="Александр Перепечаев" w:date="2021-05-26T13:23:00Z">
        <w:r w:rsidRPr="00AB44D1" w:rsidDel="00AB44D1">
          <w:rPr>
            <w:rFonts w:ascii="Courier New" w:hAnsi="Courier New" w:cs="Courier New"/>
            <w:bCs/>
            <w:spacing w:val="-4"/>
            <w:rPrChange w:id="832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8330" w:author="Александр Перепечаев" w:date="2021-05-26T13:24:00Z">
              <w:rPr>
                <w:rFonts w:ascii="Courier New" w:hAnsi="Courier New" w:cs="Courier New"/>
                <w:bCs/>
                <w:spacing w:val="-4"/>
                <w:lang w:val="en-US"/>
              </w:rPr>
            </w:rPrChange>
          </w:rPr>
          <w:delText>{</w:delText>
        </w:r>
      </w:del>
    </w:p>
    <w:p w14:paraId="270C29D7" w14:textId="7E8CFC1F" w:rsidR="00BC1ECC" w:rsidRPr="00AB44D1" w:rsidDel="00AB44D1" w:rsidRDefault="00BC1ECC" w:rsidP="00AB44D1">
      <w:pPr>
        <w:spacing w:after="240" w:line="360" w:lineRule="auto"/>
        <w:ind w:left="567"/>
        <w:jc w:val="center"/>
        <w:rPr>
          <w:del w:id="8331" w:author="Александр Перепечаев" w:date="2021-05-26T13:23:00Z"/>
          <w:rFonts w:ascii="Courier New" w:hAnsi="Courier New" w:cs="Courier New"/>
          <w:bCs/>
          <w:spacing w:val="-4"/>
          <w:rPrChange w:id="8332" w:author="Александр Перепечаев" w:date="2021-05-26T13:24:00Z">
            <w:rPr>
              <w:del w:id="8333" w:author="Александр Перепечаев" w:date="2021-05-26T13:23:00Z"/>
              <w:rFonts w:ascii="Courier New" w:hAnsi="Courier New" w:cs="Courier New"/>
              <w:bCs/>
              <w:spacing w:val="-4"/>
              <w:lang w:val="en-US"/>
            </w:rPr>
          </w:rPrChange>
        </w:rPr>
        <w:pPrChange w:id="8334" w:author="Александр Перепечаев" w:date="2021-05-26T13:23:00Z">
          <w:pPr>
            <w:autoSpaceDE w:val="0"/>
            <w:autoSpaceDN w:val="0"/>
            <w:adjustRightInd w:val="0"/>
            <w:ind w:left="567" w:firstLine="709"/>
          </w:pPr>
        </w:pPrChange>
      </w:pPr>
      <w:del w:id="8335" w:author="Александр Перепечаев" w:date="2021-05-26T13:23:00Z">
        <w:r w:rsidRPr="00AB44D1" w:rsidDel="00AB44D1">
          <w:rPr>
            <w:rFonts w:ascii="Courier New" w:hAnsi="Courier New" w:cs="Courier New"/>
            <w:bCs/>
            <w:spacing w:val="-4"/>
            <w:rPrChange w:id="833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833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833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lol</w:delText>
        </w:r>
        <w:r w:rsidRPr="00AB44D1" w:rsidDel="00AB44D1">
          <w:rPr>
            <w:rFonts w:ascii="Courier New" w:hAnsi="Courier New" w:cs="Courier New"/>
            <w:bCs/>
            <w:spacing w:val="-4"/>
            <w:rPrChange w:id="8339" w:author="Александр Перепечаев" w:date="2021-05-26T13:24:00Z">
              <w:rPr>
                <w:rFonts w:ascii="Courier New" w:hAnsi="Courier New" w:cs="Courier New"/>
                <w:bCs/>
                <w:spacing w:val="-4"/>
                <w:lang w:val="en-US"/>
              </w:rPr>
            </w:rPrChange>
          </w:rPr>
          <w:delText>');</w:delText>
        </w:r>
      </w:del>
    </w:p>
    <w:p w14:paraId="18ADF35A" w14:textId="076A010C" w:rsidR="00BC1ECC" w:rsidRPr="00AB44D1" w:rsidDel="00AB44D1" w:rsidRDefault="00BC1ECC" w:rsidP="00AB44D1">
      <w:pPr>
        <w:spacing w:after="240" w:line="360" w:lineRule="auto"/>
        <w:ind w:left="567"/>
        <w:jc w:val="center"/>
        <w:rPr>
          <w:del w:id="8340" w:author="Александр Перепечаев" w:date="2021-05-26T13:23:00Z"/>
          <w:rFonts w:ascii="Courier New" w:hAnsi="Courier New" w:cs="Courier New"/>
          <w:bCs/>
          <w:spacing w:val="-4"/>
          <w:rPrChange w:id="8341" w:author="Александр Перепечаев" w:date="2021-05-26T13:24:00Z">
            <w:rPr>
              <w:del w:id="8342" w:author="Александр Перепечаев" w:date="2021-05-26T13:23:00Z"/>
              <w:rFonts w:ascii="Courier New" w:hAnsi="Courier New" w:cs="Courier New"/>
              <w:bCs/>
              <w:spacing w:val="-4"/>
              <w:lang w:val="en-US"/>
            </w:rPr>
          </w:rPrChange>
        </w:rPr>
        <w:pPrChange w:id="8343" w:author="Александр Перепечаев" w:date="2021-05-26T13:23:00Z">
          <w:pPr>
            <w:autoSpaceDE w:val="0"/>
            <w:autoSpaceDN w:val="0"/>
            <w:adjustRightInd w:val="0"/>
            <w:ind w:left="567" w:firstLine="709"/>
          </w:pPr>
        </w:pPrChange>
      </w:pPr>
      <w:del w:id="8344" w:author="Александр Перепечаев" w:date="2021-05-26T13:23:00Z">
        <w:r w:rsidRPr="00AB44D1" w:rsidDel="00AB44D1">
          <w:rPr>
            <w:rFonts w:ascii="Courier New" w:hAnsi="Courier New" w:cs="Courier New"/>
            <w:bCs/>
            <w:spacing w:val="-4"/>
            <w:rPrChange w:id="834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834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34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834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8349" w:author="Александр Перепечаев" w:date="2021-05-26T13:24:00Z">
              <w:rPr>
                <w:rFonts w:ascii="Courier New" w:hAnsi="Courier New" w:cs="Courier New"/>
                <w:bCs/>
                <w:spacing w:val="-4"/>
                <w:lang w:val="en-US"/>
              </w:rPr>
            </w:rPrChange>
          </w:rPr>
          <w:delText>;</w:delText>
        </w:r>
      </w:del>
    </w:p>
    <w:p w14:paraId="645D79CB" w14:textId="67BC2381" w:rsidR="00BC1ECC" w:rsidRPr="00AB44D1" w:rsidDel="00AB44D1" w:rsidRDefault="00BC1ECC" w:rsidP="00AB44D1">
      <w:pPr>
        <w:spacing w:after="240" w:line="360" w:lineRule="auto"/>
        <w:ind w:left="567"/>
        <w:jc w:val="center"/>
        <w:rPr>
          <w:del w:id="8350" w:author="Александр Перепечаев" w:date="2021-05-26T13:23:00Z"/>
          <w:rFonts w:ascii="Courier New" w:hAnsi="Courier New" w:cs="Courier New"/>
          <w:bCs/>
          <w:spacing w:val="-4"/>
          <w:rPrChange w:id="8351" w:author="Александр Перепечаев" w:date="2021-05-26T13:24:00Z">
            <w:rPr>
              <w:del w:id="8352" w:author="Александр Перепечаев" w:date="2021-05-26T13:23:00Z"/>
              <w:rFonts w:ascii="Courier New" w:hAnsi="Courier New" w:cs="Courier New"/>
              <w:bCs/>
              <w:spacing w:val="-4"/>
              <w:lang w:val="en-US"/>
            </w:rPr>
          </w:rPrChange>
        </w:rPr>
        <w:pPrChange w:id="8353" w:author="Александр Перепечаев" w:date="2021-05-26T13:23:00Z">
          <w:pPr>
            <w:autoSpaceDE w:val="0"/>
            <w:autoSpaceDN w:val="0"/>
            <w:adjustRightInd w:val="0"/>
            <w:ind w:left="567" w:firstLine="709"/>
          </w:pPr>
        </w:pPrChange>
      </w:pPr>
      <w:del w:id="8354" w:author="Александр Перепечаев" w:date="2021-05-26T13:23:00Z">
        <w:r w:rsidRPr="00AB44D1" w:rsidDel="00AB44D1">
          <w:rPr>
            <w:rFonts w:ascii="Courier New" w:hAnsi="Courier New" w:cs="Courier New"/>
            <w:bCs/>
            <w:spacing w:val="-4"/>
            <w:rPrChange w:id="83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835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835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sendPhotoMarkup</w:delText>
        </w:r>
        <w:r w:rsidRPr="00AB44D1" w:rsidDel="00AB44D1">
          <w:rPr>
            <w:rFonts w:ascii="Courier New" w:hAnsi="Courier New" w:cs="Courier New"/>
            <w:bCs/>
            <w:spacing w:val="-4"/>
            <w:rPrChange w:id="835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35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targetEmo</w:delText>
        </w:r>
        <w:r w:rsidRPr="00AB44D1" w:rsidDel="00AB44D1">
          <w:rPr>
            <w:rFonts w:ascii="Courier New" w:hAnsi="Courier New" w:cs="Courier New"/>
            <w:bCs/>
            <w:spacing w:val="-4"/>
            <w:rPrChange w:id="836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36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uuid</w:delText>
        </w:r>
        <w:r w:rsidRPr="00AB44D1" w:rsidDel="00AB44D1">
          <w:rPr>
            <w:rFonts w:ascii="Courier New" w:hAnsi="Courier New" w:cs="Courier New"/>
            <w:bCs/>
            <w:spacing w:val="-4"/>
            <w:rPrChange w:id="8362" w:author="Александр Перепечаев" w:date="2021-05-26T13:24:00Z">
              <w:rPr>
                <w:rFonts w:ascii="Courier New" w:hAnsi="Courier New" w:cs="Courier New"/>
                <w:bCs/>
                <w:spacing w:val="-4"/>
                <w:lang w:val="en-US"/>
              </w:rPr>
            </w:rPrChange>
          </w:rPr>
          <w:delText>);</w:delText>
        </w:r>
      </w:del>
    </w:p>
    <w:p w14:paraId="71164021" w14:textId="353E6D5D" w:rsidR="00BC1ECC" w:rsidRPr="00AB44D1" w:rsidDel="00AB44D1" w:rsidRDefault="00BC1ECC" w:rsidP="00AB44D1">
      <w:pPr>
        <w:spacing w:after="240" w:line="360" w:lineRule="auto"/>
        <w:ind w:left="567"/>
        <w:jc w:val="center"/>
        <w:rPr>
          <w:del w:id="8363" w:author="Александр Перепечаев" w:date="2021-05-26T13:23:00Z"/>
          <w:rFonts w:ascii="Courier New" w:hAnsi="Courier New" w:cs="Courier New"/>
          <w:bCs/>
          <w:spacing w:val="-4"/>
          <w:rPrChange w:id="8364" w:author="Александр Перепечаев" w:date="2021-05-26T13:24:00Z">
            <w:rPr>
              <w:del w:id="8365" w:author="Александр Перепечаев" w:date="2021-05-26T13:23:00Z"/>
              <w:rFonts w:ascii="Courier New" w:hAnsi="Courier New" w:cs="Courier New"/>
              <w:bCs/>
              <w:spacing w:val="-4"/>
              <w:lang w:val="en-US"/>
            </w:rPr>
          </w:rPrChange>
        </w:rPr>
        <w:pPrChange w:id="8366" w:author="Александр Перепечаев" w:date="2021-05-26T13:23:00Z">
          <w:pPr>
            <w:autoSpaceDE w:val="0"/>
            <w:autoSpaceDN w:val="0"/>
            <w:adjustRightInd w:val="0"/>
            <w:ind w:left="567" w:firstLine="709"/>
          </w:pPr>
        </w:pPrChange>
      </w:pPr>
      <w:del w:id="8367" w:author="Александр Перепечаев" w:date="2021-05-26T13:23:00Z">
        <w:r w:rsidRPr="00AB44D1" w:rsidDel="00AB44D1">
          <w:rPr>
            <w:rFonts w:ascii="Courier New" w:hAnsi="Courier New" w:cs="Courier New"/>
            <w:bCs/>
            <w:spacing w:val="-4"/>
            <w:rPrChange w:id="836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36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837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837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837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37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login</w:delText>
        </w:r>
        <w:r w:rsidRPr="00AB44D1" w:rsidDel="00AB44D1">
          <w:rPr>
            <w:rFonts w:ascii="Courier New" w:hAnsi="Courier New" w:cs="Courier New"/>
            <w:bCs/>
            <w:spacing w:val="-4"/>
            <w:rPrChange w:id="837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37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password</w:delText>
        </w:r>
        <w:r w:rsidRPr="00AB44D1" w:rsidDel="00AB44D1">
          <w:rPr>
            <w:rFonts w:ascii="Courier New" w:hAnsi="Courier New" w:cs="Courier New"/>
            <w:bCs/>
            <w:spacing w:val="-4"/>
            <w:rPrChange w:id="8376" w:author="Александр Перепечаев" w:date="2021-05-26T13:24:00Z">
              <w:rPr>
                <w:rFonts w:ascii="Courier New" w:hAnsi="Courier New" w:cs="Courier New"/>
                <w:bCs/>
                <w:spacing w:val="-4"/>
                <w:lang w:val="en-US"/>
              </w:rPr>
            </w:rPrChange>
          </w:rPr>
          <w:delText xml:space="preserve">)   </w:delText>
        </w:r>
      </w:del>
    </w:p>
    <w:p w14:paraId="7DA71497" w14:textId="36F66998" w:rsidR="00BC1ECC" w:rsidRPr="00AB44D1" w:rsidDel="00AB44D1" w:rsidRDefault="00BC1ECC" w:rsidP="00AB44D1">
      <w:pPr>
        <w:spacing w:after="240" w:line="360" w:lineRule="auto"/>
        <w:ind w:left="567"/>
        <w:jc w:val="center"/>
        <w:rPr>
          <w:del w:id="8377" w:author="Александр Перепечаев" w:date="2021-05-26T13:23:00Z"/>
          <w:rFonts w:ascii="Courier New" w:hAnsi="Courier New" w:cs="Courier New"/>
          <w:bCs/>
          <w:spacing w:val="-4"/>
          <w:rPrChange w:id="8378" w:author="Александр Перепечаев" w:date="2021-05-26T13:24:00Z">
            <w:rPr>
              <w:del w:id="8379" w:author="Александр Перепечаев" w:date="2021-05-26T13:23:00Z"/>
              <w:rFonts w:ascii="Courier New" w:hAnsi="Courier New" w:cs="Courier New"/>
              <w:bCs/>
              <w:spacing w:val="-4"/>
              <w:lang w:val="en-US"/>
            </w:rPr>
          </w:rPrChange>
        </w:rPr>
        <w:pPrChange w:id="8380" w:author="Александр Перепечаев" w:date="2021-05-26T13:23:00Z">
          <w:pPr>
            <w:autoSpaceDE w:val="0"/>
            <w:autoSpaceDN w:val="0"/>
            <w:adjustRightInd w:val="0"/>
            <w:ind w:left="567" w:firstLine="709"/>
          </w:pPr>
        </w:pPrChange>
      </w:pPr>
    </w:p>
    <w:p w14:paraId="0DCDE68F" w14:textId="290C9455" w:rsidR="00BC1ECC" w:rsidRPr="00AB44D1" w:rsidDel="00AB44D1" w:rsidRDefault="00BC1ECC" w:rsidP="00AB44D1">
      <w:pPr>
        <w:spacing w:after="240" w:line="360" w:lineRule="auto"/>
        <w:ind w:left="567"/>
        <w:jc w:val="center"/>
        <w:rPr>
          <w:del w:id="8381" w:author="Александр Перепечаев" w:date="2021-05-26T13:23:00Z"/>
          <w:rFonts w:ascii="Courier New" w:hAnsi="Courier New" w:cs="Courier New"/>
          <w:bCs/>
          <w:spacing w:val="-4"/>
          <w:rPrChange w:id="8382" w:author="Александр Перепечаев" w:date="2021-05-26T13:24:00Z">
            <w:rPr>
              <w:del w:id="8383" w:author="Александр Перепечаев" w:date="2021-05-26T13:23:00Z"/>
              <w:rFonts w:ascii="Courier New" w:hAnsi="Courier New" w:cs="Courier New"/>
              <w:bCs/>
              <w:spacing w:val="-4"/>
              <w:lang w:val="en-US"/>
            </w:rPr>
          </w:rPrChange>
        </w:rPr>
        <w:pPrChange w:id="8384" w:author="Александр Перепечаев" w:date="2021-05-26T13:23:00Z">
          <w:pPr>
            <w:autoSpaceDE w:val="0"/>
            <w:autoSpaceDN w:val="0"/>
            <w:adjustRightInd w:val="0"/>
            <w:ind w:left="567" w:firstLine="709"/>
          </w:pPr>
        </w:pPrChange>
      </w:pPr>
      <w:del w:id="8385" w:author="Александр Перепечаев" w:date="2021-05-26T13:23:00Z">
        <w:r w:rsidRPr="00AB44D1" w:rsidDel="00AB44D1">
          <w:rPr>
            <w:rFonts w:ascii="Courier New" w:hAnsi="Courier New" w:cs="Courier New"/>
            <w:bCs/>
            <w:spacing w:val="-4"/>
            <w:rPrChange w:id="838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38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success</w:delText>
        </w:r>
        <w:r w:rsidRPr="00AB44D1" w:rsidDel="00AB44D1">
          <w:rPr>
            <w:rFonts w:ascii="Courier New" w:hAnsi="Courier New" w:cs="Courier New"/>
            <w:bCs/>
            <w:spacing w:val="-4"/>
            <w:rPrChange w:id="838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true</w:delText>
        </w:r>
        <w:r w:rsidRPr="00AB44D1" w:rsidDel="00AB44D1">
          <w:rPr>
            <w:rFonts w:ascii="Courier New" w:hAnsi="Courier New" w:cs="Courier New"/>
            <w:bCs/>
            <w:spacing w:val="-4"/>
            <w:rPrChange w:id="8389" w:author="Александр Перепечаев" w:date="2021-05-26T13:24:00Z">
              <w:rPr>
                <w:rFonts w:ascii="Courier New" w:hAnsi="Courier New" w:cs="Courier New"/>
                <w:bCs/>
                <w:spacing w:val="-4"/>
                <w:lang w:val="en-US"/>
              </w:rPr>
            </w:rPrChange>
          </w:rPr>
          <w:delText>;</w:delText>
        </w:r>
      </w:del>
    </w:p>
    <w:p w14:paraId="2F12BF9C" w14:textId="25C9116E" w:rsidR="00BC1ECC" w:rsidRPr="00AB44D1" w:rsidDel="00AB44D1" w:rsidRDefault="00BC1ECC" w:rsidP="00AB44D1">
      <w:pPr>
        <w:spacing w:after="240" w:line="360" w:lineRule="auto"/>
        <w:ind w:left="567"/>
        <w:jc w:val="center"/>
        <w:rPr>
          <w:del w:id="8390" w:author="Александр Перепечаев" w:date="2021-05-26T13:23:00Z"/>
          <w:rFonts w:ascii="Courier New" w:hAnsi="Courier New" w:cs="Courier New"/>
          <w:bCs/>
          <w:spacing w:val="-4"/>
          <w:rPrChange w:id="8391" w:author="Александр Перепечаев" w:date="2021-05-26T13:24:00Z">
            <w:rPr>
              <w:del w:id="8392" w:author="Александр Перепечаев" w:date="2021-05-26T13:23:00Z"/>
              <w:rFonts w:ascii="Courier New" w:hAnsi="Courier New" w:cs="Courier New"/>
              <w:bCs/>
              <w:spacing w:val="-4"/>
              <w:lang w:val="en-US"/>
            </w:rPr>
          </w:rPrChange>
        </w:rPr>
        <w:pPrChange w:id="8393" w:author="Александр Перепечаев" w:date="2021-05-26T13:23:00Z">
          <w:pPr>
            <w:autoSpaceDE w:val="0"/>
            <w:autoSpaceDN w:val="0"/>
            <w:adjustRightInd w:val="0"/>
            <w:ind w:left="567" w:firstLine="709"/>
          </w:pPr>
        </w:pPrChange>
      </w:pPr>
      <w:del w:id="8394" w:author="Александр Перепечаев" w:date="2021-05-26T13:23:00Z">
        <w:r w:rsidRPr="00AB44D1" w:rsidDel="00AB44D1">
          <w:rPr>
            <w:rFonts w:ascii="Courier New" w:hAnsi="Courier New" w:cs="Courier New"/>
            <w:bCs/>
            <w:spacing w:val="-4"/>
            <w:rPrChange w:id="839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396" w:author="Александр Перепечаев" w:date="2021-05-26T13:24:00Z">
              <w:rPr>
                <w:rFonts w:ascii="Courier New" w:hAnsi="Courier New" w:cs="Courier New"/>
                <w:bCs/>
                <w:spacing w:val="-4"/>
                <w:lang w:val="en-US"/>
              </w:rPr>
            </w:rPrChange>
          </w:rPr>
          <w:delText xml:space="preserve"> = {</w:delText>
        </w:r>
      </w:del>
    </w:p>
    <w:p w14:paraId="7D4D9E55" w14:textId="19477662" w:rsidR="00BC1ECC" w:rsidRPr="00AB44D1" w:rsidDel="00AB44D1" w:rsidRDefault="00BC1ECC" w:rsidP="00AB44D1">
      <w:pPr>
        <w:spacing w:after="240" w:line="360" w:lineRule="auto"/>
        <w:ind w:left="567"/>
        <w:jc w:val="center"/>
        <w:rPr>
          <w:del w:id="8397" w:author="Александр Перепечаев" w:date="2021-05-26T13:23:00Z"/>
          <w:rFonts w:ascii="Courier New" w:hAnsi="Courier New" w:cs="Courier New"/>
          <w:bCs/>
          <w:spacing w:val="-4"/>
          <w:rPrChange w:id="8398" w:author="Александр Перепечаев" w:date="2021-05-26T13:24:00Z">
            <w:rPr>
              <w:del w:id="8399" w:author="Александр Перепечаев" w:date="2021-05-26T13:23:00Z"/>
              <w:rFonts w:ascii="Courier New" w:hAnsi="Courier New" w:cs="Courier New"/>
              <w:bCs/>
              <w:spacing w:val="-4"/>
              <w:lang w:val="en-US"/>
            </w:rPr>
          </w:rPrChange>
        </w:rPr>
        <w:pPrChange w:id="8400" w:author="Александр Перепечаев" w:date="2021-05-26T13:23:00Z">
          <w:pPr>
            <w:autoSpaceDE w:val="0"/>
            <w:autoSpaceDN w:val="0"/>
            <w:adjustRightInd w:val="0"/>
            <w:ind w:left="567" w:firstLine="709"/>
          </w:pPr>
        </w:pPrChange>
      </w:pPr>
      <w:del w:id="8401" w:author="Александр Перепечаев" w:date="2021-05-26T13:23:00Z">
        <w:r w:rsidRPr="00AB44D1" w:rsidDel="00AB44D1">
          <w:rPr>
            <w:rFonts w:ascii="Courier New" w:hAnsi="Courier New" w:cs="Courier New"/>
            <w:bCs/>
            <w:spacing w:val="-4"/>
            <w:rPrChange w:id="840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answer</w:delText>
        </w:r>
        <w:r w:rsidRPr="00AB44D1" w:rsidDel="00AB44D1">
          <w:rPr>
            <w:rFonts w:ascii="Courier New" w:hAnsi="Courier New" w:cs="Courier New"/>
            <w:bCs/>
            <w:spacing w:val="-4"/>
            <w:rPrChange w:id="840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40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targetEmo</w:delText>
        </w:r>
        <w:r w:rsidRPr="00AB44D1" w:rsidDel="00AB44D1">
          <w:rPr>
            <w:rFonts w:ascii="Courier New" w:hAnsi="Courier New" w:cs="Courier New"/>
            <w:bCs/>
            <w:spacing w:val="-4"/>
            <w:rPrChange w:id="8405" w:author="Александр Перепечаев" w:date="2021-05-26T13:24:00Z">
              <w:rPr>
                <w:rFonts w:ascii="Courier New" w:hAnsi="Courier New" w:cs="Courier New"/>
                <w:bCs/>
                <w:spacing w:val="-4"/>
                <w:lang w:val="en-US"/>
              </w:rPr>
            </w:rPrChange>
          </w:rPr>
          <w:delText>,</w:delText>
        </w:r>
      </w:del>
    </w:p>
    <w:p w14:paraId="25C01AD7" w14:textId="2AB4C504" w:rsidR="00BC1ECC" w:rsidRPr="00AB44D1" w:rsidDel="00AB44D1" w:rsidRDefault="00BC1ECC" w:rsidP="00AB44D1">
      <w:pPr>
        <w:spacing w:after="240" w:line="360" w:lineRule="auto"/>
        <w:ind w:left="567"/>
        <w:jc w:val="center"/>
        <w:rPr>
          <w:del w:id="8406" w:author="Александр Перепечаев" w:date="2021-05-26T13:23:00Z"/>
          <w:rFonts w:ascii="Courier New" w:hAnsi="Courier New" w:cs="Courier New"/>
          <w:bCs/>
          <w:spacing w:val="-4"/>
          <w:rPrChange w:id="8407" w:author="Александр Перепечаев" w:date="2021-05-26T13:24:00Z">
            <w:rPr>
              <w:del w:id="8408" w:author="Александр Перепечаев" w:date="2021-05-26T13:23:00Z"/>
              <w:rFonts w:ascii="Courier New" w:hAnsi="Courier New" w:cs="Courier New"/>
              <w:bCs/>
              <w:spacing w:val="-4"/>
              <w:lang w:val="en-US"/>
            </w:rPr>
          </w:rPrChange>
        </w:rPr>
        <w:pPrChange w:id="8409" w:author="Александр Перепечаев" w:date="2021-05-26T13:23:00Z">
          <w:pPr>
            <w:autoSpaceDE w:val="0"/>
            <w:autoSpaceDN w:val="0"/>
            <w:adjustRightInd w:val="0"/>
            <w:ind w:left="567" w:firstLine="709"/>
          </w:pPr>
        </w:pPrChange>
      </w:pPr>
      <w:del w:id="8410" w:author="Александр Перепечаев" w:date="2021-05-26T13:23:00Z">
        <w:r w:rsidRPr="00AB44D1" w:rsidDel="00AB44D1">
          <w:rPr>
            <w:rFonts w:ascii="Courier New" w:hAnsi="Courier New" w:cs="Courier New"/>
            <w:bCs/>
            <w:spacing w:val="-4"/>
            <w:rPrChange w:id="8411" w:author="Александр Перепечаев" w:date="2021-05-26T13:24:00Z">
              <w:rPr>
                <w:rFonts w:ascii="Courier New" w:hAnsi="Courier New" w:cs="Courier New"/>
                <w:bCs/>
                <w:spacing w:val="-4"/>
                <w:lang w:val="en-US"/>
              </w:rPr>
            </w:rPrChange>
          </w:rPr>
          <w:delText xml:space="preserve">         };</w:delText>
        </w:r>
      </w:del>
    </w:p>
    <w:p w14:paraId="55D27C9A" w14:textId="63FCBEFB" w:rsidR="00BC1ECC" w:rsidRPr="00AB44D1" w:rsidDel="00AB44D1" w:rsidRDefault="00BC1ECC" w:rsidP="00AB44D1">
      <w:pPr>
        <w:spacing w:after="240" w:line="360" w:lineRule="auto"/>
        <w:ind w:left="567"/>
        <w:jc w:val="center"/>
        <w:rPr>
          <w:del w:id="8412" w:author="Александр Перепечаев" w:date="2021-05-26T13:23:00Z"/>
          <w:rFonts w:ascii="Courier New" w:hAnsi="Courier New" w:cs="Courier New"/>
          <w:bCs/>
          <w:spacing w:val="-4"/>
          <w:rPrChange w:id="8413" w:author="Александр Перепечаев" w:date="2021-05-26T13:24:00Z">
            <w:rPr>
              <w:del w:id="8414" w:author="Александр Перепечаев" w:date="2021-05-26T13:23:00Z"/>
              <w:rFonts w:ascii="Courier New" w:hAnsi="Courier New" w:cs="Courier New"/>
              <w:bCs/>
              <w:spacing w:val="-4"/>
              <w:lang w:val="en-US"/>
            </w:rPr>
          </w:rPrChange>
        </w:rPr>
        <w:pPrChange w:id="8415" w:author="Александр Перепечаев" w:date="2021-05-26T13:23:00Z">
          <w:pPr>
            <w:autoSpaceDE w:val="0"/>
            <w:autoSpaceDN w:val="0"/>
            <w:adjustRightInd w:val="0"/>
            <w:ind w:left="567" w:firstLine="709"/>
          </w:pPr>
        </w:pPrChange>
      </w:pPr>
      <w:del w:id="8416" w:author="Александр Перепечаев" w:date="2021-05-26T13:23:00Z">
        <w:r w:rsidRPr="00AB44D1" w:rsidDel="00AB44D1">
          <w:rPr>
            <w:rFonts w:ascii="Courier New" w:hAnsi="Courier New" w:cs="Courier New"/>
            <w:bCs/>
            <w:spacing w:val="-4"/>
            <w:rPrChange w:id="8417" w:author="Александр Перепечаев" w:date="2021-05-26T13:24:00Z">
              <w:rPr>
                <w:rFonts w:ascii="Courier New" w:hAnsi="Courier New" w:cs="Courier New"/>
                <w:bCs/>
                <w:spacing w:val="-4"/>
                <w:lang w:val="en-US"/>
              </w:rPr>
            </w:rPrChange>
          </w:rPr>
          <w:delText xml:space="preserve">      </w:delText>
        </w:r>
      </w:del>
    </w:p>
    <w:p w14:paraId="0702F943" w14:textId="577ECCEF" w:rsidR="00BC1ECC" w:rsidRPr="00AB44D1" w:rsidDel="00AB44D1" w:rsidRDefault="00BC1ECC" w:rsidP="00AB44D1">
      <w:pPr>
        <w:spacing w:after="240" w:line="360" w:lineRule="auto"/>
        <w:ind w:left="567"/>
        <w:jc w:val="center"/>
        <w:rPr>
          <w:del w:id="8418" w:author="Александр Перепечаев" w:date="2021-05-26T13:23:00Z"/>
          <w:rFonts w:ascii="Courier New" w:hAnsi="Courier New" w:cs="Courier New"/>
          <w:bCs/>
          <w:spacing w:val="-4"/>
          <w:rPrChange w:id="8419" w:author="Александр Перепечаев" w:date="2021-05-26T13:24:00Z">
            <w:rPr>
              <w:del w:id="8420" w:author="Александр Перепечаев" w:date="2021-05-26T13:23:00Z"/>
              <w:rFonts w:ascii="Courier New" w:hAnsi="Courier New" w:cs="Courier New"/>
              <w:bCs/>
              <w:spacing w:val="-4"/>
              <w:lang w:val="en-US"/>
            </w:rPr>
          </w:rPrChange>
        </w:rPr>
        <w:pPrChange w:id="8421" w:author="Александр Перепечаев" w:date="2021-05-26T13:23:00Z">
          <w:pPr>
            <w:autoSpaceDE w:val="0"/>
            <w:autoSpaceDN w:val="0"/>
            <w:adjustRightInd w:val="0"/>
            <w:ind w:left="567" w:firstLine="709"/>
          </w:pPr>
        </w:pPrChange>
      </w:pPr>
      <w:del w:id="8422" w:author="Александр Перепечаев" w:date="2021-05-26T13:23:00Z">
        <w:r w:rsidRPr="00AB44D1" w:rsidDel="00AB44D1">
          <w:rPr>
            <w:rFonts w:ascii="Courier New" w:hAnsi="Courier New" w:cs="Courier New"/>
            <w:bCs/>
            <w:spacing w:val="-4"/>
            <w:rPrChange w:id="8423" w:author="Александр Перепечаев" w:date="2021-05-26T13:24:00Z">
              <w:rPr>
                <w:rFonts w:ascii="Courier New" w:hAnsi="Courier New" w:cs="Courier New"/>
                <w:bCs/>
                <w:spacing w:val="-4"/>
                <w:lang w:val="en-US"/>
              </w:rPr>
            </w:rPrChange>
          </w:rPr>
          <w:delText xml:space="preserve">   }</w:delText>
        </w:r>
      </w:del>
    </w:p>
    <w:p w14:paraId="18214699" w14:textId="3AC99BF2" w:rsidR="00BC1ECC" w:rsidRPr="00AB44D1" w:rsidDel="00AB44D1" w:rsidRDefault="00BC1ECC" w:rsidP="00AB44D1">
      <w:pPr>
        <w:spacing w:after="240" w:line="360" w:lineRule="auto"/>
        <w:ind w:left="567"/>
        <w:jc w:val="center"/>
        <w:rPr>
          <w:del w:id="8424" w:author="Александр Перепечаев" w:date="2021-05-26T13:23:00Z"/>
          <w:rFonts w:ascii="Courier New" w:hAnsi="Courier New" w:cs="Courier New"/>
          <w:bCs/>
          <w:spacing w:val="-4"/>
          <w:rPrChange w:id="8425" w:author="Александр Перепечаев" w:date="2021-05-26T13:24:00Z">
            <w:rPr>
              <w:del w:id="8426" w:author="Александр Перепечаев" w:date="2021-05-26T13:23:00Z"/>
              <w:rFonts w:ascii="Courier New" w:hAnsi="Courier New" w:cs="Courier New"/>
              <w:bCs/>
              <w:spacing w:val="-4"/>
              <w:lang w:val="en-US"/>
            </w:rPr>
          </w:rPrChange>
        </w:rPr>
        <w:pPrChange w:id="8427" w:author="Александр Перепечаев" w:date="2021-05-26T13:23:00Z">
          <w:pPr>
            <w:autoSpaceDE w:val="0"/>
            <w:autoSpaceDN w:val="0"/>
            <w:adjustRightInd w:val="0"/>
            <w:ind w:left="567" w:firstLine="709"/>
          </w:pPr>
        </w:pPrChange>
      </w:pPr>
      <w:del w:id="8428" w:author="Александр Перепечаев" w:date="2021-05-26T13:23:00Z">
        <w:r w:rsidRPr="00AB44D1" w:rsidDel="00AB44D1">
          <w:rPr>
            <w:rFonts w:ascii="Courier New" w:hAnsi="Courier New" w:cs="Courier New"/>
            <w:bCs/>
            <w:spacing w:val="-4"/>
            <w:rPrChange w:id="8429" w:author="Александр Перепечаев" w:date="2021-05-26T13:24:00Z">
              <w:rPr>
                <w:rFonts w:ascii="Courier New" w:hAnsi="Courier New" w:cs="Courier New"/>
                <w:bCs/>
                <w:spacing w:val="-4"/>
                <w:lang w:val="en-US"/>
              </w:rPr>
            </w:rPrChange>
          </w:rPr>
          <w:delText xml:space="preserve">   </w:delText>
        </w:r>
      </w:del>
    </w:p>
    <w:p w14:paraId="4F9E2B74" w14:textId="68235B26" w:rsidR="00BC1ECC" w:rsidRPr="00AB44D1" w:rsidDel="00AB44D1" w:rsidRDefault="00BC1ECC" w:rsidP="00AB44D1">
      <w:pPr>
        <w:spacing w:after="240" w:line="360" w:lineRule="auto"/>
        <w:ind w:left="567"/>
        <w:jc w:val="center"/>
        <w:rPr>
          <w:del w:id="8430" w:author="Александр Перепечаев" w:date="2021-05-26T13:23:00Z"/>
          <w:rFonts w:ascii="Courier New" w:hAnsi="Courier New" w:cs="Courier New"/>
          <w:bCs/>
          <w:spacing w:val="-4"/>
          <w:rPrChange w:id="8431" w:author="Александр Перепечаев" w:date="2021-05-26T13:24:00Z">
            <w:rPr>
              <w:del w:id="8432" w:author="Александр Перепечаев" w:date="2021-05-26T13:23:00Z"/>
              <w:rFonts w:ascii="Courier New" w:hAnsi="Courier New" w:cs="Courier New"/>
              <w:bCs/>
              <w:spacing w:val="-4"/>
              <w:lang w:val="en-US"/>
            </w:rPr>
          </w:rPrChange>
        </w:rPr>
        <w:pPrChange w:id="8433" w:author="Александр Перепечаев" w:date="2021-05-26T13:23:00Z">
          <w:pPr>
            <w:autoSpaceDE w:val="0"/>
            <w:autoSpaceDN w:val="0"/>
            <w:adjustRightInd w:val="0"/>
            <w:ind w:left="567" w:firstLine="709"/>
          </w:pPr>
        </w:pPrChange>
      </w:pPr>
      <w:del w:id="8434" w:author="Александр Перепечаев" w:date="2021-05-26T13:23:00Z">
        <w:r w:rsidRPr="00AB44D1" w:rsidDel="00AB44D1">
          <w:rPr>
            <w:rFonts w:ascii="Courier New" w:hAnsi="Courier New" w:cs="Courier New"/>
            <w:bCs/>
            <w:spacing w:val="-4"/>
            <w:rPrChange w:id="8435" w:author="Александр Перепечаев" w:date="2021-05-26T13:24:00Z">
              <w:rPr>
                <w:rFonts w:ascii="Courier New" w:hAnsi="Courier New" w:cs="Courier New"/>
                <w:bCs/>
                <w:spacing w:val="-4"/>
                <w:lang w:val="en-US"/>
              </w:rPr>
            </w:rPrChange>
          </w:rPr>
          <w:delText xml:space="preserve">  </w:delText>
        </w:r>
      </w:del>
    </w:p>
    <w:p w14:paraId="01F5F31C" w14:textId="2F6CB59F" w:rsidR="00BC1ECC" w:rsidRPr="00AB44D1" w:rsidDel="00AB44D1" w:rsidRDefault="00BC1ECC" w:rsidP="00AB44D1">
      <w:pPr>
        <w:spacing w:after="240" w:line="360" w:lineRule="auto"/>
        <w:ind w:left="567"/>
        <w:jc w:val="center"/>
        <w:rPr>
          <w:del w:id="8436" w:author="Александр Перепечаев" w:date="2021-05-26T13:23:00Z"/>
          <w:rFonts w:ascii="Courier New" w:hAnsi="Courier New" w:cs="Courier New"/>
          <w:bCs/>
          <w:spacing w:val="-4"/>
          <w:rPrChange w:id="8437" w:author="Александр Перепечаев" w:date="2021-05-26T13:24:00Z">
            <w:rPr>
              <w:del w:id="8438" w:author="Александр Перепечаев" w:date="2021-05-26T13:23:00Z"/>
              <w:rFonts w:ascii="Courier New" w:hAnsi="Courier New" w:cs="Courier New"/>
              <w:bCs/>
              <w:spacing w:val="-4"/>
              <w:lang w:val="en-US"/>
            </w:rPr>
          </w:rPrChange>
        </w:rPr>
        <w:pPrChange w:id="8439" w:author="Александр Перепечаев" w:date="2021-05-26T13:23:00Z">
          <w:pPr>
            <w:autoSpaceDE w:val="0"/>
            <w:autoSpaceDN w:val="0"/>
            <w:adjustRightInd w:val="0"/>
            <w:ind w:left="567" w:firstLine="709"/>
          </w:pPr>
        </w:pPrChange>
      </w:pPr>
    </w:p>
    <w:p w14:paraId="537C3736" w14:textId="6D65B210" w:rsidR="00BC1ECC" w:rsidRPr="00AB44D1" w:rsidDel="00AB44D1" w:rsidRDefault="00BC1ECC" w:rsidP="00AB44D1">
      <w:pPr>
        <w:spacing w:after="240" w:line="360" w:lineRule="auto"/>
        <w:ind w:left="567"/>
        <w:jc w:val="center"/>
        <w:rPr>
          <w:del w:id="8440" w:author="Александр Перепечаев" w:date="2021-05-26T13:23:00Z"/>
          <w:rFonts w:ascii="Courier New" w:hAnsi="Courier New" w:cs="Courier New"/>
          <w:bCs/>
          <w:spacing w:val="-4"/>
          <w:rPrChange w:id="8441" w:author="Александр Перепечаев" w:date="2021-05-26T13:24:00Z">
            <w:rPr>
              <w:del w:id="8442" w:author="Александр Перепечаев" w:date="2021-05-26T13:23:00Z"/>
              <w:rFonts w:ascii="Courier New" w:hAnsi="Courier New" w:cs="Courier New"/>
              <w:bCs/>
              <w:spacing w:val="-4"/>
              <w:lang w:val="en-US"/>
            </w:rPr>
          </w:rPrChange>
        </w:rPr>
        <w:pPrChange w:id="8443" w:author="Александр Перепечаев" w:date="2021-05-26T13:23:00Z">
          <w:pPr>
            <w:autoSpaceDE w:val="0"/>
            <w:autoSpaceDN w:val="0"/>
            <w:adjustRightInd w:val="0"/>
            <w:ind w:left="567" w:firstLine="709"/>
          </w:pPr>
        </w:pPrChange>
      </w:pPr>
      <w:del w:id="8444" w:author="Александр Перепечаев" w:date="2021-05-26T13:23:00Z">
        <w:r w:rsidRPr="00AB44D1" w:rsidDel="00AB44D1">
          <w:rPr>
            <w:rFonts w:ascii="Courier New" w:hAnsi="Courier New" w:cs="Courier New"/>
            <w:bCs/>
            <w:spacing w:val="-4"/>
            <w:rPrChange w:id="844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844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8447" w:author="Александр Перепечаев" w:date="2021-05-26T13:24:00Z">
              <w:rPr>
                <w:rFonts w:ascii="Courier New" w:hAnsi="Courier New" w:cs="Courier New"/>
                <w:bCs/>
                <w:spacing w:val="-4"/>
                <w:lang w:val="en-US"/>
              </w:rPr>
            </w:rPrChange>
          </w:rPr>
          <w:delText>){</w:delText>
        </w:r>
      </w:del>
    </w:p>
    <w:p w14:paraId="5F5EFBBE" w14:textId="7B88AF30" w:rsidR="00BC1ECC" w:rsidRPr="00AB44D1" w:rsidDel="00AB44D1" w:rsidRDefault="00BC1ECC" w:rsidP="00AB44D1">
      <w:pPr>
        <w:spacing w:after="240" w:line="360" w:lineRule="auto"/>
        <w:ind w:left="567"/>
        <w:jc w:val="center"/>
        <w:rPr>
          <w:del w:id="8448" w:author="Александр Перепечаев" w:date="2021-05-26T13:23:00Z"/>
          <w:rFonts w:ascii="Courier New" w:hAnsi="Courier New" w:cs="Courier New"/>
          <w:bCs/>
          <w:spacing w:val="-4"/>
          <w:rPrChange w:id="8449" w:author="Александр Перепечаев" w:date="2021-05-26T13:24:00Z">
            <w:rPr>
              <w:del w:id="8450" w:author="Александр Перепечаев" w:date="2021-05-26T13:23:00Z"/>
              <w:rFonts w:ascii="Courier New" w:hAnsi="Courier New" w:cs="Courier New"/>
              <w:bCs/>
              <w:spacing w:val="-4"/>
              <w:lang w:val="en-US"/>
            </w:rPr>
          </w:rPrChange>
        </w:rPr>
        <w:pPrChange w:id="8451" w:author="Александр Перепечаев" w:date="2021-05-26T13:23:00Z">
          <w:pPr>
            <w:autoSpaceDE w:val="0"/>
            <w:autoSpaceDN w:val="0"/>
            <w:adjustRightInd w:val="0"/>
            <w:ind w:left="567" w:firstLine="709"/>
          </w:pPr>
        </w:pPrChange>
      </w:pPr>
      <w:del w:id="8452" w:author="Александр Перепечаев" w:date="2021-05-26T13:23:00Z">
        <w:r w:rsidRPr="00AB44D1" w:rsidDel="00AB44D1">
          <w:rPr>
            <w:rFonts w:ascii="Courier New" w:hAnsi="Courier New" w:cs="Courier New"/>
            <w:bCs/>
            <w:spacing w:val="-4"/>
            <w:rPrChange w:id="845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845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845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8456" w:author="Александр Перепечаев" w:date="2021-05-26T13:24:00Z">
              <w:rPr>
                <w:rFonts w:ascii="Courier New" w:hAnsi="Courier New" w:cs="Courier New"/>
                <w:bCs/>
                <w:spacing w:val="-4"/>
                <w:lang w:val="en-US"/>
              </w:rPr>
            </w:rPrChange>
          </w:rPr>
          <w:delText>);</w:delText>
        </w:r>
      </w:del>
    </w:p>
    <w:p w14:paraId="59EC92CC" w14:textId="65910400" w:rsidR="00BC1ECC" w:rsidRPr="00AB44D1" w:rsidDel="00AB44D1" w:rsidRDefault="00BC1ECC" w:rsidP="00AB44D1">
      <w:pPr>
        <w:spacing w:after="240" w:line="360" w:lineRule="auto"/>
        <w:ind w:left="567"/>
        <w:jc w:val="center"/>
        <w:rPr>
          <w:del w:id="8457" w:author="Александр Перепечаев" w:date="2021-05-26T13:23:00Z"/>
          <w:rFonts w:ascii="Courier New" w:hAnsi="Courier New" w:cs="Courier New"/>
          <w:bCs/>
          <w:spacing w:val="-4"/>
          <w:rPrChange w:id="8458" w:author="Александр Перепечаев" w:date="2021-05-26T13:24:00Z">
            <w:rPr>
              <w:del w:id="8459" w:author="Александр Перепечаев" w:date="2021-05-26T13:23:00Z"/>
              <w:rFonts w:ascii="Courier New" w:hAnsi="Courier New" w:cs="Courier New"/>
              <w:bCs/>
              <w:spacing w:val="-4"/>
              <w:lang w:val="en-US"/>
            </w:rPr>
          </w:rPrChange>
        </w:rPr>
        <w:pPrChange w:id="8460" w:author="Александр Перепечаев" w:date="2021-05-26T13:23:00Z">
          <w:pPr>
            <w:autoSpaceDE w:val="0"/>
            <w:autoSpaceDN w:val="0"/>
            <w:adjustRightInd w:val="0"/>
            <w:ind w:left="567" w:firstLine="709"/>
          </w:pPr>
        </w:pPrChange>
      </w:pPr>
      <w:del w:id="8461" w:author="Александр Перепечаев" w:date="2021-05-26T13:23:00Z">
        <w:r w:rsidRPr="00AB44D1" w:rsidDel="00AB44D1">
          <w:rPr>
            <w:rFonts w:ascii="Courier New" w:hAnsi="Courier New" w:cs="Courier New"/>
            <w:bCs/>
            <w:spacing w:val="-4"/>
            <w:rPrChange w:id="846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46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success</w:delText>
        </w:r>
        <w:r w:rsidRPr="00AB44D1" w:rsidDel="00AB44D1">
          <w:rPr>
            <w:rFonts w:ascii="Courier New" w:hAnsi="Courier New" w:cs="Courier New"/>
            <w:bCs/>
            <w:spacing w:val="-4"/>
            <w:rPrChange w:id="846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false</w:delText>
        </w:r>
        <w:r w:rsidRPr="00AB44D1" w:rsidDel="00AB44D1">
          <w:rPr>
            <w:rFonts w:ascii="Courier New" w:hAnsi="Courier New" w:cs="Courier New"/>
            <w:bCs/>
            <w:spacing w:val="-4"/>
            <w:rPrChange w:id="8465" w:author="Александр Перепечаев" w:date="2021-05-26T13:24:00Z">
              <w:rPr>
                <w:rFonts w:ascii="Courier New" w:hAnsi="Courier New" w:cs="Courier New"/>
                <w:bCs/>
                <w:spacing w:val="-4"/>
                <w:lang w:val="en-US"/>
              </w:rPr>
            </w:rPrChange>
          </w:rPr>
          <w:delText>;</w:delText>
        </w:r>
      </w:del>
    </w:p>
    <w:p w14:paraId="63C86FBA" w14:textId="256D39C8" w:rsidR="00BC1ECC" w:rsidRPr="00AB44D1" w:rsidDel="00AB44D1" w:rsidRDefault="00BC1ECC" w:rsidP="00AB44D1">
      <w:pPr>
        <w:spacing w:after="240" w:line="360" w:lineRule="auto"/>
        <w:ind w:left="567"/>
        <w:jc w:val="center"/>
        <w:rPr>
          <w:del w:id="8466" w:author="Александр Перепечаев" w:date="2021-05-26T13:23:00Z"/>
          <w:rFonts w:ascii="Courier New" w:hAnsi="Courier New" w:cs="Courier New"/>
          <w:bCs/>
          <w:spacing w:val="-4"/>
          <w:rPrChange w:id="8467" w:author="Александр Перепечаев" w:date="2021-05-26T13:24:00Z">
            <w:rPr>
              <w:del w:id="8468" w:author="Александр Перепечаев" w:date="2021-05-26T13:23:00Z"/>
              <w:rFonts w:ascii="Courier New" w:hAnsi="Courier New" w:cs="Courier New"/>
              <w:bCs/>
              <w:spacing w:val="-4"/>
              <w:lang w:val="en-US"/>
            </w:rPr>
          </w:rPrChange>
        </w:rPr>
        <w:pPrChange w:id="8469" w:author="Александр Перепечаев" w:date="2021-05-26T13:23:00Z">
          <w:pPr>
            <w:autoSpaceDE w:val="0"/>
            <w:autoSpaceDN w:val="0"/>
            <w:adjustRightInd w:val="0"/>
            <w:ind w:left="567" w:firstLine="709"/>
          </w:pPr>
        </w:pPrChange>
      </w:pPr>
      <w:del w:id="8470" w:author="Александр Перепечаев" w:date="2021-05-26T13:23:00Z">
        <w:r w:rsidRPr="00AB44D1" w:rsidDel="00AB44D1">
          <w:rPr>
            <w:rFonts w:ascii="Courier New" w:hAnsi="Courier New" w:cs="Courier New"/>
            <w:bCs/>
            <w:spacing w:val="-4"/>
            <w:rPrChange w:id="847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47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w:delText>
        </w:r>
        <w:r w:rsidRPr="00AB44D1" w:rsidDel="00AB44D1">
          <w:rPr>
            <w:rFonts w:ascii="Courier New" w:hAnsi="Courier New" w:cs="Courier New"/>
            <w:bCs/>
            <w:spacing w:val="-4"/>
            <w:rPrChange w:id="8473" w:author="Александр Перепечаев" w:date="2021-05-26T13:24:00Z">
              <w:rPr>
                <w:rFonts w:ascii="Courier New" w:hAnsi="Courier New" w:cs="Courier New"/>
                <w:bCs/>
                <w:spacing w:val="-4"/>
                <w:lang w:val="en-US"/>
              </w:rPr>
            </w:rPrChange>
          </w:rPr>
          <w:delText>(300);</w:delText>
        </w:r>
      </w:del>
    </w:p>
    <w:p w14:paraId="1B7327B0" w14:textId="61520913" w:rsidR="00BC1ECC" w:rsidRPr="00AB44D1" w:rsidDel="00AB44D1" w:rsidRDefault="00BC1ECC" w:rsidP="00AB44D1">
      <w:pPr>
        <w:spacing w:after="240" w:line="360" w:lineRule="auto"/>
        <w:ind w:left="567"/>
        <w:jc w:val="center"/>
        <w:rPr>
          <w:del w:id="8474" w:author="Александр Перепечаев" w:date="2021-05-26T13:23:00Z"/>
          <w:rFonts w:ascii="Courier New" w:hAnsi="Courier New" w:cs="Courier New"/>
          <w:bCs/>
          <w:spacing w:val="-4"/>
          <w:rPrChange w:id="8475" w:author="Александр Перепечаев" w:date="2021-05-26T13:24:00Z">
            <w:rPr>
              <w:del w:id="8476" w:author="Александр Перепечаев" w:date="2021-05-26T13:23:00Z"/>
              <w:rFonts w:ascii="Courier New" w:hAnsi="Courier New" w:cs="Courier New"/>
              <w:bCs/>
              <w:spacing w:val="-4"/>
              <w:lang w:val="en-US"/>
            </w:rPr>
          </w:rPrChange>
        </w:rPr>
        <w:pPrChange w:id="8477" w:author="Александр Перепечаев" w:date="2021-05-26T13:23:00Z">
          <w:pPr>
            <w:autoSpaceDE w:val="0"/>
            <w:autoSpaceDN w:val="0"/>
            <w:adjustRightInd w:val="0"/>
            <w:ind w:left="567" w:firstLine="709"/>
          </w:pPr>
        </w:pPrChange>
      </w:pPr>
      <w:del w:id="8478" w:author="Александр Перепечаев" w:date="2021-05-26T13:23:00Z">
        <w:r w:rsidRPr="00AB44D1" w:rsidDel="00AB44D1">
          <w:rPr>
            <w:rFonts w:ascii="Courier New" w:hAnsi="Courier New" w:cs="Courier New"/>
            <w:bCs/>
            <w:spacing w:val="-4"/>
            <w:rPrChange w:id="847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48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statusMessage</w:delText>
        </w:r>
        <w:r w:rsidRPr="00AB44D1" w:rsidDel="00AB44D1">
          <w:rPr>
            <w:rFonts w:ascii="Courier New" w:hAnsi="Courier New" w:cs="Courier New"/>
            <w:bCs/>
            <w:spacing w:val="-4"/>
            <w:rPrChange w:id="848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Error</w:delText>
        </w:r>
        <w:r w:rsidRPr="00AB44D1" w:rsidDel="00AB44D1">
          <w:rPr>
            <w:rFonts w:ascii="Courier New" w:hAnsi="Courier New" w:cs="Courier New"/>
            <w:bCs/>
            <w:spacing w:val="-4"/>
            <w:rPrChange w:id="848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server</w:delText>
        </w:r>
        <w:r w:rsidRPr="00AB44D1" w:rsidDel="00AB44D1">
          <w:rPr>
            <w:rFonts w:ascii="Courier New" w:hAnsi="Courier New" w:cs="Courier New"/>
            <w:bCs/>
            <w:spacing w:val="-4"/>
            <w:rPrChange w:id="8483" w:author="Александр Перепечаев" w:date="2021-05-26T13:24:00Z">
              <w:rPr>
                <w:rFonts w:ascii="Courier New" w:hAnsi="Courier New" w:cs="Courier New"/>
                <w:bCs/>
                <w:spacing w:val="-4"/>
                <w:lang w:val="en-US"/>
              </w:rPr>
            </w:rPrChange>
          </w:rPr>
          <w:delText>";</w:delText>
        </w:r>
      </w:del>
    </w:p>
    <w:p w14:paraId="2BC63ABE" w14:textId="7867C263" w:rsidR="00BC1ECC" w:rsidRPr="00AB44D1" w:rsidDel="00AB44D1" w:rsidRDefault="00BC1ECC" w:rsidP="00AB44D1">
      <w:pPr>
        <w:spacing w:after="240" w:line="360" w:lineRule="auto"/>
        <w:ind w:left="567"/>
        <w:jc w:val="center"/>
        <w:rPr>
          <w:del w:id="8484" w:author="Александр Перепечаев" w:date="2021-05-26T13:23:00Z"/>
          <w:rFonts w:ascii="Courier New" w:hAnsi="Courier New" w:cs="Courier New"/>
          <w:bCs/>
          <w:spacing w:val="-4"/>
          <w:rPrChange w:id="8485" w:author="Александр Перепечаев" w:date="2021-05-26T13:24:00Z">
            <w:rPr>
              <w:del w:id="8486" w:author="Александр Перепечаев" w:date="2021-05-26T13:23:00Z"/>
              <w:rFonts w:ascii="Courier New" w:hAnsi="Courier New" w:cs="Courier New"/>
              <w:bCs/>
              <w:spacing w:val="-4"/>
              <w:lang w:val="en-US"/>
            </w:rPr>
          </w:rPrChange>
        </w:rPr>
        <w:pPrChange w:id="8487" w:author="Александр Перепечаев" w:date="2021-05-26T13:23:00Z">
          <w:pPr>
            <w:autoSpaceDE w:val="0"/>
            <w:autoSpaceDN w:val="0"/>
            <w:adjustRightInd w:val="0"/>
            <w:ind w:left="567" w:firstLine="709"/>
          </w:pPr>
        </w:pPrChange>
      </w:pPr>
      <w:del w:id="8488" w:author="Александр Перепечаев" w:date="2021-05-26T13:23:00Z">
        <w:r w:rsidRPr="00AB44D1" w:rsidDel="00AB44D1">
          <w:rPr>
            <w:rFonts w:ascii="Courier New" w:hAnsi="Courier New" w:cs="Courier New"/>
            <w:bCs/>
            <w:spacing w:val="-4"/>
            <w:rPrChange w:id="8489" w:author="Александр Перепечаев" w:date="2021-05-26T13:24:00Z">
              <w:rPr>
                <w:rFonts w:ascii="Courier New" w:hAnsi="Courier New" w:cs="Courier New"/>
                <w:bCs/>
                <w:spacing w:val="-4"/>
                <w:lang w:val="en-US"/>
              </w:rPr>
            </w:rPrChange>
          </w:rPr>
          <w:delText xml:space="preserve">       </w:delText>
        </w:r>
      </w:del>
    </w:p>
    <w:p w14:paraId="6EC86084" w14:textId="75B409D0" w:rsidR="00BC1ECC" w:rsidRPr="00AB44D1" w:rsidDel="00AB44D1" w:rsidRDefault="00BC1ECC" w:rsidP="00AB44D1">
      <w:pPr>
        <w:spacing w:after="240" w:line="360" w:lineRule="auto"/>
        <w:ind w:left="567"/>
        <w:jc w:val="center"/>
        <w:rPr>
          <w:del w:id="8490" w:author="Александр Перепечаев" w:date="2021-05-26T13:23:00Z"/>
          <w:rFonts w:ascii="Courier New" w:hAnsi="Courier New" w:cs="Courier New"/>
          <w:bCs/>
          <w:spacing w:val="-4"/>
          <w:rPrChange w:id="8491" w:author="Александр Перепечаев" w:date="2021-05-26T13:24:00Z">
            <w:rPr>
              <w:del w:id="8492" w:author="Александр Перепечаев" w:date="2021-05-26T13:23:00Z"/>
              <w:rFonts w:ascii="Courier New" w:hAnsi="Courier New" w:cs="Courier New"/>
              <w:bCs/>
              <w:spacing w:val="-4"/>
              <w:lang w:val="en-US"/>
            </w:rPr>
          </w:rPrChange>
        </w:rPr>
        <w:pPrChange w:id="8493" w:author="Александр Перепечаев" w:date="2021-05-26T13:23:00Z">
          <w:pPr>
            <w:autoSpaceDE w:val="0"/>
            <w:autoSpaceDN w:val="0"/>
            <w:adjustRightInd w:val="0"/>
            <w:ind w:left="567" w:firstLine="709"/>
          </w:pPr>
        </w:pPrChange>
      </w:pPr>
      <w:del w:id="8494" w:author="Александр Перепечаев" w:date="2021-05-26T13:23:00Z">
        <w:r w:rsidRPr="00AB44D1" w:rsidDel="00AB44D1">
          <w:rPr>
            <w:rFonts w:ascii="Courier New" w:hAnsi="Courier New" w:cs="Courier New"/>
            <w:bCs/>
            <w:spacing w:val="-4"/>
            <w:rPrChange w:id="8495" w:author="Александр Перепечаев" w:date="2021-05-26T13:24:00Z">
              <w:rPr>
                <w:rFonts w:ascii="Courier New" w:hAnsi="Courier New" w:cs="Courier New"/>
                <w:bCs/>
                <w:spacing w:val="-4"/>
                <w:lang w:val="en-US"/>
              </w:rPr>
            </w:rPrChange>
          </w:rPr>
          <w:delText xml:space="preserve">   }</w:delText>
        </w:r>
      </w:del>
    </w:p>
    <w:p w14:paraId="182B8B76" w14:textId="1439054C" w:rsidR="00BC1ECC" w:rsidRPr="00AB44D1" w:rsidDel="00AB44D1" w:rsidRDefault="00BC1ECC" w:rsidP="00AB44D1">
      <w:pPr>
        <w:spacing w:after="240" w:line="360" w:lineRule="auto"/>
        <w:ind w:left="567"/>
        <w:jc w:val="center"/>
        <w:rPr>
          <w:del w:id="8496" w:author="Александр Перепечаев" w:date="2021-05-26T13:23:00Z"/>
          <w:rFonts w:ascii="Courier New" w:hAnsi="Courier New" w:cs="Courier New"/>
          <w:bCs/>
          <w:spacing w:val="-4"/>
          <w:rPrChange w:id="8497" w:author="Александр Перепечаев" w:date="2021-05-26T13:24:00Z">
            <w:rPr>
              <w:del w:id="8498" w:author="Александр Перепечаев" w:date="2021-05-26T13:23:00Z"/>
              <w:rFonts w:ascii="Courier New" w:hAnsi="Courier New" w:cs="Courier New"/>
              <w:bCs/>
              <w:spacing w:val="-4"/>
              <w:lang w:val="en-US"/>
            </w:rPr>
          </w:rPrChange>
        </w:rPr>
        <w:pPrChange w:id="8499" w:author="Александр Перепечаев" w:date="2021-05-26T13:23:00Z">
          <w:pPr>
            <w:autoSpaceDE w:val="0"/>
            <w:autoSpaceDN w:val="0"/>
            <w:adjustRightInd w:val="0"/>
            <w:ind w:left="567" w:firstLine="709"/>
          </w:pPr>
        </w:pPrChange>
      </w:pPr>
      <w:del w:id="8500" w:author="Александр Перепечаев" w:date="2021-05-26T13:23:00Z">
        <w:r w:rsidRPr="00AB44D1" w:rsidDel="00AB44D1">
          <w:rPr>
            <w:rFonts w:ascii="Courier New" w:hAnsi="Courier New" w:cs="Courier New"/>
            <w:bCs/>
            <w:spacing w:val="-4"/>
            <w:rPrChange w:id="850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finally</w:delText>
        </w:r>
        <w:r w:rsidRPr="00AB44D1" w:rsidDel="00AB44D1">
          <w:rPr>
            <w:rFonts w:ascii="Courier New" w:hAnsi="Courier New" w:cs="Courier New"/>
            <w:bCs/>
            <w:spacing w:val="-4"/>
            <w:rPrChange w:id="8502" w:author="Александр Перепечаев" w:date="2021-05-26T13:24:00Z">
              <w:rPr>
                <w:rFonts w:ascii="Courier New" w:hAnsi="Courier New" w:cs="Courier New"/>
                <w:bCs/>
                <w:spacing w:val="-4"/>
                <w:lang w:val="en-US"/>
              </w:rPr>
            </w:rPrChange>
          </w:rPr>
          <w:delText>{</w:delText>
        </w:r>
      </w:del>
    </w:p>
    <w:p w14:paraId="5991E9BC" w14:textId="47A517F1" w:rsidR="00BC1ECC" w:rsidRPr="00AB44D1" w:rsidDel="00AB44D1" w:rsidRDefault="00BC1ECC" w:rsidP="00AB44D1">
      <w:pPr>
        <w:spacing w:after="240" w:line="360" w:lineRule="auto"/>
        <w:ind w:left="567"/>
        <w:jc w:val="center"/>
        <w:rPr>
          <w:del w:id="8503" w:author="Александр Перепечаев" w:date="2021-05-26T13:23:00Z"/>
          <w:rFonts w:ascii="Courier New" w:hAnsi="Courier New" w:cs="Courier New"/>
          <w:bCs/>
          <w:spacing w:val="-4"/>
          <w:rPrChange w:id="8504" w:author="Александр Перепечаев" w:date="2021-05-26T13:24:00Z">
            <w:rPr>
              <w:del w:id="8505" w:author="Александр Перепечаев" w:date="2021-05-26T13:23:00Z"/>
              <w:rFonts w:ascii="Courier New" w:hAnsi="Courier New" w:cs="Courier New"/>
              <w:bCs/>
              <w:spacing w:val="-4"/>
              <w:lang w:val="en-US"/>
            </w:rPr>
          </w:rPrChange>
        </w:rPr>
        <w:pPrChange w:id="8506" w:author="Александр Перепечаев" w:date="2021-05-26T13:23:00Z">
          <w:pPr>
            <w:autoSpaceDE w:val="0"/>
            <w:autoSpaceDN w:val="0"/>
            <w:adjustRightInd w:val="0"/>
            <w:ind w:left="567" w:firstLine="709"/>
          </w:pPr>
        </w:pPrChange>
      </w:pPr>
      <w:del w:id="8507" w:author="Александр Перепечаев" w:date="2021-05-26T13:23:00Z">
        <w:r w:rsidRPr="00AB44D1" w:rsidDel="00AB44D1">
          <w:rPr>
            <w:rFonts w:ascii="Courier New" w:hAnsi="Courier New" w:cs="Courier New"/>
            <w:bCs/>
            <w:spacing w:val="-4"/>
            <w:rPrChange w:id="850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50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setHeader</w:delText>
        </w:r>
        <w:r w:rsidRPr="00AB44D1" w:rsidDel="00AB44D1">
          <w:rPr>
            <w:rFonts w:ascii="Courier New" w:hAnsi="Courier New" w:cs="Courier New"/>
            <w:bCs/>
            <w:spacing w:val="-4"/>
            <w:rPrChange w:id="851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851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type</w:delText>
        </w:r>
        <w:r w:rsidRPr="00AB44D1" w:rsidDel="00AB44D1">
          <w:rPr>
            <w:rFonts w:ascii="Courier New" w:hAnsi="Courier New" w:cs="Courier New"/>
            <w:bCs/>
            <w:spacing w:val="-4"/>
            <w:rPrChange w:id="8512"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application</w:delText>
        </w:r>
        <w:r w:rsidRPr="00AB44D1" w:rsidDel="00AB44D1">
          <w:rPr>
            <w:rFonts w:ascii="Courier New" w:hAnsi="Courier New" w:cs="Courier New"/>
            <w:bCs/>
            <w:spacing w:val="-4"/>
            <w:rPrChange w:id="851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8514" w:author="Александр Перепечаев" w:date="2021-05-26T13:24:00Z">
              <w:rPr>
                <w:rFonts w:ascii="Courier New" w:hAnsi="Courier New" w:cs="Courier New"/>
                <w:bCs/>
                <w:spacing w:val="-4"/>
                <w:lang w:val="en-US"/>
              </w:rPr>
            </w:rPrChange>
          </w:rPr>
          <w:delText>");</w:delText>
        </w:r>
      </w:del>
    </w:p>
    <w:p w14:paraId="4DC0B028" w14:textId="0D320C1B" w:rsidR="00BC1ECC" w:rsidRPr="00AB44D1" w:rsidDel="00AB44D1" w:rsidRDefault="00BC1ECC" w:rsidP="00AB44D1">
      <w:pPr>
        <w:spacing w:after="240" w:line="360" w:lineRule="auto"/>
        <w:ind w:left="567"/>
        <w:jc w:val="center"/>
        <w:rPr>
          <w:del w:id="8515" w:author="Александр Перепечаев" w:date="2021-05-26T13:23:00Z"/>
          <w:rFonts w:ascii="Courier New" w:hAnsi="Courier New" w:cs="Courier New"/>
          <w:bCs/>
          <w:spacing w:val="-4"/>
          <w:rPrChange w:id="8516" w:author="Александр Перепечаев" w:date="2021-05-26T13:24:00Z">
            <w:rPr>
              <w:del w:id="8517" w:author="Александр Перепечаев" w:date="2021-05-26T13:23:00Z"/>
              <w:rFonts w:ascii="Courier New" w:hAnsi="Courier New" w:cs="Courier New"/>
              <w:bCs/>
              <w:spacing w:val="-4"/>
              <w:lang w:val="en-US"/>
            </w:rPr>
          </w:rPrChange>
        </w:rPr>
        <w:pPrChange w:id="8518" w:author="Александр Перепечаев" w:date="2021-05-26T13:23:00Z">
          <w:pPr>
            <w:autoSpaceDE w:val="0"/>
            <w:autoSpaceDN w:val="0"/>
            <w:adjustRightInd w:val="0"/>
            <w:ind w:left="567" w:firstLine="709"/>
          </w:pPr>
        </w:pPrChange>
      </w:pPr>
      <w:del w:id="8519" w:author="Александр Перепечаев" w:date="2021-05-26T13:23:00Z">
        <w:r w:rsidRPr="00AB44D1" w:rsidDel="00AB44D1">
          <w:rPr>
            <w:rFonts w:ascii="Courier New" w:hAnsi="Courier New" w:cs="Courier New"/>
            <w:bCs/>
            <w:spacing w:val="-4"/>
            <w:rPrChange w:id="852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52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852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852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stringify</w:delText>
        </w:r>
        <w:r w:rsidRPr="00AB44D1" w:rsidDel="00AB44D1">
          <w:rPr>
            <w:rFonts w:ascii="Courier New" w:hAnsi="Courier New" w:cs="Courier New"/>
            <w:bCs/>
            <w:spacing w:val="-4"/>
            <w:rPrChange w:id="852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525" w:author="Александр Перепечаев" w:date="2021-05-26T13:24:00Z">
              <w:rPr>
                <w:rFonts w:ascii="Courier New" w:hAnsi="Courier New" w:cs="Courier New"/>
                <w:bCs/>
                <w:spacing w:val="-4"/>
                <w:lang w:val="en-US"/>
              </w:rPr>
            </w:rPrChange>
          </w:rPr>
          <w:delText>));</w:delText>
        </w:r>
      </w:del>
    </w:p>
    <w:p w14:paraId="7432C6B8" w14:textId="3049CA36" w:rsidR="00BC1ECC" w:rsidRPr="00AB44D1" w:rsidDel="00AB44D1" w:rsidRDefault="00BC1ECC" w:rsidP="00AB44D1">
      <w:pPr>
        <w:spacing w:after="240" w:line="360" w:lineRule="auto"/>
        <w:ind w:left="567"/>
        <w:jc w:val="center"/>
        <w:rPr>
          <w:del w:id="8526" w:author="Александр Перепечаев" w:date="2021-05-26T13:23:00Z"/>
          <w:rFonts w:ascii="Courier New" w:hAnsi="Courier New" w:cs="Courier New"/>
          <w:bCs/>
          <w:spacing w:val="-4"/>
          <w:rPrChange w:id="8527" w:author="Александр Перепечаев" w:date="2021-05-26T13:24:00Z">
            <w:rPr>
              <w:del w:id="8528" w:author="Александр Перепечаев" w:date="2021-05-26T13:23:00Z"/>
              <w:rFonts w:ascii="Courier New" w:hAnsi="Courier New" w:cs="Courier New"/>
              <w:bCs/>
              <w:spacing w:val="-4"/>
              <w:lang w:val="en-US"/>
            </w:rPr>
          </w:rPrChange>
        </w:rPr>
        <w:pPrChange w:id="8529" w:author="Александр Перепечаев" w:date="2021-05-26T13:23:00Z">
          <w:pPr>
            <w:autoSpaceDE w:val="0"/>
            <w:autoSpaceDN w:val="0"/>
            <w:adjustRightInd w:val="0"/>
            <w:ind w:left="567" w:firstLine="709"/>
          </w:pPr>
        </w:pPrChange>
      </w:pPr>
      <w:del w:id="8530" w:author="Александр Перепечаев" w:date="2021-05-26T13:23:00Z">
        <w:r w:rsidRPr="00AB44D1" w:rsidDel="00AB44D1">
          <w:rPr>
            <w:rFonts w:ascii="Courier New" w:hAnsi="Courier New" w:cs="Courier New"/>
            <w:bCs/>
            <w:spacing w:val="-4"/>
            <w:rPrChange w:id="8531" w:author="Александр Перепечаев" w:date="2021-05-26T13:24:00Z">
              <w:rPr>
                <w:rFonts w:ascii="Courier New" w:hAnsi="Courier New" w:cs="Courier New"/>
                <w:bCs/>
                <w:spacing w:val="-4"/>
                <w:lang w:val="en-US"/>
              </w:rPr>
            </w:rPrChange>
          </w:rPr>
          <w:delText xml:space="preserve">   } </w:delText>
        </w:r>
      </w:del>
    </w:p>
    <w:p w14:paraId="5AFE7907" w14:textId="22E5B6FA" w:rsidR="00BC1ECC" w:rsidRPr="00AB44D1" w:rsidDel="00AB44D1" w:rsidRDefault="00BC1ECC" w:rsidP="00AB44D1">
      <w:pPr>
        <w:spacing w:after="240" w:line="360" w:lineRule="auto"/>
        <w:ind w:left="567"/>
        <w:jc w:val="center"/>
        <w:rPr>
          <w:del w:id="8532" w:author="Александр Перепечаев" w:date="2021-05-26T13:23:00Z"/>
          <w:rFonts w:ascii="Courier New" w:hAnsi="Courier New" w:cs="Courier New"/>
          <w:bCs/>
          <w:spacing w:val="-4"/>
          <w:rPrChange w:id="8533" w:author="Александр Перепечаев" w:date="2021-05-26T13:24:00Z">
            <w:rPr>
              <w:del w:id="8534" w:author="Александр Перепечаев" w:date="2021-05-26T13:23:00Z"/>
              <w:rFonts w:ascii="Courier New" w:hAnsi="Courier New" w:cs="Courier New"/>
              <w:bCs/>
              <w:spacing w:val="-4"/>
              <w:lang w:val="en-US"/>
            </w:rPr>
          </w:rPrChange>
        </w:rPr>
        <w:pPrChange w:id="8535" w:author="Александр Перепечаев" w:date="2021-05-26T13:23:00Z">
          <w:pPr>
            <w:autoSpaceDE w:val="0"/>
            <w:autoSpaceDN w:val="0"/>
            <w:adjustRightInd w:val="0"/>
            <w:ind w:left="567" w:firstLine="709"/>
          </w:pPr>
        </w:pPrChange>
      </w:pPr>
      <w:del w:id="8536" w:author="Александр Перепечаев" w:date="2021-05-26T13:23:00Z">
        <w:r w:rsidRPr="00AB44D1" w:rsidDel="00AB44D1">
          <w:rPr>
            <w:rFonts w:ascii="Courier New" w:hAnsi="Courier New" w:cs="Courier New"/>
            <w:bCs/>
            <w:spacing w:val="-4"/>
            <w:rPrChange w:id="8537" w:author="Александр Перепечаев" w:date="2021-05-26T13:24:00Z">
              <w:rPr>
                <w:rFonts w:ascii="Courier New" w:hAnsi="Courier New" w:cs="Courier New"/>
                <w:bCs/>
                <w:spacing w:val="-4"/>
                <w:lang w:val="en-US"/>
              </w:rPr>
            </w:rPrChange>
          </w:rPr>
          <w:delText>});</w:delText>
        </w:r>
      </w:del>
    </w:p>
    <w:p w14:paraId="6F75E8DE" w14:textId="61A96238" w:rsidR="00BC1ECC" w:rsidRPr="00AB44D1" w:rsidDel="00AB44D1" w:rsidRDefault="00BC1ECC" w:rsidP="00AB44D1">
      <w:pPr>
        <w:spacing w:after="240" w:line="360" w:lineRule="auto"/>
        <w:ind w:left="567"/>
        <w:jc w:val="center"/>
        <w:rPr>
          <w:del w:id="8538" w:author="Александр Перепечаев" w:date="2021-05-26T13:23:00Z"/>
          <w:rFonts w:ascii="Courier New" w:hAnsi="Courier New" w:cs="Courier New"/>
          <w:bCs/>
          <w:spacing w:val="-4"/>
          <w:rPrChange w:id="8539" w:author="Александр Перепечаев" w:date="2021-05-26T13:24:00Z">
            <w:rPr>
              <w:del w:id="8540" w:author="Александр Перепечаев" w:date="2021-05-26T13:23:00Z"/>
              <w:rFonts w:ascii="Courier New" w:hAnsi="Courier New" w:cs="Courier New"/>
              <w:bCs/>
              <w:spacing w:val="-4"/>
              <w:lang w:val="en-US"/>
            </w:rPr>
          </w:rPrChange>
        </w:rPr>
        <w:pPrChange w:id="8541" w:author="Александр Перепечаев" w:date="2021-05-26T13:23:00Z">
          <w:pPr>
            <w:autoSpaceDE w:val="0"/>
            <w:autoSpaceDN w:val="0"/>
            <w:adjustRightInd w:val="0"/>
            <w:ind w:left="567" w:firstLine="709"/>
          </w:pPr>
        </w:pPrChange>
      </w:pPr>
    </w:p>
    <w:p w14:paraId="197378FF" w14:textId="3A29F089" w:rsidR="00BC1ECC" w:rsidRPr="00AB44D1" w:rsidDel="00AB44D1" w:rsidRDefault="00BC1ECC" w:rsidP="00AB44D1">
      <w:pPr>
        <w:spacing w:after="240" w:line="360" w:lineRule="auto"/>
        <w:ind w:left="567"/>
        <w:jc w:val="center"/>
        <w:rPr>
          <w:del w:id="8542" w:author="Александр Перепечаев" w:date="2021-05-26T13:23:00Z"/>
          <w:rFonts w:ascii="Courier New" w:hAnsi="Courier New" w:cs="Courier New"/>
          <w:bCs/>
          <w:spacing w:val="-4"/>
          <w:rPrChange w:id="8543" w:author="Александр Перепечаев" w:date="2021-05-26T13:24:00Z">
            <w:rPr>
              <w:del w:id="8544" w:author="Александр Перепечаев" w:date="2021-05-26T13:23:00Z"/>
              <w:rFonts w:ascii="Courier New" w:hAnsi="Courier New" w:cs="Courier New"/>
              <w:bCs/>
              <w:spacing w:val="-4"/>
              <w:lang w:val="en-US"/>
            </w:rPr>
          </w:rPrChange>
        </w:rPr>
        <w:pPrChange w:id="8545" w:author="Александр Перепечаев" w:date="2021-05-26T13:23:00Z">
          <w:pPr>
            <w:autoSpaceDE w:val="0"/>
            <w:autoSpaceDN w:val="0"/>
            <w:adjustRightInd w:val="0"/>
            <w:ind w:left="567" w:firstLine="709"/>
          </w:pPr>
        </w:pPrChange>
      </w:pPr>
    </w:p>
    <w:p w14:paraId="7DF59B49" w14:textId="1ABF6B3F" w:rsidR="00BC1ECC" w:rsidRPr="00AB44D1" w:rsidDel="00AB44D1" w:rsidRDefault="00BC1ECC" w:rsidP="00AB44D1">
      <w:pPr>
        <w:spacing w:after="240" w:line="360" w:lineRule="auto"/>
        <w:ind w:left="567"/>
        <w:jc w:val="center"/>
        <w:rPr>
          <w:del w:id="8546" w:author="Александр Перепечаев" w:date="2021-05-26T13:23:00Z"/>
          <w:rFonts w:ascii="Courier New" w:hAnsi="Courier New" w:cs="Courier New"/>
          <w:bCs/>
          <w:spacing w:val="-4"/>
          <w:rPrChange w:id="8547" w:author="Александр Перепечаев" w:date="2021-05-26T13:24:00Z">
            <w:rPr>
              <w:del w:id="8548" w:author="Александр Перепечаев" w:date="2021-05-26T13:23:00Z"/>
              <w:rFonts w:ascii="Courier New" w:hAnsi="Courier New" w:cs="Courier New"/>
              <w:bCs/>
              <w:spacing w:val="-4"/>
              <w:lang w:val="en-US"/>
            </w:rPr>
          </w:rPrChange>
        </w:rPr>
        <w:pPrChange w:id="8549" w:author="Александр Перепечаев" w:date="2021-05-26T13:23:00Z">
          <w:pPr>
            <w:autoSpaceDE w:val="0"/>
            <w:autoSpaceDN w:val="0"/>
            <w:adjustRightInd w:val="0"/>
            <w:ind w:left="567" w:firstLine="709"/>
          </w:pPr>
        </w:pPrChange>
      </w:pPr>
      <w:del w:id="8550" w:author="Александр Перепечаев" w:date="2021-05-26T13:23:00Z">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855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post</w:delText>
        </w:r>
        <w:r w:rsidRPr="00AB44D1" w:rsidDel="00AB44D1">
          <w:rPr>
            <w:rFonts w:ascii="Courier New" w:hAnsi="Courier New" w:cs="Courier New"/>
            <w:bCs/>
            <w:spacing w:val="-4"/>
            <w:rPrChange w:id="855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photoEmotion</w:delText>
        </w:r>
        <w:r w:rsidRPr="00AB44D1" w:rsidDel="00AB44D1">
          <w:rPr>
            <w:rFonts w:ascii="Courier New" w:hAnsi="Courier New" w:cs="Courier New"/>
            <w:bCs/>
            <w:spacing w:val="-4"/>
            <w:rPrChange w:id="855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async</w:delText>
        </w:r>
        <w:r w:rsidRPr="00AB44D1" w:rsidDel="00AB44D1">
          <w:rPr>
            <w:rFonts w:ascii="Courier New" w:hAnsi="Courier New" w:cs="Courier New"/>
            <w:bCs/>
            <w:spacing w:val="-4"/>
            <w:rPrChange w:id="8554"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855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556" w:author="Александр Перепечаев" w:date="2021-05-26T13:24:00Z">
              <w:rPr>
                <w:rFonts w:ascii="Courier New" w:hAnsi="Courier New" w:cs="Courier New"/>
                <w:bCs/>
                <w:spacing w:val="-4"/>
                <w:lang w:val="en-US"/>
              </w:rPr>
            </w:rPrChange>
          </w:rPr>
          <w:delText>) =&gt; {</w:delText>
        </w:r>
      </w:del>
    </w:p>
    <w:p w14:paraId="525338C1" w14:textId="620FE0BB" w:rsidR="00BC1ECC" w:rsidRPr="00AB44D1" w:rsidDel="00AB44D1" w:rsidRDefault="00BC1ECC" w:rsidP="00AB44D1">
      <w:pPr>
        <w:spacing w:after="240" w:line="360" w:lineRule="auto"/>
        <w:ind w:left="567"/>
        <w:jc w:val="center"/>
        <w:rPr>
          <w:del w:id="8557" w:author="Александр Перепечаев" w:date="2021-05-26T13:23:00Z"/>
          <w:rFonts w:ascii="Courier New" w:hAnsi="Courier New" w:cs="Courier New"/>
          <w:bCs/>
          <w:spacing w:val="-4"/>
          <w:rPrChange w:id="8558" w:author="Александр Перепечаев" w:date="2021-05-26T13:24:00Z">
            <w:rPr>
              <w:del w:id="8559" w:author="Александр Перепечаев" w:date="2021-05-26T13:23:00Z"/>
              <w:rFonts w:ascii="Courier New" w:hAnsi="Courier New" w:cs="Courier New"/>
              <w:bCs/>
              <w:spacing w:val="-4"/>
              <w:lang w:val="en-US"/>
            </w:rPr>
          </w:rPrChange>
        </w:rPr>
        <w:pPrChange w:id="8560" w:author="Александр Перепечаев" w:date="2021-05-26T13:23:00Z">
          <w:pPr>
            <w:autoSpaceDE w:val="0"/>
            <w:autoSpaceDN w:val="0"/>
            <w:adjustRightInd w:val="0"/>
            <w:ind w:left="567" w:firstLine="709"/>
          </w:pPr>
        </w:pPrChange>
      </w:pPr>
      <w:del w:id="8561" w:author="Александр Перепечаев" w:date="2021-05-26T13:23:00Z">
        <w:r w:rsidRPr="00AB44D1" w:rsidDel="00AB44D1">
          <w:rPr>
            <w:rFonts w:ascii="Courier New" w:hAnsi="Courier New" w:cs="Courier New"/>
            <w:bCs/>
            <w:spacing w:val="-4"/>
            <w:rPrChange w:id="856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856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56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happy</w:delText>
        </w:r>
        <w:r w:rsidRPr="00AB44D1" w:rsidDel="00AB44D1">
          <w:rPr>
            <w:rFonts w:ascii="Courier New" w:hAnsi="Courier New" w:cs="Courier New"/>
            <w:bCs/>
            <w:spacing w:val="-4"/>
            <w:rPrChange w:id="8565" w:author="Александр Перепечаев" w:date="2021-05-26T13:24:00Z">
              <w:rPr>
                <w:rFonts w:ascii="Courier New" w:hAnsi="Courier New" w:cs="Courier New"/>
                <w:bCs/>
                <w:spacing w:val="-4"/>
                <w:lang w:val="en-US"/>
              </w:rPr>
            </w:rPrChange>
          </w:rPr>
          <w:delText>";</w:delText>
        </w:r>
      </w:del>
    </w:p>
    <w:p w14:paraId="5DB51A0E" w14:textId="65EAE770" w:rsidR="00BC1ECC" w:rsidRPr="00AB44D1" w:rsidDel="00AB44D1" w:rsidRDefault="00BC1ECC" w:rsidP="00AB44D1">
      <w:pPr>
        <w:spacing w:after="240" w:line="360" w:lineRule="auto"/>
        <w:ind w:left="567"/>
        <w:jc w:val="center"/>
        <w:rPr>
          <w:del w:id="8566" w:author="Александр Перепечаев" w:date="2021-05-26T13:23:00Z"/>
          <w:rFonts w:ascii="Courier New" w:hAnsi="Courier New" w:cs="Courier New"/>
          <w:bCs/>
          <w:spacing w:val="-4"/>
          <w:rPrChange w:id="8567" w:author="Александр Перепечаев" w:date="2021-05-26T13:24:00Z">
            <w:rPr>
              <w:del w:id="8568" w:author="Александр Перепечаев" w:date="2021-05-26T13:23:00Z"/>
              <w:rFonts w:ascii="Courier New" w:hAnsi="Courier New" w:cs="Courier New"/>
              <w:bCs/>
              <w:spacing w:val="-4"/>
              <w:lang w:val="en-US"/>
            </w:rPr>
          </w:rPrChange>
        </w:rPr>
        <w:pPrChange w:id="8569" w:author="Александр Перепечаев" w:date="2021-05-26T13:23:00Z">
          <w:pPr>
            <w:autoSpaceDE w:val="0"/>
            <w:autoSpaceDN w:val="0"/>
            <w:adjustRightInd w:val="0"/>
            <w:ind w:left="567" w:firstLine="709"/>
          </w:pPr>
        </w:pPrChange>
      </w:pPr>
      <w:del w:id="8570" w:author="Александр Перепечаев" w:date="2021-05-26T13:23:00Z">
        <w:r w:rsidRPr="00AB44D1" w:rsidDel="00AB44D1">
          <w:rPr>
            <w:rFonts w:ascii="Courier New" w:hAnsi="Courier New" w:cs="Courier New"/>
            <w:bCs/>
            <w:spacing w:val="-4"/>
            <w:rPrChange w:id="857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try</w:delText>
        </w:r>
        <w:r w:rsidRPr="00AB44D1" w:rsidDel="00AB44D1">
          <w:rPr>
            <w:rFonts w:ascii="Courier New" w:hAnsi="Courier New" w:cs="Courier New"/>
            <w:bCs/>
            <w:spacing w:val="-4"/>
            <w:rPrChange w:id="8572" w:author="Александр Перепечаев" w:date="2021-05-26T13:24:00Z">
              <w:rPr>
                <w:rFonts w:ascii="Courier New" w:hAnsi="Courier New" w:cs="Courier New"/>
                <w:bCs/>
                <w:spacing w:val="-4"/>
                <w:lang w:val="en-US"/>
              </w:rPr>
            </w:rPrChange>
          </w:rPr>
          <w:delText>{</w:delText>
        </w:r>
      </w:del>
    </w:p>
    <w:p w14:paraId="07B5720B" w14:textId="28D6A418" w:rsidR="00BC1ECC" w:rsidRPr="00AB44D1" w:rsidDel="00AB44D1" w:rsidRDefault="00BC1ECC" w:rsidP="00AB44D1">
      <w:pPr>
        <w:spacing w:after="240" w:line="360" w:lineRule="auto"/>
        <w:ind w:left="567"/>
        <w:jc w:val="center"/>
        <w:rPr>
          <w:del w:id="8573" w:author="Александр Перепечаев" w:date="2021-05-26T13:23:00Z"/>
          <w:rFonts w:ascii="Courier New" w:hAnsi="Courier New" w:cs="Courier New"/>
          <w:bCs/>
          <w:spacing w:val="-4"/>
          <w:rPrChange w:id="8574" w:author="Александр Перепечаев" w:date="2021-05-26T13:24:00Z">
            <w:rPr>
              <w:del w:id="8575" w:author="Александр Перепечаев" w:date="2021-05-26T13:23:00Z"/>
              <w:rFonts w:ascii="Courier New" w:hAnsi="Courier New" w:cs="Courier New"/>
              <w:bCs/>
              <w:spacing w:val="-4"/>
              <w:lang w:val="en-US"/>
            </w:rPr>
          </w:rPrChange>
        </w:rPr>
        <w:pPrChange w:id="8576" w:author="Александр Перепечаев" w:date="2021-05-26T13:23:00Z">
          <w:pPr>
            <w:autoSpaceDE w:val="0"/>
            <w:autoSpaceDN w:val="0"/>
            <w:adjustRightInd w:val="0"/>
            <w:ind w:left="567" w:firstLine="709"/>
          </w:pPr>
        </w:pPrChange>
      </w:pPr>
      <w:del w:id="8577" w:author="Александр Перепечаев" w:date="2021-05-26T13:23:00Z">
        <w:r w:rsidRPr="00AB44D1" w:rsidDel="00AB44D1">
          <w:rPr>
            <w:rFonts w:ascii="Courier New" w:hAnsi="Courier New" w:cs="Courier New"/>
            <w:bCs/>
            <w:spacing w:val="-4"/>
            <w:rPrChange w:id="857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857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58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req</w:delText>
        </w:r>
        <w:r w:rsidRPr="00AB44D1" w:rsidDel="00AB44D1">
          <w:rPr>
            <w:rFonts w:ascii="Courier New" w:hAnsi="Courier New" w:cs="Courier New"/>
            <w:bCs/>
            <w:spacing w:val="-4"/>
            <w:rPrChange w:id="858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body</w:delText>
        </w:r>
        <w:r w:rsidRPr="00AB44D1" w:rsidDel="00AB44D1">
          <w:rPr>
            <w:rFonts w:ascii="Courier New" w:hAnsi="Courier New" w:cs="Courier New"/>
            <w:bCs/>
            <w:spacing w:val="-4"/>
            <w:rPrChange w:id="8582" w:author="Александр Перепечаев" w:date="2021-05-26T13:24:00Z">
              <w:rPr>
                <w:rFonts w:ascii="Courier New" w:hAnsi="Courier New" w:cs="Courier New"/>
                <w:bCs/>
                <w:spacing w:val="-4"/>
                <w:lang w:val="en-US"/>
              </w:rPr>
            </w:rPrChange>
          </w:rPr>
          <w:delText>;</w:delText>
        </w:r>
      </w:del>
    </w:p>
    <w:p w14:paraId="56E4B323" w14:textId="4D61E297" w:rsidR="00BC1ECC" w:rsidRPr="00AB44D1" w:rsidDel="00AB44D1" w:rsidRDefault="00BC1ECC" w:rsidP="00AB44D1">
      <w:pPr>
        <w:spacing w:after="240" w:line="360" w:lineRule="auto"/>
        <w:ind w:left="567"/>
        <w:jc w:val="center"/>
        <w:rPr>
          <w:del w:id="8583" w:author="Александр Перепечаев" w:date="2021-05-26T13:23:00Z"/>
          <w:rFonts w:ascii="Courier New" w:hAnsi="Courier New" w:cs="Courier New"/>
          <w:bCs/>
          <w:spacing w:val="-4"/>
          <w:rPrChange w:id="8584" w:author="Александр Перепечаев" w:date="2021-05-26T13:24:00Z">
            <w:rPr>
              <w:del w:id="8585" w:author="Александр Перепечаев" w:date="2021-05-26T13:23:00Z"/>
              <w:rFonts w:ascii="Courier New" w:hAnsi="Courier New" w:cs="Courier New"/>
              <w:bCs/>
              <w:spacing w:val="-4"/>
              <w:lang w:val="en-US"/>
            </w:rPr>
          </w:rPrChange>
        </w:rPr>
        <w:pPrChange w:id="8586" w:author="Александр Перепечаев" w:date="2021-05-26T13:23:00Z">
          <w:pPr>
            <w:autoSpaceDE w:val="0"/>
            <w:autoSpaceDN w:val="0"/>
            <w:adjustRightInd w:val="0"/>
            <w:ind w:left="567" w:firstLine="709"/>
          </w:pPr>
        </w:pPrChange>
      </w:pPr>
    </w:p>
    <w:p w14:paraId="1EB926D3" w14:textId="5AFDB310" w:rsidR="00BC1ECC" w:rsidRPr="00AB44D1" w:rsidDel="00AB44D1" w:rsidRDefault="00BC1ECC" w:rsidP="00AB44D1">
      <w:pPr>
        <w:spacing w:after="240" w:line="360" w:lineRule="auto"/>
        <w:ind w:left="567"/>
        <w:jc w:val="center"/>
        <w:rPr>
          <w:del w:id="8587" w:author="Александр Перепечаев" w:date="2021-05-26T13:23:00Z"/>
          <w:rFonts w:ascii="Courier New" w:hAnsi="Courier New" w:cs="Courier New"/>
          <w:bCs/>
          <w:spacing w:val="-4"/>
          <w:rPrChange w:id="8588" w:author="Александр Перепечаев" w:date="2021-05-26T13:24:00Z">
            <w:rPr>
              <w:del w:id="8589" w:author="Александр Перепечаев" w:date="2021-05-26T13:23:00Z"/>
              <w:rFonts w:ascii="Courier New" w:hAnsi="Courier New" w:cs="Courier New"/>
              <w:bCs/>
              <w:spacing w:val="-4"/>
              <w:lang w:val="en-US"/>
            </w:rPr>
          </w:rPrChange>
        </w:rPr>
        <w:pPrChange w:id="8590" w:author="Александр Перепечаев" w:date="2021-05-26T13:23:00Z">
          <w:pPr>
            <w:autoSpaceDE w:val="0"/>
            <w:autoSpaceDN w:val="0"/>
            <w:adjustRightInd w:val="0"/>
            <w:ind w:left="567" w:firstLine="709"/>
          </w:pPr>
        </w:pPrChange>
      </w:pPr>
      <w:del w:id="8591" w:author="Александр Перепечаев" w:date="2021-05-26T13:23:00Z">
        <w:r w:rsidRPr="00AB44D1" w:rsidDel="00AB44D1">
          <w:rPr>
            <w:rFonts w:ascii="Courier New" w:hAnsi="Courier New" w:cs="Courier New"/>
            <w:bCs/>
            <w:spacing w:val="-4"/>
            <w:rPrChange w:id="859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859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859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595" w:author="Александр Перепечаев" w:date="2021-05-26T13:24:00Z">
              <w:rPr>
                <w:rFonts w:ascii="Courier New" w:hAnsi="Courier New" w:cs="Courier New"/>
                <w:bCs/>
                <w:spacing w:val="-4"/>
                <w:lang w:val="en-US"/>
              </w:rPr>
            </w:rPrChange>
          </w:rPr>
          <w:delText xml:space="preserve">);  </w:delText>
        </w:r>
      </w:del>
    </w:p>
    <w:p w14:paraId="40132FB7" w14:textId="51CB6153" w:rsidR="00BC1ECC" w:rsidRPr="00AB44D1" w:rsidDel="00AB44D1" w:rsidRDefault="00BC1ECC" w:rsidP="00AB44D1">
      <w:pPr>
        <w:spacing w:after="240" w:line="360" w:lineRule="auto"/>
        <w:ind w:left="567"/>
        <w:jc w:val="center"/>
        <w:rPr>
          <w:del w:id="8596" w:author="Александр Перепечаев" w:date="2021-05-26T13:23:00Z"/>
          <w:rFonts w:ascii="Courier New" w:hAnsi="Courier New" w:cs="Courier New"/>
          <w:bCs/>
          <w:spacing w:val="-4"/>
          <w:rPrChange w:id="8597" w:author="Александр Перепечаев" w:date="2021-05-26T13:24:00Z">
            <w:rPr>
              <w:del w:id="8598" w:author="Александр Перепечаев" w:date="2021-05-26T13:23:00Z"/>
              <w:rFonts w:ascii="Courier New" w:hAnsi="Courier New" w:cs="Courier New"/>
              <w:bCs/>
              <w:spacing w:val="-4"/>
              <w:lang w:val="en-US"/>
            </w:rPr>
          </w:rPrChange>
        </w:rPr>
        <w:pPrChange w:id="8599" w:author="Александр Перепечаев" w:date="2021-05-26T13:23:00Z">
          <w:pPr>
            <w:autoSpaceDE w:val="0"/>
            <w:autoSpaceDN w:val="0"/>
            <w:adjustRightInd w:val="0"/>
            <w:ind w:left="567" w:firstLine="709"/>
          </w:pPr>
        </w:pPrChange>
      </w:pPr>
    </w:p>
    <w:p w14:paraId="3B1A48C3" w14:textId="751C9211" w:rsidR="00BC1ECC" w:rsidRPr="00AB44D1" w:rsidDel="00AB44D1" w:rsidRDefault="00BC1ECC" w:rsidP="00AB44D1">
      <w:pPr>
        <w:spacing w:after="240" w:line="360" w:lineRule="auto"/>
        <w:ind w:left="567"/>
        <w:jc w:val="center"/>
        <w:rPr>
          <w:del w:id="8600" w:author="Александр Перепечаев" w:date="2021-05-26T13:23:00Z"/>
          <w:rFonts w:ascii="Courier New" w:hAnsi="Courier New" w:cs="Courier New"/>
          <w:bCs/>
          <w:spacing w:val="-4"/>
          <w:rPrChange w:id="8601" w:author="Александр Перепечаев" w:date="2021-05-26T13:24:00Z">
            <w:rPr>
              <w:del w:id="8602" w:author="Александр Перепечаев" w:date="2021-05-26T13:23:00Z"/>
              <w:rFonts w:ascii="Courier New" w:hAnsi="Courier New" w:cs="Courier New"/>
              <w:bCs/>
              <w:spacing w:val="-4"/>
              <w:lang w:val="en-US"/>
            </w:rPr>
          </w:rPrChange>
        </w:rPr>
        <w:pPrChange w:id="8603" w:author="Александр Перепечаев" w:date="2021-05-26T13:23:00Z">
          <w:pPr>
            <w:autoSpaceDE w:val="0"/>
            <w:autoSpaceDN w:val="0"/>
            <w:adjustRightInd w:val="0"/>
            <w:ind w:left="567" w:firstLine="709"/>
          </w:pPr>
        </w:pPrChange>
      </w:pPr>
      <w:del w:id="8604" w:author="Александр Перепечаев" w:date="2021-05-26T13:23:00Z">
        <w:r w:rsidRPr="00AB44D1" w:rsidDel="00AB44D1">
          <w:rPr>
            <w:rFonts w:ascii="Courier New" w:hAnsi="Courier New" w:cs="Courier New"/>
            <w:bCs/>
            <w:spacing w:val="-4"/>
            <w:rPrChange w:id="860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const</w:delText>
        </w:r>
        <w:r w:rsidRPr="00AB44D1" w:rsidDel="00AB44D1">
          <w:rPr>
            <w:rFonts w:ascii="Courier New" w:hAnsi="Courier New" w:cs="Courier New"/>
            <w:bCs/>
            <w:spacing w:val="-4"/>
            <w:rPrChange w:id="860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buf</w:delText>
        </w:r>
        <w:r w:rsidRPr="00AB44D1" w:rsidDel="00AB44D1">
          <w:rPr>
            <w:rFonts w:ascii="Courier New" w:hAnsi="Courier New" w:cs="Courier New"/>
            <w:bCs/>
            <w:spacing w:val="-4"/>
            <w:rPrChange w:id="860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Buffer</w:delText>
        </w:r>
        <w:r w:rsidRPr="00AB44D1" w:rsidDel="00AB44D1">
          <w:rPr>
            <w:rFonts w:ascii="Courier New" w:hAnsi="Courier New" w:cs="Courier New"/>
            <w:bCs/>
            <w:spacing w:val="-4"/>
            <w:rPrChange w:id="860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from</w:delText>
        </w:r>
        <w:r w:rsidRPr="00AB44D1" w:rsidDel="00AB44D1">
          <w:rPr>
            <w:rFonts w:ascii="Courier New" w:hAnsi="Courier New" w:cs="Courier New"/>
            <w:bCs/>
            <w:spacing w:val="-4"/>
            <w:rPrChange w:id="860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reqJson</w:delText>
        </w:r>
        <w:r w:rsidRPr="00AB44D1" w:rsidDel="00AB44D1">
          <w:rPr>
            <w:rFonts w:ascii="Courier New" w:hAnsi="Courier New" w:cs="Courier New"/>
            <w:bCs/>
            <w:spacing w:val="-4"/>
            <w:rPrChange w:id="8610"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base</w:delText>
        </w:r>
        <w:r w:rsidRPr="00AB44D1" w:rsidDel="00AB44D1">
          <w:rPr>
            <w:rFonts w:ascii="Courier New" w:hAnsi="Courier New" w:cs="Courier New"/>
            <w:bCs/>
            <w:spacing w:val="-4"/>
            <w:rPrChange w:id="8611" w:author="Александр Перепечаев" w:date="2021-05-26T13:24:00Z">
              <w:rPr>
                <w:rFonts w:ascii="Courier New" w:hAnsi="Courier New" w:cs="Courier New"/>
                <w:bCs/>
                <w:spacing w:val="-4"/>
                <w:lang w:val="en-US"/>
              </w:rPr>
            </w:rPrChange>
          </w:rPr>
          <w:delText>64');</w:delText>
        </w:r>
      </w:del>
    </w:p>
    <w:p w14:paraId="7A662D0A" w14:textId="38C1C47B" w:rsidR="00BC1ECC" w:rsidRPr="00AB44D1" w:rsidDel="00AB44D1" w:rsidRDefault="00BC1ECC" w:rsidP="00AB44D1">
      <w:pPr>
        <w:spacing w:after="240" w:line="360" w:lineRule="auto"/>
        <w:ind w:left="567"/>
        <w:jc w:val="center"/>
        <w:rPr>
          <w:del w:id="8612" w:author="Александр Перепечаев" w:date="2021-05-26T13:23:00Z"/>
          <w:rFonts w:ascii="Courier New" w:hAnsi="Courier New" w:cs="Courier New"/>
          <w:bCs/>
          <w:spacing w:val="-4"/>
          <w:rPrChange w:id="8613" w:author="Александр Перепечаев" w:date="2021-05-26T13:24:00Z">
            <w:rPr>
              <w:del w:id="8614" w:author="Александр Перепечаев" w:date="2021-05-26T13:23:00Z"/>
              <w:rFonts w:ascii="Courier New" w:hAnsi="Courier New" w:cs="Courier New"/>
              <w:bCs/>
              <w:spacing w:val="-4"/>
              <w:lang w:val="en-US"/>
            </w:rPr>
          </w:rPrChange>
        </w:rPr>
        <w:pPrChange w:id="8615" w:author="Александр Перепечаев" w:date="2021-05-26T13:23:00Z">
          <w:pPr>
            <w:autoSpaceDE w:val="0"/>
            <w:autoSpaceDN w:val="0"/>
            <w:adjustRightInd w:val="0"/>
            <w:ind w:left="567" w:firstLine="709"/>
          </w:pPr>
        </w:pPrChange>
      </w:pPr>
      <w:del w:id="8616" w:author="Александр Перепечаев" w:date="2021-05-26T13:23:00Z">
        <w:r w:rsidRPr="00AB44D1" w:rsidDel="00AB44D1">
          <w:rPr>
            <w:rFonts w:ascii="Courier New" w:hAnsi="Courier New" w:cs="Courier New"/>
            <w:bCs/>
            <w:spacing w:val="-4"/>
            <w:rPrChange w:id="861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861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861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new</w:delText>
        </w:r>
        <w:r w:rsidRPr="00AB44D1" w:rsidDel="00AB44D1">
          <w:rPr>
            <w:rFonts w:ascii="Courier New" w:hAnsi="Courier New" w:cs="Courier New"/>
            <w:bCs/>
            <w:spacing w:val="-4"/>
            <w:rPrChange w:id="862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8621" w:author="Александр Перепечаев" w:date="2021-05-26T13:24:00Z">
              <w:rPr>
                <w:rFonts w:ascii="Courier New" w:hAnsi="Courier New" w:cs="Courier New"/>
                <w:bCs/>
                <w:spacing w:val="-4"/>
                <w:lang w:val="en-US"/>
              </w:rPr>
            </w:rPrChange>
          </w:rPr>
          <w:delText>();</w:delText>
        </w:r>
      </w:del>
    </w:p>
    <w:p w14:paraId="3CDACE6C" w14:textId="706A3BDD" w:rsidR="00BC1ECC" w:rsidRPr="00AB44D1" w:rsidDel="00AB44D1" w:rsidRDefault="00BC1ECC" w:rsidP="00AB44D1">
      <w:pPr>
        <w:spacing w:after="240" w:line="360" w:lineRule="auto"/>
        <w:ind w:left="567"/>
        <w:jc w:val="center"/>
        <w:rPr>
          <w:del w:id="8622" w:author="Александр Перепечаев" w:date="2021-05-26T13:23:00Z"/>
          <w:rFonts w:ascii="Courier New" w:hAnsi="Courier New" w:cs="Courier New"/>
          <w:bCs/>
          <w:spacing w:val="-4"/>
          <w:rPrChange w:id="8623" w:author="Александр Перепечаев" w:date="2021-05-26T13:24:00Z">
            <w:rPr>
              <w:del w:id="8624" w:author="Александр Перепечаев" w:date="2021-05-26T13:23:00Z"/>
              <w:rFonts w:ascii="Courier New" w:hAnsi="Courier New" w:cs="Courier New"/>
              <w:bCs/>
              <w:spacing w:val="-4"/>
              <w:lang w:val="en-US"/>
            </w:rPr>
          </w:rPrChange>
        </w:rPr>
        <w:pPrChange w:id="8625" w:author="Александр Перепечаев" w:date="2021-05-26T13:23:00Z">
          <w:pPr>
            <w:autoSpaceDE w:val="0"/>
            <w:autoSpaceDN w:val="0"/>
            <w:adjustRightInd w:val="0"/>
            <w:ind w:left="567" w:firstLine="709"/>
          </w:pPr>
        </w:pPrChange>
      </w:pPr>
      <w:del w:id="8626" w:author="Александр Перепечаев" w:date="2021-05-26T13:23:00Z">
        <w:r w:rsidRPr="00AB44D1" w:rsidDel="00AB44D1">
          <w:rPr>
            <w:rFonts w:ascii="Courier New" w:hAnsi="Courier New" w:cs="Courier New"/>
            <w:bCs/>
            <w:spacing w:val="-4"/>
            <w:rPrChange w:id="862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862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now</w:delText>
        </w:r>
        <w:r w:rsidRPr="00AB44D1" w:rsidDel="00AB44D1">
          <w:rPr>
            <w:rFonts w:ascii="Courier New" w:hAnsi="Courier New" w:cs="Courier New"/>
            <w:bCs/>
            <w:spacing w:val="-4"/>
            <w:rPrChange w:id="862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863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getFullYear</w:delText>
        </w:r>
        <w:r w:rsidRPr="00AB44D1" w:rsidDel="00AB44D1">
          <w:rPr>
            <w:rFonts w:ascii="Courier New" w:hAnsi="Courier New" w:cs="Courier New"/>
            <w:bCs/>
            <w:spacing w:val="-4"/>
            <w:rPrChange w:id="8631" w:author="Александр Перепечаев" w:date="2021-05-26T13:24:00Z">
              <w:rPr>
                <w:rFonts w:ascii="Courier New" w:hAnsi="Courier New" w:cs="Courier New"/>
                <w:bCs/>
                <w:spacing w:val="-4"/>
                <w:lang w:val="en-US"/>
              </w:rPr>
            </w:rPrChange>
          </w:rPr>
          <w:delText xml:space="preserve">() + "" +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863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getMonth</w:delText>
        </w:r>
        <w:r w:rsidRPr="00AB44D1" w:rsidDel="00AB44D1">
          <w:rPr>
            <w:rFonts w:ascii="Courier New" w:hAnsi="Courier New" w:cs="Courier New"/>
            <w:bCs/>
            <w:spacing w:val="-4"/>
            <w:rPrChange w:id="8633"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863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getDate</w:delText>
        </w:r>
        <w:r w:rsidRPr="00AB44D1" w:rsidDel="00AB44D1">
          <w:rPr>
            <w:rFonts w:ascii="Courier New" w:hAnsi="Courier New" w:cs="Courier New"/>
            <w:bCs/>
            <w:spacing w:val="-4"/>
            <w:rPrChange w:id="8635"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863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getHours</w:delText>
        </w:r>
        <w:r w:rsidRPr="00AB44D1" w:rsidDel="00AB44D1">
          <w:rPr>
            <w:rFonts w:ascii="Courier New" w:hAnsi="Courier New" w:cs="Courier New"/>
            <w:bCs/>
            <w:spacing w:val="-4"/>
            <w:rPrChange w:id="8637"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863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getSeconds</w:delText>
        </w:r>
        <w:r w:rsidRPr="00AB44D1" w:rsidDel="00AB44D1">
          <w:rPr>
            <w:rFonts w:ascii="Courier New" w:hAnsi="Courier New" w:cs="Courier New"/>
            <w:bCs/>
            <w:spacing w:val="-4"/>
            <w:rPrChange w:id="863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date</w:delText>
        </w:r>
        <w:r w:rsidRPr="00AB44D1" w:rsidDel="00AB44D1">
          <w:rPr>
            <w:rFonts w:ascii="Courier New" w:hAnsi="Courier New" w:cs="Courier New"/>
            <w:bCs/>
            <w:spacing w:val="-4"/>
            <w:rPrChange w:id="864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getMilliseconds</w:delText>
        </w:r>
        <w:r w:rsidRPr="00AB44D1" w:rsidDel="00AB44D1">
          <w:rPr>
            <w:rFonts w:ascii="Courier New" w:hAnsi="Courier New" w:cs="Courier New"/>
            <w:bCs/>
            <w:spacing w:val="-4"/>
            <w:rPrChange w:id="8641" w:author="Александр Перепечаев" w:date="2021-05-26T13:24:00Z">
              <w:rPr>
                <w:rFonts w:ascii="Courier New" w:hAnsi="Courier New" w:cs="Courier New"/>
                <w:bCs/>
                <w:spacing w:val="-4"/>
                <w:lang w:val="en-US"/>
              </w:rPr>
            </w:rPrChange>
          </w:rPr>
          <w:delText>()</w:delText>
        </w:r>
      </w:del>
    </w:p>
    <w:p w14:paraId="312DCD64" w14:textId="0643A914" w:rsidR="00BC1ECC" w:rsidRPr="00AB44D1" w:rsidDel="00AB44D1" w:rsidRDefault="00BC1ECC" w:rsidP="00AB44D1">
      <w:pPr>
        <w:spacing w:after="240" w:line="360" w:lineRule="auto"/>
        <w:ind w:left="567"/>
        <w:jc w:val="center"/>
        <w:rPr>
          <w:del w:id="8642" w:author="Александр Перепечаев" w:date="2021-05-26T13:23:00Z"/>
          <w:rFonts w:ascii="Courier New" w:hAnsi="Courier New" w:cs="Courier New"/>
          <w:bCs/>
          <w:spacing w:val="-4"/>
          <w:rPrChange w:id="8643" w:author="Александр Перепечаев" w:date="2021-05-26T13:24:00Z">
            <w:rPr>
              <w:del w:id="8644" w:author="Александр Перепечаев" w:date="2021-05-26T13:23:00Z"/>
              <w:rFonts w:ascii="Courier New" w:hAnsi="Courier New" w:cs="Courier New"/>
              <w:bCs/>
              <w:spacing w:val="-4"/>
              <w:lang w:val="en-US"/>
            </w:rPr>
          </w:rPrChange>
        </w:rPr>
        <w:pPrChange w:id="8645" w:author="Александр Перепечаев" w:date="2021-05-26T13:23:00Z">
          <w:pPr>
            <w:autoSpaceDE w:val="0"/>
            <w:autoSpaceDN w:val="0"/>
            <w:adjustRightInd w:val="0"/>
            <w:ind w:left="567" w:firstLine="709"/>
          </w:pPr>
        </w:pPrChange>
      </w:pPr>
      <w:del w:id="8646" w:author="Александр Перепечаев" w:date="2021-05-26T13:23:00Z">
        <w:r w:rsidRPr="00AB44D1" w:rsidDel="00AB44D1">
          <w:rPr>
            <w:rFonts w:ascii="Courier New" w:hAnsi="Courier New" w:cs="Courier New"/>
            <w:bCs/>
            <w:spacing w:val="-4"/>
            <w:rPrChange w:id="864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now</w:delText>
        </w:r>
        <w:r w:rsidRPr="00AB44D1" w:rsidDel="00AB44D1">
          <w:rPr>
            <w:rFonts w:ascii="Courier New" w:hAnsi="Courier New" w:cs="Courier New"/>
            <w:bCs/>
            <w:spacing w:val="-4"/>
            <w:rPrChange w:id="8648"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now</w:delText>
        </w:r>
        <w:r w:rsidRPr="00AB44D1" w:rsidDel="00AB44D1">
          <w:rPr>
            <w:rFonts w:ascii="Courier New" w:hAnsi="Courier New" w:cs="Courier New"/>
            <w:bCs/>
            <w:spacing w:val="-4"/>
            <w:rPrChange w:id="8649"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jpg</w:delText>
        </w:r>
        <w:r w:rsidRPr="00AB44D1" w:rsidDel="00AB44D1">
          <w:rPr>
            <w:rFonts w:ascii="Courier New" w:hAnsi="Courier New" w:cs="Courier New"/>
            <w:bCs/>
            <w:spacing w:val="-4"/>
            <w:rPrChange w:id="8650" w:author="Александр Перепечаев" w:date="2021-05-26T13:24:00Z">
              <w:rPr>
                <w:rFonts w:ascii="Courier New" w:hAnsi="Courier New" w:cs="Courier New"/>
                <w:bCs/>
                <w:spacing w:val="-4"/>
                <w:lang w:val="en-US"/>
              </w:rPr>
            </w:rPrChange>
          </w:rPr>
          <w:delText>";</w:delText>
        </w:r>
      </w:del>
    </w:p>
    <w:p w14:paraId="452D4C18" w14:textId="3B2D7A30" w:rsidR="00BC1ECC" w:rsidRPr="00AB44D1" w:rsidDel="00AB44D1" w:rsidRDefault="00BC1ECC" w:rsidP="00AB44D1">
      <w:pPr>
        <w:spacing w:after="240" w:line="360" w:lineRule="auto"/>
        <w:ind w:left="567"/>
        <w:jc w:val="center"/>
        <w:rPr>
          <w:del w:id="8651" w:author="Александр Перепечаев" w:date="2021-05-26T13:23:00Z"/>
          <w:rFonts w:ascii="Courier New" w:hAnsi="Courier New" w:cs="Courier New"/>
          <w:bCs/>
          <w:spacing w:val="-4"/>
          <w:rPrChange w:id="8652" w:author="Александр Перепечаев" w:date="2021-05-26T13:24:00Z">
            <w:rPr>
              <w:del w:id="8653" w:author="Александр Перепечаев" w:date="2021-05-26T13:23:00Z"/>
              <w:rFonts w:ascii="Courier New" w:hAnsi="Courier New" w:cs="Courier New"/>
              <w:bCs/>
              <w:spacing w:val="-4"/>
              <w:lang w:val="en-US"/>
            </w:rPr>
          </w:rPrChange>
        </w:rPr>
        <w:pPrChange w:id="8654" w:author="Александр Перепечаев" w:date="2021-05-26T13:23:00Z">
          <w:pPr>
            <w:autoSpaceDE w:val="0"/>
            <w:autoSpaceDN w:val="0"/>
            <w:adjustRightInd w:val="0"/>
            <w:ind w:left="567" w:firstLine="709"/>
          </w:pPr>
        </w:pPrChange>
      </w:pPr>
      <w:del w:id="8655" w:author="Александр Перепечаев" w:date="2021-05-26T13:23:00Z">
        <w:r w:rsidRPr="00AB44D1" w:rsidDel="00AB44D1">
          <w:rPr>
            <w:rFonts w:ascii="Courier New" w:hAnsi="Courier New" w:cs="Courier New"/>
            <w:bCs/>
            <w:spacing w:val="-4"/>
            <w:rPrChange w:id="8656" w:author="Александр Перепечаев" w:date="2021-05-26T13:24:00Z">
              <w:rPr>
                <w:rFonts w:ascii="Courier New" w:hAnsi="Courier New" w:cs="Courier New"/>
                <w:bCs/>
                <w:spacing w:val="-4"/>
                <w:lang w:val="en-US"/>
              </w:rPr>
            </w:rPrChange>
          </w:rPr>
          <w:delText xml:space="preserve">     </w:delText>
        </w:r>
      </w:del>
    </w:p>
    <w:p w14:paraId="75CD1B98" w14:textId="26C06C8C" w:rsidR="00BC1ECC" w:rsidRPr="00AB44D1" w:rsidDel="00AB44D1" w:rsidRDefault="00BC1ECC" w:rsidP="00AB44D1">
      <w:pPr>
        <w:spacing w:after="240" w:line="360" w:lineRule="auto"/>
        <w:ind w:left="567"/>
        <w:jc w:val="center"/>
        <w:rPr>
          <w:del w:id="8657" w:author="Александр Перепечаев" w:date="2021-05-26T13:23:00Z"/>
          <w:rFonts w:ascii="Courier New" w:hAnsi="Courier New" w:cs="Courier New"/>
          <w:bCs/>
          <w:spacing w:val="-4"/>
          <w:rPrChange w:id="8658" w:author="Александр Перепечаев" w:date="2021-05-26T13:24:00Z">
            <w:rPr>
              <w:del w:id="8659" w:author="Александр Перепечаев" w:date="2021-05-26T13:23:00Z"/>
              <w:rFonts w:ascii="Courier New" w:hAnsi="Courier New" w:cs="Courier New"/>
              <w:bCs/>
              <w:spacing w:val="-4"/>
              <w:lang w:val="en-US"/>
            </w:rPr>
          </w:rPrChange>
        </w:rPr>
        <w:pPrChange w:id="8660" w:author="Александр Перепечаев" w:date="2021-05-26T13:23:00Z">
          <w:pPr>
            <w:autoSpaceDE w:val="0"/>
            <w:autoSpaceDN w:val="0"/>
            <w:adjustRightInd w:val="0"/>
            <w:ind w:left="567" w:firstLine="709"/>
          </w:pPr>
        </w:pPrChange>
      </w:pPr>
      <w:del w:id="8661" w:author="Александр Перепечаев" w:date="2021-05-26T13:23:00Z">
        <w:r w:rsidRPr="00AB44D1" w:rsidDel="00AB44D1">
          <w:rPr>
            <w:rFonts w:ascii="Courier New" w:hAnsi="Courier New" w:cs="Courier New"/>
            <w:bCs/>
            <w:spacing w:val="-4"/>
            <w:rPrChange w:id="866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var</w:delText>
        </w:r>
        <w:r w:rsidRPr="00AB44D1" w:rsidDel="00AB44D1">
          <w:rPr>
            <w:rFonts w:ascii="Courier New" w:hAnsi="Courier New" w:cs="Courier New"/>
            <w:bCs/>
            <w:spacing w:val="-4"/>
            <w:rPrChange w:id="866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ok</w:delText>
        </w:r>
        <w:r w:rsidRPr="00AB44D1" w:rsidDel="00AB44D1">
          <w:rPr>
            <w:rFonts w:ascii="Courier New" w:hAnsi="Courier New" w:cs="Courier New"/>
            <w:bCs/>
            <w:spacing w:val="-4"/>
            <w:rPrChange w:id="8664"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false</w:delText>
        </w:r>
        <w:r w:rsidRPr="00AB44D1" w:rsidDel="00AB44D1">
          <w:rPr>
            <w:rFonts w:ascii="Courier New" w:hAnsi="Courier New" w:cs="Courier New"/>
            <w:bCs/>
            <w:spacing w:val="-4"/>
            <w:rPrChange w:id="8665" w:author="Александр Перепечаев" w:date="2021-05-26T13:24:00Z">
              <w:rPr>
                <w:rFonts w:ascii="Courier New" w:hAnsi="Courier New" w:cs="Courier New"/>
                <w:bCs/>
                <w:spacing w:val="-4"/>
                <w:lang w:val="en-US"/>
              </w:rPr>
            </w:rPrChange>
          </w:rPr>
          <w:delText>;</w:delText>
        </w:r>
      </w:del>
    </w:p>
    <w:p w14:paraId="58A87F1E" w14:textId="3F110ADB" w:rsidR="00BC1ECC" w:rsidRPr="00AB44D1" w:rsidDel="00AB44D1" w:rsidRDefault="00BC1ECC" w:rsidP="00AB44D1">
      <w:pPr>
        <w:spacing w:after="240" w:line="360" w:lineRule="auto"/>
        <w:ind w:left="567"/>
        <w:jc w:val="center"/>
        <w:rPr>
          <w:del w:id="8666" w:author="Александр Перепечаев" w:date="2021-05-26T13:23:00Z"/>
          <w:rFonts w:ascii="Courier New" w:hAnsi="Courier New" w:cs="Courier New"/>
          <w:bCs/>
          <w:spacing w:val="-4"/>
          <w:rPrChange w:id="8667" w:author="Александр Перепечаев" w:date="2021-05-26T13:24:00Z">
            <w:rPr>
              <w:del w:id="8668" w:author="Александр Перепечаев" w:date="2021-05-26T13:23:00Z"/>
              <w:rFonts w:ascii="Courier New" w:hAnsi="Courier New" w:cs="Courier New"/>
              <w:bCs/>
              <w:spacing w:val="-4"/>
              <w:lang w:val="en-US"/>
            </w:rPr>
          </w:rPrChange>
        </w:rPr>
        <w:pPrChange w:id="8669" w:author="Александр Перепечаев" w:date="2021-05-26T13:23:00Z">
          <w:pPr>
            <w:autoSpaceDE w:val="0"/>
            <w:autoSpaceDN w:val="0"/>
            <w:adjustRightInd w:val="0"/>
            <w:ind w:left="567" w:firstLine="709"/>
          </w:pPr>
        </w:pPrChange>
      </w:pPr>
    </w:p>
    <w:p w14:paraId="53218720" w14:textId="4EA78CF2" w:rsidR="00BC1ECC" w:rsidRPr="00AB44D1" w:rsidDel="00AB44D1" w:rsidRDefault="00BC1ECC" w:rsidP="00AB44D1">
      <w:pPr>
        <w:spacing w:after="240" w:line="360" w:lineRule="auto"/>
        <w:ind w:left="567"/>
        <w:jc w:val="center"/>
        <w:rPr>
          <w:del w:id="8670" w:author="Александр Перепечаев" w:date="2021-05-26T13:23:00Z"/>
          <w:rFonts w:ascii="Courier New" w:hAnsi="Courier New" w:cs="Courier New"/>
          <w:bCs/>
          <w:spacing w:val="-4"/>
          <w:rPrChange w:id="8671" w:author="Александр Перепечаев" w:date="2021-05-26T13:24:00Z">
            <w:rPr>
              <w:del w:id="8672" w:author="Александр Перепечаев" w:date="2021-05-26T13:23:00Z"/>
              <w:rFonts w:ascii="Courier New" w:hAnsi="Courier New" w:cs="Courier New"/>
              <w:bCs/>
              <w:spacing w:val="-4"/>
              <w:lang w:val="en-US"/>
            </w:rPr>
          </w:rPrChange>
        </w:rPr>
        <w:pPrChange w:id="8673" w:author="Александр Перепечаев" w:date="2021-05-26T13:23:00Z">
          <w:pPr>
            <w:autoSpaceDE w:val="0"/>
            <w:autoSpaceDN w:val="0"/>
            <w:adjustRightInd w:val="0"/>
            <w:ind w:left="567" w:firstLine="709"/>
          </w:pPr>
        </w:pPrChange>
      </w:pPr>
      <w:del w:id="8674" w:author="Александр Перепечаев" w:date="2021-05-26T13:23:00Z">
        <w:r w:rsidRPr="00AB44D1" w:rsidDel="00AB44D1">
          <w:rPr>
            <w:rFonts w:ascii="Courier New" w:hAnsi="Courier New" w:cs="Courier New"/>
            <w:bCs/>
            <w:spacing w:val="-4"/>
            <w:rPrChange w:id="867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fs</w:delText>
        </w:r>
        <w:r w:rsidRPr="00AB44D1" w:rsidDel="00AB44D1">
          <w:rPr>
            <w:rFonts w:ascii="Courier New" w:hAnsi="Courier New" w:cs="Courier New"/>
            <w:bCs/>
            <w:spacing w:val="-4"/>
            <w:rPrChange w:id="867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writeFile</w:delText>
        </w:r>
        <w:r w:rsidRPr="00AB44D1" w:rsidDel="00AB44D1">
          <w:rPr>
            <w:rFonts w:ascii="Courier New" w:hAnsi="Courier New" w:cs="Courier New"/>
            <w:bCs/>
            <w:spacing w:val="-4"/>
            <w:rPrChange w:id="8677"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image</w:delText>
        </w:r>
        <w:r w:rsidRPr="00AB44D1" w:rsidDel="00AB44D1">
          <w:rPr>
            <w:rFonts w:ascii="Courier New" w:hAnsi="Courier New" w:cs="Courier New"/>
            <w:bCs/>
            <w:spacing w:val="-4"/>
            <w:rPrChange w:id="867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now</w:delText>
        </w:r>
        <w:r w:rsidRPr="00AB44D1" w:rsidDel="00AB44D1">
          <w:rPr>
            <w:rFonts w:ascii="Courier New" w:hAnsi="Courier New" w:cs="Courier New"/>
            <w:bCs/>
            <w:spacing w:val="-4"/>
            <w:rPrChange w:id="867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buf</w:delText>
        </w:r>
        <w:r w:rsidRPr="00AB44D1" w:rsidDel="00AB44D1">
          <w:rPr>
            <w:rFonts w:ascii="Courier New" w:hAnsi="Courier New" w:cs="Courier New"/>
            <w:bCs/>
            <w:spacing w:val="-4"/>
            <w:rPrChange w:id="8680"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binary</w:delText>
        </w:r>
        <w:r w:rsidRPr="00AB44D1" w:rsidDel="00AB44D1">
          <w:rPr>
            <w:rFonts w:ascii="Courier New" w:hAnsi="Courier New" w:cs="Courier New"/>
            <w:bCs/>
            <w:spacing w:val="-4"/>
            <w:rPrChange w:id="868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function</w:delText>
        </w:r>
        <w:r w:rsidRPr="00AB44D1" w:rsidDel="00AB44D1">
          <w:rPr>
            <w:rFonts w:ascii="Courier New" w:hAnsi="Courier New" w:cs="Courier New"/>
            <w:bCs/>
            <w:spacing w:val="-4"/>
            <w:rPrChange w:id="868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8683" w:author="Александр Перепечаев" w:date="2021-05-26T13:24:00Z">
              <w:rPr>
                <w:rFonts w:ascii="Courier New" w:hAnsi="Courier New" w:cs="Courier New"/>
                <w:bCs/>
                <w:spacing w:val="-4"/>
                <w:lang w:val="en-US"/>
              </w:rPr>
            </w:rPrChange>
          </w:rPr>
          <w:delText>) {</w:delText>
        </w:r>
      </w:del>
    </w:p>
    <w:p w14:paraId="4849BFAD" w14:textId="2DD9570E" w:rsidR="00BC1ECC" w:rsidRPr="00AB44D1" w:rsidDel="00AB44D1" w:rsidRDefault="00BC1ECC" w:rsidP="00AB44D1">
      <w:pPr>
        <w:spacing w:after="240" w:line="360" w:lineRule="auto"/>
        <w:ind w:left="567"/>
        <w:jc w:val="center"/>
        <w:rPr>
          <w:del w:id="8684" w:author="Александр Перепечаев" w:date="2021-05-26T13:23:00Z"/>
          <w:rFonts w:ascii="Courier New" w:hAnsi="Courier New" w:cs="Courier New"/>
          <w:bCs/>
          <w:spacing w:val="-4"/>
          <w:rPrChange w:id="8685" w:author="Александр Перепечаев" w:date="2021-05-26T13:24:00Z">
            <w:rPr>
              <w:del w:id="8686" w:author="Александр Перепечаев" w:date="2021-05-26T13:23:00Z"/>
              <w:rFonts w:ascii="Courier New" w:hAnsi="Courier New" w:cs="Courier New"/>
              <w:bCs/>
              <w:spacing w:val="-4"/>
              <w:lang w:val="en-US"/>
            </w:rPr>
          </w:rPrChange>
        </w:rPr>
        <w:pPrChange w:id="8687" w:author="Александр Перепечаев" w:date="2021-05-26T13:23:00Z">
          <w:pPr>
            <w:autoSpaceDE w:val="0"/>
            <w:autoSpaceDN w:val="0"/>
            <w:adjustRightInd w:val="0"/>
            <w:ind w:left="567" w:firstLine="709"/>
          </w:pPr>
        </w:pPrChange>
      </w:pPr>
      <w:del w:id="8688" w:author="Александр Перепечаев" w:date="2021-05-26T13:23:00Z">
        <w:r w:rsidRPr="00AB44D1" w:rsidDel="00AB44D1">
          <w:rPr>
            <w:rFonts w:ascii="Courier New" w:hAnsi="Courier New" w:cs="Courier New"/>
            <w:bCs/>
            <w:spacing w:val="-4"/>
            <w:rPrChange w:id="868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if</w:delText>
        </w:r>
        <w:r w:rsidRPr="00AB44D1" w:rsidDel="00AB44D1">
          <w:rPr>
            <w:rFonts w:ascii="Courier New" w:hAnsi="Courier New" w:cs="Courier New"/>
            <w:bCs/>
            <w:spacing w:val="-4"/>
            <w:rPrChange w:id="869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8691" w:author="Александр Перепечаев" w:date="2021-05-26T13:24:00Z">
              <w:rPr>
                <w:rFonts w:ascii="Courier New" w:hAnsi="Courier New" w:cs="Courier New"/>
                <w:bCs/>
                <w:spacing w:val="-4"/>
                <w:lang w:val="en-US"/>
              </w:rPr>
            </w:rPrChange>
          </w:rPr>
          <w:delText>) {</w:delText>
        </w:r>
      </w:del>
    </w:p>
    <w:p w14:paraId="504B1CA6" w14:textId="02BB8DAF" w:rsidR="00BC1ECC" w:rsidRPr="00AB44D1" w:rsidDel="00AB44D1" w:rsidRDefault="00BC1ECC" w:rsidP="00AB44D1">
      <w:pPr>
        <w:spacing w:after="240" w:line="360" w:lineRule="auto"/>
        <w:ind w:left="567"/>
        <w:jc w:val="center"/>
        <w:rPr>
          <w:del w:id="8692" w:author="Александр Перепечаев" w:date="2021-05-26T13:23:00Z"/>
          <w:rFonts w:ascii="Courier New" w:hAnsi="Courier New" w:cs="Courier New"/>
          <w:bCs/>
          <w:spacing w:val="-4"/>
          <w:rPrChange w:id="8693" w:author="Александр Перепечаев" w:date="2021-05-26T13:24:00Z">
            <w:rPr>
              <w:del w:id="8694" w:author="Александр Перепечаев" w:date="2021-05-26T13:23:00Z"/>
              <w:rFonts w:ascii="Courier New" w:hAnsi="Courier New" w:cs="Courier New"/>
              <w:bCs/>
              <w:spacing w:val="-4"/>
              <w:lang w:val="en-US"/>
            </w:rPr>
          </w:rPrChange>
        </w:rPr>
        <w:pPrChange w:id="8695" w:author="Александр Перепечаев" w:date="2021-05-26T13:23:00Z">
          <w:pPr>
            <w:autoSpaceDE w:val="0"/>
            <w:autoSpaceDN w:val="0"/>
            <w:adjustRightInd w:val="0"/>
            <w:ind w:left="567" w:firstLine="709"/>
          </w:pPr>
        </w:pPrChange>
      </w:pPr>
      <w:del w:id="8696" w:author="Александр Перепечаев" w:date="2021-05-26T13:23:00Z">
        <w:r w:rsidRPr="00AB44D1" w:rsidDel="00AB44D1">
          <w:rPr>
            <w:rFonts w:ascii="Courier New" w:hAnsi="Courier New" w:cs="Courier New"/>
            <w:bCs/>
            <w:spacing w:val="-4"/>
            <w:rPrChange w:id="869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8698"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869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err</w:delText>
        </w:r>
        <w:r w:rsidRPr="00AB44D1" w:rsidDel="00AB44D1">
          <w:rPr>
            <w:rFonts w:ascii="Courier New" w:hAnsi="Courier New" w:cs="Courier New"/>
            <w:bCs/>
            <w:spacing w:val="-4"/>
            <w:rPrChange w:id="8700" w:author="Александр Перепечаев" w:date="2021-05-26T13:24:00Z">
              <w:rPr>
                <w:rFonts w:ascii="Courier New" w:hAnsi="Courier New" w:cs="Courier New"/>
                <w:bCs/>
                <w:spacing w:val="-4"/>
                <w:lang w:val="en-US"/>
              </w:rPr>
            </w:rPrChange>
          </w:rPr>
          <w:delText>);</w:delText>
        </w:r>
      </w:del>
    </w:p>
    <w:p w14:paraId="6C96ED1C" w14:textId="0CCA48C6" w:rsidR="00BC1ECC" w:rsidRPr="00AB44D1" w:rsidDel="00AB44D1" w:rsidRDefault="00BC1ECC" w:rsidP="00AB44D1">
      <w:pPr>
        <w:spacing w:after="240" w:line="360" w:lineRule="auto"/>
        <w:ind w:left="567"/>
        <w:jc w:val="center"/>
        <w:rPr>
          <w:del w:id="8701" w:author="Александр Перепечаев" w:date="2021-05-26T13:23:00Z"/>
          <w:rFonts w:ascii="Courier New" w:hAnsi="Courier New" w:cs="Courier New"/>
          <w:bCs/>
          <w:spacing w:val="-4"/>
          <w:rPrChange w:id="8702" w:author="Александр Перепечаев" w:date="2021-05-26T13:24:00Z">
            <w:rPr>
              <w:del w:id="8703" w:author="Александр Перепечаев" w:date="2021-05-26T13:23:00Z"/>
              <w:rFonts w:ascii="Courier New" w:hAnsi="Courier New" w:cs="Courier New"/>
              <w:bCs/>
              <w:spacing w:val="-4"/>
              <w:lang w:val="en-US"/>
            </w:rPr>
          </w:rPrChange>
        </w:rPr>
        <w:pPrChange w:id="8704" w:author="Александр Перепечаев" w:date="2021-05-26T13:23:00Z">
          <w:pPr>
            <w:autoSpaceDE w:val="0"/>
            <w:autoSpaceDN w:val="0"/>
            <w:adjustRightInd w:val="0"/>
            <w:ind w:left="567" w:firstLine="709"/>
          </w:pPr>
        </w:pPrChange>
      </w:pPr>
      <w:del w:id="8705" w:author="Александр Перепечаев" w:date="2021-05-26T13:23:00Z">
        <w:r w:rsidRPr="00AB44D1" w:rsidDel="00AB44D1">
          <w:rPr>
            <w:rFonts w:ascii="Courier New" w:hAnsi="Courier New" w:cs="Courier New"/>
            <w:bCs/>
            <w:spacing w:val="-4"/>
            <w:rPrChange w:id="870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else</w:delText>
        </w:r>
        <w:r w:rsidRPr="00AB44D1" w:rsidDel="00AB44D1">
          <w:rPr>
            <w:rFonts w:ascii="Courier New" w:hAnsi="Courier New" w:cs="Courier New"/>
            <w:bCs/>
            <w:spacing w:val="-4"/>
            <w:rPrChange w:id="8707" w:author="Александр Перепечаев" w:date="2021-05-26T13:24:00Z">
              <w:rPr>
                <w:rFonts w:ascii="Courier New" w:hAnsi="Courier New" w:cs="Courier New"/>
                <w:bCs/>
                <w:spacing w:val="-4"/>
                <w:lang w:val="en-US"/>
              </w:rPr>
            </w:rPrChange>
          </w:rPr>
          <w:delText xml:space="preserve"> {</w:delText>
        </w:r>
      </w:del>
    </w:p>
    <w:p w14:paraId="75133F15" w14:textId="5E926712" w:rsidR="00BC1ECC" w:rsidRPr="00AB44D1" w:rsidDel="00AB44D1" w:rsidRDefault="00BC1ECC" w:rsidP="00AB44D1">
      <w:pPr>
        <w:spacing w:after="240" w:line="360" w:lineRule="auto"/>
        <w:ind w:left="567"/>
        <w:jc w:val="center"/>
        <w:rPr>
          <w:del w:id="8708" w:author="Александр Перепечаев" w:date="2021-05-26T13:23:00Z"/>
          <w:rFonts w:ascii="Courier New" w:hAnsi="Courier New" w:cs="Courier New"/>
          <w:bCs/>
          <w:spacing w:val="-4"/>
          <w:rPrChange w:id="8709" w:author="Александр Перепечаев" w:date="2021-05-26T13:24:00Z">
            <w:rPr>
              <w:del w:id="8710" w:author="Александр Перепечаев" w:date="2021-05-26T13:23:00Z"/>
              <w:rFonts w:ascii="Courier New" w:hAnsi="Courier New" w:cs="Courier New"/>
              <w:bCs/>
              <w:spacing w:val="-4"/>
              <w:lang w:val="en-US"/>
            </w:rPr>
          </w:rPrChange>
        </w:rPr>
        <w:pPrChange w:id="8711" w:author="Александр Перепечаев" w:date="2021-05-26T13:23:00Z">
          <w:pPr>
            <w:autoSpaceDE w:val="0"/>
            <w:autoSpaceDN w:val="0"/>
            <w:adjustRightInd w:val="0"/>
            <w:ind w:left="567" w:firstLine="709"/>
          </w:pPr>
        </w:pPrChange>
      </w:pPr>
      <w:del w:id="8712" w:author="Александр Перепечаев" w:date="2021-05-26T13:23:00Z">
        <w:r w:rsidRPr="00AB44D1" w:rsidDel="00AB44D1">
          <w:rPr>
            <w:rFonts w:ascii="Courier New" w:hAnsi="Courier New" w:cs="Courier New"/>
            <w:bCs/>
            <w:spacing w:val="-4"/>
            <w:rPrChange w:id="871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871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871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The</w:delText>
        </w:r>
        <w:r w:rsidRPr="00AB44D1" w:rsidDel="00AB44D1">
          <w:rPr>
            <w:rFonts w:ascii="Courier New" w:hAnsi="Courier New" w:cs="Courier New"/>
            <w:bCs/>
            <w:spacing w:val="-4"/>
            <w:rPrChange w:id="8716"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file</w:delText>
        </w:r>
        <w:r w:rsidRPr="00AB44D1" w:rsidDel="00AB44D1">
          <w:rPr>
            <w:rFonts w:ascii="Courier New" w:hAnsi="Courier New" w:cs="Courier New"/>
            <w:bCs/>
            <w:spacing w:val="-4"/>
            <w:rPrChange w:id="8717"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was</w:delText>
        </w:r>
        <w:r w:rsidRPr="00AB44D1" w:rsidDel="00AB44D1">
          <w:rPr>
            <w:rFonts w:ascii="Courier New" w:hAnsi="Courier New" w:cs="Courier New"/>
            <w:bCs/>
            <w:spacing w:val="-4"/>
            <w:rPrChange w:id="871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saved</w:delText>
        </w:r>
        <w:r w:rsidRPr="00AB44D1" w:rsidDel="00AB44D1">
          <w:rPr>
            <w:rFonts w:ascii="Courier New" w:hAnsi="Courier New" w:cs="Courier New"/>
            <w:bCs/>
            <w:spacing w:val="-4"/>
            <w:rPrChange w:id="8719" w:author="Александр Перепечаев" w:date="2021-05-26T13:24:00Z">
              <w:rPr>
                <w:rFonts w:ascii="Courier New" w:hAnsi="Courier New" w:cs="Courier New"/>
                <w:bCs/>
                <w:spacing w:val="-4"/>
                <w:lang w:val="en-US"/>
              </w:rPr>
            </w:rPrChange>
          </w:rPr>
          <w:delText>!");</w:delText>
        </w:r>
      </w:del>
    </w:p>
    <w:p w14:paraId="7E6808D4" w14:textId="719AB279" w:rsidR="00BC1ECC" w:rsidRPr="00AB44D1" w:rsidDel="00AB44D1" w:rsidRDefault="00BC1ECC" w:rsidP="00AB44D1">
      <w:pPr>
        <w:spacing w:after="240" w:line="360" w:lineRule="auto"/>
        <w:ind w:left="567"/>
        <w:jc w:val="center"/>
        <w:rPr>
          <w:del w:id="8720" w:author="Александр Перепечаев" w:date="2021-05-26T13:23:00Z"/>
          <w:rFonts w:ascii="Courier New" w:hAnsi="Courier New" w:cs="Courier New"/>
          <w:bCs/>
          <w:spacing w:val="-4"/>
          <w:rPrChange w:id="8721" w:author="Александр Перепечаев" w:date="2021-05-26T13:24:00Z">
            <w:rPr>
              <w:del w:id="8722" w:author="Александр Перепечаев" w:date="2021-05-26T13:23:00Z"/>
              <w:rFonts w:ascii="Courier New" w:hAnsi="Courier New" w:cs="Courier New"/>
              <w:bCs/>
              <w:spacing w:val="-4"/>
              <w:lang w:val="en-US"/>
            </w:rPr>
          </w:rPrChange>
        </w:rPr>
        <w:pPrChange w:id="8723" w:author="Александр Перепечаев" w:date="2021-05-26T13:23:00Z">
          <w:pPr>
            <w:autoSpaceDE w:val="0"/>
            <w:autoSpaceDN w:val="0"/>
            <w:adjustRightInd w:val="0"/>
            <w:ind w:left="567" w:firstLine="709"/>
          </w:pPr>
        </w:pPrChange>
      </w:pPr>
      <w:del w:id="8724" w:author="Александр Перепечаев" w:date="2021-05-26T13:23:00Z">
        <w:r w:rsidRPr="00AB44D1" w:rsidDel="00AB44D1">
          <w:rPr>
            <w:rFonts w:ascii="Courier New" w:hAnsi="Courier New" w:cs="Courier New"/>
            <w:bCs/>
            <w:spacing w:val="-4"/>
            <w:rPrChange w:id="872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ok</w:delText>
        </w:r>
        <w:r w:rsidRPr="00AB44D1" w:rsidDel="00AB44D1">
          <w:rPr>
            <w:rFonts w:ascii="Courier New" w:hAnsi="Courier New" w:cs="Courier New"/>
            <w:bCs/>
            <w:spacing w:val="-4"/>
            <w:rPrChange w:id="8726"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true</w:delText>
        </w:r>
        <w:r w:rsidRPr="00AB44D1" w:rsidDel="00AB44D1">
          <w:rPr>
            <w:rFonts w:ascii="Courier New" w:hAnsi="Courier New" w:cs="Courier New"/>
            <w:bCs/>
            <w:spacing w:val="-4"/>
            <w:rPrChange w:id="8727" w:author="Александр Перепечаев" w:date="2021-05-26T13:24:00Z">
              <w:rPr>
                <w:rFonts w:ascii="Courier New" w:hAnsi="Courier New" w:cs="Courier New"/>
                <w:bCs/>
                <w:spacing w:val="-4"/>
                <w:lang w:val="en-US"/>
              </w:rPr>
            </w:rPrChange>
          </w:rPr>
          <w:delText>;</w:delText>
        </w:r>
      </w:del>
    </w:p>
    <w:p w14:paraId="7827A51F" w14:textId="47BEB021" w:rsidR="00BC1ECC" w:rsidRPr="00AB44D1" w:rsidDel="00AB44D1" w:rsidRDefault="00BC1ECC" w:rsidP="00AB44D1">
      <w:pPr>
        <w:spacing w:after="240" w:line="360" w:lineRule="auto"/>
        <w:ind w:left="567"/>
        <w:jc w:val="center"/>
        <w:rPr>
          <w:del w:id="8728" w:author="Александр Перепечаев" w:date="2021-05-26T13:23:00Z"/>
          <w:rFonts w:ascii="Courier New" w:hAnsi="Courier New" w:cs="Courier New"/>
          <w:bCs/>
          <w:spacing w:val="-4"/>
          <w:rPrChange w:id="8729" w:author="Александр Перепечаев" w:date="2021-05-26T13:24:00Z">
            <w:rPr>
              <w:del w:id="8730" w:author="Александр Перепечаев" w:date="2021-05-26T13:23:00Z"/>
              <w:rFonts w:ascii="Courier New" w:hAnsi="Courier New" w:cs="Courier New"/>
              <w:bCs/>
              <w:spacing w:val="-4"/>
              <w:lang w:val="en-US"/>
            </w:rPr>
          </w:rPrChange>
        </w:rPr>
        <w:pPrChange w:id="8731" w:author="Александр Перепечаев" w:date="2021-05-26T13:23:00Z">
          <w:pPr>
            <w:autoSpaceDE w:val="0"/>
            <w:autoSpaceDN w:val="0"/>
            <w:adjustRightInd w:val="0"/>
            <w:ind w:left="567" w:firstLine="709"/>
          </w:pPr>
        </w:pPrChange>
      </w:pPr>
      <w:del w:id="8732" w:author="Александр Перепечаев" w:date="2021-05-26T13:23:00Z">
        <w:r w:rsidRPr="00AB44D1" w:rsidDel="00AB44D1">
          <w:rPr>
            <w:rFonts w:ascii="Courier New" w:hAnsi="Courier New" w:cs="Courier New"/>
            <w:bCs/>
            <w:spacing w:val="-4"/>
            <w:rPrChange w:id="8733" w:author="Александр Перепечаев" w:date="2021-05-26T13:24:00Z">
              <w:rPr>
                <w:rFonts w:ascii="Courier New" w:hAnsi="Courier New" w:cs="Courier New"/>
                <w:bCs/>
                <w:spacing w:val="-4"/>
                <w:lang w:val="en-US"/>
              </w:rPr>
            </w:rPrChange>
          </w:rPr>
          <w:delText xml:space="preserve">      }</w:delText>
        </w:r>
      </w:del>
    </w:p>
    <w:p w14:paraId="23F69D0F" w14:textId="7F7C3C0F" w:rsidR="00BC1ECC" w:rsidRPr="00AB44D1" w:rsidDel="00AB44D1" w:rsidRDefault="00BC1ECC" w:rsidP="00AB44D1">
      <w:pPr>
        <w:spacing w:after="240" w:line="360" w:lineRule="auto"/>
        <w:ind w:left="567"/>
        <w:jc w:val="center"/>
        <w:rPr>
          <w:del w:id="8734" w:author="Александр Перепечаев" w:date="2021-05-26T13:23:00Z"/>
          <w:rFonts w:ascii="Courier New" w:hAnsi="Courier New" w:cs="Courier New"/>
          <w:bCs/>
          <w:spacing w:val="-4"/>
          <w:rPrChange w:id="8735" w:author="Александр Перепечаев" w:date="2021-05-26T13:24:00Z">
            <w:rPr>
              <w:del w:id="8736" w:author="Александр Перепечаев" w:date="2021-05-26T13:23:00Z"/>
              <w:rFonts w:ascii="Courier New" w:hAnsi="Courier New" w:cs="Courier New"/>
              <w:bCs/>
              <w:spacing w:val="-4"/>
              <w:lang w:val="en-US"/>
            </w:rPr>
          </w:rPrChange>
        </w:rPr>
        <w:pPrChange w:id="8737" w:author="Александр Перепечаев" w:date="2021-05-26T13:23:00Z">
          <w:pPr>
            <w:autoSpaceDE w:val="0"/>
            <w:autoSpaceDN w:val="0"/>
            <w:adjustRightInd w:val="0"/>
            <w:ind w:left="567" w:firstLine="709"/>
          </w:pPr>
        </w:pPrChange>
      </w:pPr>
      <w:del w:id="8738" w:author="Александр Перепечаев" w:date="2021-05-26T13:23:00Z">
        <w:r w:rsidRPr="00AB44D1" w:rsidDel="00AB44D1">
          <w:rPr>
            <w:rFonts w:ascii="Courier New" w:hAnsi="Courier New" w:cs="Courier New"/>
            <w:bCs/>
            <w:spacing w:val="-4"/>
            <w:rPrChange w:id="8739" w:author="Александр Перепечаев" w:date="2021-05-26T13:24:00Z">
              <w:rPr>
                <w:rFonts w:ascii="Courier New" w:hAnsi="Courier New" w:cs="Courier New"/>
                <w:bCs/>
                <w:spacing w:val="-4"/>
                <w:lang w:val="en-US"/>
              </w:rPr>
            </w:rPrChange>
          </w:rPr>
          <w:delText xml:space="preserve">      });</w:delText>
        </w:r>
      </w:del>
    </w:p>
    <w:p w14:paraId="46F41999" w14:textId="5C18FB51" w:rsidR="00BC1ECC" w:rsidRPr="00AB44D1" w:rsidDel="00AB44D1" w:rsidRDefault="00BC1ECC" w:rsidP="00AB44D1">
      <w:pPr>
        <w:spacing w:after="240" w:line="360" w:lineRule="auto"/>
        <w:ind w:left="567"/>
        <w:jc w:val="center"/>
        <w:rPr>
          <w:del w:id="8740" w:author="Александр Перепечаев" w:date="2021-05-26T13:23:00Z"/>
          <w:rFonts w:ascii="Courier New" w:hAnsi="Courier New" w:cs="Courier New"/>
          <w:bCs/>
          <w:spacing w:val="-4"/>
          <w:rPrChange w:id="8741" w:author="Александр Перепечаев" w:date="2021-05-26T13:24:00Z">
            <w:rPr>
              <w:del w:id="8742" w:author="Александр Перепечаев" w:date="2021-05-26T13:23:00Z"/>
              <w:rFonts w:ascii="Courier New" w:hAnsi="Courier New" w:cs="Courier New"/>
              <w:bCs/>
              <w:spacing w:val="-4"/>
              <w:lang w:val="en-US"/>
            </w:rPr>
          </w:rPrChange>
        </w:rPr>
        <w:pPrChange w:id="8743" w:author="Александр Перепечаев" w:date="2021-05-26T13:23:00Z">
          <w:pPr>
            <w:autoSpaceDE w:val="0"/>
            <w:autoSpaceDN w:val="0"/>
            <w:adjustRightInd w:val="0"/>
            <w:ind w:left="567" w:firstLine="709"/>
          </w:pPr>
        </w:pPrChange>
      </w:pPr>
    </w:p>
    <w:p w14:paraId="1D86D18F" w14:textId="41B40B8D" w:rsidR="00BC1ECC" w:rsidRPr="00AB44D1" w:rsidDel="00AB44D1" w:rsidRDefault="00BC1ECC" w:rsidP="00AB44D1">
      <w:pPr>
        <w:spacing w:after="240" w:line="360" w:lineRule="auto"/>
        <w:ind w:left="567"/>
        <w:jc w:val="center"/>
        <w:rPr>
          <w:del w:id="8744" w:author="Александр Перепечаев" w:date="2021-05-26T13:23:00Z"/>
          <w:rFonts w:ascii="Courier New" w:hAnsi="Courier New" w:cs="Courier New"/>
          <w:bCs/>
          <w:spacing w:val="-4"/>
          <w:rPrChange w:id="8745" w:author="Александр Перепечаев" w:date="2021-05-26T13:24:00Z">
            <w:rPr>
              <w:del w:id="8746" w:author="Александр Перепечаев" w:date="2021-05-26T13:23:00Z"/>
              <w:rFonts w:ascii="Courier New" w:hAnsi="Courier New" w:cs="Courier New"/>
              <w:bCs/>
              <w:spacing w:val="-4"/>
              <w:lang w:val="en-US"/>
            </w:rPr>
          </w:rPrChange>
        </w:rPr>
        <w:pPrChange w:id="8747" w:author="Александр Перепечаев" w:date="2021-05-26T13:23:00Z">
          <w:pPr>
            <w:autoSpaceDE w:val="0"/>
            <w:autoSpaceDN w:val="0"/>
            <w:adjustRightInd w:val="0"/>
            <w:ind w:left="567" w:firstLine="709"/>
          </w:pPr>
        </w:pPrChange>
      </w:pPr>
      <w:del w:id="8748" w:author="Александр Перепечаев" w:date="2021-05-26T13:23:00Z">
        <w:r w:rsidRPr="00AB44D1" w:rsidDel="00AB44D1">
          <w:rPr>
            <w:rFonts w:ascii="Courier New" w:hAnsi="Courier New" w:cs="Courier New"/>
            <w:bCs/>
            <w:spacing w:val="-4"/>
            <w:rPrChange w:id="874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await</w:delText>
        </w:r>
        <w:r w:rsidRPr="00AB44D1" w:rsidDel="00AB44D1">
          <w:rPr>
            <w:rFonts w:ascii="Courier New" w:hAnsi="Courier New" w:cs="Courier New"/>
            <w:bCs/>
            <w:spacing w:val="-4"/>
            <w:rPrChange w:id="875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user</w:delText>
        </w:r>
        <w:r w:rsidRPr="00AB44D1" w:rsidDel="00AB44D1">
          <w:rPr>
            <w:rFonts w:ascii="Courier New" w:hAnsi="Courier New" w:cs="Courier New"/>
            <w:bCs/>
            <w:spacing w:val="-4"/>
            <w:rPrChange w:id="875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givePhoto</w:delText>
        </w:r>
        <w:r w:rsidRPr="00AB44D1" w:rsidDel="00AB44D1">
          <w:rPr>
            <w:rFonts w:ascii="Courier New" w:hAnsi="Courier New" w:cs="Courier New"/>
            <w:bCs/>
            <w:spacing w:val="-4"/>
            <w:rPrChange w:id="875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now</w:delText>
        </w:r>
        <w:r w:rsidRPr="00AB44D1" w:rsidDel="00AB44D1">
          <w:rPr>
            <w:rFonts w:ascii="Courier New" w:hAnsi="Courier New" w:cs="Courier New"/>
            <w:bCs/>
            <w:spacing w:val="-4"/>
            <w:rPrChange w:id="8753" w:author="Александр Перепечаев" w:date="2021-05-26T13:24:00Z">
              <w:rPr>
                <w:rFonts w:ascii="Courier New" w:hAnsi="Courier New" w:cs="Courier New"/>
                <w:bCs/>
                <w:spacing w:val="-4"/>
                <w:lang w:val="en-US"/>
              </w:rPr>
            </w:rPrChange>
          </w:rPr>
          <w:delText>);</w:delText>
        </w:r>
      </w:del>
    </w:p>
    <w:p w14:paraId="58221FA8" w14:textId="37284060" w:rsidR="00BC1ECC" w:rsidRPr="00AB44D1" w:rsidDel="00AB44D1" w:rsidRDefault="00BC1ECC" w:rsidP="00AB44D1">
      <w:pPr>
        <w:spacing w:after="240" w:line="360" w:lineRule="auto"/>
        <w:ind w:left="567"/>
        <w:jc w:val="center"/>
        <w:rPr>
          <w:del w:id="8754" w:author="Александр Перепечаев" w:date="2021-05-26T13:23:00Z"/>
          <w:rFonts w:ascii="Courier New" w:hAnsi="Courier New" w:cs="Courier New"/>
          <w:bCs/>
          <w:spacing w:val="-4"/>
          <w:rPrChange w:id="8755" w:author="Александр Перепечаев" w:date="2021-05-26T13:24:00Z">
            <w:rPr>
              <w:del w:id="8756" w:author="Александр Перепечаев" w:date="2021-05-26T13:23:00Z"/>
              <w:rFonts w:ascii="Courier New" w:hAnsi="Courier New" w:cs="Courier New"/>
              <w:bCs/>
              <w:spacing w:val="-4"/>
              <w:lang w:val="en-US"/>
            </w:rPr>
          </w:rPrChange>
        </w:rPr>
        <w:pPrChange w:id="8757" w:author="Александр Перепечаев" w:date="2021-05-26T13:23:00Z">
          <w:pPr>
            <w:autoSpaceDE w:val="0"/>
            <w:autoSpaceDN w:val="0"/>
            <w:adjustRightInd w:val="0"/>
            <w:ind w:left="567" w:firstLine="709"/>
          </w:pPr>
        </w:pPrChange>
      </w:pPr>
      <w:del w:id="8758" w:author="Александр Перепечаев" w:date="2021-05-26T13:23:00Z">
        <w:r w:rsidRPr="00AB44D1" w:rsidDel="00AB44D1">
          <w:rPr>
            <w:rFonts w:ascii="Courier New" w:hAnsi="Courier New" w:cs="Courier New"/>
            <w:bCs/>
            <w:spacing w:val="-4"/>
            <w:rPrChange w:id="8759" w:author="Александр Перепечаев" w:date="2021-05-26T13:24:00Z">
              <w:rPr>
                <w:rFonts w:ascii="Courier New" w:hAnsi="Courier New" w:cs="Courier New"/>
                <w:bCs/>
                <w:spacing w:val="-4"/>
                <w:lang w:val="en-US"/>
              </w:rPr>
            </w:rPrChange>
          </w:rPr>
          <w:delText xml:space="preserve">   }</w:delText>
        </w:r>
      </w:del>
    </w:p>
    <w:p w14:paraId="30255F87" w14:textId="44D22A06" w:rsidR="00BC1ECC" w:rsidRPr="00AB44D1" w:rsidDel="00AB44D1" w:rsidRDefault="00BC1ECC" w:rsidP="00AB44D1">
      <w:pPr>
        <w:spacing w:after="240" w:line="360" w:lineRule="auto"/>
        <w:ind w:left="567"/>
        <w:jc w:val="center"/>
        <w:rPr>
          <w:del w:id="8760" w:author="Александр Перепечаев" w:date="2021-05-26T13:23:00Z"/>
          <w:rFonts w:ascii="Courier New" w:hAnsi="Courier New" w:cs="Courier New"/>
          <w:bCs/>
          <w:spacing w:val="-4"/>
          <w:rPrChange w:id="8761" w:author="Александр Перепечаев" w:date="2021-05-26T13:24:00Z">
            <w:rPr>
              <w:del w:id="8762" w:author="Александр Перепечаев" w:date="2021-05-26T13:23:00Z"/>
              <w:rFonts w:ascii="Courier New" w:hAnsi="Courier New" w:cs="Courier New"/>
              <w:bCs/>
              <w:spacing w:val="-4"/>
              <w:lang w:val="en-US"/>
            </w:rPr>
          </w:rPrChange>
        </w:rPr>
        <w:pPrChange w:id="8763" w:author="Александр Перепечаев" w:date="2021-05-26T13:23:00Z">
          <w:pPr>
            <w:autoSpaceDE w:val="0"/>
            <w:autoSpaceDN w:val="0"/>
            <w:adjustRightInd w:val="0"/>
            <w:ind w:left="567" w:firstLine="709"/>
          </w:pPr>
        </w:pPrChange>
      </w:pPr>
      <w:del w:id="8764" w:author="Александр Перепечаев" w:date="2021-05-26T13:23:00Z">
        <w:r w:rsidRPr="00AB44D1" w:rsidDel="00AB44D1">
          <w:rPr>
            <w:rFonts w:ascii="Courier New" w:hAnsi="Courier New" w:cs="Courier New"/>
            <w:bCs/>
            <w:spacing w:val="-4"/>
            <w:rPrChange w:id="8765"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catch</w:delText>
        </w:r>
        <w:r w:rsidRPr="00AB44D1" w:rsidDel="00AB44D1">
          <w:rPr>
            <w:rFonts w:ascii="Courier New" w:hAnsi="Courier New" w:cs="Courier New"/>
            <w:bCs/>
            <w:spacing w:val="-4"/>
            <w:rPrChange w:id="8766"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8767" w:author="Александр Перепечаев" w:date="2021-05-26T13:24:00Z">
              <w:rPr>
                <w:rFonts w:ascii="Courier New" w:hAnsi="Courier New" w:cs="Courier New"/>
                <w:bCs/>
                <w:spacing w:val="-4"/>
                <w:lang w:val="en-US"/>
              </w:rPr>
            </w:rPrChange>
          </w:rPr>
          <w:delText>){</w:delText>
        </w:r>
      </w:del>
    </w:p>
    <w:p w14:paraId="24CE7C4F" w14:textId="00E1F362" w:rsidR="00BC1ECC" w:rsidRPr="00AB44D1" w:rsidDel="00AB44D1" w:rsidRDefault="00BC1ECC" w:rsidP="00AB44D1">
      <w:pPr>
        <w:spacing w:after="240" w:line="360" w:lineRule="auto"/>
        <w:ind w:left="567"/>
        <w:jc w:val="center"/>
        <w:rPr>
          <w:del w:id="8768" w:author="Александр Перепечаев" w:date="2021-05-26T13:23:00Z"/>
          <w:rFonts w:ascii="Courier New" w:hAnsi="Courier New" w:cs="Courier New"/>
          <w:bCs/>
          <w:spacing w:val="-4"/>
          <w:rPrChange w:id="8769" w:author="Александр Перепечаев" w:date="2021-05-26T13:24:00Z">
            <w:rPr>
              <w:del w:id="8770" w:author="Александр Перепечаев" w:date="2021-05-26T13:23:00Z"/>
              <w:rFonts w:ascii="Courier New" w:hAnsi="Courier New" w:cs="Courier New"/>
              <w:bCs/>
              <w:spacing w:val="-4"/>
              <w:lang w:val="en-US"/>
            </w:rPr>
          </w:rPrChange>
        </w:rPr>
        <w:pPrChange w:id="8771" w:author="Александр Перепечаев" w:date="2021-05-26T13:23:00Z">
          <w:pPr>
            <w:autoSpaceDE w:val="0"/>
            <w:autoSpaceDN w:val="0"/>
            <w:adjustRightInd w:val="0"/>
            <w:ind w:left="567" w:firstLine="709"/>
          </w:pPr>
        </w:pPrChange>
      </w:pPr>
      <w:del w:id="8772" w:author="Александр Перепечаев" w:date="2021-05-26T13:23:00Z">
        <w:r w:rsidRPr="00AB44D1" w:rsidDel="00AB44D1">
          <w:rPr>
            <w:rFonts w:ascii="Courier New" w:hAnsi="Courier New" w:cs="Courier New"/>
            <w:bCs/>
            <w:spacing w:val="-4"/>
            <w:rPrChange w:id="8773"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console</w:delText>
        </w:r>
        <w:r w:rsidRPr="00AB44D1" w:rsidDel="00AB44D1">
          <w:rPr>
            <w:rFonts w:ascii="Courier New" w:hAnsi="Courier New" w:cs="Courier New"/>
            <w:bCs/>
            <w:spacing w:val="-4"/>
            <w:rPrChange w:id="877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log</w:delText>
        </w:r>
        <w:r w:rsidRPr="00AB44D1" w:rsidDel="00AB44D1">
          <w:rPr>
            <w:rFonts w:ascii="Courier New" w:hAnsi="Courier New" w:cs="Courier New"/>
            <w:bCs/>
            <w:spacing w:val="-4"/>
            <w:rPrChange w:id="8775"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w:delText>
        </w:r>
        <w:r w:rsidRPr="00AB44D1" w:rsidDel="00AB44D1">
          <w:rPr>
            <w:rFonts w:ascii="Courier New" w:hAnsi="Courier New" w:cs="Courier New"/>
            <w:bCs/>
            <w:spacing w:val="-4"/>
            <w:rPrChange w:id="8776" w:author="Александр Перепечаев" w:date="2021-05-26T13:24:00Z">
              <w:rPr>
                <w:rFonts w:ascii="Courier New" w:hAnsi="Courier New" w:cs="Courier New"/>
                <w:bCs/>
                <w:spacing w:val="-4"/>
                <w:lang w:val="en-US"/>
              </w:rPr>
            </w:rPrChange>
          </w:rPr>
          <w:delText>);</w:delText>
        </w:r>
      </w:del>
    </w:p>
    <w:p w14:paraId="2083BA5E" w14:textId="50E01154" w:rsidR="00BC1ECC" w:rsidRPr="00AB44D1" w:rsidDel="00AB44D1" w:rsidRDefault="00BC1ECC" w:rsidP="00AB44D1">
      <w:pPr>
        <w:spacing w:after="240" w:line="360" w:lineRule="auto"/>
        <w:ind w:left="567"/>
        <w:jc w:val="center"/>
        <w:rPr>
          <w:del w:id="8777" w:author="Александр Перепечаев" w:date="2021-05-26T13:23:00Z"/>
          <w:rFonts w:ascii="Courier New" w:hAnsi="Courier New" w:cs="Courier New"/>
          <w:bCs/>
          <w:spacing w:val="-4"/>
          <w:rPrChange w:id="8778" w:author="Александр Перепечаев" w:date="2021-05-26T13:24:00Z">
            <w:rPr>
              <w:del w:id="8779" w:author="Александр Перепечаев" w:date="2021-05-26T13:23:00Z"/>
              <w:rFonts w:ascii="Courier New" w:hAnsi="Courier New" w:cs="Courier New"/>
              <w:bCs/>
              <w:spacing w:val="-4"/>
              <w:lang w:val="en-US"/>
            </w:rPr>
          </w:rPrChange>
        </w:rPr>
        <w:pPrChange w:id="8780" w:author="Александр Перепечаев" w:date="2021-05-26T13:23:00Z">
          <w:pPr>
            <w:autoSpaceDE w:val="0"/>
            <w:autoSpaceDN w:val="0"/>
            <w:adjustRightInd w:val="0"/>
            <w:ind w:left="567" w:firstLine="709"/>
          </w:pPr>
        </w:pPrChange>
      </w:pPr>
      <w:del w:id="8781" w:author="Александр Перепечаев" w:date="2021-05-26T13:23:00Z">
        <w:r w:rsidRPr="00AB44D1" w:rsidDel="00AB44D1">
          <w:rPr>
            <w:rFonts w:ascii="Courier New" w:hAnsi="Courier New" w:cs="Courier New"/>
            <w:bCs/>
            <w:spacing w:val="-4"/>
            <w:rPrChange w:id="878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78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success</w:delText>
        </w:r>
        <w:r w:rsidRPr="00AB44D1" w:rsidDel="00AB44D1">
          <w:rPr>
            <w:rFonts w:ascii="Courier New" w:hAnsi="Courier New" w:cs="Courier New"/>
            <w:bCs/>
            <w:spacing w:val="-4"/>
            <w:rPrChange w:id="878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false</w:delText>
        </w:r>
        <w:r w:rsidRPr="00AB44D1" w:rsidDel="00AB44D1">
          <w:rPr>
            <w:rFonts w:ascii="Courier New" w:hAnsi="Courier New" w:cs="Courier New"/>
            <w:bCs/>
            <w:spacing w:val="-4"/>
            <w:rPrChange w:id="8785" w:author="Александр Перепечаев" w:date="2021-05-26T13:24:00Z">
              <w:rPr>
                <w:rFonts w:ascii="Courier New" w:hAnsi="Courier New" w:cs="Courier New"/>
                <w:bCs/>
                <w:spacing w:val="-4"/>
                <w:lang w:val="en-US"/>
              </w:rPr>
            </w:rPrChange>
          </w:rPr>
          <w:delText>;</w:delText>
        </w:r>
      </w:del>
    </w:p>
    <w:p w14:paraId="78916F8D" w14:textId="58861A4B" w:rsidR="00BC1ECC" w:rsidRPr="00AB44D1" w:rsidDel="00AB44D1" w:rsidRDefault="00BC1ECC" w:rsidP="00AB44D1">
      <w:pPr>
        <w:spacing w:after="240" w:line="360" w:lineRule="auto"/>
        <w:ind w:left="567"/>
        <w:jc w:val="center"/>
        <w:rPr>
          <w:del w:id="8786" w:author="Александр Перепечаев" w:date="2021-05-26T13:23:00Z"/>
          <w:rFonts w:ascii="Courier New" w:hAnsi="Courier New" w:cs="Courier New"/>
          <w:bCs/>
          <w:spacing w:val="-4"/>
          <w:rPrChange w:id="8787" w:author="Александр Перепечаев" w:date="2021-05-26T13:24:00Z">
            <w:rPr>
              <w:del w:id="8788" w:author="Александр Перепечаев" w:date="2021-05-26T13:23:00Z"/>
              <w:rFonts w:ascii="Courier New" w:hAnsi="Courier New" w:cs="Courier New"/>
              <w:bCs/>
              <w:spacing w:val="-4"/>
              <w:lang w:val="en-US"/>
            </w:rPr>
          </w:rPrChange>
        </w:rPr>
        <w:pPrChange w:id="8789" w:author="Александр Перепечаев" w:date="2021-05-26T13:23:00Z">
          <w:pPr>
            <w:autoSpaceDE w:val="0"/>
            <w:autoSpaceDN w:val="0"/>
            <w:adjustRightInd w:val="0"/>
            <w:ind w:left="567" w:firstLine="709"/>
          </w:pPr>
        </w:pPrChange>
      </w:pPr>
      <w:del w:id="8790" w:author="Александр Перепечаев" w:date="2021-05-26T13:23:00Z">
        <w:r w:rsidRPr="00AB44D1" w:rsidDel="00AB44D1">
          <w:rPr>
            <w:rFonts w:ascii="Courier New" w:hAnsi="Courier New" w:cs="Courier New"/>
            <w:bCs/>
            <w:spacing w:val="-4"/>
            <w:rPrChange w:id="879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79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w:delText>
        </w:r>
        <w:r w:rsidRPr="00AB44D1" w:rsidDel="00AB44D1">
          <w:rPr>
            <w:rFonts w:ascii="Courier New" w:hAnsi="Courier New" w:cs="Courier New"/>
            <w:bCs/>
            <w:spacing w:val="-4"/>
            <w:rPrChange w:id="8793" w:author="Александр Перепечаев" w:date="2021-05-26T13:24:00Z">
              <w:rPr>
                <w:rFonts w:ascii="Courier New" w:hAnsi="Courier New" w:cs="Courier New"/>
                <w:bCs/>
                <w:spacing w:val="-4"/>
                <w:lang w:val="en-US"/>
              </w:rPr>
            </w:rPrChange>
          </w:rPr>
          <w:delText>(300);</w:delText>
        </w:r>
      </w:del>
    </w:p>
    <w:p w14:paraId="7E717865" w14:textId="71E73DEF" w:rsidR="00BC1ECC" w:rsidRPr="00AB44D1" w:rsidDel="00AB44D1" w:rsidRDefault="00BC1ECC" w:rsidP="00AB44D1">
      <w:pPr>
        <w:spacing w:after="240" w:line="360" w:lineRule="auto"/>
        <w:ind w:left="567"/>
        <w:jc w:val="center"/>
        <w:rPr>
          <w:del w:id="8794" w:author="Александр Перепечаев" w:date="2021-05-26T13:23:00Z"/>
          <w:rFonts w:ascii="Courier New" w:hAnsi="Courier New" w:cs="Courier New"/>
          <w:bCs/>
          <w:spacing w:val="-4"/>
          <w:rPrChange w:id="8795" w:author="Александр Перепечаев" w:date="2021-05-26T13:24:00Z">
            <w:rPr>
              <w:del w:id="8796" w:author="Александр Перепечаев" w:date="2021-05-26T13:23:00Z"/>
              <w:rFonts w:ascii="Courier New" w:hAnsi="Courier New" w:cs="Courier New"/>
              <w:bCs/>
              <w:spacing w:val="-4"/>
              <w:lang w:val="en-US"/>
            </w:rPr>
          </w:rPrChange>
        </w:rPr>
        <w:pPrChange w:id="8797" w:author="Александр Перепечаев" w:date="2021-05-26T13:23:00Z">
          <w:pPr>
            <w:autoSpaceDE w:val="0"/>
            <w:autoSpaceDN w:val="0"/>
            <w:adjustRightInd w:val="0"/>
            <w:ind w:left="567" w:firstLine="709"/>
          </w:pPr>
        </w:pPrChange>
      </w:pPr>
      <w:del w:id="8798" w:author="Александр Перепечаев" w:date="2021-05-26T13:23:00Z">
        <w:r w:rsidRPr="00AB44D1" w:rsidDel="00AB44D1">
          <w:rPr>
            <w:rFonts w:ascii="Courier New" w:hAnsi="Courier New" w:cs="Courier New"/>
            <w:bCs/>
            <w:spacing w:val="-4"/>
            <w:rPrChange w:id="8799"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80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statusMessage</w:delText>
        </w:r>
        <w:r w:rsidRPr="00AB44D1" w:rsidDel="00AB44D1">
          <w:rPr>
            <w:rFonts w:ascii="Courier New" w:hAnsi="Courier New" w:cs="Courier New"/>
            <w:bCs/>
            <w:spacing w:val="-4"/>
            <w:rPrChange w:id="8801"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Error</w:delText>
        </w:r>
        <w:r w:rsidRPr="00AB44D1" w:rsidDel="00AB44D1">
          <w:rPr>
            <w:rFonts w:ascii="Courier New" w:hAnsi="Courier New" w:cs="Courier New"/>
            <w:bCs/>
            <w:spacing w:val="-4"/>
            <w:rPrChange w:id="8802"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server</w:delText>
        </w:r>
        <w:r w:rsidRPr="00AB44D1" w:rsidDel="00AB44D1">
          <w:rPr>
            <w:rFonts w:ascii="Courier New" w:hAnsi="Courier New" w:cs="Courier New"/>
            <w:bCs/>
            <w:spacing w:val="-4"/>
            <w:rPrChange w:id="8803" w:author="Александр Перепечаев" w:date="2021-05-26T13:24:00Z">
              <w:rPr>
                <w:rFonts w:ascii="Courier New" w:hAnsi="Courier New" w:cs="Courier New"/>
                <w:bCs/>
                <w:spacing w:val="-4"/>
                <w:lang w:val="en-US"/>
              </w:rPr>
            </w:rPrChange>
          </w:rPr>
          <w:delText>";</w:delText>
        </w:r>
      </w:del>
    </w:p>
    <w:p w14:paraId="6224A46A" w14:textId="616B12B0" w:rsidR="00BC1ECC" w:rsidRPr="00AB44D1" w:rsidDel="00AB44D1" w:rsidRDefault="00BC1ECC" w:rsidP="00AB44D1">
      <w:pPr>
        <w:spacing w:after="240" w:line="360" w:lineRule="auto"/>
        <w:ind w:left="567"/>
        <w:jc w:val="center"/>
        <w:rPr>
          <w:del w:id="8804" w:author="Александр Перепечаев" w:date="2021-05-26T13:23:00Z"/>
          <w:rFonts w:ascii="Courier New" w:hAnsi="Courier New" w:cs="Courier New"/>
          <w:bCs/>
          <w:spacing w:val="-4"/>
          <w:rPrChange w:id="8805" w:author="Александр Перепечаев" w:date="2021-05-26T13:24:00Z">
            <w:rPr>
              <w:del w:id="8806" w:author="Александр Перепечаев" w:date="2021-05-26T13:23:00Z"/>
              <w:rFonts w:ascii="Courier New" w:hAnsi="Courier New" w:cs="Courier New"/>
              <w:bCs/>
              <w:spacing w:val="-4"/>
              <w:lang w:val="en-US"/>
            </w:rPr>
          </w:rPrChange>
        </w:rPr>
        <w:pPrChange w:id="8807" w:author="Александр Перепечаев" w:date="2021-05-26T13:23:00Z">
          <w:pPr>
            <w:autoSpaceDE w:val="0"/>
            <w:autoSpaceDN w:val="0"/>
            <w:adjustRightInd w:val="0"/>
            <w:ind w:left="567" w:firstLine="709"/>
          </w:pPr>
        </w:pPrChange>
      </w:pPr>
      <w:del w:id="8808" w:author="Александр Перепечаев" w:date="2021-05-26T13:23:00Z">
        <w:r w:rsidRPr="00AB44D1" w:rsidDel="00AB44D1">
          <w:rPr>
            <w:rFonts w:ascii="Courier New" w:hAnsi="Courier New" w:cs="Courier New"/>
            <w:bCs/>
            <w:spacing w:val="-4"/>
            <w:rPrChange w:id="8809" w:author="Александр Перепечаев" w:date="2021-05-26T13:24:00Z">
              <w:rPr>
                <w:rFonts w:ascii="Courier New" w:hAnsi="Courier New" w:cs="Courier New"/>
                <w:bCs/>
                <w:spacing w:val="-4"/>
                <w:lang w:val="en-US"/>
              </w:rPr>
            </w:rPrChange>
          </w:rPr>
          <w:delText xml:space="preserve">       </w:delText>
        </w:r>
      </w:del>
    </w:p>
    <w:p w14:paraId="32C45BBD" w14:textId="4682A9B1" w:rsidR="00BC1ECC" w:rsidRPr="00AB44D1" w:rsidDel="00AB44D1" w:rsidRDefault="00BC1ECC" w:rsidP="00AB44D1">
      <w:pPr>
        <w:spacing w:after="240" w:line="360" w:lineRule="auto"/>
        <w:ind w:left="567"/>
        <w:jc w:val="center"/>
        <w:rPr>
          <w:del w:id="8810" w:author="Александр Перепечаев" w:date="2021-05-26T13:23:00Z"/>
          <w:rFonts w:ascii="Courier New" w:hAnsi="Courier New" w:cs="Courier New"/>
          <w:bCs/>
          <w:spacing w:val="-4"/>
          <w:rPrChange w:id="8811" w:author="Александр Перепечаев" w:date="2021-05-26T13:24:00Z">
            <w:rPr>
              <w:del w:id="8812" w:author="Александр Перепечаев" w:date="2021-05-26T13:23:00Z"/>
              <w:rFonts w:ascii="Courier New" w:hAnsi="Courier New" w:cs="Courier New"/>
              <w:bCs/>
              <w:spacing w:val="-4"/>
              <w:lang w:val="en-US"/>
            </w:rPr>
          </w:rPrChange>
        </w:rPr>
        <w:pPrChange w:id="8813" w:author="Александр Перепечаев" w:date="2021-05-26T13:23:00Z">
          <w:pPr>
            <w:autoSpaceDE w:val="0"/>
            <w:autoSpaceDN w:val="0"/>
            <w:adjustRightInd w:val="0"/>
            <w:ind w:left="567" w:firstLine="709"/>
          </w:pPr>
        </w:pPrChange>
      </w:pPr>
      <w:del w:id="8814" w:author="Александр Перепечаев" w:date="2021-05-26T13:23:00Z">
        <w:r w:rsidRPr="00AB44D1" w:rsidDel="00AB44D1">
          <w:rPr>
            <w:rFonts w:ascii="Courier New" w:hAnsi="Courier New" w:cs="Courier New"/>
            <w:bCs/>
            <w:spacing w:val="-4"/>
            <w:rPrChange w:id="8815" w:author="Александр Перепечаев" w:date="2021-05-26T13:24:00Z">
              <w:rPr>
                <w:rFonts w:ascii="Courier New" w:hAnsi="Courier New" w:cs="Courier New"/>
                <w:bCs/>
                <w:spacing w:val="-4"/>
                <w:lang w:val="en-US"/>
              </w:rPr>
            </w:rPrChange>
          </w:rPr>
          <w:delText xml:space="preserve">   }</w:delText>
        </w:r>
      </w:del>
    </w:p>
    <w:p w14:paraId="32002459" w14:textId="3B54E3BE" w:rsidR="00BC1ECC" w:rsidRPr="00AB44D1" w:rsidDel="00AB44D1" w:rsidRDefault="00BC1ECC" w:rsidP="00AB44D1">
      <w:pPr>
        <w:spacing w:after="240" w:line="360" w:lineRule="auto"/>
        <w:ind w:left="567"/>
        <w:jc w:val="center"/>
        <w:rPr>
          <w:del w:id="8816" w:author="Александр Перепечаев" w:date="2021-05-26T13:23:00Z"/>
          <w:rFonts w:ascii="Courier New" w:hAnsi="Courier New" w:cs="Courier New"/>
          <w:bCs/>
          <w:spacing w:val="-4"/>
          <w:rPrChange w:id="8817" w:author="Александр Перепечаев" w:date="2021-05-26T13:24:00Z">
            <w:rPr>
              <w:del w:id="8818" w:author="Александр Перепечаев" w:date="2021-05-26T13:23:00Z"/>
              <w:rFonts w:ascii="Courier New" w:hAnsi="Courier New" w:cs="Courier New"/>
              <w:bCs/>
              <w:spacing w:val="-4"/>
              <w:lang w:val="en-US"/>
            </w:rPr>
          </w:rPrChange>
        </w:rPr>
        <w:pPrChange w:id="8819" w:author="Александр Перепечаев" w:date="2021-05-26T13:23:00Z">
          <w:pPr>
            <w:autoSpaceDE w:val="0"/>
            <w:autoSpaceDN w:val="0"/>
            <w:adjustRightInd w:val="0"/>
            <w:ind w:left="567" w:firstLine="709"/>
          </w:pPr>
        </w:pPrChange>
      </w:pPr>
      <w:del w:id="8820" w:author="Александр Перепечаев" w:date="2021-05-26T13:23:00Z">
        <w:r w:rsidRPr="00AB44D1" w:rsidDel="00AB44D1">
          <w:rPr>
            <w:rFonts w:ascii="Courier New" w:hAnsi="Courier New" w:cs="Courier New"/>
            <w:bCs/>
            <w:spacing w:val="-4"/>
            <w:rPrChange w:id="8821"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finally</w:delText>
        </w:r>
        <w:r w:rsidRPr="00AB44D1" w:rsidDel="00AB44D1">
          <w:rPr>
            <w:rFonts w:ascii="Courier New" w:hAnsi="Courier New" w:cs="Courier New"/>
            <w:bCs/>
            <w:spacing w:val="-4"/>
            <w:rPrChange w:id="8822" w:author="Александр Перепечаев" w:date="2021-05-26T13:24:00Z">
              <w:rPr>
                <w:rFonts w:ascii="Courier New" w:hAnsi="Courier New" w:cs="Courier New"/>
                <w:bCs/>
                <w:spacing w:val="-4"/>
                <w:lang w:val="en-US"/>
              </w:rPr>
            </w:rPrChange>
          </w:rPr>
          <w:delText>{</w:delText>
        </w:r>
      </w:del>
    </w:p>
    <w:p w14:paraId="4A7F3722" w14:textId="37A2EB97" w:rsidR="00BC1ECC" w:rsidRPr="00AB44D1" w:rsidDel="00AB44D1" w:rsidRDefault="00BC1ECC" w:rsidP="00AB44D1">
      <w:pPr>
        <w:spacing w:after="240" w:line="360" w:lineRule="auto"/>
        <w:ind w:left="567"/>
        <w:jc w:val="center"/>
        <w:rPr>
          <w:del w:id="8823" w:author="Александр Перепечаев" w:date="2021-05-26T13:23:00Z"/>
          <w:rFonts w:ascii="Courier New" w:hAnsi="Courier New" w:cs="Courier New"/>
          <w:bCs/>
          <w:spacing w:val="-4"/>
          <w:rPrChange w:id="8824" w:author="Александр Перепечаев" w:date="2021-05-26T13:24:00Z">
            <w:rPr>
              <w:del w:id="8825" w:author="Александр Перепечаев" w:date="2021-05-26T13:23:00Z"/>
              <w:rFonts w:ascii="Courier New" w:hAnsi="Courier New" w:cs="Courier New"/>
              <w:bCs/>
              <w:spacing w:val="-4"/>
              <w:lang w:val="en-US"/>
            </w:rPr>
          </w:rPrChange>
        </w:rPr>
        <w:pPrChange w:id="8826" w:author="Александр Перепечаев" w:date="2021-05-26T13:23:00Z">
          <w:pPr>
            <w:autoSpaceDE w:val="0"/>
            <w:autoSpaceDN w:val="0"/>
            <w:adjustRightInd w:val="0"/>
            <w:ind w:left="567" w:firstLine="709"/>
          </w:pPr>
        </w:pPrChange>
      </w:pPr>
      <w:del w:id="8827" w:author="Александр Перепечаев" w:date="2021-05-26T13:23:00Z">
        <w:r w:rsidRPr="00AB44D1" w:rsidDel="00AB44D1">
          <w:rPr>
            <w:rFonts w:ascii="Courier New" w:hAnsi="Courier New" w:cs="Courier New"/>
            <w:bCs/>
            <w:spacing w:val="-4"/>
            <w:rPrChange w:id="8828"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82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setHeader</w:delText>
        </w:r>
        <w:r w:rsidRPr="00AB44D1" w:rsidDel="00AB44D1">
          <w:rPr>
            <w:rFonts w:ascii="Courier New" w:hAnsi="Courier New" w:cs="Courier New"/>
            <w:bCs/>
            <w:spacing w:val="-4"/>
            <w:rPrChange w:id="8830"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content</w:delText>
        </w:r>
        <w:r w:rsidRPr="00AB44D1" w:rsidDel="00AB44D1">
          <w:rPr>
            <w:rFonts w:ascii="Courier New" w:hAnsi="Courier New" w:cs="Courier New"/>
            <w:bCs/>
            <w:spacing w:val="-4"/>
            <w:rPrChange w:id="883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type</w:delText>
        </w:r>
        <w:r w:rsidRPr="00AB44D1" w:rsidDel="00AB44D1">
          <w:rPr>
            <w:rFonts w:ascii="Courier New" w:hAnsi="Courier New" w:cs="Courier New"/>
            <w:bCs/>
            <w:spacing w:val="-4"/>
            <w:rPrChange w:id="8832" w:author="Александр Перепечаев" w:date="2021-05-26T13:24:00Z">
              <w:rPr>
                <w:rFonts w:ascii="Courier New" w:hAnsi="Courier New" w:cs="Courier New"/>
                <w:bCs/>
                <w:spacing w:val="-4"/>
                <w:lang w:val="en-US"/>
              </w:rPr>
            </w:rPrChange>
          </w:rPr>
          <w:delText>", "</w:delText>
        </w:r>
        <w:r w:rsidRPr="00EE5ABE" w:rsidDel="00AB44D1">
          <w:rPr>
            <w:rFonts w:ascii="Courier New" w:hAnsi="Courier New" w:cs="Courier New"/>
            <w:bCs/>
            <w:spacing w:val="-4"/>
            <w:lang w:val="en-US"/>
          </w:rPr>
          <w:delText>application</w:delText>
        </w:r>
        <w:r w:rsidRPr="00AB44D1" w:rsidDel="00AB44D1">
          <w:rPr>
            <w:rFonts w:ascii="Courier New" w:hAnsi="Courier New" w:cs="Courier New"/>
            <w:bCs/>
            <w:spacing w:val="-4"/>
            <w:rPrChange w:id="883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8834" w:author="Александр Перепечаев" w:date="2021-05-26T13:24:00Z">
              <w:rPr>
                <w:rFonts w:ascii="Courier New" w:hAnsi="Courier New" w:cs="Courier New"/>
                <w:bCs/>
                <w:spacing w:val="-4"/>
                <w:lang w:val="en-US"/>
              </w:rPr>
            </w:rPrChange>
          </w:rPr>
          <w:delText>");</w:delText>
        </w:r>
      </w:del>
    </w:p>
    <w:p w14:paraId="0D72F42A" w14:textId="75DECD8C" w:rsidR="00BC1ECC" w:rsidRPr="00AB44D1" w:rsidDel="00AB44D1" w:rsidRDefault="00BC1ECC" w:rsidP="00AB44D1">
      <w:pPr>
        <w:spacing w:after="240" w:line="360" w:lineRule="auto"/>
        <w:ind w:left="567"/>
        <w:jc w:val="center"/>
        <w:rPr>
          <w:del w:id="8835" w:author="Александр Перепечаев" w:date="2021-05-26T13:23:00Z"/>
          <w:rFonts w:ascii="Courier New" w:hAnsi="Courier New" w:cs="Courier New"/>
          <w:bCs/>
          <w:spacing w:val="-4"/>
          <w:rPrChange w:id="8836" w:author="Александр Перепечаев" w:date="2021-05-26T13:24:00Z">
            <w:rPr>
              <w:del w:id="8837" w:author="Александр Перепечаев" w:date="2021-05-26T13:23:00Z"/>
              <w:rFonts w:ascii="Courier New" w:hAnsi="Courier New" w:cs="Courier New"/>
              <w:bCs/>
              <w:spacing w:val="-4"/>
              <w:lang w:val="en-US"/>
            </w:rPr>
          </w:rPrChange>
        </w:rPr>
        <w:pPrChange w:id="8838" w:author="Александр Перепечаев" w:date="2021-05-26T13:23:00Z">
          <w:pPr>
            <w:autoSpaceDE w:val="0"/>
            <w:autoSpaceDN w:val="0"/>
            <w:adjustRightInd w:val="0"/>
            <w:ind w:left="567" w:firstLine="709"/>
          </w:pPr>
        </w:pPrChange>
      </w:pPr>
      <w:del w:id="8839" w:author="Александр Перепечаев" w:date="2021-05-26T13:23:00Z">
        <w:r w:rsidRPr="00AB44D1" w:rsidDel="00AB44D1">
          <w:rPr>
            <w:rFonts w:ascii="Courier New" w:hAnsi="Courier New" w:cs="Courier New"/>
            <w:bCs/>
            <w:spacing w:val="-4"/>
            <w:rPrChange w:id="8840" w:author="Александр Перепечаев" w:date="2021-05-26T13:24:00Z">
              <w:rPr>
                <w:rFonts w:ascii="Courier New" w:hAnsi="Courier New" w:cs="Courier New"/>
                <w:bCs/>
                <w:spacing w:val="-4"/>
                <w:lang w:val="en-US"/>
              </w:rPr>
            </w:rPrChange>
          </w:rPr>
          <w:delText xml:space="preserve">       </w:delText>
        </w:r>
        <w:r w:rsidRPr="00EE5ABE" w:rsidDel="00AB44D1">
          <w:rPr>
            <w:rFonts w:ascii="Courier New" w:hAnsi="Courier New" w:cs="Courier New"/>
            <w:bCs/>
            <w:spacing w:val="-4"/>
            <w:lang w:val="en-US"/>
          </w:rPr>
          <w:delText>res</w:delText>
        </w:r>
        <w:r w:rsidRPr="00AB44D1" w:rsidDel="00AB44D1">
          <w:rPr>
            <w:rFonts w:ascii="Courier New" w:hAnsi="Courier New" w:cs="Courier New"/>
            <w:bCs/>
            <w:spacing w:val="-4"/>
            <w:rPrChange w:id="8841"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send</w:delText>
        </w:r>
        <w:r w:rsidRPr="00AB44D1" w:rsidDel="00AB44D1">
          <w:rPr>
            <w:rFonts w:ascii="Courier New" w:hAnsi="Courier New" w:cs="Courier New"/>
            <w:bCs/>
            <w:spacing w:val="-4"/>
            <w:rPrChange w:id="8842"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JSON</w:delText>
        </w:r>
        <w:r w:rsidRPr="00AB44D1" w:rsidDel="00AB44D1">
          <w:rPr>
            <w:rFonts w:ascii="Courier New" w:hAnsi="Courier New" w:cs="Courier New"/>
            <w:bCs/>
            <w:spacing w:val="-4"/>
            <w:rPrChange w:id="8843"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stringify</w:delText>
        </w:r>
        <w:r w:rsidRPr="00AB44D1" w:rsidDel="00AB44D1">
          <w:rPr>
            <w:rFonts w:ascii="Courier New" w:hAnsi="Courier New" w:cs="Courier New"/>
            <w:bCs/>
            <w:spacing w:val="-4"/>
            <w:rPrChange w:id="8844"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result</w:delText>
        </w:r>
        <w:r w:rsidRPr="00AB44D1" w:rsidDel="00AB44D1">
          <w:rPr>
            <w:rFonts w:ascii="Courier New" w:hAnsi="Courier New" w:cs="Courier New"/>
            <w:bCs/>
            <w:spacing w:val="-4"/>
            <w:rPrChange w:id="8845" w:author="Александр Перепечаев" w:date="2021-05-26T13:24:00Z">
              <w:rPr>
                <w:rFonts w:ascii="Courier New" w:hAnsi="Courier New" w:cs="Courier New"/>
                <w:bCs/>
                <w:spacing w:val="-4"/>
                <w:lang w:val="en-US"/>
              </w:rPr>
            </w:rPrChange>
          </w:rPr>
          <w:delText>));</w:delText>
        </w:r>
      </w:del>
    </w:p>
    <w:p w14:paraId="0E0D9673" w14:textId="7DFC5105" w:rsidR="00BC1ECC" w:rsidRPr="00AB44D1" w:rsidDel="00AB44D1" w:rsidRDefault="00BC1ECC" w:rsidP="00AB44D1">
      <w:pPr>
        <w:spacing w:after="240" w:line="360" w:lineRule="auto"/>
        <w:ind w:left="567"/>
        <w:jc w:val="center"/>
        <w:rPr>
          <w:del w:id="8846" w:author="Александр Перепечаев" w:date="2021-05-26T13:23:00Z"/>
          <w:rFonts w:ascii="Courier New" w:hAnsi="Courier New" w:cs="Courier New"/>
          <w:bCs/>
          <w:spacing w:val="-4"/>
          <w:rPrChange w:id="8847" w:author="Александр Перепечаев" w:date="2021-05-26T13:24:00Z">
            <w:rPr>
              <w:del w:id="8848" w:author="Александр Перепечаев" w:date="2021-05-26T13:23:00Z"/>
              <w:rFonts w:ascii="Courier New" w:hAnsi="Courier New" w:cs="Courier New"/>
              <w:bCs/>
              <w:spacing w:val="-4"/>
              <w:lang w:val="en-US"/>
            </w:rPr>
          </w:rPrChange>
        </w:rPr>
        <w:pPrChange w:id="8849" w:author="Александр Перепечаев" w:date="2021-05-26T13:23:00Z">
          <w:pPr>
            <w:autoSpaceDE w:val="0"/>
            <w:autoSpaceDN w:val="0"/>
            <w:adjustRightInd w:val="0"/>
            <w:ind w:left="567" w:firstLine="709"/>
          </w:pPr>
        </w:pPrChange>
      </w:pPr>
      <w:del w:id="8850" w:author="Александр Перепечаев" w:date="2021-05-26T13:23:00Z">
        <w:r w:rsidRPr="00AB44D1" w:rsidDel="00AB44D1">
          <w:rPr>
            <w:rFonts w:ascii="Courier New" w:hAnsi="Courier New" w:cs="Courier New"/>
            <w:bCs/>
            <w:spacing w:val="-4"/>
            <w:rPrChange w:id="8851" w:author="Александр Перепечаев" w:date="2021-05-26T13:24:00Z">
              <w:rPr>
                <w:rFonts w:ascii="Courier New" w:hAnsi="Courier New" w:cs="Courier New"/>
                <w:bCs/>
                <w:spacing w:val="-4"/>
                <w:lang w:val="en-US"/>
              </w:rPr>
            </w:rPrChange>
          </w:rPr>
          <w:delText xml:space="preserve">   } </w:delText>
        </w:r>
      </w:del>
    </w:p>
    <w:p w14:paraId="3A516D2E" w14:textId="1C609FF6" w:rsidR="00BC1ECC" w:rsidRPr="00AB44D1" w:rsidDel="00AB44D1" w:rsidRDefault="00BC1ECC" w:rsidP="00AB44D1">
      <w:pPr>
        <w:spacing w:after="240" w:line="360" w:lineRule="auto"/>
        <w:ind w:left="567"/>
        <w:jc w:val="center"/>
        <w:rPr>
          <w:del w:id="8852" w:author="Александр Перепечаев" w:date="2021-05-26T13:23:00Z"/>
          <w:rFonts w:ascii="Courier New" w:hAnsi="Courier New" w:cs="Courier New"/>
          <w:bCs/>
          <w:spacing w:val="-4"/>
          <w:rPrChange w:id="8853" w:author="Александр Перепечаев" w:date="2021-05-26T13:24:00Z">
            <w:rPr>
              <w:del w:id="8854" w:author="Александр Перепечаев" w:date="2021-05-26T13:23:00Z"/>
              <w:rFonts w:ascii="Courier New" w:hAnsi="Courier New" w:cs="Courier New"/>
              <w:bCs/>
              <w:spacing w:val="-4"/>
              <w:lang w:val="en-US"/>
            </w:rPr>
          </w:rPrChange>
        </w:rPr>
        <w:pPrChange w:id="8855" w:author="Александр Перепечаев" w:date="2021-05-26T13:23:00Z">
          <w:pPr>
            <w:autoSpaceDE w:val="0"/>
            <w:autoSpaceDN w:val="0"/>
            <w:adjustRightInd w:val="0"/>
            <w:ind w:left="567" w:firstLine="709"/>
          </w:pPr>
        </w:pPrChange>
      </w:pPr>
      <w:del w:id="8856" w:author="Александр Перепечаев" w:date="2021-05-26T13:23:00Z">
        <w:r w:rsidRPr="00AB44D1" w:rsidDel="00AB44D1">
          <w:rPr>
            <w:rFonts w:ascii="Courier New" w:hAnsi="Courier New" w:cs="Courier New"/>
            <w:bCs/>
            <w:spacing w:val="-4"/>
            <w:rPrChange w:id="8857" w:author="Александр Перепечаев" w:date="2021-05-26T13:24:00Z">
              <w:rPr>
                <w:rFonts w:ascii="Courier New" w:hAnsi="Courier New" w:cs="Courier New"/>
                <w:bCs/>
                <w:spacing w:val="-4"/>
                <w:lang w:val="en-US"/>
              </w:rPr>
            </w:rPrChange>
          </w:rPr>
          <w:delText>})</w:delText>
        </w:r>
      </w:del>
    </w:p>
    <w:p w14:paraId="60D6486A" w14:textId="17E21F38" w:rsidR="00BC1ECC" w:rsidRPr="00AB44D1" w:rsidDel="00AB44D1" w:rsidRDefault="00BC1ECC" w:rsidP="00AB44D1">
      <w:pPr>
        <w:spacing w:after="240" w:line="360" w:lineRule="auto"/>
        <w:ind w:left="567"/>
        <w:jc w:val="center"/>
        <w:rPr>
          <w:del w:id="8858" w:author="Александр Перепечаев" w:date="2021-05-26T13:23:00Z"/>
          <w:rFonts w:ascii="Courier New" w:hAnsi="Courier New" w:cs="Courier New"/>
          <w:bCs/>
          <w:spacing w:val="-4"/>
          <w:rPrChange w:id="8859" w:author="Александр Перепечаев" w:date="2021-05-26T13:24:00Z">
            <w:rPr>
              <w:del w:id="8860" w:author="Александр Перепечаев" w:date="2021-05-26T13:23:00Z"/>
              <w:rFonts w:ascii="Courier New" w:hAnsi="Courier New" w:cs="Courier New"/>
              <w:bCs/>
              <w:spacing w:val="-4"/>
              <w:lang w:val="en-US"/>
            </w:rPr>
          </w:rPrChange>
        </w:rPr>
        <w:pPrChange w:id="8861" w:author="Александр Перепечаев" w:date="2021-05-26T13:23:00Z">
          <w:pPr>
            <w:autoSpaceDE w:val="0"/>
            <w:autoSpaceDN w:val="0"/>
            <w:adjustRightInd w:val="0"/>
            <w:ind w:left="567" w:firstLine="709"/>
          </w:pPr>
        </w:pPrChange>
      </w:pPr>
      <w:del w:id="8862" w:author="Александр Перепечаев" w:date="2021-05-26T13:23:00Z">
        <w:r w:rsidRPr="00AB44D1" w:rsidDel="00AB44D1">
          <w:rPr>
            <w:rFonts w:ascii="Courier New" w:hAnsi="Courier New" w:cs="Courier New"/>
            <w:bCs/>
            <w:spacing w:val="-4"/>
            <w:rPrChange w:id="8863" w:author="Александр Перепечаев" w:date="2021-05-26T13:24:00Z">
              <w:rPr>
                <w:rFonts w:ascii="Courier New" w:hAnsi="Courier New" w:cs="Courier New"/>
                <w:bCs/>
                <w:spacing w:val="-4"/>
                <w:lang w:val="en-US"/>
              </w:rPr>
            </w:rPrChange>
          </w:rPr>
          <w:delText xml:space="preserve"> </w:delText>
        </w:r>
      </w:del>
    </w:p>
    <w:p w14:paraId="393CD840" w14:textId="66569454" w:rsidR="00B955D5" w:rsidRPr="00AB44D1" w:rsidDel="00AB44D1" w:rsidRDefault="00BC1ECC" w:rsidP="00AB44D1">
      <w:pPr>
        <w:spacing w:after="240" w:line="360" w:lineRule="auto"/>
        <w:ind w:left="567"/>
        <w:jc w:val="center"/>
        <w:rPr>
          <w:del w:id="8864" w:author="Александр Перепечаев" w:date="2021-05-26T13:23:00Z"/>
          <w:rFonts w:ascii="Courier New" w:hAnsi="Courier New" w:cs="Courier New"/>
          <w:bCs/>
          <w:spacing w:val="-4"/>
          <w:rPrChange w:id="8865" w:author="Александр Перепечаев" w:date="2021-05-26T13:24:00Z">
            <w:rPr>
              <w:del w:id="8866" w:author="Александр Перепечаев" w:date="2021-05-26T13:23:00Z"/>
              <w:rFonts w:ascii="Courier New" w:hAnsi="Courier New" w:cs="Courier New"/>
              <w:bCs/>
              <w:spacing w:val="-4"/>
              <w:lang w:val="en-US"/>
            </w:rPr>
          </w:rPrChange>
        </w:rPr>
        <w:pPrChange w:id="8867" w:author="Александр Перепечаев" w:date="2021-05-26T13:23:00Z">
          <w:pPr>
            <w:autoSpaceDE w:val="0"/>
            <w:autoSpaceDN w:val="0"/>
            <w:adjustRightInd w:val="0"/>
            <w:ind w:left="567" w:firstLine="709"/>
          </w:pPr>
        </w:pPrChange>
      </w:pPr>
      <w:del w:id="8868" w:author="Александр Перепечаев" w:date="2021-05-26T13:23:00Z">
        <w:r w:rsidRPr="00EE5ABE" w:rsidDel="00AB44D1">
          <w:rPr>
            <w:rFonts w:ascii="Courier New" w:hAnsi="Courier New" w:cs="Courier New"/>
            <w:bCs/>
            <w:spacing w:val="-4"/>
            <w:lang w:val="en-US"/>
          </w:rPr>
          <w:delText>module</w:delText>
        </w:r>
        <w:r w:rsidRPr="00AB44D1" w:rsidDel="00AB44D1">
          <w:rPr>
            <w:rFonts w:ascii="Courier New" w:hAnsi="Courier New" w:cs="Courier New"/>
            <w:bCs/>
            <w:spacing w:val="-4"/>
            <w:rPrChange w:id="8869" w:author="Александр Перепечаев" w:date="2021-05-26T13:24:00Z">
              <w:rPr>
                <w:rFonts w:ascii="Courier New" w:hAnsi="Courier New" w:cs="Courier New"/>
                <w:bCs/>
                <w:spacing w:val="-4"/>
                <w:lang w:val="en-US"/>
              </w:rPr>
            </w:rPrChange>
          </w:rPr>
          <w:delText>.</w:delText>
        </w:r>
        <w:r w:rsidRPr="00EE5ABE" w:rsidDel="00AB44D1">
          <w:rPr>
            <w:rFonts w:ascii="Courier New" w:hAnsi="Courier New" w:cs="Courier New"/>
            <w:bCs/>
            <w:spacing w:val="-4"/>
            <w:lang w:val="en-US"/>
          </w:rPr>
          <w:delText>exports</w:delText>
        </w:r>
        <w:r w:rsidRPr="00AB44D1" w:rsidDel="00AB44D1">
          <w:rPr>
            <w:rFonts w:ascii="Courier New" w:hAnsi="Courier New" w:cs="Courier New"/>
            <w:bCs/>
            <w:spacing w:val="-4"/>
            <w:rPrChange w:id="8870" w:author="Александр Перепечаев" w:date="2021-05-26T13:24:00Z">
              <w:rPr>
                <w:rFonts w:ascii="Courier New" w:hAnsi="Courier New" w:cs="Courier New"/>
                <w:bCs/>
                <w:spacing w:val="-4"/>
                <w:lang w:val="en-US"/>
              </w:rPr>
            </w:rPrChange>
          </w:rPr>
          <w:delText xml:space="preserve"> = </w:delText>
        </w:r>
        <w:r w:rsidRPr="00EE5ABE" w:rsidDel="00AB44D1">
          <w:rPr>
            <w:rFonts w:ascii="Courier New" w:hAnsi="Courier New" w:cs="Courier New"/>
            <w:bCs/>
            <w:spacing w:val="-4"/>
            <w:lang w:val="en-US"/>
          </w:rPr>
          <w:delText>emotionClient</w:delText>
        </w:r>
        <w:r w:rsidRPr="00AB44D1" w:rsidDel="00AB44D1">
          <w:rPr>
            <w:rFonts w:ascii="Courier New" w:hAnsi="Courier New" w:cs="Courier New"/>
            <w:bCs/>
            <w:spacing w:val="-4"/>
            <w:rPrChange w:id="8871" w:author="Александр Перепечаев" w:date="2021-05-26T13:24:00Z">
              <w:rPr>
                <w:rFonts w:ascii="Courier New" w:hAnsi="Courier New" w:cs="Courier New"/>
                <w:bCs/>
                <w:spacing w:val="-4"/>
                <w:lang w:val="en-US"/>
              </w:rPr>
            </w:rPrChange>
          </w:rPr>
          <w:delText>;</w:delText>
        </w:r>
      </w:del>
    </w:p>
    <w:p w14:paraId="4BDEC1A8" w14:textId="22854D4F" w:rsidR="00B955D5" w:rsidRPr="00AB44D1" w:rsidDel="00AB44D1" w:rsidRDefault="00B955D5" w:rsidP="00AB44D1">
      <w:pPr>
        <w:spacing w:after="240" w:line="360" w:lineRule="auto"/>
        <w:ind w:left="567"/>
        <w:jc w:val="center"/>
        <w:rPr>
          <w:del w:id="8872" w:author="Александр Перепечаев" w:date="2021-05-26T13:23:00Z"/>
          <w:rFonts w:ascii="Courier New" w:hAnsi="Courier New" w:cs="Courier New"/>
          <w:bCs/>
          <w:spacing w:val="-4"/>
          <w:sz w:val="16"/>
          <w:szCs w:val="16"/>
          <w:rPrChange w:id="8873" w:author="Александр Перепечаев" w:date="2021-05-26T13:24:00Z">
            <w:rPr>
              <w:del w:id="8874" w:author="Александр Перепечаев" w:date="2021-05-26T13:23:00Z"/>
              <w:rFonts w:ascii="Courier New" w:hAnsi="Courier New" w:cs="Courier New"/>
              <w:bCs/>
              <w:spacing w:val="-4"/>
              <w:sz w:val="16"/>
              <w:szCs w:val="16"/>
              <w:lang w:val="en-US"/>
            </w:rPr>
          </w:rPrChange>
        </w:rPr>
        <w:pPrChange w:id="8875" w:author="Александр Перепечаев" w:date="2021-05-26T13:23:00Z">
          <w:pPr>
            <w:autoSpaceDE w:val="0"/>
            <w:autoSpaceDN w:val="0"/>
            <w:adjustRightInd w:val="0"/>
          </w:pPr>
        </w:pPrChange>
      </w:pPr>
    </w:p>
    <w:p w14:paraId="0153D92C" w14:textId="6EF38DAA" w:rsidR="00B955D5" w:rsidRPr="00AB44D1" w:rsidDel="00AB44D1" w:rsidRDefault="00B955D5" w:rsidP="00AB44D1">
      <w:pPr>
        <w:spacing w:after="240" w:line="360" w:lineRule="auto"/>
        <w:ind w:left="567"/>
        <w:jc w:val="center"/>
        <w:rPr>
          <w:del w:id="8876" w:author="Александр Перепечаев" w:date="2021-05-26T13:23:00Z"/>
          <w:rFonts w:ascii="Courier New" w:hAnsi="Courier New" w:cs="Courier New"/>
          <w:bCs/>
          <w:spacing w:val="-4"/>
          <w:sz w:val="16"/>
          <w:szCs w:val="16"/>
          <w:rPrChange w:id="8877" w:author="Александр Перепечаев" w:date="2021-05-26T13:24:00Z">
            <w:rPr>
              <w:del w:id="8878" w:author="Александр Перепечаев" w:date="2021-05-26T13:23:00Z"/>
              <w:rFonts w:ascii="Courier New" w:hAnsi="Courier New" w:cs="Courier New"/>
              <w:bCs/>
              <w:spacing w:val="-4"/>
              <w:sz w:val="16"/>
              <w:szCs w:val="16"/>
              <w:lang w:val="en-US"/>
            </w:rPr>
          </w:rPrChange>
        </w:rPr>
        <w:pPrChange w:id="8879" w:author="Александр Перепечаев" w:date="2021-05-26T13:23:00Z">
          <w:pPr>
            <w:autoSpaceDE w:val="0"/>
            <w:autoSpaceDN w:val="0"/>
            <w:adjustRightInd w:val="0"/>
          </w:pPr>
        </w:pPrChange>
      </w:pPr>
    </w:p>
    <w:p w14:paraId="59F599C5" w14:textId="096CEE9E" w:rsidR="00B34D24" w:rsidRPr="00AB44D1" w:rsidDel="00AB44D1" w:rsidRDefault="00B608C6" w:rsidP="00AB44D1">
      <w:pPr>
        <w:spacing w:after="240" w:line="360" w:lineRule="auto"/>
        <w:ind w:left="567"/>
        <w:jc w:val="center"/>
        <w:rPr>
          <w:del w:id="8880" w:author="Александр Перепечаев" w:date="2021-05-26T13:23:00Z"/>
          <w:b/>
          <w:bCs/>
          <w:rPrChange w:id="8881" w:author="Александр Перепечаев" w:date="2021-05-26T13:24:00Z">
            <w:rPr>
              <w:del w:id="8882" w:author="Александр Перепечаев" w:date="2021-05-26T13:23:00Z"/>
              <w:b w:val="0"/>
              <w:bCs/>
              <w:lang w:val="en-US"/>
            </w:rPr>
          </w:rPrChange>
        </w:rPr>
        <w:pPrChange w:id="8883" w:author="Александр Перепечаев" w:date="2021-05-26T13:23:00Z">
          <w:pPr>
            <w:pStyle w:val="afffe"/>
            <w:ind w:firstLine="0"/>
          </w:pPr>
        </w:pPrChange>
      </w:pPr>
      <w:del w:id="8884" w:author="Александр Перепечаев" w:date="2021-05-26T13:23:00Z">
        <w:r w:rsidRPr="0085241E" w:rsidDel="00AB44D1">
          <w:rPr>
            <w:bCs/>
            <w:color w:val="171717"/>
            <w:lang w:eastAsia="en-US"/>
          </w:rPr>
          <w:delText>Листинг</w:delText>
        </w:r>
        <w:r w:rsidRPr="00AB44D1" w:rsidDel="00AB44D1">
          <w:rPr>
            <w:bCs/>
            <w:color w:val="171717"/>
            <w:lang w:eastAsia="en-US"/>
            <w:rPrChange w:id="8885" w:author="Александр Перепечаев" w:date="2021-05-26T13:24:00Z">
              <w:rPr>
                <w:b w:val="0"/>
                <w:bCs/>
                <w:color w:val="171717"/>
                <w:lang w:val="en-US" w:eastAsia="en-US"/>
              </w:rPr>
            </w:rPrChange>
          </w:rPr>
          <w:delText xml:space="preserve"> </w:delText>
        </w:r>
        <w:r w:rsidRPr="0085241E" w:rsidDel="00AB44D1">
          <w:rPr>
            <w:bCs/>
            <w:color w:val="171717"/>
            <w:lang w:eastAsia="en-US"/>
          </w:rPr>
          <w:delText>Б</w:delText>
        </w:r>
        <w:r w:rsidRPr="00AB44D1" w:rsidDel="00AB44D1">
          <w:rPr>
            <w:bCs/>
            <w:color w:val="171717"/>
            <w:lang w:eastAsia="en-US"/>
            <w:rPrChange w:id="8886" w:author="Александр Перепечаев" w:date="2021-05-26T13:24:00Z">
              <w:rPr>
                <w:b w:val="0"/>
                <w:bCs/>
                <w:color w:val="171717"/>
                <w:lang w:val="en-US" w:eastAsia="en-US"/>
              </w:rPr>
            </w:rPrChange>
          </w:rPr>
          <w:delText>.1</w:delText>
        </w:r>
        <w:r w:rsidR="00697ED3" w:rsidRPr="00AB44D1" w:rsidDel="00AB44D1">
          <w:rPr>
            <w:bCs/>
            <w:color w:val="171717"/>
            <w:lang w:eastAsia="en-US"/>
            <w:rPrChange w:id="8887" w:author="Александр Перепечаев" w:date="2021-05-26T13:24:00Z">
              <w:rPr>
                <w:b w:val="0"/>
                <w:bCs/>
                <w:color w:val="171717"/>
                <w:lang w:val="en-US" w:eastAsia="en-US"/>
              </w:rPr>
            </w:rPrChange>
          </w:rPr>
          <w:delText>0</w:delText>
        </w:r>
        <w:r w:rsidRPr="00AB44D1" w:rsidDel="00AB44D1">
          <w:rPr>
            <w:bCs/>
            <w:color w:val="171717"/>
            <w:lang w:eastAsia="en-US"/>
            <w:rPrChange w:id="8888" w:author="Александр Перепечаев" w:date="2021-05-26T13:24:00Z">
              <w:rPr>
                <w:bCs/>
                <w:color w:val="171717"/>
                <w:lang w:val="en-US" w:eastAsia="en-US"/>
              </w:rPr>
            </w:rPrChange>
          </w:rPr>
          <w:delText xml:space="preserve"> – </w:delText>
        </w:r>
        <w:r w:rsidRPr="00AB44D1" w:rsidDel="00AB44D1">
          <w:rPr>
            <w:bCs/>
            <w:color w:val="171717"/>
            <w:lang w:eastAsia="en-US"/>
            <w:rPrChange w:id="8889" w:author="Александр Перепечаев" w:date="2021-05-26T13:24:00Z">
              <w:rPr>
                <w:b w:val="0"/>
                <w:bCs/>
                <w:color w:val="171717"/>
                <w:lang w:val="en-US" w:eastAsia="en-US"/>
              </w:rPr>
            </w:rPrChange>
          </w:rPr>
          <w:delText xml:space="preserve"> </w:delText>
        </w:r>
        <w:r w:rsidDel="00AB44D1">
          <w:rPr>
            <w:bCs/>
          </w:rPr>
          <w:delText>И</w:delText>
        </w:r>
        <w:r w:rsidR="00B34D24" w:rsidRPr="00EE5ABE" w:rsidDel="00AB44D1">
          <w:rPr>
            <w:bCs/>
          </w:rPr>
          <w:delText>сходный</w:delText>
        </w:r>
        <w:r w:rsidR="00B34D24" w:rsidRPr="00AB44D1" w:rsidDel="00AB44D1">
          <w:rPr>
            <w:bCs/>
            <w:rPrChange w:id="8890" w:author="Александр Перепечаев" w:date="2021-05-26T13:24:00Z">
              <w:rPr>
                <w:b w:val="0"/>
                <w:bCs/>
                <w:lang w:val="en-US"/>
              </w:rPr>
            </w:rPrChange>
          </w:rPr>
          <w:delText xml:space="preserve"> </w:delText>
        </w:r>
        <w:r w:rsidR="00B34D24" w:rsidRPr="00EE5ABE" w:rsidDel="00AB44D1">
          <w:rPr>
            <w:bCs/>
          </w:rPr>
          <w:delText>код</w:delText>
        </w:r>
        <w:r w:rsidR="00B34D24" w:rsidRPr="00AB44D1" w:rsidDel="00AB44D1">
          <w:rPr>
            <w:bCs/>
            <w:rPrChange w:id="8891" w:author="Александр Перепечаев" w:date="2021-05-26T13:24:00Z">
              <w:rPr>
                <w:b w:val="0"/>
                <w:bCs/>
                <w:lang w:val="en-US"/>
              </w:rPr>
            </w:rPrChange>
          </w:rPr>
          <w:delText xml:space="preserve"> </w:delText>
        </w:r>
        <w:r w:rsidR="00B34D24" w:rsidRPr="00EE5ABE" w:rsidDel="00AB44D1">
          <w:rPr>
            <w:bCs/>
          </w:rPr>
          <w:delText>файла</w:delText>
        </w:r>
        <w:r w:rsidR="00B34D24" w:rsidRPr="00AB44D1" w:rsidDel="00AB44D1">
          <w:rPr>
            <w:bCs/>
            <w:rPrChange w:id="8892" w:author="Александр Перепечаев" w:date="2021-05-26T13:24:00Z">
              <w:rPr>
                <w:b w:val="0"/>
                <w:bCs/>
                <w:lang w:val="en-US"/>
              </w:rPr>
            </w:rPrChange>
          </w:rPr>
          <w:delText xml:space="preserve"> </w:delText>
        </w:r>
        <w:r w:rsidR="00B34D24" w:rsidRPr="00EE5ABE" w:rsidDel="00AB44D1">
          <w:rPr>
            <w:bCs/>
          </w:rPr>
          <w:delText>нейронной</w:delText>
        </w:r>
        <w:r w:rsidR="00B34D24" w:rsidRPr="00AB44D1" w:rsidDel="00AB44D1">
          <w:rPr>
            <w:bCs/>
            <w:rPrChange w:id="8893" w:author="Александр Перепечаев" w:date="2021-05-26T13:24:00Z">
              <w:rPr>
                <w:b w:val="0"/>
                <w:bCs/>
                <w:lang w:val="en-US"/>
              </w:rPr>
            </w:rPrChange>
          </w:rPr>
          <w:delText xml:space="preserve"> </w:delText>
        </w:r>
        <w:r w:rsidR="00B34D24" w:rsidRPr="00EE5ABE" w:rsidDel="00AB44D1">
          <w:rPr>
            <w:bCs/>
          </w:rPr>
          <w:delText>сети</w:delText>
        </w:r>
        <w:r w:rsidR="00B34D24" w:rsidRPr="00AB44D1" w:rsidDel="00AB44D1">
          <w:rPr>
            <w:bCs/>
            <w:rPrChange w:id="8894" w:author="Александр Перепечаев" w:date="2021-05-26T13:24:00Z">
              <w:rPr>
                <w:b w:val="0"/>
                <w:bCs/>
                <w:lang w:val="en-US"/>
              </w:rPr>
            </w:rPrChange>
          </w:rPr>
          <w:delText xml:space="preserve"> </w:delText>
        </w:r>
        <w:r w:rsidR="00B34D24" w:rsidRPr="00EE5ABE" w:rsidDel="00AB44D1">
          <w:rPr>
            <w:bCs/>
            <w:lang w:val="en-US"/>
          </w:rPr>
          <w:delText>biometry</w:delText>
        </w:r>
        <w:r w:rsidR="00B34D24" w:rsidRPr="00AB44D1" w:rsidDel="00AB44D1">
          <w:rPr>
            <w:bCs/>
            <w:rPrChange w:id="8895" w:author="Александр Перепечаев" w:date="2021-05-26T13:24:00Z">
              <w:rPr>
                <w:b w:val="0"/>
                <w:bCs/>
                <w:lang w:val="en-US"/>
              </w:rPr>
            </w:rPrChange>
          </w:rPr>
          <w:delText>.</w:delText>
        </w:r>
        <w:r w:rsidR="00B34D24" w:rsidRPr="00EE5ABE" w:rsidDel="00AB44D1">
          <w:rPr>
            <w:bCs/>
            <w:lang w:val="en-US"/>
          </w:rPr>
          <w:delText>py</w:delText>
        </w:r>
      </w:del>
    </w:p>
    <w:p w14:paraId="4860371E" w14:textId="4506FCD6" w:rsidR="00B34D24" w:rsidRPr="00EE5ABE" w:rsidDel="00AB44D1" w:rsidRDefault="00B34D24" w:rsidP="00AB44D1">
      <w:pPr>
        <w:spacing w:after="240" w:line="360" w:lineRule="auto"/>
        <w:ind w:left="567"/>
        <w:jc w:val="center"/>
        <w:rPr>
          <w:del w:id="8896" w:author="Александр Перепечаев" w:date="2021-05-26T13:23:00Z"/>
        </w:rPr>
        <w:pPrChange w:id="8897" w:author="Александр Перепечаев" w:date="2021-05-26T13:23:00Z">
          <w:pPr>
            <w:pStyle w:val="afff8"/>
          </w:pPr>
        </w:pPrChange>
      </w:pPr>
      <w:del w:id="8898" w:author="Александр Перепечаев" w:date="2021-05-26T13:23:00Z">
        <w:r w:rsidRPr="00EE5ABE" w:rsidDel="00AB44D1">
          <w:delText xml:space="preserve">    import numpy as np</w:delText>
        </w:r>
      </w:del>
    </w:p>
    <w:p w14:paraId="68CEC9C7" w14:textId="381E7423" w:rsidR="00B34D24" w:rsidRPr="00EE5ABE" w:rsidDel="00AB44D1" w:rsidRDefault="00B34D24" w:rsidP="00AB44D1">
      <w:pPr>
        <w:spacing w:after="240" w:line="360" w:lineRule="auto"/>
        <w:ind w:left="567"/>
        <w:jc w:val="center"/>
        <w:rPr>
          <w:del w:id="8899" w:author="Александр Перепечаев" w:date="2021-05-26T13:23:00Z"/>
        </w:rPr>
        <w:pPrChange w:id="8900" w:author="Александр Перепечаев" w:date="2021-05-26T13:23:00Z">
          <w:pPr>
            <w:pStyle w:val="afff8"/>
            <w:ind w:left="0" w:firstLine="0"/>
          </w:pPr>
        </w:pPrChange>
      </w:pPr>
    </w:p>
    <w:p w14:paraId="601FCBF4" w14:textId="348D6AE5" w:rsidR="00B34D24" w:rsidRPr="00EE5ABE" w:rsidDel="00AB44D1" w:rsidRDefault="00B34D24" w:rsidP="00AB44D1">
      <w:pPr>
        <w:spacing w:after="240" w:line="360" w:lineRule="auto"/>
        <w:ind w:left="567"/>
        <w:jc w:val="center"/>
        <w:rPr>
          <w:del w:id="8901" w:author="Александр Перепечаев" w:date="2021-05-26T13:23:00Z"/>
        </w:rPr>
        <w:pPrChange w:id="8902" w:author="Александр Перепечаев" w:date="2021-05-26T13:23:00Z">
          <w:pPr>
            <w:pStyle w:val="afff8"/>
          </w:pPr>
        </w:pPrChange>
      </w:pPr>
      <w:del w:id="8903" w:author="Александр Перепечаев" w:date="2021-05-26T13:23:00Z">
        <w:r w:rsidRPr="00EE5ABE" w:rsidDel="00AB44D1">
          <w:delText xml:space="preserve">    from .dirs import DIR_MODELS</w:delText>
        </w:r>
      </w:del>
    </w:p>
    <w:p w14:paraId="3EE048BA" w14:textId="4B481040" w:rsidR="00B34D24" w:rsidRPr="00EE5ABE" w:rsidDel="00AB44D1" w:rsidRDefault="00B34D24" w:rsidP="00AB44D1">
      <w:pPr>
        <w:spacing w:after="240" w:line="360" w:lineRule="auto"/>
        <w:ind w:left="567"/>
        <w:jc w:val="center"/>
        <w:rPr>
          <w:del w:id="8904" w:author="Александр Перепечаев" w:date="2021-05-26T13:23:00Z"/>
        </w:rPr>
        <w:pPrChange w:id="8905" w:author="Александр Перепечаев" w:date="2021-05-26T13:23:00Z">
          <w:pPr>
            <w:pStyle w:val="afff8"/>
          </w:pPr>
        </w:pPrChange>
      </w:pPr>
      <w:del w:id="8906" w:author="Александр Перепечаев" w:date="2021-05-26T13:23:00Z">
        <w:r w:rsidRPr="00EE5ABE" w:rsidDel="00AB44D1">
          <w:delText xml:space="preserve">    #from dlib import get_frontal_face_detector, shape_predictor</w:delText>
        </w:r>
      </w:del>
    </w:p>
    <w:p w14:paraId="3D52CF6D" w14:textId="26A43EB1" w:rsidR="00B34D24" w:rsidRPr="00EE5ABE" w:rsidDel="00AB44D1" w:rsidRDefault="00B34D24" w:rsidP="00AB44D1">
      <w:pPr>
        <w:spacing w:after="240" w:line="360" w:lineRule="auto"/>
        <w:ind w:left="567"/>
        <w:jc w:val="center"/>
        <w:rPr>
          <w:del w:id="8907" w:author="Александр Перепечаев" w:date="2021-05-26T13:23:00Z"/>
        </w:rPr>
        <w:pPrChange w:id="8908" w:author="Александр Перепечаев" w:date="2021-05-26T13:23:00Z">
          <w:pPr>
            <w:pStyle w:val="afff8"/>
          </w:pPr>
        </w:pPrChange>
      </w:pPr>
    </w:p>
    <w:p w14:paraId="2CEC69DB" w14:textId="2B35666F" w:rsidR="00B34D24" w:rsidRPr="00EE5ABE" w:rsidDel="00AB44D1" w:rsidRDefault="00B34D24" w:rsidP="00AB44D1">
      <w:pPr>
        <w:spacing w:after="240" w:line="360" w:lineRule="auto"/>
        <w:ind w:left="567"/>
        <w:jc w:val="center"/>
        <w:rPr>
          <w:del w:id="8909" w:author="Александр Перепечаев" w:date="2021-05-26T13:23:00Z"/>
        </w:rPr>
        <w:pPrChange w:id="8910" w:author="Александр Перепечаев" w:date="2021-05-26T13:23:00Z">
          <w:pPr>
            <w:pStyle w:val="afff8"/>
          </w:pPr>
        </w:pPrChange>
      </w:pPr>
      <w:del w:id="8911" w:author="Александр Перепечаев" w:date="2021-05-26T13:23:00Z">
        <w:r w:rsidRPr="00EE5ABE" w:rsidDel="00AB44D1">
          <w:delText xml:space="preserve">    import dlib as dl</w:delText>
        </w:r>
      </w:del>
    </w:p>
    <w:p w14:paraId="04A5C78F" w14:textId="3AA77290" w:rsidR="00B34D24" w:rsidRPr="00EE5ABE" w:rsidDel="00AB44D1" w:rsidRDefault="00B34D24" w:rsidP="00AB44D1">
      <w:pPr>
        <w:spacing w:after="240" w:line="360" w:lineRule="auto"/>
        <w:ind w:left="567"/>
        <w:jc w:val="center"/>
        <w:rPr>
          <w:del w:id="8912" w:author="Александр Перепечаев" w:date="2021-05-26T13:23:00Z"/>
        </w:rPr>
        <w:pPrChange w:id="8913" w:author="Александр Перепечаев" w:date="2021-05-26T13:23:00Z">
          <w:pPr>
            <w:pStyle w:val="afff8"/>
          </w:pPr>
        </w:pPrChange>
      </w:pPr>
    </w:p>
    <w:p w14:paraId="66E579FC" w14:textId="4B12BE4B" w:rsidR="00B34D24" w:rsidRPr="00EE5ABE" w:rsidDel="00AB44D1" w:rsidRDefault="00B34D24" w:rsidP="00AB44D1">
      <w:pPr>
        <w:spacing w:after="240" w:line="360" w:lineRule="auto"/>
        <w:ind w:left="567"/>
        <w:jc w:val="center"/>
        <w:rPr>
          <w:del w:id="8914" w:author="Александр Перепечаев" w:date="2021-05-26T13:23:00Z"/>
        </w:rPr>
        <w:pPrChange w:id="8915" w:author="Александр Перепечаев" w:date="2021-05-26T13:23:00Z">
          <w:pPr>
            <w:pStyle w:val="afff8"/>
          </w:pPr>
        </w:pPrChange>
      </w:pPr>
      <w:del w:id="8916" w:author="Александр Перепечаев" w:date="2021-05-26T13:23:00Z">
        <w:r w:rsidRPr="00EE5ABE" w:rsidDel="00AB44D1">
          <w:delText xml:space="preserve">    landmarks_modelpath = (DIR_MODELS / 'shape_predictor_68_face_landmarks.dat').as_posix()</w:delText>
        </w:r>
      </w:del>
    </w:p>
    <w:p w14:paraId="0C85ABDD" w14:textId="291B0E8D" w:rsidR="00B34D24" w:rsidRPr="00EE5ABE" w:rsidDel="00AB44D1" w:rsidRDefault="00B34D24" w:rsidP="00AB44D1">
      <w:pPr>
        <w:spacing w:after="240" w:line="360" w:lineRule="auto"/>
        <w:ind w:left="567"/>
        <w:jc w:val="center"/>
        <w:rPr>
          <w:del w:id="8917" w:author="Александр Перепечаев" w:date="2021-05-26T13:23:00Z"/>
        </w:rPr>
        <w:pPrChange w:id="8918" w:author="Александр Перепечаев" w:date="2021-05-26T13:23:00Z">
          <w:pPr>
            <w:pStyle w:val="afff8"/>
          </w:pPr>
        </w:pPrChange>
      </w:pPr>
    </w:p>
    <w:p w14:paraId="7F1F05AA" w14:textId="30A5625C" w:rsidR="00B34D24" w:rsidRPr="00EE5ABE" w:rsidDel="00AB44D1" w:rsidRDefault="00B34D24" w:rsidP="00AB44D1">
      <w:pPr>
        <w:spacing w:after="240" w:line="360" w:lineRule="auto"/>
        <w:ind w:left="567"/>
        <w:jc w:val="center"/>
        <w:rPr>
          <w:del w:id="8919" w:author="Александр Перепечаев" w:date="2021-05-26T13:23:00Z"/>
        </w:rPr>
        <w:pPrChange w:id="8920" w:author="Александр Перепечаев" w:date="2021-05-26T13:23:00Z">
          <w:pPr>
            <w:pStyle w:val="afff8"/>
          </w:pPr>
        </w:pPrChange>
      </w:pPr>
      <w:del w:id="8921" w:author="Александр Перепечаев" w:date="2021-05-26T13:23:00Z">
        <w:r w:rsidRPr="00EE5ABE" w:rsidDel="00AB44D1">
          <w:delText xml:space="preserve">    detector = dl.get_frontal_face_detector()</w:delText>
        </w:r>
      </w:del>
    </w:p>
    <w:p w14:paraId="6429366E" w14:textId="52475686" w:rsidR="00B34D24" w:rsidRPr="00EE5ABE" w:rsidDel="00AB44D1" w:rsidRDefault="00B34D24" w:rsidP="00AB44D1">
      <w:pPr>
        <w:spacing w:after="240" w:line="360" w:lineRule="auto"/>
        <w:ind w:left="567"/>
        <w:jc w:val="center"/>
        <w:rPr>
          <w:del w:id="8922" w:author="Александр Перепечаев" w:date="2021-05-26T13:23:00Z"/>
        </w:rPr>
        <w:pPrChange w:id="8923" w:author="Александр Перепечаев" w:date="2021-05-26T13:23:00Z">
          <w:pPr>
            <w:pStyle w:val="afff8"/>
          </w:pPr>
        </w:pPrChange>
      </w:pPr>
      <w:del w:id="8924" w:author="Александр Перепечаев" w:date="2021-05-26T13:23:00Z">
        <w:r w:rsidRPr="00EE5ABE" w:rsidDel="00AB44D1">
          <w:delText xml:space="preserve">    predictor = dl.shape_predictor(landmarks_modelpath)</w:delText>
        </w:r>
      </w:del>
    </w:p>
    <w:p w14:paraId="1C19F48D" w14:textId="46424F21" w:rsidR="00B34D24" w:rsidRPr="00EE5ABE" w:rsidDel="00AB44D1" w:rsidRDefault="00B34D24" w:rsidP="00AB44D1">
      <w:pPr>
        <w:spacing w:after="240" w:line="360" w:lineRule="auto"/>
        <w:ind w:left="567"/>
        <w:jc w:val="center"/>
        <w:rPr>
          <w:del w:id="8925" w:author="Александр Перепечаев" w:date="2021-05-26T13:23:00Z"/>
        </w:rPr>
        <w:pPrChange w:id="8926" w:author="Александр Перепечаев" w:date="2021-05-26T13:23:00Z">
          <w:pPr>
            <w:pStyle w:val="afff8"/>
          </w:pPr>
        </w:pPrChange>
      </w:pPr>
      <w:del w:id="8927" w:author="Александр Перепечаев" w:date="2021-05-26T13:23:00Z">
        <w:r w:rsidRPr="00EE5ABE" w:rsidDel="00AB44D1">
          <w:delText xml:space="preserve">    sort_rects = lambda rect: (rect.right() - rect.left()) * (rect.bottom() - rect.top())</w:delText>
        </w:r>
      </w:del>
    </w:p>
    <w:p w14:paraId="2AC78FDA" w14:textId="78E27A7A" w:rsidR="00B34D24" w:rsidRPr="00EE5ABE" w:rsidDel="00AB44D1" w:rsidRDefault="00B34D24" w:rsidP="00AB44D1">
      <w:pPr>
        <w:spacing w:after="240" w:line="360" w:lineRule="auto"/>
        <w:ind w:left="567"/>
        <w:jc w:val="center"/>
        <w:rPr>
          <w:del w:id="8928" w:author="Александр Перепечаев" w:date="2021-05-26T13:23:00Z"/>
        </w:rPr>
        <w:pPrChange w:id="8929" w:author="Александр Перепечаев" w:date="2021-05-26T13:23:00Z">
          <w:pPr>
            <w:pStyle w:val="afff8"/>
          </w:pPr>
        </w:pPrChange>
      </w:pPr>
    </w:p>
    <w:p w14:paraId="44E674BD" w14:textId="3F84A7AB" w:rsidR="00B34D24" w:rsidRPr="00EE5ABE" w:rsidDel="00AB44D1" w:rsidRDefault="00B34D24" w:rsidP="00AB44D1">
      <w:pPr>
        <w:spacing w:after="240" w:line="360" w:lineRule="auto"/>
        <w:ind w:left="567"/>
        <w:jc w:val="center"/>
        <w:rPr>
          <w:del w:id="8930" w:author="Александр Перепечаев" w:date="2021-05-26T13:23:00Z"/>
        </w:rPr>
        <w:pPrChange w:id="8931" w:author="Александр Перепечаев" w:date="2021-05-26T13:23:00Z">
          <w:pPr>
            <w:pStyle w:val="afff8"/>
          </w:pPr>
        </w:pPrChange>
      </w:pPr>
      <w:del w:id="8932" w:author="Александр Перепечаев" w:date="2021-05-26T13:23:00Z">
        <w:r w:rsidRPr="00EE5ABE" w:rsidDel="00AB44D1">
          <w:delText xml:space="preserve">    def distance(p1, p2):</w:delText>
        </w:r>
      </w:del>
    </w:p>
    <w:p w14:paraId="5D043DC0" w14:textId="16545A61" w:rsidR="00B34D24" w:rsidRPr="00EE5ABE" w:rsidDel="00AB44D1" w:rsidRDefault="00B34D24" w:rsidP="00AB44D1">
      <w:pPr>
        <w:spacing w:after="240" w:line="360" w:lineRule="auto"/>
        <w:ind w:left="567"/>
        <w:jc w:val="center"/>
        <w:rPr>
          <w:del w:id="8933" w:author="Александр Перепечаев" w:date="2021-05-26T13:23:00Z"/>
        </w:rPr>
        <w:pPrChange w:id="8934" w:author="Александр Перепечаев" w:date="2021-05-26T13:23:00Z">
          <w:pPr>
            <w:pStyle w:val="afff8"/>
          </w:pPr>
        </w:pPrChange>
      </w:pPr>
      <w:del w:id="8935" w:author="Александр Перепечаев" w:date="2021-05-26T13:23:00Z">
        <w:r w:rsidRPr="00EE5ABE" w:rsidDel="00AB44D1">
          <w:delText xml:space="preserve">        return np.linalg.norm(p1 - p2)</w:delText>
        </w:r>
      </w:del>
    </w:p>
    <w:p w14:paraId="06C1D2DC" w14:textId="726E21FD" w:rsidR="00B34D24" w:rsidRPr="00EE5ABE" w:rsidDel="00AB44D1" w:rsidRDefault="00B34D24" w:rsidP="00AB44D1">
      <w:pPr>
        <w:spacing w:after="240" w:line="360" w:lineRule="auto"/>
        <w:ind w:left="567"/>
        <w:jc w:val="center"/>
        <w:rPr>
          <w:del w:id="8936" w:author="Александр Перепечаев" w:date="2021-05-26T13:23:00Z"/>
        </w:rPr>
        <w:pPrChange w:id="8937" w:author="Александр Перепечаев" w:date="2021-05-26T13:23:00Z">
          <w:pPr>
            <w:pStyle w:val="afff8"/>
          </w:pPr>
        </w:pPrChange>
      </w:pPr>
      <w:del w:id="8938" w:author="Александр Перепечаев" w:date="2021-05-26T13:23:00Z">
        <w:r w:rsidRPr="00EE5ABE" w:rsidDel="00AB44D1">
          <w:delText xml:space="preserve">    # def image_to_np(im):</w:delText>
        </w:r>
      </w:del>
    </w:p>
    <w:p w14:paraId="54C2E8CF" w14:textId="4E2757A1" w:rsidR="00B34D24" w:rsidRPr="00EE5ABE" w:rsidDel="00AB44D1" w:rsidRDefault="00B34D24" w:rsidP="00AB44D1">
      <w:pPr>
        <w:spacing w:after="240" w:line="360" w:lineRule="auto"/>
        <w:ind w:left="567"/>
        <w:jc w:val="center"/>
        <w:rPr>
          <w:del w:id="8939" w:author="Александр Перепечаев" w:date="2021-05-26T13:23:00Z"/>
        </w:rPr>
        <w:pPrChange w:id="8940" w:author="Александр Перепечаев" w:date="2021-05-26T13:23:00Z">
          <w:pPr>
            <w:pStyle w:val="afff8"/>
          </w:pPr>
        </w:pPrChange>
      </w:pPr>
      <w:del w:id="8941" w:author="Александр Перепечаев" w:date="2021-05-26T13:23:00Z">
        <w:r w:rsidRPr="00EE5ABE" w:rsidDel="00AB44D1">
          <w:delText xml:space="preserve">    #     im -= im.min()</w:delText>
        </w:r>
      </w:del>
    </w:p>
    <w:p w14:paraId="546A3174" w14:textId="44B73537" w:rsidR="00B34D24" w:rsidRPr="00EE5ABE" w:rsidDel="00AB44D1" w:rsidRDefault="00B34D24" w:rsidP="00AB44D1">
      <w:pPr>
        <w:spacing w:after="240" w:line="360" w:lineRule="auto"/>
        <w:ind w:left="567"/>
        <w:jc w:val="center"/>
        <w:rPr>
          <w:del w:id="8942" w:author="Александр Перепечаев" w:date="2021-05-26T13:23:00Z"/>
        </w:rPr>
        <w:pPrChange w:id="8943" w:author="Александр Перепечаев" w:date="2021-05-26T13:23:00Z">
          <w:pPr>
            <w:pStyle w:val="afff8"/>
          </w:pPr>
        </w:pPrChange>
      </w:pPr>
      <w:del w:id="8944" w:author="Александр Перепечаев" w:date="2021-05-26T13:23:00Z">
        <w:r w:rsidRPr="00EE5ABE" w:rsidDel="00AB44D1">
          <w:delText xml:space="preserve">    #     im = (im / im.max()) * 255</w:delText>
        </w:r>
      </w:del>
    </w:p>
    <w:p w14:paraId="08F80A55" w14:textId="769DC6F5" w:rsidR="00B34D24" w:rsidRPr="00EE5ABE" w:rsidDel="00AB44D1" w:rsidRDefault="00B34D24" w:rsidP="00AB44D1">
      <w:pPr>
        <w:spacing w:after="240" w:line="360" w:lineRule="auto"/>
        <w:ind w:left="567"/>
        <w:jc w:val="center"/>
        <w:rPr>
          <w:del w:id="8945" w:author="Александр Перепечаев" w:date="2021-05-26T13:23:00Z"/>
        </w:rPr>
        <w:pPrChange w:id="8946" w:author="Александр Перепечаев" w:date="2021-05-26T13:23:00Z">
          <w:pPr>
            <w:pStyle w:val="afff8"/>
          </w:pPr>
        </w:pPrChange>
      </w:pPr>
      <w:del w:id="8947" w:author="Александр Перепечаев" w:date="2021-05-26T13:23:00Z">
        <w:r w:rsidRPr="00EE5ABE" w:rsidDel="00AB44D1">
          <w:delText xml:space="preserve">    #     im = im.astype(np.uint8)</w:delText>
        </w:r>
      </w:del>
    </w:p>
    <w:p w14:paraId="2EB11487" w14:textId="32010F29" w:rsidR="00B34D24" w:rsidRPr="00EE5ABE" w:rsidDel="00AB44D1" w:rsidRDefault="00B34D24" w:rsidP="00AB44D1">
      <w:pPr>
        <w:spacing w:after="240" w:line="360" w:lineRule="auto"/>
        <w:ind w:left="567"/>
        <w:jc w:val="center"/>
        <w:rPr>
          <w:del w:id="8948" w:author="Александр Перепечаев" w:date="2021-05-26T13:23:00Z"/>
        </w:rPr>
        <w:pPrChange w:id="8949" w:author="Александр Перепечаев" w:date="2021-05-26T13:23:00Z">
          <w:pPr>
            <w:pStyle w:val="afff8"/>
          </w:pPr>
        </w:pPrChange>
      </w:pPr>
      <w:del w:id="8950" w:author="Александр Перепечаев" w:date="2021-05-26T13:23:00Z">
        <w:r w:rsidRPr="00EE5ABE" w:rsidDel="00AB44D1">
          <w:delText xml:space="preserve">    #     return im</w:delText>
        </w:r>
      </w:del>
    </w:p>
    <w:p w14:paraId="5A6D5AFB" w14:textId="6DAF6751" w:rsidR="00B34D24" w:rsidRPr="00EE5ABE" w:rsidDel="00AB44D1" w:rsidRDefault="00B34D24" w:rsidP="00AB44D1">
      <w:pPr>
        <w:spacing w:after="240" w:line="360" w:lineRule="auto"/>
        <w:ind w:left="567"/>
        <w:jc w:val="center"/>
        <w:rPr>
          <w:del w:id="8951" w:author="Александр Перепечаев" w:date="2021-05-26T13:23:00Z"/>
        </w:rPr>
        <w:pPrChange w:id="8952" w:author="Александр Перепечаев" w:date="2021-05-26T13:23:00Z">
          <w:pPr>
            <w:pStyle w:val="afff8"/>
          </w:pPr>
        </w:pPrChange>
      </w:pPr>
    </w:p>
    <w:p w14:paraId="30482427" w14:textId="229526C2" w:rsidR="00B34D24" w:rsidRPr="00EE5ABE" w:rsidDel="00AB44D1" w:rsidRDefault="00B34D24" w:rsidP="00AB44D1">
      <w:pPr>
        <w:spacing w:after="240" w:line="360" w:lineRule="auto"/>
        <w:ind w:left="567"/>
        <w:jc w:val="center"/>
        <w:rPr>
          <w:del w:id="8953" w:author="Александр Перепечаев" w:date="2021-05-26T13:23:00Z"/>
        </w:rPr>
        <w:pPrChange w:id="8954" w:author="Александр Перепечаев" w:date="2021-05-26T13:23:00Z">
          <w:pPr>
            <w:pStyle w:val="afff8"/>
          </w:pPr>
        </w:pPrChange>
      </w:pPr>
      <w:del w:id="8955" w:author="Александр Перепечаев" w:date="2021-05-26T13:23:00Z">
        <w:r w:rsidRPr="00EE5ABE" w:rsidDel="00AB44D1">
          <w:delText xml:space="preserve">    def rect_to_box(rect):</w:delText>
        </w:r>
      </w:del>
    </w:p>
    <w:p w14:paraId="5A9FC542" w14:textId="4DC726A7" w:rsidR="00B34D24" w:rsidRPr="00EE5ABE" w:rsidDel="00AB44D1" w:rsidRDefault="00B34D24" w:rsidP="00AB44D1">
      <w:pPr>
        <w:spacing w:after="240" w:line="360" w:lineRule="auto"/>
        <w:ind w:left="567"/>
        <w:jc w:val="center"/>
        <w:rPr>
          <w:del w:id="8956" w:author="Александр Перепечаев" w:date="2021-05-26T13:23:00Z"/>
        </w:rPr>
        <w:pPrChange w:id="8957" w:author="Александр Перепечаев" w:date="2021-05-26T13:23:00Z">
          <w:pPr>
            <w:pStyle w:val="afff8"/>
          </w:pPr>
        </w:pPrChange>
      </w:pPr>
      <w:del w:id="8958" w:author="Александр Перепечаев" w:date="2021-05-26T13:23:00Z">
        <w:r w:rsidRPr="00EE5ABE" w:rsidDel="00AB44D1">
          <w:delText xml:space="preserve">        x, y = rect.left(), rect.top()</w:delText>
        </w:r>
      </w:del>
    </w:p>
    <w:p w14:paraId="69345B89" w14:textId="0AB2B5B6" w:rsidR="00B34D24" w:rsidRPr="00EE5ABE" w:rsidDel="00AB44D1" w:rsidRDefault="00B34D24" w:rsidP="00AB44D1">
      <w:pPr>
        <w:spacing w:after="240" w:line="360" w:lineRule="auto"/>
        <w:ind w:left="567"/>
        <w:jc w:val="center"/>
        <w:rPr>
          <w:del w:id="8959" w:author="Александр Перепечаев" w:date="2021-05-26T13:23:00Z"/>
        </w:rPr>
        <w:pPrChange w:id="8960" w:author="Александр Перепечаев" w:date="2021-05-26T13:23:00Z">
          <w:pPr>
            <w:pStyle w:val="afff8"/>
          </w:pPr>
        </w:pPrChange>
      </w:pPr>
      <w:del w:id="8961" w:author="Александр Перепечаев" w:date="2021-05-26T13:23:00Z">
        <w:r w:rsidRPr="00EE5ABE" w:rsidDel="00AB44D1">
          <w:delText xml:space="preserve">        return (x, y, rect.right() - x, rect.bottom() - y)</w:delText>
        </w:r>
      </w:del>
    </w:p>
    <w:p w14:paraId="18A8879D" w14:textId="48BE28D2" w:rsidR="00B34D24" w:rsidRPr="00EE5ABE" w:rsidDel="00AB44D1" w:rsidRDefault="00B34D24" w:rsidP="00AB44D1">
      <w:pPr>
        <w:spacing w:after="240" w:line="360" w:lineRule="auto"/>
        <w:ind w:left="567"/>
        <w:jc w:val="center"/>
        <w:rPr>
          <w:del w:id="8962" w:author="Александр Перепечаев" w:date="2021-05-26T13:23:00Z"/>
        </w:rPr>
        <w:pPrChange w:id="8963" w:author="Александр Перепечаев" w:date="2021-05-26T13:23:00Z">
          <w:pPr>
            <w:pStyle w:val="afff8"/>
          </w:pPr>
        </w:pPrChange>
      </w:pPr>
      <w:del w:id="8964" w:author="Александр Перепечаев" w:date="2021-05-26T13:23:00Z">
        <w:r w:rsidRPr="00EE5ABE" w:rsidDel="00AB44D1">
          <w:delText xml:space="preserve">    def shape_to_np(shape):</w:delText>
        </w:r>
      </w:del>
    </w:p>
    <w:p w14:paraId="5C0D1FCA" w14:textId="34CE42B2" w:rsidR="00B34D24" w:rsidRPr="00EE5ABE" w:rsidDel="00AB44D1" w:rsidRDefault="00B34D24" w:rsidP="00AB44D1">
      <w:pPr>
        <w:spacing w:after="240" w:line="360" w:lineRule="auto"/>
        <w:ind w:left="567"/>
        <w:jc w:val="center"/>
        <w:rPr>
          <w:del w:id="8965" w:author="Александр Перепечаев" w:date="2021-05-26T13:23:00Z"/>
        </w:rPr>
        <w:pPrChange w:id="8966" w:author="Александр Перепечаев" w:date="2021-05-26T13:23:00Z">
          <w:pPr>
            <w:pStyle w:val="afff8"/>
          </w:pPr>
        </w:pPrChange>
      </w:pPr>
      <w:del w:id="8967" w:author="Александр Перепечаев" w:date="2021-05-26T13:23:00Z">
        <w:r w:rsidRPr="00EE5ABE" w:rsidDel="00AB44D1">
          <w:delText xml:space="preserve">        return np.array([(shape.part(i).x, shape.part(i).y) for i in range(68)])</w:delText>
        </w:r>
      </w:del>
    </w:p>
    <w:p w14:paraId="7E897CE5" w14:textId="514DC38F" w:rsidR="00B34D24" w:rsidRPr="00EE5ABE" w:rsidDel="00AB44D1" w:rsidRDefault="00B34D24" w:rsidP="00AB44D1">
      <w:pPr>
        <w:spacing w:after="240" w:line="360" w:lineRule="auto"/>
        <w:ind w:left="567"/>
        <w:jc w:val="center"/>
        <w:rPr>
          <w:del w:id="8968" w:author="Александр Перепечаев" w:date="2021-05-26T13:23:00Z"/>
        </w:rPr>
        <w:pPrChange w:id="8969" w:author="Александр Перепечаев" w:date="2021-05-26T13:23:00Z">
          <w:pPr>
            <w:pStyle w:val="afff8"/>
          </w:pPr>
        </w:pPrChange>
      </w:pPr>
      <w:del w:id="8970" w:author="Александр Перепечаев" w:date="2021-05-26T13:23:00Z">
        <w:r w:rsidRPr="00EE5ABE" w:rsidDel="00AB44D1">
          <w:delText xml:space="preserve">    def facial_recognition(image):</w:delText>
        </w:r>
      </w:del>
    </w:p>
    <w:p w14:paraId="7B894856" w14:textId="4C27BAC8" w:rsidR="00B34D24" w:rsidRPr="00EE5ABE" w:rsidDel="00AB44D1" w:rsidRDefault="00B34D24" w:rsidP="00AB44D1">
      <w:pPr>
        <w:spacing w:after="240" w:line="360" w:lineRule="auto"/>
        <w:ind w:left="567"/>
        <w:jc w:val="center"/>
        <w:rPr>
          <w:del w:id="8971" w:author="Александр Перепечаев" w:date="2021-05-26T13:23:00Z"/>
        </w:rPr>
        <w:pPrChange w:id="8972" w:author="Александр Перепечаев" w:date="2021-05-26T13:23:00Z">
          <w:pPr>
            <w:pStyle w:val="afff8"/>
          </w:pPr>
        </w:pPrChange>
      </w:pPr>
      <w:del w:id="8973" w:author="Александр Перепечаев" w:date="2021-05-26T13:23:00Z">
        <w:r w:rsidRPr="00EE5ABE" w:rsidDel="00AB44D1">
          <w:delText xml:space="preserve">        # img = image_to_np(image)</w:delText>
        </w:r>
      </w:del>
    </w:p>
    <w:p w14:paraId="5CA901DA" w14:textId="3D5CAB47" w:rsidR="00B34D24" w:rsidRPr="00EE5ABE" w:rsidDel="00AB44D1" w:rsidRDefault="00B34D24" w:rsidP="00AB44D1">
      <w:pPr>
        <w:spacing w:after="240" w:line="360" w:lineRule="auto"/>
        <w:ind w:left="567"/>
        <w:jc w:val="center"/>
        <w:rPr>
          <w:del w:id="8974" w:author="Александр Перепечаев" w:date="2021-05-26T13:23:00Z"/>
        </w:rPr>
        <w:pPrChange w:id="8975" w:author="Александр Перепечаев" w:date="2021-05-26T13:23:00Z">
          <w:pPr>
            <w:pStyle w:val="afff8"/>
          </w:pPr>
        </w:pPrChange>
      </w:pPr>
      <w:del w:id="8976" w:author="Александр Перепечаев" w:date="2021-05-26T13:23:00Z">
        <w:r w:rsidRPr="00EE5ABE" w:rsidDel="00AB44D1">
          <w:delText xml:space="preserve">        rects = sorted(detector(image), key=sort_rects, reverse=True)</w:delText>
        </w:r>
      </w:del>
    </w:p>
    <w:p w14:paraId="5AB8F6B7" w14:textId="1E001039" w:rsidR="00B34D24" w:rsidRPr="00EE5ABE" w:rsidDel="00AB44D1" w:rsidRDefault="00B34D24" w:rsidP="00AB44D1">
      <w:pPr>
        <w:spacing w:after="240" w:line="360" w:lineRule="auto"/>
        <w:ind w:left="567"/>
        <w:jc w:val="center"/>
        <w:rPr>
          <w:del w:id="8977" w:author="Александр Перепечаев" w:date="2021-05-26T13:23:00Z"/>
        </w:rPr>
        <w:pPrChange w:id="8978" w:author="Александр Перепечаев" w:date="2021-05-26T13:23:00Z">
          <w:pPr>
            <w:pStyle w:val="afff8"/>
          </w:pPr>
        </w:pPrChange>
      </w:pPr>
      <w:del w:id="8979" w:author="Александр Перепечаев" w:date="2021-05-26T13:23:00Z">
        <w:r w:rsidRPr="00EE5ABE" w:rsidDel="00AB44D1">
          <w:delText xml:space="preserve">        landmarks = shape_to_np(predictor(image, rects[0]))</w:delText>
        </w:r>
      </w:del>
    </w:p>
    <w:p w14:paraId="04DDA140" w14:textId="0E5071E4" w:rsidR="00B34D24" w:rsidRPr="00EE5ABE" w:rsidDel="00AB44D1" w:rsidRDefault="00B34D24" w:rsidP="00AB44D1">
      <w:pPr>
        <w:spacing w:after="240" w:line="360" w:lineRule="auto"/>
        <w:ind w:left="567"/>
        <w:jc w:val="center"/>
        <w:rPr>
          <w:del w:id="8980" w:author="Александр Перепечаев" w:date="2021-05-26T13:23:00Z"/>
        </w:rPr>
        <w:pPrChange w:id="8981" w:author="Александр Перепечаев" w:date="2021-05-26T13:23:00Z">
          <w:pPr>
            <w:pStyle w:val="afff8"/>
          </w:pPr>
        </w:pPrChange>
      </w:pPr>
      <w:del w:id="8982" w:author="Александр Перепечаев" w:date="2021-05-26T13:23:00Z">
        <w:r w:rsidRPr="00EE5ABE" w:rsidDel="00AB44D1">
          <w:delText xml:space="preserve">        face = rect_to_box(rects[0])</w:delText>
        </w:r>
      </w:del>
    </w:p>
    <w:p w14:paraId="541225BD" w14:textId="6174CC50" w:rsidR="00B34D24" w:rsidRPr="00EE5ABE" w:rsidDel="00AB44D1" w:rsidRDefault="00B34D24" w:rsidP="00AB44D1">
      <w:pPr>
        <w:spacing w:after="240" w:line="360" w:lineRule="auto"/>
        <w:ind w:left="567"/>
        <w:jc w:val="center"/>
        <w:rPr>
          <w:del w:id="8983" w:author="Александр Перепечаев" w:date="2021-05-26T13:23:00Z"/>
        </w:rPr>
        <w:pPrChange w:id="8984" w:author="Александр Перепечаев" w:date="2021-05-26T13:23:00Z">
          <w:pPr>
            <w:pStyle w:val="afff8"/>
          </w:pPr>
        </w:pPrChange>
      </w:pPr>
      <w:del w:id="8985" w:author="Александр Перепечаев" w:date="2021-05-26T13:23:00Z">
        <w:r w:rsidRPr="00EE5ABE" w:rsidDel="00AB44D1">
          <w:delText xml:space="preserve">        return face, landmarks</w:delText>
        </w:r>
      </w:del>
    </w:p>
    <w:p w14:paraId="573EA8E3" w14:textId="1AE3E492" w:rsidR="00B34D24" w:rsidRPr="00EE5ABE" w:rsidDel="00AB44D1" w:rsidRDefault="00B34D24" w:rsidP="00AB44D1">
      <w:pPr>
        <w:spacing w:after="240" w:line="360" w:lineRule="auto"/>
        <w:ind w:left="567"/>
        <w:jc w:val="center"/>
        <w:rPr>
          <w:del w:id="8986" w:author="Александр Перепечаев" w:date="2021-05-26T13:23:00Z"/>
        </w:rPr>
        <w:pPrChange w:id="8987" w:author="Александр Перепечаев" w:date="2021-05-26T13:23:00Z">
          <w:pPr>
            <w:pStyle w:val="afff8"/>
          </w:pPr>
        </w:pPrChange>
      </w:pPr>
      <w:del w:id="8988" w:author="Александр Перепечаев" w:date="2021-05-26T13:23:00Z">
        <w:r w:rsidRPr="00EE5ABE" w:rsidDel="00AB44D1">
          <w:delText xml:space="preserve">    def biometry_normalize(face, lines):</w:delText>
        </w:r>
      </w:del>
    </w:p>
    <w:p w14:paraId="19E1F584" w14:textId="1099E540" w:rsidR="00B34D24" w:rsidRPr="00EE5ABE" w:rsidDel="00AB44D1" w:rsidRDefault="00B34D24" w:rsidP="00AB44D1">
      <w:pPr>
        <w:spacing w:after="240" w:line="360" w:lineRule="auto"/>
        <w:ind w:left="567"/>
        <w:jc w:val="center"/>
        <w:rPr>
          <w:del w:id="8989" w:author="Александр Перепечаев" w:date="2021-05-26T13:23:00Z"/>
        </w:rPr>
        <w:pPrChange w:id="8990" w:author="Александр Перепечаев" w:date="2021-05-26T13:23:00Z">
          <w:pPr>
            <w:pStyle w:val="afff8"/>
          </w:pPr>
        </w:pPrChange>
      </w:pPr>
      <w:del w:id="8991" w:author="Александр Перепечаев" w:date="2021-05-26T13:23:00Z">
        <w:r w:rsidRPr="00EE5ABE" w:rsidDel="00AB44D1">
          <w:delText xml:space="preserve">        w, h = face[-2:]</w:delText>
        </w:r>
      </w:del>
    </w:p>
    <w:p w14:paraId="0C9495C2" w14:textId="431DA080" w:rsidR="00B34D24" w:rsidRPr="00EE5ABE" w:rsidDel="00AB44D1" w:rsidRDefault="00B34D24" w:rsidP="00AB44D1">
      <w:pPr>
        <w:spacing w:after="240" w:line="360" w:lineRule="auto"/>
        <w:ind w:left="567"/>
        <w:jc w:val="center"/>
        <w:rPr>
          <w:del w:id="8992" w:author="Александр Перепечаев" w:date="2021-05-26T13:23:00Z"/>
        </w:rPr>
        <w:pPrChange w:id="8993" w:author="Александр Перепечаев" w:date="2021-05-26T13:23:00Z">
          <w:pPr>
            <w:pStyle w:val="afff8"/>
          </w:pPr>
        </w:pPrChange>
      </w:pPr>
      <w:del w:id="8994" w:author="Александр Перепечаев" w:date="2021-05-26T13:23:00Z">
        <w:r w:rsidRPr="00EE5ABE" w:rsidDel="00AB44D1">
          <w:delText xml:space="preserve">        norm = np.sqrt(w * h)</w:delText>
        </w:r>
      </w:del>
    </w:p>
    <w:p w14:paraId="6B514448" w14:textId="297A55D4" w:rsidR="00B34D24" w:rsidRPr="00EE5ABE" w:rsidDel="00AB44D1" w:rsidRDefault="00B34D24" w:rsidP="00AB44D1">
      <w:pPr>
        <w:spacing w:after="240" w:line="360" w:lineRule="auto"/>
        <w:ind w:left="567"/>
        <w:jc w:val="center"/>
        <w:rPr>
          <w:del w:id="8995" w:author="Александр Перепечаев" w:date="2021-05-26T13:23:00Z"/>
        </w:rPr>
        <w:pPrChange w:id="8996" w:author="Александр Перепечаев" w:date="2021-05-26T13:23:00Z">
          <w:pPr>
            <w:pStyle w:val="afff8"/>
          </w:pPr>
        </w:pPrChange>
      </w:pPr>
      <w:del w:id="8997" w:author="Александр Перепечаев" w:date="2021-05-26T13:23:00Z">
        <w:r w:rsidRPr="00EE5ABE" w:rsidDel="00AB44D1">
          <w:delText xml:space="preserve">        return np.array(lines) / norm</w:delText>
        </w:r>
      </w:del>
    </w:p>
    <w:p w14:paraId="27B57E49" w14:textId="65969263" w:rsidR="00B34D24" w:rsidRPr="00EE5ABE" w:rsidDel="00AB44D1" w:rsidRDefault="00B34D24" w:rsidP="00AB44D1">
      <w:pPr>
        <w:spacing w:after="240" w:line="360" w:lineRule="auto"/>
        <w:ind w:left="567"/>
        <w:jc w:val="center"/>
        <w:rPr>
          <w:del w:id="8998" w:author="Александр Перепечаев" w:date="2021-05-26T13:23:00Z"/>
        </w:rPr>
        <w:pPrChange w:id="8999" w:author="Александр Перепечаев" w:date="2021-05-26T13:23:00Z">
          <w:pPr>
            <w:pStyle w:val="afff8"/>
          </w:pPr>
        </w:pPrChange>
      </w:pPr>
      <w:del w:id="9000" w:author="Александр Перепечаев" w:date="2021-05-26T13:23:00Z">
        <w:r w:rsidRPr="00EE5ABE" w:rsidDel="00AB44D1">
          <w:delText xml:space="preserve">    def get_biometry(image):</w:delText>
        </w:r>
      </w:del>
    </w:p>
    <w:p w14:paraId="78BA815F" w14:textId="2829B8CF" w:rsidR="00B34D24" w:rsidRPr="00EE5ABE" w:rsidDel="00AB44D1" w:rsidRDefault="00B34D24" w:rsidP="00AB44D1">
      <w:pPr>
        <w:spacing w:after="240" w:line="360" w:lineRule="auto"/>
        <w:ind w:left="567"/>
        <w:jc w:val="center"/>
        <w:rPr>
          <w:del w:id="9001" w:author="Александр Перепечаев" w:date="2021-05-26T13:23:00Z"/>
        </w:rPr>
        <w:pPrChange w:id="9002" w:author="Александр Перепечаев" w:date="2021-05-26T13:23:00Z">
          <w:pPr>
            <w:pStyle w:val="afff8"/>
          </w:pPr>
        </w:pPrChange>
      </w:pPr>
      <w:del w:id="9003" w:author="Александр Перепечаев" w:date="2021-05-26T13:23:00Z">
        <w:r w:rsidRPr="00EE5ABE" w:rsidDel="00AB44D1">
          <w:delText xml:space="preserve">        face, landmarks = facial_recognition(image)</w:delText>
        </w:r>
      </w:del>
    </w:p>
    <w:p w14:paraId="260204F6" w14:textId="15AFC5FD" w:rsidR="00B34D24" w:rsidRPr="00EE5ABE" w:rsidDel="00AB44D1" w:rsidRDefault="00B34D24" w:rsidP="00AB44D1">
      <w:pPr>
        <w:spacing w:after="240" w:line="360" w:lineRule="auto"/>
        <w:ind w:left="567"/>
        <w:jc w:val="center"/>
        <w:rPr>
          <w:del w:id="9004" w:author="Александр Перепечаев" w:date="2021-05-26T13:23:00Z"/>
        </w:rPr>
        <w:pPrChange w:id="9005" w:author="Александр Перепечаев" w:date="2021-05-26T13:23:00Z">
          <w:pPr>
            <w:pStyle w:val="afff8"/>
          </w:pPr>
        </w:pPrChange>
      </w:pPr>
      <w:del w:id="9006" w:author="Александр Перепечаев" w:date="2021-05-26T13:23:00Z">
        <w:r w:rsidRPr="00EE5ABE" w:rsidDel="00AB44D1">
          <w:delText xml:space="preserve">        index_ground = 30 #точка носа</w:delText>
        </w:r>
      </w:del>
    </w:p>
    <w:p w14:paraId="36851720" w14:textId="45A9E45D" w:rsidR="00B34D24" w:rsidRPr="00EE5ABE" w:rsidDel="00AB44D1" w:rsidRDefault="00B34D24" w:rsidP="00AB44D1">
      <w:pPr>
        <w:spacing w:after="240" w:line="360" w:lineRule="auto"/>
        <w:ind w:left="567"/>
        <w:jc w:val="center"/>
        <w:rPr>
          <w:del w:id="9007" w:author="Александр Перепечаев" w:date="2021-05-26T13:23:00Z"/>
        </w:rPr>
        <w:pPrChange w:id="9008" w:author="Александр Перепечаев" w:date="2021-05-26T13:23:00Z">
          <w:pPr>
            <w:pStyle w:val="afff8"/>
          </w:pPr>
        </w:pPrChange>
      </w:pPr>
      <w:del w:id="9009" w:author="Александр Перепечаев" w:date="2021-05-26T13:23:00Z">
        <w:r w:rsidRPr="00EE5ABE" w:rsidDel="00AB44D1">
          <w:delText xml:space="preserve">        ground = landmarks[index_ground]</w:delText>
        </w:r>
      </w:del>
    </w:p>
    <w:p w14:paraId="2AD50496" w14:textId="26FB30FE" w:rsidR="00B34D24" w:rsidRPr="00EE5ABE" w:rsidDel="00AB44D1" w:rsidRDefault="00B34D24" w:rsidP="00AB44D1">
      <w:pPr>
        <w:spacing w:after="240" w:line="360" w:lineRule="auto"/>
        <w:ind w:left="567"/>
        <w:jc w:val="center"/>
        <w:rPr>
          <w:del w:id="9010" w:author="Александр Перепечаев" w:date="2021-05-26T13:23:00Z"/>
        </w:rPr>
        <w:pPrChange w:id="9011" w:author="Александр Перепечаев" w:date="2021-05-26T13:23:00Z">
          <w:pPr>
            <w:pStyle w:val="afff8"/>
          </w:pPr>
        </w:pPrChange>
      </w:pPr>
      <w:del w:id="9012" w:author="Александр Перепечаев" w:date="2021-05-26T13:23:00Z">
        <w:r w:rsidRPr="00EE5ABE" w:rsidDel="00AB44D1">
          <w:delText xml:space="preserve">        lines = []</w:delText>
        </w:r>
      </w:del>
    </w:p>
    <w:p w14:paraId="491DBFCA" w14:textId="658B0385" w:rsidR="00B34D24" w:rsidRPr="00EE5ABE" w:rsidDel="00AB44D1" w:rsidRDefault="00B34D24" w:rsidP="00AB44D1">
      <w:pPr>
        <w:spacing w:after="240" w:line="360" w:lineRule="auto"/>
        <w:ind w:left="567"/>
        <w:jc w:val="center"/>
        <w:rPr>
          <w:del w:id="9013" w:author="Александр Перепечаев" w:date="2021-05-26T13:23:00Z"/>
        </w:rPr>
        <w:pPrChange w:id="9014" w:author="Александр Перепечаев" w:date="2021-05-26T13:23:00Z">
          <w:pPr>
            <w:pStyle w:val="afff8"/>
          </w:pPr>
        </w:pPrChange>
      </w:pPr>
      <w:del w:id="9015" w:author="Александр Перепечаев" w:date="2021-05-26T13:23:00Z">
        <w:r w:rsidRPr="00EE5ABE" w:rsidDel="00AB44D1">
          <w:delText xml:space="preserve">        for i, point in enumerate(landmarks):</w:delText>
        </w:r>
      </w:del>
    </w:p>
    <w:p w14:paraId="1553854C" w14:textId="6FBC6886" w:rsidR="00B34D24" w:rsidRPr="00EE5ABE" w:rsidDel="00AB44D1" w:rsidRDefault="00B34D24" w:rsidP="00AB44D1">
      <w:pPr>
        <w:spacing w:after="240" w:line="360" w:lineRule="auto"/>
        <w:ind w:left="567"/>
        <w:jc w:val="center"/>
        <w:rPr>
          <w:del w:id="9016" w:author="Александр Перепечаев" w:date="2021-05-26T13:23:00Z"/>
        </w:rPr>
        <w:pPrChange w:id="9017" w:author="Александр Перепечаев" w:date="2021-05-26T13:23:00Z">
          <w:pPr>
            <w:pStyle w:val="afff8"/>
          </w:pPr>
        </w:pPrChange>
      </w:pPr>
      <w:del w:id="9018" w:author="Александр Перепечаев" w:date="2021-05-26T13:23:00Z">
        <w:r w:rsidRPr="00EE5ABE" w:rsidDel="00AB44D1">
          <w:delText xml:space="preserve">            if i == index_ground: continue</w:delText>
        </w:r>
      </w:del>
    </w:p>
    <w:p w14:paraId="402D7114" w14:textId="483A3A5E" w:rsidR="00B34D24" w:rsidRPr="00EE5ABE" w:rsidDel="00AB44D1" w:rsidRDefault="00B34D24" w:rsidP="00AB44D1">
      <w:pPr>
        <w:spacing w:after="240" w:line="360" w:lineRule="auto"/>
        <w:ind w:left="567"/>
        <w:jc w:val="center"/>
        <w:rPr>
          <w:del w:id="9019" w:author="Александр Перепечаев" w:date="2021-05-26T13:23:00Z"/>
        </w:rPr>
        <w:pPrChange w:id="9020" w:author="Александр Перепечаев" w:date="2021-05-26T13:23:00Z">
          <w:pPr>
            <w:pStyle w:val="afff8"/>
          </w:pPr>
        </w:pPrChange>
      </w:pPr>
      <w:del w:id="9021" w:author="Александр Перепечаев" w:date="2021-05-26T13:23:00Z">
        <w:r w:rsidRPr="00EE5ABE" w:rsidDel="00AB44D1">
          <w:delText xml:space="preserve">            lines.append(distance(point, ground))</w:delText>
        </w:r>
      </w:del>
    </w:p>
    <w:p w14:paraId="276135B8" w14:textId="37CF5667" w:rsidR="00B34D24" w:rsidRPr="00EE5ABE" w:rsidDel="00AB44D1" w:rsidRDefault="00B34D24" w:rsidP="00AB44D1">
      <w:pPr>
        <w:spacing w:after="240" w:line="360" w:lineRule="auto"/>
        <w:ind w:left="567"/>
        <w:jc w:val="center"/>
        <w:rPr>
          <w:del w:id="9022" w:author="Александр Перепечаев" w:date="2021-05-26T13:23:00Z"/>
        </w:rPr>
        <w:pPrChange w:id="9023" w:author="Александр Перепечаев" w:date="2021-05-26T13:23:00Z">
          <w:pPr>
            <w:pStyle w:val="afff8"/>
          </w:pPr>
        </w:pPrChange>
      </w:pPr>
      <w:del w:id="9024" w:author="Александр Перепечаев" w:date="2021-05-26T13:23:00Z">
        <w:r w:rsidRPr="00EE5ABE" w:rsidDel="00AB44D1">
          <w:delText xml:space="preserve">        return biometry_normalize(face, lines)</w:delText>
        </w:r>
      </w:del>
    </w:p>
    <w:p w14:paraId="036C16F1" w14:textId="283273A1" w:rsidR="00B34D24" w:rsidDel="00AB44D1" w:rsidRDefault="00B34D24" w:rsidP="00AB44D1">
      <w:pPr>
        <w:spacing w:after="240" w:line="360" w:lineRule="auto"/>
        <w:ind w:left="567"/>
        <w:jc w:val="center"/>
        <w:rPr>
          <w:del w:id="9025" w:author="Александр Перепечаев" w:date="2021-05-26T13:23:00Z"/>
        </w:rPr>
        <w:pPrChange w:id="9026" w:author="Александр Перепечаев" w:date="2021-05-26T13:23:00Z">
          <w:pPr>
            <w:pStyle w:val="afff8"/>
          </w:pPr>
        </w:pPrChange>
      </w:pPr>
    </w:p>
    <w:p w14:paraId="4F67F9DF" w14:textId="2E63534D" w:rsidR="00B34D24" w:rsidRPr="00EE5ABE" w:rsidDel="00AB44D1" w:rsidRDefault="00CB0637" w:rsidP="00AB44D1">
      <w:pPr>
        <w:spacing w:after="240" w:line="360" w:lineRule="auto"/>
        <w:ind w:left="567"/>
        <w:jc w:val="center"/>
        <w:rPr>
          <w:del w:id="9027" w:author="Александр Перепечаев" w:date="2021-05-26T13:23:00Z"/>
          <w:b/>
          <w:bCs/>
        </w:rPr>
        <w:pPrChange w:id="9028" w:author="Александр Перепечаев" w:date="2021-05-26T13:23:00Z">
          <w:pPr>
            <w:pStyle w:val="afffe"/>
            <w:ind w:firstLine="0"/>
          </w:pPr>
        </w:pPrChange>
      </w:pPr>
      <w:del w:id="9029" w:author="Александр Перепечаев" w:date="2021-05-26T13:23:00Z">
        <w:r w:rsidRPr="0085241E" w:rsidDel="00AB44D1">
          <w:rPr>
            <w:bCs/>
            <w:color w:val="171717"/>
            <w:lang w:eastAsia="en-US"/>
          </w:rPr>
          <w:delText>Листинг Б.1</w:delText>
        </w:r>
        <w:r w:rsidR="00EA6F1C" w:rsidDel="00AB44D1">
          <w:rPr>
            <w:bCs/>
            <w:color w:val="171717"/>
            <w:lang w:eastAsia="en-US"/>
          </w:rPr>
          <w:delText>1</w:delText>
        </w:r>
        <w:r w:rsidDel="00AB44D1">
          <w:rPr>
            <w:bCs/>
            <w:color w:val="171717"/>
            <w:lang w:eastAsia="en-US"/>
          </w:rPr>
          <w:delText xml:space="preserve"> – </w:delText>
        </w:r>
        <w:r w:rsidRPr="0085241E" w:rsidDel="00AB44D1">
          <w:rPr>
            <w:bCs/>
            <w:color w:val="171717"/>
            <w:lang w:eastAsia="en-US"/>
          </w:rPr>
          <w:delText xml:space="preserve"> </w:delText>
        </w:r>
        <w:r w:rsidDel="00AB44D1">
          <w:rPr>
            <w:bCs/>
          </w:rPr>
          <w:delText>И</w:delText>
        </w:r>
        <w:r w:rsidR="00B34D24" w:rsidRPr="00EE5ABE" w:rsidDel="00AB44D1">
          <w:rPr>
            <w:bCs/>
          </w:rPr>
          <w:delText xml:space="preserve">сходный код файла нейронной сети </w:delText>
        </w:r>
        <w:r w:rsidR="00B34D24" w:rsidRPr="00EE5ABE" w:rsidDel="00AB44D1">
          <w:rPr>
            <w:bCs/>
            <w:lang w:val="en-US"/>
          </w:rPr>
          <w:delText>main</w:delText>
        </w:r>
        <w:r w:rsidR="00B34D24" w:rsidRPr="00EE5ABE" w:rsidDel="00AB44D1">
          <w:rPr>
            <w:bCs/>
          </w:rPr>
          <w:delText>.</w:delText>
        </w:r>
        <w:r w:rsidR="00B34D24" w:rsidRPr="00EE5ABE" w:rsidDel="00AB44D1">
          <w:rPr>
            <w:bCs/>
            <w:lang w:val="en-US"/>
          </w:rPr>
          <w:delText>py</w:delText>
        </w:r>
      </w:del>
    </w:p>
    <w:p w14:paraId="64E938E8" w14:textId="337F6CC4" w:rsidR="00B34D24" w:rsidRPr="009F2419" w:rsidDel="00AB44D1" w:rsidRDefault="00B34D24" w:rsidP="00AB44D1">
      <w:pPr>
        <w:spacing w:after="240" w:line="360" w:lineRule="auto"/>
        <w:ind w:left="567"/>
        <w:jc w:val="center"/>
        <w:rPr>
          <w:del w:id="9030" w:author="Александр Перепечаев" w:date="2021-05-26T13:23:00Z"/>
        </w:rPr>
        <w:pPrChange w:id="9031" w:author="Александр Перепечаев" w:date="2021-05-26T13:23:00Z">
          <w:pPr>
            <w:pStyle w:val="afff8"/>
          </w:pPr>
        </w:pPrChange>
      </w:pPr>
    </w:p>
    <w:p w14:paraId="6238FDFC" w14:textId="53583C08" w:rsidR="00B34D24" w:rsidRPr="00EE5ABE" w:rsidDel="00AB44D1" w:rsidRDefault="00B34D24" w:rsidP="00AB44D1">
      <w:pPr>
        <w:spacing w:after="240" w:line="360" w:lineRule="auto"/>
        <w:ind w:left="567"/>
        <w:jc w:val="center"/>
        <w:rPr>
          <w:del w:id="9032" w:author="Александр Перепечаев" w:date="2021-05-26T13:23:00Z"/>
        </w:rPr>
        <w:pPrChange w:id="9033" w:author="Александр Перепечаев" w:date="2021-05-26T13:23:00Z">
          <w:pPr>
            <w:pStyle w:val="afff8"/>
          </w:pPr>
        </w:pPrChange>
      </w:pPr>
      <w:del w:id="9034" w:author="Александр Перепечаев" w:date="2021-05-26T13:23:00Z">
        <w:r w:rsidRPr="00EE5ABE" w:rsidDel="00AB44D1">
          <w:delText>if __name__ == '__main__':</w:delText>
        </w:r>
      </w:del>
    </w:p>
    <w:p w14:paraId="3F74A75B" w14:textId="7B03D05A" w:rsidR="00B34D24" w:rsidRPr="00EE5ABE" w:rsidDel="00AB44D1" w:rsidRDefault="00B34D24" w:rsidP="00AB44D1">
      <w:pPr>
        <w:spacing w:after="240" w:line="360" w:lineRule="auto"/>
        <w:ind w:left="567"/>
        <w:jc w:val="center"/>
        <w:rPr>
          <w:del w:id="9035" w:author="Александр Перепечаев" w:date="2021-05-26T13:23:00Z"/>
        </w:rPr>
        <w:pPrChange w:id="9036" w:author="Александр Перепечаев" w:date="2021-05-26T13:23:00Z">
          <w:pPr>
            <w:pStyle w:val="afff8"/>
          </w:pPr>
        </w:pPrChange>
      </w:pPr>
    </w:p>
    <w:p w14:paraId="79451CBB" w14:textId="75916A3B" w:rsidR="00B34D24" w:rsidRPr="00EE5ABE" w:rsidDel="00AB44D1" w:rsidRDefault="00B34D24" w:rsidP="00AB44D1">
      <w:pPr>
        <w:spacing w:after="240" w:line="360" w:lineRule="auto"/>
        <w:ind w:left="567"/>
        <w:jc w:val="center"/>
        <w:rPr>
          <w:del w:id="9037" w:author="Александр Перепечаев" w:date="2021-05-26T13:23:00Z"/>
        </w:rPr>
        <w:pPrChange w:id="9038" w:author="Александр Перепечаев" w:date="2021-05-26T13:23:00Z">
          <w:pPr>
            <w:pStyle w:val="afff8"/>
          </w:pPr>
        </w:pPrChange>
      </w:pPr>
      <w:del w:id="9039" w:author="Александр Перепечаев" w:date="2021-05-26T13:23:00Z">
        <w:r w:rsidRPr="00EE5ABE" w:rsidDel="00AB44D1">
          <w:delText xml:space="preserve">    from src.model import EmoNet#, EmotionDataset, DataLoader, DIR_DATASET_VALID</w:delText>
        </w:r>
      </w:del>
    </w:p>
    <w:p w14:paraId="6B6C277E" w14:textId="3DCAFC74" w:rsidR="00B34D24" w:rsidRPr="00EE5ABE" w:rsidDel="00AB44D1" w:rsidRDefault="00B34D24" w:rsidP="00AB44D1">
      <w:pPr>
        <w:spacing w:after="240" w:line="360" w:lineRule="auto"/>
        <w:ind w:left="567"/>
        <w:jc w:val="center"/>
        <w:rPr>
          <w:del w:id="9040" w:author="Александр Перепечаев" w:date="2021-05-26T13:23:00Z"/>
        </w:rPr>
        <w:pPrChange w:id="9041" w:author="Александр Перепечаев" w:date="2021-05-26T13:23:00Z">
          <w:pPr>
            <w:pStyle w:val="afff8"/>
          </w:pPr>
        </w:pPrChange>
      </w:pPr>
      <w:del w:id="9042" w:author="Александр Перепечаев" w:date="2021-05-26T13:23:00Z">
        <w:r w:rsidRPr="00EE5ABE" w:rsidDel="00AB44D1">
          <w:delText xml:space="preserve">    from pytorch_lightning import Trainer</w:delText>
        </w:r>
      </w:del>
    </w:p>
    <w:p w14:paraId="2F340CD4" w14:textId="583324A5" w:rsidR="00B34D24" w:rsidRPr="00EE5ABE" w:rsidDel="00AB44D1" w:rsidRDefault="00B34D24" w:rsidP="00AB44D1">
      <w:pPr>
        <w:spacing w:after="240" w:line="360" w:lineRule="auto"/>
        <w:ind w:left="567"/>
        <w:jc w:val="center"/>
        <w:rPr>
          <w:del w:id="9043" w:author="Александр Перепечаев" w:date="2021-05-26T13:23:00Z"/>
        </w:rPr>
        <w:pPrChange w:id="9044" w:author="Александр Перепечаев" w:date="2021-05-26T13:23:00Z">
          <w:pPr>
            <w:pStyle w:val="afff8"/>
          </w:pPr>
        </w:pPrChange>
      </w:pPr>
      <w:del w:id="9045" w:author="Александр Перепечаев" w:date="2021-05-26T13:23:00Z">
        <w:r w:rsidRPr="00EE5ABE" w:rsidDel="00AB44D1">
          <w:delText xml:space="preserve">    from pytorch_lightning.callbacks import ModelCheckpoint</w:delText>
        </w:r>
      </w:del>
    </w:p>
    <w:p w14:paraId="7ADCE4D3" w14:textId="3D11B604" w:rsidR="00B34D24" w:rsidRPr="00EE5ABE" w:rsidDel="00AB44D1" w:rsidRDefault="00B34D24" w:rsidP="00AB44D1">
      <w:pPr>
        <w:spacing w:after="240" w:line="360" w:lineRule="auto"/>
        <w:ind w:left="567"/>
        <w:jc w:val="center"/>
        <w:rPr>
          <w:del w:id="9046" w:author="Александр Перепечаев" w:date="2021-05-26T13:23:00Z"/>
        </w:rPr>
        <w:pPrChange w:id="9047" w:author="Александр Перепечаев" w:date="2021-05-26T13:23:00Z">
          <w:pPr>
            <w:pStyle w:val="afff8"/>
          </w:pPr>
        </w:pPrChange>
      </w:pPr>
    </w:p>
    <w:p w14:paraId="07435B42" w14:textId="400A8822" w:rsidR="00B34D24" w:rsidRPr="00EE5ABE" w:rsidDel="00AB44D1" w:rsidRDefault="00B34D24" w:rsidP="00AB44D1">
      <w:pPr>
        <w:spacing w:after="240" w:line="360" w:lineRule="auto"/>
        <w:ind w:left="567"/>
        <w:jc w:val="center"/>
        <w:rPr>
          <w:del w:id="9048" w:author="Александр Перепечаев" w:date="2021-05-26T13:23:00Z"/>
        </w:rPr>
        <w:pPrChange w:id="9049" w:author="Александр Перепечаев" w:date="2021-05-26T13:23:00Z">
          <w:pPr>
            <w:pStyle w:val="afff8"/>
          </w:pPr>
        </w:pPrChange>
      </w:pPr>
      <w:del w:id="9050" w:author="Александр Перепечаев" w:date="2021-05-26T13:23:00Z">
        <w:r w:rsidRPr="00EE5ABE" w:rsidDel="00AB44D1">
          <w:delText xml:space="preserve">    model = EmoNet(256)</w:delText>
        </w:r>
      </w:del>
    </w:p>
    <w:p w14:paraId="3E1095F8" w14:textId="1EA278F6" w:rsidR="00B34D24" w:rsidRPr="00EE5ABE" w:rsidDel="00AB44D1" w:rsidRDefault="00B34D24" w:rsidP="00AB44D1">
      <w:pPr>
        <w:spacing w:after="240" w:line="360" w:lineRule="auto"/>
        <w:ind w:left="567"/>
        <w:jc w:val="center"/>
        <w:rPr>
          <w:del w:id="9051" w:author="Александр Перепечаев" w:date="2021-05-26T13:23:00Z"/>
        </w:rPr>
        <w:pPrChange w:id="9052" w:author="Александр Перепечаев" w:date="2021-05-26T13:23:00Z">
          <w:pPr>
            <w:pStyle w:val="afff8"/>
          </w:pPr>
        </w:pPrChange>
      </w:pPr>
      <w:del w:id="9053" w:author="Александр Перепечаев" w:date="2021-05-26T13:23:00Z">
        <w:r w:rsidRPr="00EE5ABE" w:rsidDel="00AB44D1">
          <w:delText xml:space="preserve">    checkpoint_callback = ModelCheckpoint(</w:delText>
        </w:r>
      </w:del>
    </w:p>
    <w:p w14:paraId="1D561E44" w14:textId="627F9811" w:rsidR="00B34D24" w:rsidRPr="00EE5ABE" w:rsidDel="00AB44D1" w:rsidRDefault="00B34D24" w:rsidP="00AB44D1">
      <w:pPr>
        <w:spacing w:after="240" w:line="360" w:lineRule="auto"/>
        <w:ind w:left="567"/>
        <w:jc w:val="center"/>
        <w:rPr>
          <w:del w:id="9054" w:author="Александр Перепечаев" w:date="2021-05-26T13:23:00Z"/>
        </w:rPr>
        <w:pPrChange w:id="9055" w:author="Александр Перепечаев" w:date="2021-05-26T13:23:00Z">
          <w:pPr>
            <w:pStyle w:val="afff8"/>
          </w:pPr>
        </w:pPrChange>
      </w:pPr>
      <w:del w:id="9056" w:author="Александр Перепечаев" w:date="2021-05-26T13:23:00Z">
        <w:r w:rsidRPr="00EE5ABE" w:rsidDel="00AB44D1">
          <w:delText xml:space="preserve">        filepath='./checkpoints',</w:delText>
        </w:r>
      </w:del>
    </w:p>
    <w:p w14:paraId="0BD3E202" w14:textId="2C2F7A1B" w:rsidR="00B34D24" w:rsidRPr="00EE5ABE" w:rsidDel="00AB44D1" w:rsidRDefault="00B34D24" w:rsidP="00AB44D1">
      <w:pPr>
        <w:spacing w:after="240" w:line="360" w:lineRule="auto"/>
        <w:ind w:left="567"/>
        <w:jc w:val="center"/>
        <w:rPr>
          <w:del w:id="9057" w:author="Александр Перепечаев" w:date="2021-05-26T13:23:00Z"/>
        </w:rPr>
        <w:pPrChange w:id="9058" w:author="Александр Перепечаев" w:date="2021-05-26T13:23:00Z">
          <w:pPr>
            <w:pStyle w:val="afff8"/>
          </w:pPr>
        </w:pPrChange>
      </w:pPr>
      <w:del w:id="9059" w:author="Александр Перепечаев" w:date="2021-05-26T13:23:00Z">
        <w:r w:rsidRPr="00EE5ABE" w:rsidDel="00AB44D1">
          <w:delText xml:space="preserve">        # save_weights_only=True,</w:delText>
        </w:r>
      </w:del>
    </w:p>
    <w:p w14:paraId="5A922F41" w14:textId="35DC35C6" w:rsidR="00B34D24" w:rsidRPr="00EE5ABE" w:rsidDel="00AB44D1" w:rsidRDefault="00B34D24" w:rsidP="00AB44D1">
      <w:pPr>
        <w:spacing w:after="240" w:line="360" w:lineRule="auto"/>
        <w:ind w:left="567"/>
        <w:jc w:val="center"/>
        <w:rPr>
          <w:del w:id="9060" w:author="Александр Перепечаев" w:date="2021-05-26T13:23:00Z"/>
        </w:rPr>
        <w:pPrChange w:id="9061" w:author="Александр Перепечаев" w:date="2021-05-26T13:23:00Z">
          <w:pPr>
            <w:pStyle w:val="afff8"/>
          </w:pPr>
        </w:pPrChange>
      </w:pPr>
      <w:del w:id="9062" w:author="Александр Перепечаев" w:date="2021-05-26T13:23:00Z">
        <w:r w:rsidRPr="00EE5ABE" w:rsidDel="00AB44D1">
          <w:delText xml:space="preserve">        verbose=True,</w:delText>
        </w:r>
      </w:del>
    </w:p>
    <w:p w14:paraId="352BCA39" w14:textId="0C185222" w:rsidR="00B34D24" w:rsidRPr="00EE5ABE" w:rsidDel="00AB44D1" w:rsidRDefault="00B34D24" w:rsidP="00AB44D1">
      <w:pPr>
        <w:spacing w:after="240" w:line="360" w:lineRule="auto"/>
        <w:ind w:left="567"/>
        <w:jc w:val="center"/>
        <w:rPr>
          <w:del w:id="9063" w:author="Александр Перепечаев" w:date="2021-05-26T13:23:00Z"/>
        </w:rPr>
        <w:pPrChange w:id="9064" w:author="Александр Перепечаев" w:date="2021-05-26T13:23:00Z">
          <w:pPr>
            <w:pStyle w:val="afff8"/>
          </w:pPr>
        </w:pPrChange>
      </w:pPr>
      <w:del w:id="9065" w:author="Александр Перепечаев" w:date="2021-05-26T13:23:00Z">
        <w:r w:rsidRPr="00EE5ABE" w:rsidDel="00AB44D1">
          <w:delText xml:space="preserve">        # monitor='val_loss',</w:delText>
        </w:r>
      </w:del>
    </w:p>
    <w:p w14:paraId="6BF9BEFA" w14:textId="37564CF4" w:rsidR="00B34D24" w:rsidRPr="00EE5ABE" w:rsidDel="00AB44D1" w:rsidRDefault="00B34D24" w:rsidP="00AB44D1">
      <w:pPr>
        <w:spacing w:after="240" w:line="360" w:lineRule="auto"/>
        <w:ind w:left="567"/>
        <w:jc w:val="center"/>
        <w:rPr>
          <w:del w:id="9066" w:author="Александр Перепечаев" w:date="2021-05-26T13:23:00Z"/>
        </w:rPr>
        <w:pPrChange w:id="9067" w:author="Александр Перепечаев" w:date="2021-05-26T13:23:00Z">
          <w:pPr>
            <w:pStyle w:val="afff8"/>
          </w:pPr>
        </w:pPrChange>
      </w:pPr>
      <w:del w:id="9068" w:author="Александр Перепечаев" w:date="2021-05-26T13:23:00Z">
        <w:r w:rsidRPr="00EE5ABE" w:rsidDel="00AB44D1">
          <w:delText xml:space="preserve">        # mode='min',</w:delText>
        </w:r>
      </w:del>
    </w:p>
    <w:p w14:paraId="67206797" w14:textId="2F16C992" w:rsidR="00B34D24" w:rsidRPr="00EE5ABE" w:rsidDel="00AB44D1" w:rsidRDefault="00B34D24" w:rsidP="00AB44D1">
      <w:pPr>
        <w:spacing w:after="240" w:line="360" w:lineRule="auto"/>
        <w:ind w:left="567"/>
        <w:jc w:val="center"/>
        <w:rPr>
          <w:del w:id="9069" w:author="Александр Перепечаев" w:date="2021-05-26T13:23:00Z"/>
        </w:rPr>
        <w:pPrChange w:id="9070" w:author="Александр Перепечаев" w:date="2021-05-26T13:23:00Z">
          <w:pPr>
            <w:pStyle w:val="afff8"/>
          </w:pPr>
        </w:pPrChange>
      </w:pPr>
      <w:del w:id="9071" w:author="Александр Перепечаев" w:date="2021-05-26T13:23:00Z">
        <w:r w:rsidRPr="00EE5ABE" w:rsidDel="00AB44D1">
          <w:delText xml:space="preserve">    )</w:delText>
        </w:r>
      </w:del>
    </w:p>
    <w:p w14:paraId="613305E9" w14:textId="60C50B81" w:rsidR="00B34D24" w:rsidRPr="00EE5ABE" w:rsidDel="00AB44D1" w:rsidRDefault="00B34D24" w:rsidP="00AB44D1">
      <w:pPr>
        <w:spacing w:after="240" w:line="360" w:lineRule="auto"/>
        <w:ind w:left="567"/>
        <w:jc w:val="center"/>
        <w:rPr>
          <w:del w:id="9072" w:author="Александр Перепечаев" w:date="2021-05-26T13:23:00Z"/>
        </w:rPr>
        <w:pPrChange w:id="9073" w:author="Александр Перепечаев" w:date="2021-05-26T13:23:00Z">
          <w:pPr>
            <w:pStyle w:val="afff8"/>
          </w:pPr>
        </w:pPrChange>
      </w:pPr>
      <w:del w:id="9074" w:author="Александр Перепечаев" w:date="2021-05-26T13:23:00Z">
        <w:r w:rsidRPr="00EE5ABE" w:rsidDel="00AB44D1">
          <w:delText xml:space="preserve">    trainer = Trainer(max_epochs=11, checkpoint_callback=checkpoint_callback, weights_save_path='./weights')</w:delText>
        </w:r>
      </w:del>
    </w:p>
    <w:p w14:paraId="7D76B7B9" w14:textId="66DCF469" w:rsidR="00B34D24" w:rsidRPr="00EE5ABE" w:rsidDel="00AB44D1" w:rsidRDefault="00B34D24" w:rsidP="00AB44D1">
      <w:pPr>
        <w:spacing w:after="240" w:line="360" w:lineRule="auto"/>
        <w:ind w:left="567"/>
        <w:jc w:val="center"/>
        <w:rPr>
          <w:del w:id="9075" w:author="Александр Перепечаев" w:date="2021-05-26T13:23:00Z"/>
        </w:rPr>
        <w:pPrChange w:id="9076" w:author="Александр Перепечаев" w:date="2021-05-26T13:23:00Z">
          <w:pPr>
            <w:pStyle w:val="afff8"/>
          </w:pPr>
        </w:pPrChange>
      </w:pPr>
      <w:del w:id="9077" w:author="Александр Перепечаев" w:date="2021-05-26T13:23:00Z">
        <w:r w:rsidRPr="00EE5ABE" w:rsidDel="00AB44D1">
          <w:delText xml:space="preserve">    # trainer = Trainer(max_epochs=1, default_save_path='./checkpoints')</w:delText>
        </w:r>
      </w:del>
    </w:p>
    <w:p w14:paraId="02D3851D" w14:textId="2803BFA8" w:rsidR="00B34D24" w:rsidRPr="00EE5ABE" w:rsidDel="00AB44D1" w:rsidRDefault="00B34D24" w:rsidP="00AB44D1">
      <w:pPr>
        <w:spacing w:after="240" w:line="360" w:lineRule="auto"/>
        <w:ind w:left="567"/>
        <w:jc w:val="center"/>
        <w:rPr>
          <w:del w:id="9078" w:author="Александр Перепечаев" w:date="2021-05-26T13:23:00Z"/>
        </w:rPr>
        <w:pPrChange w:id="9079" w:author="Александр Перепечаев" w:date="2021-05-26T13:23:00Z">
          <w:pPr>
            <w:pStyle w:val="afff8"/>
          </w:pPr>
        </w:pPrChange>
      </w:pPr>
      <w:del w:id="9080" w:author="Александр Перепечаев" w:date="2021-05-26T13:23:00Z">
        <w:r w:rsidRPr="00EE5ABE" w:rsidDel="00AB44D1">
          <w:delText xml:space="preserve">    trainer.fit(model)</w:delText>
        </w:r>
      </w:del>
    </w:p>
    <w:p w14:paraId="720D293F" w14:textId="3D0FE236" w:rsidR="00B34D24" w:rsidRPr="00921417" w:rsidDel="00AB44D1" w:rsidRDefault="00D15201" w:rsidP="00AB44D1">
      <w:pPr>
        <w:spacing w:after="240" w:line="360" w:lineRule="auto"/>
        <w:ind w:left="567"/>
        <w:jc w:val="center"/>
        <w:rPr>
          <w:del w:id="9081" w:author="Александр Перепечаев" w:date="2021-05-26T13:23:00Z"/>
          <w:b/>
          <w:bCs/>
        </w:rPr>
        <w:pPrChange w:id="9082" w:author="Александр Перепечаев" w:date="2021-05-26T13:23:00Z">
          <w:pPr>
            <w:pStyle w:val="afffe"/>
            <w:ind w:firstLine="0"/>
          </w:pPr>
        </w:pPrChange>
      </w:pPr>
      <w:del w:id="9083" w:author="Александр Перепечаев" w:date="2021-05-26T13:23:00Z">
        <w:r w:rsidRPr="00D15201" w:rsidDel="00AB44D1">
          <w:rPr>
            <w:bCs/>
            <w:color w:val="171717"/>
            <w:lang w:eastAsia="en-US"/>
          </w:rPr>
          <w:delText>Листинг</w:delText>
        </w:r>
        <w:r w:rsidRPr="00921417" w:rsidDel="00AB44D1">
          <w:rPr>
            <w:b/>
            <w:bCs/>
            <w:color w:val="171717"/>
            <w:lang w:eastAsia="en-US"/>
          </w:rPr>
          <w:delText xml:space="preserve"> </w:delText>
        </w:r>
        <w:r w:rsidRPr="00D15201" w:rsidDel="00AB44D1">
          <w:rPr>
            <w:bCs/>
            <w:color w:val="171717"/>
            <w:lang w:eastAsia="en-US"/>
          </w:rPr>
          <w:delText>Б</w:delText>
        </w:r>
        <w:r w:rsidRPr="00921417" w:rsidDel="00AB44D1">
          <w:rPr>
            <w:b/>
            <w:bCs/>
            <w:color w:val="171717"/>
            <w:lang w:eastAsia="en-US"/>
          </w:rPr>
          <w:delText>.1</w:delText>
        </w:r>
        <w:r w:rsidR="00EA6F1C" w:rsidRPr="00921417" w:rsidDel="00AB44D1">
          <w:rPr>
            <w:b/>
            <w:bCs/>
            <w:color w:val="171717"/>
            <w:lang w:eastAsia="en-US"/>
          </w:rPr>
          <w:delText>2</w:delText>
        </w:r>
        <w:r w:rsidRPr="00921417" w:rsidDel="00AB44D1">
          <w:rPr>
            <w:b/>
            <w:bCs/>
            <w:color w:val="171717"/>
            <w:lang w:eastAsia="en-US"/>
          </w:rPr>
          <w:delText xml:space="preserve"> –  </w:delText>
        </w:r>
        <w:r w:rsidR="00B34D24" w:rsidRPr="00EE5ABE" w:rsidDel="00AB44D1">
          <w:rPr>
            <w:bCs/>
          </w:rPr>
          <w:delText>исходный</w:delText>
        </w:r>
        <w:r w:rsidR="00B34D24" w:rsidRPr="00921417" w:rsidDel="00AB44D1">
          <w:rPr>
            <w:b/>
            <w:bCs/>
          </w:rPr>
          <w:delText xml:space="preserve"> </w:delText>
        </w:r>
        <w:r w:rsidR="00B34D24" w:rsidRPr="00EE5ABE" w:rsidDel="00AB44D1">
          <w:rPr>
            <w:bCs/>
          </w:rPr>
          <w:delText>код</w:delText>
        </w:r>
        <w:r w:rsidR="00B34D24" w:rsidRPr="00921417" w:rsidDel="00AB44D1">
          <w:rPr>
            <w:b/>
            <w:bCs/>
          </w:rPr>
          <w:delText xml:space="preserve"> </w:delText>
        </w:r>
        <w:r w:rsidR="00B34D24" w:rsidRPr="00EE5ABE" w:rsidDel="00AB44D1">
          <w:rPr>
            <w:bCs/>
          </w:rPr>
          <w:delText>файла</w:delText>
        </w:r>
        <w:r w:rsidR="00B34D24" w:rsidRPr="00921417" w:rsidDel="00AB44D1">
          <w:rPr>
            <w:b/>
            <w:bCs/>
          </w:rPr>
          <w:delText xml:space="preserve"> </w:delText>
        </w:r>
        <w:r w:rsidR="00B34D24" w:rsidRPr="00EE5ABE" w:rsidDel="00AB44D1">
          <w:rPr>
            <w:bCs/>
          </w:rPr>
          <w:delText>нейронной</w:delText>
        </w:r>
        <w:r w:rsidR="00B34D24" w:rsidRPr="00921417" w:rsidDel="00AB44D1">
          <w:rPr>
            <w:b/>
            <w:bCs/>
          </w:rPr>
          <w:delText xml:space="preserve"> </w:delText>
        </w:r>
        <w:r w:rsidR="00B34D24" w:rsidRPr="00EE5ABE" w:rsidDel="00AB44D1">
          <w:rPr>
            <w:bCs/>
          </w:rPr>
          <w:delText>сети</w:delText>
        </w:r>
        <w:r w:rsidR="00B34D24" w:rsidRPr="00921417" w:rsidDel="00AB44D1">
          <w:rPr>
            <w:b/>
            <w:bCs/>
          </w:rPr>
          <w:delText xml:space="preserve"> </w:delText>
        </w:r>
        <w:r w:rsidR="00B16E44" w:rsidRPr="00EE5ABE" w:rsidDel="00AB44D1">
          <w:rPr>
            <w:bCs/>
            <w:lang w:val="en-US"/>
          </w:rPr>
          <w:delText>model</w:delText>
        </w:r>
        <w:r w:rsidR="00B34D24" w:rsidRPr="00921417" w:rsidDel="00AB44D1">
          <w:rPr>
            <w:b/>
            <w:bCs/>
          </w:rPr>
          <w:delText>.</w:delText>
        </w:r>
        <w:r w:rsidR="00B34D24" w:rsidRPr="00EE5ABE" w:rsidDel="00AB44D1">
          <w:rPr>
            <w:bCs/>
            <w:lang w:val="en-US"/>
          </w:rPr>
          <w:delText>py</w:delText>
        </w:r>
      </w:del>
    </w:p>
    <w:p w14:paraId="39CE9CEC" w14:textId="57FD4BBA" w:rsidR="00CE5CB6" w:rsidRPr="00EE5ABE" w:rsidDel="00AB44D1" w:rsidRDefault="00CE5CB6" w:rsidP="00AB44D1">
      <w:pPr>
        <w:spacing w:after="240" w:line="360" w:lineRule="auto"/>
        <w:ind w:left="567"/>
        <w:jc w:val="center"/>
        <w:rPr>
          <w:del w:id="9084" w:author="Александр Перепечаев" w:date="2021-05-26T13:23:00Z"/>
        </w:rPr>
        <w:pPrChange w:id="9085" w:author="Александр Перепечаев" w:date="2021-05-26T13:23:00Z">
          <w:pPr>
            <w:pStyle w:val="afff8"/>
          </w:pPr>
        </w:pPrChange>
      </w:pPr>
      <w:del w:id="9086" w:author="Александр Перепечаев" w:date="2021-05-26T13:23:00Z">
        <w:r w:rsidRPr="00EE5ABE" w:rsidDel="00AB44D1">
          <w:delText>import torch</w:delText>
        </w:r>
      </w:del>
    </w:p>
    <w:p w14:paraId="4666D33D" w14:textId="0E8E71FA" w:rsidR="00CE5CB6" w:rsidRPr="00EE5ABE" w:rsidDel="00AB44D1" w:rsidRDefault="00CE5CB6" w:rsidP="00AB44D1">
      <w:pPr>
        <w:spacing w:after="240" w:line="360" w:lineRule="auto"/>
        <w:ind w:left="567"/>
        <w:jc w:val="center"/>
        <w:rPr>
          <w:del w:id="9087" w:author="Александр Перепечаев" w:date="2021-05-26T13:23:00Z"/>
        </w:rPr>
        <w:pPrChange w:id="9088" w:author="Александр Перепечаев" w:date="2021-05-26T13:23:00Z">
          <w:pPr>
            <w:pStyle w:val="afff8"/>
          </w:pPr>
        </w:pPrChange>
      </w:pPr>
      <w:del w:id="9089" w:author="Александр Перепечаев" w:date="2021-05-26T13:23:00Z">
        <w:r w:rsidRPr="00EE5ABE" w:rsidDel="00AB44D1">
          <w:delText>from torch.nn import functional as F</w:delText>
        </w:r>
      </w:del>
    </w:p>
    <w:p w14:paraId="71C2B7BB" w14:textId="554FAA97" w:rsidR="00CE5CB6" w:rsidRPr="00EE5ABE" w:rsidDel="00AB44D1" w:rsidRDefault="00CE5CB6" w:rsidP="00AB44D1">
      <w:pPr>
        <w:spacing w:after="240" w:line="360" w:lineRule="auto"/>
        <w:ind w:left="567"/>
        <w:jc w:val="center"/>
        <w:rPr>
          <w:del w:id="9090" w:author="Александр Перепечаев" w:date="2021-05-26T13:23:00Z"/>
        </w:rPr>
        <w:pPrChange w:id="9091" w:author="Александр Перепечаев" w:date="2021-05-26T13:23:00Z">
          <w:pPr>
            <w:pStyle w:val="afff8"/>
          </w:pPr>
        </w:pPrChange>
      </w:pPr>
      <w:del w:id="9092" w:author="Александр Перепечаев" w:date="2021-05-26T13:23:00Z">
        <w:r w:rsidRPr="00EE5ABE" w:rsidDel="00AB44D1">
          <w:delText>from torch.utils.data import DataLoader</w:delText>
        </w:r>
      </w:del>
    </w:p>
    <w:p w14:paraId="273C828B" w14:textId="5EB67901" w:rsidR="00CE5CB6" w:rsidRPr="00EE5ABE" w:rsidDel="00AB44D1" w:rsidRDefault="00CE5CB6" w:rsidP="00AB44D1">
      <w:pPr>
        <w:spacing w:after="240" w:line="360" w:lineRule="auto"/>
        <w:ind w:left="567"/>
        <w:jc w:val="center"/>
        <w:rPr>
          <w:del w:id="9093" w:author="Александр Перепечаев" w:date="2021-05-26T13:23:00Z"/>
        </w:rPr>
        <w:pPrChange w:id="9094" w:author="Александр Перепечаев" w:date="2021-05-26T13:23:00Z">
          <w:pPr>
            <w:pStyle w:val="afff8"/>
          </w:pPr>
        </w:pPrChange>
      </w:pPr>
      <w:del w:id="9095" w:author="Александр Перепечаев" w:date="2021-05-26T13:23:00Z">
        <w:r w:rsidRPr="00EE5ABE" w:rsidDel="00AB44D1">
          <w:delText>from pytorch_lightning import LightningModule</w:delText>
        </w:r>
      </w:del>
    </w:p>
    <w:p w14:paraId="5768C74A" w14:textId="3BD1763F" w:rsidR="00CE5CB6" w:rsidRPr="00EE5ABE" w:rsidDel="00AB44D1" w:rsidRDefault="00CE5CB6" w:rsidP="00AB44D1">
      <w:pPr>
        <w:spacing w:after="240" w:line="360" w:lineRule="auto"/>
        <w:ind w:left="567"/>
        <w:jc w:val="center"/>
        <w:rPr>
          <w:del w:id="9096" w:author="Александр Перепечаев" w:date="2021-05-26T13:23:00Z"/>
        </w:rPr>
        <w:pPrChange w:id="9097" w:author="Александр Перепечаев" w:date="2021-05-26T13:23:00Z">
          <w:pPr>
            <w:pStyle w:val="afff8"/>
          </w:pPr>
        </w:pPrChange>
      </w:pPr>
      <w:del w:id="9098" w:author="Александр Перепечаев" w:date="2021-05-26T13:23:00Z">
        <w:r w:rsidRPr="00EE5ABE" w:rsidDel="00AB44D1">
          <w:delText>from .dataset import EmotionDataset</w:delText>
        </w:r>
      </w:del>
    </w:p>
    <w:p w14:paraId="79980C9D" w14:textId="3E502A53" w:rsidR="00CE5CB6" w:rsidRPr="00EE5ABE" w:rsidDel="00AB44D1" w:rsidRDefault="00CE5CB6" w:rsidP="00AB44D1">
      <w:pPr>
        <w:spacing w:after="240" w:line="360" w:lineRule="auto"/>
        <w:ind w:left="567"/>
        <w:jc w:val="center"/>
        <w:rPr>
          <w:del w:id="9099" w:author="Александр Перепечаев" w:date="2021-05-26T13:23:00Z"/>
        </w:rPr>
        <w:pPrChange w:id="9100" w:author="Александр Перепечаев" w:date="2021-05-26T13:23:00Z">
          <w:pPr>
            <w:pStyle w:val="afff8"/>
          </w:pPr>
        </w:pPrChange>
      </w:pPr>
      <w:del w:id="9101" w:author="Александр Перепечаев" w:date="2021-05-26T13:23:00Z">
        <w:r w:rsidRPr="00EE5ABE" w:rsidDel="00AB44D1">
          <w:delText>from .dirs import DIR_DATASET_TRAIN, DIR_DATASET_VALID</w:delText>
        </w:r>
      </w:del>
    </w:p>
    <w:p w14:paraId="0D219543" w14:textId="28396948" w:rsidR="00CE5CB6" w:rsidRPr="00EE5ABE" w:rsidDel="00AB44D1" w:rsidRDefault="00CE5CB6" w:rsidP="00AB44D1">
      <w:pPr>
        <w:spacing w:after="240" w:line="360" w:lineRule="auto"/>
        <w:ind w:left="567"/>
        <w:jc w:val="center"/>
        <w:rPr>
          <w:del w:id="9102" w:author="Александр Перепечаев" w:date="2021-05-26T13:23:00Z"/>
        </w:rPr>
        <w:pPrChange w:id="9103" w:author="Александр Перепечаев" w:date="2021-05-26T13:23:00Z">
          <w:pPr>
            <w:pStyle w:val="afff8"/>
          </w:pPr>
        </w:pPrChange>
      </w:pPr>
      <w:del w:id="9104" w:author="Александр Перепечаев" w:date="2021-05-26T13:23:00Z">
        <w:r w:rsidRPr="00EE5ABE" w:rsidDel="00AB44D1">
          <w:delText>class EmoNet(LightningModule):</w:delText>
        </w:r>
      </w:del>
    </w:p>
    <w:p w14:paraId="5C67D2C0" w14:textId="3FB9BCAB" w:rsidR="00CE5CB6" w:rsidRPr="00EE5ABE" w:rsidDel="00AB44D1" w:rsidRDefault="00CE5CB6" w:rsidP="00AB44D1">
      <w:pPr>
        <w:spacing w:after="240" w:line="360" w:lineRule="auto"/>
        <w:ind w:left="567"/>
        <w:jc w:val="center"/>
        <w:rPr>
          <w:del w:id="9105" w:author="Александр Перепечаев" w:date="2021-05-26T13:23:00Z"/>
        </w:rPr>
        <w:pPrChange w:id="9106" w:author="Александр Перепечаев" w:date="2021-05-26T13:23:00Z">
          <w:pPr>
            <w:pStyle w:val="afff8"/>
          </w:pPr>
        </w:pPrChange>
      </w:pPr>
      <w:del w:id="9107" w:author="Александр Перепечаев" w:date="2021-05-26T13:23:00Z">
        <w:r w:rsidRPr="00EE5ABE" w:rsidDel="00AB44D1">
          <w:delText xml:space="preserve">    def __init__(self, hidden_size):</w:delText>
        </w:r>
      </w:del>
    </w:p>
    <w:p w14:paraId="160CFE6C" w14:textId="19CDEB09" w:rsidR="00CE5CB6" w:rsidRPr="00EE5ABE" w:rsidDel="00AB44D1" w:rsidRDefault="00CE5CB6" w:rsidP="00AB44D1">
      <w:pPr>
        <w:spacing w:after="240" w:line="360" w:lineRule="auto"/>
        <w:ind w:left="567"/>
        <w:jc w:val="center"/>
        <w:rPr>
          <w:del w:id="9108" w:author="Александр Перепечаев" w:date="2021-05-26T13:23:00Z"/>
        </w:rPr>
        <w:pPrChange w:id="9109" w:author="Александр Перепечаев" w:date="2021-05-26T13:23:00Z">
          <w:pPr>
            <w:pStyle w:val="afff8"/>
          </w:pPr>
        </w:pPrChange>
      </w:pPr>
      <w:del w:id="9110" w:author="Александр Перепечаев" w:date="2021-05-26T13:23:00Z">
        <w:r w:rsidRPr="00EE5ABE" w:rsidDel="00AB44D1">
          <w:delText xml:space="preserve">        super().__init__()</w:delText>
        </w:r>
      </w:del>
    </w:p>
    <w:p w14:paraId="0B893394" w14:textId="23E7A82C" w:rsidR="00CE5CB6" w:rsidRPr="00EE5ABE" w:rsidDel="00AB44D1" w:rsidRDefault="00CE5CB6" w:rsidP="00AB44D1">
      <w:pPr>
        <w:spacing w:after="240" w:line="360" w:lineRule="auto"/>
        <w:ind w:left="567"/>
        <w:jc w:val="center"/>
        <w:rPr>
          <w:del w:id="9111" w:author="Александр Перепечаев" w:date="2021-05-26T13:23:00Z"/>
        </w:rPr>
        <w:pPrChange w:id="9112" w:author="Александр Перепечаев" w:date="2021-05-26T13:23:00Z">
          <w:pPr>
            <w:pStyle w:val="afff8"/>
          </w:pPr>
        </w:pPrChange>
      </w:pPr>
      <w:del w:id="9113" w:author="Александр Перепечаев" w:date="2021-05-26T13:23:00Z">
        <w:r w:rsidRPr="00EE5ABE" w:rsidDel="00AB44D1">
          <w:delText xml:space="preserve">        self.fc1 = torch.nn.Linear(67, hidden_size)</w:delText>
        </w:r>
      </w:del>
    </w:p>
    <w:p w14:paraId="298C6D0A" w14:textId="60AEAAB3" w:rsidR="00CE5CB6" w:rsidRPr="00EE5ABE" w:rsidDel="00AB44D1" w:rsidRDefault="00CE5CB6" w:rsidP="00AB44D1">
      <w:pPr>
        <w:spacing w:after="240" w:line="360" w:lineRule="auto"/>
        <w:ind w:left="567"/>
        <w:jc w:val="center"/>
        <w:rPr>
          <w:del w:id="9114" w:author="Александр Перепечаев" w:date="2021-05-26T13:23:00Z"/>
        </w:rPr>
        <w:pPrChange w:id="9115" w:author="Александр Перепечаев" w:date="2021-05-26T13:23:00Z">
          <w:pPr>
            <w:pStyle w:val="afff8"/>
          </w:pPr>
        </w:pPrChange>
      </w:pPr>
      <w:del w:id="9116" w:author="Александр Перепечаев" w:date="2021-05-26T13:23:00Z">
        <w:r w:rsidRPr="00EE5ABE" w:rsidDel="00AB44D1">
          <w:delText xml:space="preserve">        self.act1 = torch.nn.Tanh()</w:delText>
        </w:r>
      </w:del>
    </w:p>
    <w:p w14:paraId="2BE4A48F" w14:textId="0EF5EA20" w:rsidR="00CE5CB6" w:rsidRPr="00EE5ABE" w:rsidDel="00AB44D1" w:rsidRDefault="00CE5CB6" w:rsidP="00AB44D1">
      <w:pPr>
        <w:spacing w:after="240" w:line="360" w:lineRule="auto"/>
        <w:ind w:left="567"/>
        <w:jc w:val="center"/>
        <w:rPr>
          <w:del w:id="9117" w:author="Александр Перепечаев" w:date="2021-05-26T13:23:00Z"/>
        </w:rPr>
        <w:pPrChange w:id="9118" w:author="Александр Перепечаев" w:date="2021-05-26T13:23:00Z">
          <w:pPr>
            <w:pStyle w:val="afff8"/>
          </w:pPr>
        </w:pPrChange>
      </w:pPr>
      <w:del w:id="9119" w:author="Александр Перепечаев" w:date="2021-05-26T13:23:00Z">
        <w:r w:rsidRPr="00EE5ABE" w:rsidDel="00AB44D1">
          <w:delText xml:space="preserve">        self.fc2 = torch.nn.Linear(hidden_size, 7)</w:delText>
        </w:r>
      </w:del>
    </w:p>
    <w:p w14:paraId="7D89C1C9" w14:textId="6D0B2961" w:rsidR="00CE5CB6" w:rsidRPr="00EE5ABE" w:rsidDel="00AB44D1" w:rsidRDefault="00CE5CB6" w:rsidP="00AB44D1">
      <w:pPr>
        <w:spacing w:after="240" w:line="360" w:lineRule="auto"/>
        <w:ind w:left="567"/>
        <w:jc w:val="center"/>
        <w:rPr>
          <w:del w:id="9120" w:author="Александр Перепечаев" w:date="2021-05-26T13:23:00Z"/>
        </w:rPr>
        <w:pPrChange w:id="9121" w:author="Александр Перепечаев" w:date="2021-05-26T13:23:00Z">
          <w:pPr>
            <w:pStyle w:val="afff8"/>
          </w:pPr>
        </w:pPrChange>
      </w:pPr>
      <w:del w:id="9122" w:author="Александр Перепечаев" w:date="2021-05-26T13:23:00Z">
        <w:r w:rsidRPr="00EE5ABE" w:rsidDel="00AB44D1">
          <w:delText xml:space="preserve">    def forward(self, x):</w:delText>
        </w:r>
      </w:del>
    </w:p>
    <w:p w14:paraId="28DC32EF" w14:textId="7CE711EF" w:rsidR="00CE5CB6" w:rsidRPr="00EE5ABE" w:rsidDel="00AB44D1" w:rsidRDefault="00CE5CB6" w:rsidP="00AB44D1">
      <w:pPr>
        <w:spacing w:after="240" w:line="360" w:lineRule="auto"/>
        <w:ind w:left="567"/>
        <w:jc w:val="center"/>
        <w:rPr>
          <w:del w:id="9123" w:author="Александр Перепечаев" w:date="2021-05-26T13:23:00Z"/>
        </w:rPr>
        <w:pPrChange w:id="9124" w:author="Александр Перепечаев" w:date="2021-05-26T13:23:00Z">
          <w:pPr>
            <w:pStyle w:val="afff8"/>
          </w:pPr>
        </w:pPrChange>
      </w:pPr>
      <w:del w:id="9125" w:author="Александр Перепечаев" w:date="2021-05-26T13:23:00Z">
        <w:r w:rsidRPr="00EE5ABE" w:rsidDel="00AB44D1">
          <w:delText xml:space="preserve">        x = self.fc1(x)</w:delText>
        </w:r>
      </w:del>
    </w:p>
    <w:p w14:paraId="229AB87E" w14:textId="12DD4376" w:rsidR="00CE5CB6" w:rsidRPr="00EE5ABE" w:rsidDel="00AB44D1" w:rsidRDefault="00CE5CB6" w:rsidP="00AB44D1">
      <w:pPr>
        <w:spacing w:after="240" w:line="360" w:lineRule="auto"/>
        <w:ind w:left="567"/>
        <w:jc w:val="center"/>
        <w:rPr>
          <w:del w:id="9126" w:author="Александр Перепечаев" w:date="2021-05-26T13:23:00Z"/>
        </w:rPr>
        <w:pPrChange w:id="9127" w:author="Александр Перепечаев" w:date="2021-05-26T13:23:00Z">
          <w:pPr>
            <w:pStyle w:val="afff8"/>
          </w:pPr>
        </w:pPrChange>
      </w:pPr>
      <w:del w:id="9128" w:author="Александр Перепечаев" w:date="2021-05-26T13:23:00Z">
        <w:r w:rsidRPr="00EE5ABE" w:rsidDel="00AB44D1">
          <w:delText xml:space="preserve">        x = self.act1(x)</w:delText>
        </w:r>
      </w:del>
    </w:p>
    <w:p w14:paraId="24A4800F" w14:textId="2252AEF1" w:rsidR="00CE5CB6" w:rsidRPr="00EE5ABE" w:rsidDel="00AB44D1" w:rsidRDefault="00CE5CB6" w:rsidP="00AB44D1">
      <w:pPr>
        <w:spacing w:after="240" w:line="360" w:lineRule="auto"/>
        <w:ind w:left="567"/>
        <w:jc w:val="center"/>
        <w:rPr>
          <w:del w:id="9129" w:author="Александр Перепечаев" w:date="2021-05-26T13:23:00Z"/>
        </w:rPr>
        <w:pPrChange w:id="9130" w:author="Александр Перепечаев" w:date="2021-05-26T13:23:00Z">
          <w:pPr>
            <w:pStyle w:val="afff8"/>
          </w:pPr>
        </w:pPrChange>
      </w:pPr>
      <w:del w:id="9131" w:author="Александр Перепечаев" w:date="2021-05-26T13:23:00Z">
        <w:r w:rsidRPr="00EE5ABE" w:rsidDel="00AB44D1">
          <w:delText xml:space="preserve">        x = self.fc2(x)</w:delText>
        </w:r>
      </w:del>
    </w:p>
    <w:p w14:paraId="616066AE" w14:textId="0A3EC892" w:rsidR="00CE5CB6" w:rsidRPr="00EE5ABE" w:rsidDel="00AB44D1" w:rsidRDefault="00CE5CB6" w:rsidP="00AB44D1">
      <w:pPr>
        <w:spacing w:after="240" w:line="360" w:lineRule="auto"/>
        <w:ind w:left="567"/>
        <w:jc w:val="center"/>
        <w:rPr>
          <w:del w:id="9132" w:author="Александр Перепечаев" w:date="2021-05-26T13:23:00Z"/>
        </w:rPr>
        <w:pPrChange w:id="9133" w:author="Александр Перепечаев" w:date="2021-05-26T13:23:00Z">
          <w:pPr>
            <w:pStyle w:val="afff8"/>
          </w:pPr>
        </w:pPrChange>
      </w:pPr>
      <w:del w:id="9134" w:author="Александр Перепечаев" w:date="2021-05-26T13:23:00Z">
        <w:r w:rsidRPr="00EE5ABE" w:rsidDel="00AB44D1">
          <w:delText xml:space="preserve">        return x</w:delText>
        </w:r>
      </w:del>
    </w:p>
    <w:p w14:paraId="4A5000BF" w14:textId="383367C0" w:rsidR="00CE5CB6" w:rsidRPr="00EE5ABE" w:rsidDel="00AB44D1" w:rsidRDefault="00CE5CB6" w:rsidP="00AB44D1">
      <w:pPr>
        <w:spacing w:after="240" w:line="360" w:lineRule="auto"/>
        <w:ind w:left="567"/>
        <w:jc w:val="center"/>
        <w:rPr>
          <w:del w:id="9135" w:author="Александр Перепечаев" w:date="2021-05-26T13:23:00Z"/>
        </w:rPr>
        <w:pPrChange w:id="9136" w:author="Александр Перепечаев" w:date="2021-05-26T13:23:00Z">
          <w:pPr>
            <w:pStyle w:val="afff8"/>
          </w:pPr>
        </w:pPrChange>
      </w:pPr>
      <w:del w:id="9137" w:author="Александр Перепечаев" w:date="2021-05-26T13:23:00Z">
        <w:r w:rsidRPr="00EE5ABE" w:rsidDel="00AB44D1">
          <w:delText xml:space="preserve">    # def init_weights(self, path: str):</w:delText>
        </w:r>
      </w:del>
    </w:p>
    <w:p w14:paraId="7A396990" w14:textId="1442E905" w:rsidR="00CE5CB6" w:rsidRPr="00EE5ABE" w:rsidDel="00AB44D1" w:rsidRDefault="00CE5CB6" w:rsidP="00AB44D1">
      <w:pPr>
        <w:spacing w:after="240" w:line="360" w:lineRule="auto"/>
        <w:ind w:left="567"/>
        <w:jc w:val="center"/>
        <w:rPr>
          <w:del w:id="9138" w:author="Александр Перепечаев" w:date="2021-05-26T13:23:00Z"/>
        </w:rPr>
        <w:pPrChange w:id="9139" w:author="Александр Перепечаев" w:date="2021-05-26T13:23:00Z">
          <w:pPr>
            <w:pStyle w:val="afff8"/>
          </w:pPr>
        </w:pPrChange>
      </w:pPr>
      <w:del w:id="9140" w:author="Александр Перепечаев" w:date="2021-05-26T13:23:00Z">
        <w:r w:rsidRPr="00EE5ABE" w:rsidDel="00AB44D1">
          <w:delText xml:space="preserve">    #     weights = torch.load(path)</w:delText>
        </w:r>
      </w:del>
    </w:p>
    <w:p w14:paraId="0793B2C6" w14:textId="0A0A94D2" w:rsidR="00CE5CB6" w:rsidRPr="00EE5ABE" w:rsidDel="00AB44D1" w:rsidRDefault="00CE5CB6" w:rsidP="00AB44D1">
      <w:pPr>
        <w:spacing w:after="240" w:line="360" w:lineRule="auto"/>
        <w:ind w:left="567"/>
        <w:jc w:val="center"/>
        <w:rPr>
          <w:del w:id="9141" w:author="Александр Перепечаев" w:date="2021-05-26T13:23:00Z"/>
        </w:rPr>
        <w:pPrChange w:id="9142" w:author="Александр Перепечаев" w:date="2021-05-26T13:23:00Z">
          <w:pPr>
            <w:pStyle w:val="afff8"/>
          </w:pPr>
        </w:pPrChange>
      </w:pPr>
      <w:del w:id="9143" w:author="Александр Перепечаев" w:date="2021-05-26T13:23:00Z">
        <w:r w:rsidRPr="00EE5ABE" w:rsidDel="00AB44D1">
          <w:delText xml:space="preserve">    #     print(weights.keys())</w:delText>
        </w:r>
      </w:del>
    </w:p>
    <w:p w14:paraId="11854F3B" w14:textId="25388EBE" w:rsidR="00CE5CB6" w:rsidRPr="00EE5ABE" w:rsidDel="00AB44D1" w:rsidRDefault="00CE5CB6" w:rsidP="00AB44D1">
      <w:pPr>
        <w:spacing w:after="240" w:line="360" w:lineRule="auto"/>
        <w:ind w:left="567"/>
        <w:jc w:val="center"/>
        <w:rPr>
          <w:del w:id="9144" w:author="Александр Перепечаев" w:date="2021-05-26T13:23:00Z"/>
        </w:rPr>
        <w:pPrChange w:id="9145" w:author="Александр Перепечаев" w:date="2021-05-26T13:23:00Z">
          <w:pPr>
            <w:pStyle w:val="afff8"/>
          </w:pPr>
        </w:pPrChange>
      </w:pPr>
      <w:del w:id="9146" w:author="Александр Перепечаев" w:date="2021-05-26T13:23:00Z">
        <w:r w:rsidRPr="00EE5ABE" w:rsidDel="00AB44D1">
          <w:delText xml:space="preserve">    #     return self.load_state_dict(weights)</w:delText>
        </w:r>
      </w:del>
    </w:p>
    <w:p w14:paraId="423D32D2" w14:textId="01EBB966" w:rsidR="00CE5CB6" w:rsidRPr="00EE5ABE" w:rsidDel="00AB44D1" w:rsidRDefault="00CE5CB6" w:rsidP="00AB44D1">
      <w:pPr>
        <w:spacing w:after="240" w:line="360" w:lineRule="auto"/>
        <w:ind w:left="567"/>
        <w:jc w:val="center"/>
        <w:rPr>
          <w:del w:id="9147" w:author="Александр Перепечаев" w:date="2021-05-26T13:23:00Z"/>
        </w:rPr>
        <w:pPrChange w:id="9148" w:author="Александр Перепечаев" w:date="2021-05-26T13:23:00Z">
          <w:pPr>
            <w:pStyle w:val="afff8"/>
          </w:pPr>
        </w:pPrChange>
      </w:pPr>
      <w:del w:id="9149" w:author="Александр Перепечаев" w:date="2021-05-26T13:23:00Z">
        <w:r w:rsidRPr="00EE5ABE" w:rsidDel="00AB44D1">
          <w:delText xml:space="preserve">    def configure_optimizers(self):</w:delText>
        </w:r>
      </w:del>
    </w:p>
    <w:p w14:paraId="0BC0F600" w14:textId="2E56E952" w:rsidR="00CE5CB6" w:rsidRPr="00EE5ABE" w:rsidDel="00AB44D1" w:rsidRDefault="00CE5CB6" w:rsidP="00AB44D1">
      <w:pPr>
        <w:spacing w:after="240" w:line="360" w:lineRule="auto"/>
        <w:ind w:left="567"/>
        <w:jc w:val="center"/>
        <w:rPr>
          <w:del w:id="9150" w:author="Александр Перепечаев" w:date="2021-05-26T13:23:00Z"/>
        </w:rPr>
        <w:pPrChange w:id="9151" w:author="Александр Перепечаев" w:date="2021-05-26T13:23:00Z">
          <w:pPr>
            <w:pStyle w:val="afff8"/>
          </w:pPr>
        </w:pPrChange>
      </w:pPr>
      <w:del w:id="9152" w:author="Александр Перепечаев" w:date="2021-05-26T13:23:00Z">
        <w:r w:rsidRPr="00EE5ABE" w:rsidDel="00AB44D1">
          <w:delText xml:space="preserve">        return torch.optim.Adam(self.parameters(), lr=0.001)</w:delText>
        </w:r>
      </w:del>
    </w:p>
    <w:p w14:paraId="04AA1B25" w14:textId="0FE60F3E" w:rsidR="00CE5CB6" w:rsidRPr="00EE5ABE" w:rsidDel="00AB44D1" w:rsidRDefault="00CE5CB6" w:rsidP="00AB44D1">
      <w:pPr>
        <w:spacing w:after="240" w:line="360" w:lineRule="auto"/>
        <w:ind w:left="567"/>
        <w:jc w:val="center"/>
        <w:rPr>
          <w:del w:id="9153" w:author="Александр Перепечаев" w:date="2021-05-26T13:23:00Z"/>
        </w:rPr>
        <w:pPrChange w:id="9154" w:author="Александр Перепечаев" w:date="2021-05-26T13:23:00Z">
          <w:pPr>
            <w:pStyle w:val="afff8"/>
          </w:pPr>
        </w:pPrChange>
      </w:pPr>
      <w:del w:id="9155" w:author="Александр Перепечаев" w:date="2021-05-26T13:23:00Z">
        <w:r w:rsidRPr="00EE5ABE" w:rsidDel="00AB44D1">
          <w:delText xml:space="preserve">    def training_step(self, batch, batch_idx):</w:delText>
        </w:r>
      </w:del>
    </w:p>
    <w:p w14:paraId="0CE01650" w14:textId="3E4FDDB2" w:rsidR="00CE5CB6" w:rsidRPr="00EE5ABE" w:rsidDel="00AB44D1" w:rsidRDefault="00CE5CB6" w:rsidP="00AB44D1">
      <w:pPr>
        <w:spacing w:after="240" w:line="360" w:lineRule="auto"/>
        <w:ind w:left="567"/>
        <w:jc w:val="center"/>
        <w:rPr>
          <w:del w:id="9156" w:author="Александр Перепечаев" w:date="2021-05-26T13:23:00Z"/>
        </w:rPr>
        <w:pPrChange w:id="9157" w:author="Александр Перепечаев" w:date="2021-05-26T13:23:00Z">
          <w:pPr>
            <w:pStyle w:val="afff8"/>
          </w:pPr>
        </w:pPrChange>
      </w:pPr>
      <w:del w:id="9158" w:author="Александр Перепечаев" w:date="2021-05-26T13:23:00Z">
        <w:r w:rsidRPr="00EE5ABE" w:rsidDel="00AB44D1">
          <w:delText xml:space="preserve">        x, y = batch</w:delText>
        </w:r>
      </w:del>
    </w:p>
    <w:p w14:paraId="0BC4B390" w14:textId="4DB116CB" w:rsidR="00CE5CB6" w:rsidRPr="00EE5ABE" w:rsidDel="00AB44D1" w:rsidRDefault="00CE5CB6" w:rsidP="00AB44D1">
      <w:pPr>
        <w:spacing w:after="240" w:line="360" w:lineRule="auto"/>
        <w:ind w:left="567"/>
        <w:jc w:val="center"/>
        <w:rPr>
          <w:del w:id="9159" w:author="Александр Перепечаев" w:date="2021-05-26T13:23:00Z"/>
        </w:rPr>
        <w:pPrChange w:id="9160" w:author="Александр Перепечаев" w:date="2021-05-26T13:23:00Z">
          <w:pPr>
            <w:pStyle w:val="afff8"/>
          </w:pPr>
        </w:pPrChange>
      </w:pPr>
      <w:del w:id="9161" w:author="Александр Перепечаев" w:date="2021-05-26T13:23:00Z">
        <w:r w:rsidRPr="00EE5ABE" w:rsidDel="00AB44D1">
          <w:delText xml:space="preserve">        y_hat = self.forward(x)</w:delText>
        </w:r>
      </w:del>
    </w:p>
    <w:p w14:paraId="14294D25" w14:textId="0B8478A3" w:rsidR="00CE5CB6" w:rsidRPr="00EE5ABE" w:rsidDel="00AB44D1" w:rsidRDefault="00CE5CB6" w:rsidP="00AB44D1">
      <w:pPr>
        <w:spacing w:after="240" w:line="360" w:lineRule="auto"/>
        <w:ind w:left="567"/>
        <w:jc w:val="center"/>
        <w:rPr>
          <w:del w:id="9162" w:author="Александр Перепечаев" w:date="2021-05-26T13:23:00Z"/>
        </w:rPr>
        <w:pPrChange w:id="9163" w:author="Александр Перепечаев" w:date="2021-05-26T13:23:00Z">
          <w:pPr>
            <w:pStyle w:val="afff8"/>
          </w:pPr>
        </w:pPrChange>
      </w:pPr>
      <w:del w:id="9164" w:author="Александр Перепечаев" w:date="2021-05-26T13:23:00Z">
        <w:r w:rsidRPr="00EE5ABE" w:rsidDel="00AB44D1">
          <w:delText xml:space="preserve">        loss = F.cross_entropy(y_hat, y)</w:delText>
        </w:r>
      </w:del>
    </w:p>
    <w:p w14:paraId="6A1771E1" w14:textId="58F5BBDF" w:rsidR="00CE5CB6" w:rsidRPr="00EE5ABE" w:rsidDel="00AB44D1" w:rsidRDefault="00CE5CB6" w:rsidP="00AB44D1">
      <w:pPr>
        <w:spacing w:after="240" w:line="360" w:lineRule="auto"/>
        <w:ind w:left="567"/>
        <w:jc w:val="center"/>
        <w:rPr>
          <w:del w:id="9165" w:author="Александр Перепечаев" w:date="2021-05-26T13:23:00Z"/>
        </w:rPr>
        <w:pPrChange w:id="9166" w:author="Александр Перепечаев" w:date="2021-05-26T13:23:00Z">
          <w:pPr>
            <w:pStyle w:val="afff8"/>
          </w:pPr>
        </w:pPrChange>
      </w:pPr>
      <w:del w:id="9167" w:author="Александр Перепечаев" w:date="2021-05-26T13:23:00Z">
        <w:r w:rsidRPr="00EE5ABE" w:rsidDel="00AB44D1">
          <w:delText xml:space="preserve">        return {'loss': loss}</w:delText>
        </w:r>
      </w:del>
    </w:p>
    <w:p w14:paraId="2078B116" w14:textId="215B0C25" w:rsidR="00CE5CB6" w:rsidRPr="00EE5ABE" w:rsidDel="00AB44D1" w:rsidRDefault="00CE5CB6" w:rsidP="00AB44D1">
      <w:pPr>
        <w:spacing w:after="240" w:line="360" w:lineRule="auto"/>
        <w:ind w:left="567"/>
        <w:jc w:val="center"/>
        <w:rPr>
          <w:del w:id="9168" w:author="Александр Перепечаев" w:date="2021-05-26T13:23:00Z"/>
        </w:rPr>
        <w:pPrChange w:id="9169" w:author="Александр Перепечаев" w:date="2021-05-26T13:23:00Z">
          <w:pPr>
            <w:pStyle w:val="afff8"/>
          </w:pPr>
        </w:pPrChange>
      </w:pPr>
      <w:del w:id="9170" w:author="Александр Перепечаев" w:date="2021-05-26T13:23:00Z">
        <w:r w:rsidRPr="00EE5ABE" w:rsidDel="00AB44D1">
          <w:delText xml:space="preserve">    def validation_step(self, batch, batch_idx):</w:delText>
        </w:r>
      </w:del>
    </w:p>
    <w:p w14:paraId="512E657E" w14:textId="075381E2" w:rsidR="00CE5CB6" w:rsidRPr="00EE5ABE" w:rsidDel="00AB44D1" w:rsidRDefault="00CE5CB6" w:rsidP="00AB44D1">
      <w:pPr>
        <w:spacing w:after="240" w:line="360" w:lineRule="auto"/>
        <w:ind w:left="567"/>
        <w:jc w:val="center"/>
        <w:rPr>
          <w:del w:id="9171" w:author="Александр Перепечаев" w:date="2021-05-26T13:23:00Z"/>
        </w:rPr>
        <w:pPrChange w:id="9172" w:author="Александр Перепечаев" w:date="2021-05-26T13:23:00Z">
          <w:pPr>
            <w:pStyle w:val="afff8"/>
          </w:pPr>
        </w:pPrChange>
      </w:pPr>
      <w:del w:id="9173" w:author="Александр Перепечаев" w:date="2021-05-26T13:23:00Z">
        <w:r w:rsidRPr="00EE5ABE" w:rsidDel="00AB44D1">
          <w:delText xml:space="preserve">        x, y = batch</w:delText>
        </w:r>
      </w:del>
    </w:p>
    <w:p w14:paraId="7BF87E11" w14:textId="0D4C53D1" w:rsidR="00CE5CB6" w:rsidRPr="00EE5ABE" w:rsidDel="00AB44D1" w:rsidRDefault="00CE5CB6" w:rsidP="00AB44D1">
      <w:pPr>
        <w:spacing w:after="240" w:line="360" w:lineRule="auto"/>
        <w:ind w:left="567"/>
        <w:jc w:val="center"/>
        <w:rPr>
          <w:del w:id="9174" w:author="Александр Перепечаев" w:date="2021-05-26T13:23:00Z"/>
        </w:rPr>
        <w:pPrChange w:id="9175" w:author="Александр Перепечаев" w:date="2021-05-26T13:23:00Z">
          <w:pPr>
            <w:pStyle w:val="afff8"/>
          </w:pPr>
        </w:pPrChange>
      </w:pPr>
      <w:del w:id="9176" w:author="Александр Перепечаев" w:date="2021-05-26T13:23:00Z">
        <w:r w:rsidRPr="00EE5ABE" w:rsidDel="00AB44D1">
          <w:delText xml:space="preserve">        y_hat = self(x)</w:delText>
        </w:r>
      </w:del>
    </w:p>
    <w:p w14:paraId="07095694" w14:textId="3A627936" w:rsidR="00CE5CB6" w:rsidRPr="00EE5ABE" w:rsidDel="00AB44D1" w:rsidRDefault="00CE5CB6" w:rsidP="00AB44D1">
      <w:pPr>
        <w:spacing w:after="240" w:line="360" w:lineRule="auto"/>
        <w:ind w:left="567"/>
        <w:jc w:val="center"/>
        <w:rPr>
          <w:del w:id="9177" w:author="Александр Перепечаев" w:date="2021-05-26T13:23:00Z"/>
        </w:rPr>
        <w:pPrChange w:id="9178" w:author="Александр Перепечаев" w:date="2021-05-26T13:23:00Z">
          <w:pPr>
            <w:pStyle w:val="afff8"/>
          </w:pPr>
        </w:pPrChange>
      </w:pPr>
      <w:del w:id="9179" w:author="Александр Перепечаев" w:date="2021-05-26T13:23:00Z">
        <w:r w:rsidRPr="00EE5ABE" w:rsidDel="00AB44D1">
          <w:delText xml:space="preserve">        loss = F.cross_entropy(y_hat, y)</w:delText>
        </w:r>
      </w:del>
    </w:p>
    <w:p w14:paraId="38C0E1C8" w14:textId="5DCCF7B2" w:rsidR="00CE5CB6" w:rsidRPr="00EE5ABE" w:rsidDel="00AB44D1" w:rsidRDefault="00CE5CB6" w:rsidP="00AB44D1">
      <w:pPr>
        <w:spacing w:after="240" w:line="360" w:lineRule="auto"/>
        <w:ind w:left="567"/>
        <w:jc w:val="center"/>
        <w:rPr>
          <w:del w:id="9180" w:author="Александр Перепечаев" w:date="2021-05-26T13:23:00Z"/>
        </w:rPr>
        <w:pPrChange w:id="9181" w:author="Александр Перепечаев" w:date="2021-05-26T13:23:00Z">
          <w:pPr>
            <w:pStyle w:val="afff8"/>
          </w:pPr>
        </w:pPrChange>
      </w:pPr>
      <w:del w:id="9182" w:author="Александр Перепечаев" w:date="2021-05-26T13:23:00Z">
        <w:r w:rsidRPr="00EE5ABE" w:rsidDel="00AB44D1">
          <w:delText xml:space="preserve">        return {'val_loss': loss}</w:delText>
        </w:r>
      </w:del>
    </w:p>
    <w:p w14:paraId="5AA294BD" w14:textId="67E166B8" w:rsidR="00CE5CB6" w:rsidRPr="00EE5ABE" w:rsidDel="00AB44D1" w:rsidRDefault="00CE5CB6" w:rsidP="00AB44D1">
      <w:pPr>
        <w:spacing w:after="240" w:line="360" w:lineRule="auto"/>
        <w:ind w:left="567"/>
        <w:jc w:val="center"/>
        <w:rPr>
          <w:del w:id="9183" w:author="Александр Перепечаев" w:date="2021-05-26T13:23:00Z"/>
        </w:rPr>
        <w:pPrChange w:id="9184" w:author="Александр Перепечаев" w:date="2021-05-26T13:23:00Z">
          <w:pPr>
            <w:pStyle w:val="afff8"/>
          </w:pPr>
        </w:pPrChange>
      </w:pPr>
      <w:del w:id="9185" w:author="Александр Перепечаев" w:date="2021-05-26T13:23:00Z">
        <w:r w:rsidRPr="00EE5ABE" w:rsidDel="00AB44D1">
          <w:delText xml:space="preserve">    def train_dataloader(self):</w:delText>
        </w:r>
      </w:del>
    </w:p>
    <w:p w14:paraId="2A3103C2" w14:textId="0BC935E1" w:rsidR="00CE5CB6" w:rsidRPr="00EE5ABE" w:rsidDel="00AB44D1" w:rsidRDefault="00CE5CB6" w:rsidP="00AB44D1">
      <w:pPr>
        <w:spacing w:after="240" w:line="360" w:lineRule="auto"/>
        <w:ind w:left="567"/>
        <w:jc w:val="center"/>
        <w:rPr>
          <w:del w:id="9186" w:author="Александр Перепечаев" w:date="2021-05-26T13:23:00Z"/>
        </w:rPr>
        <w:pPrChange w:id="9187" w:author="Александр Перепечаев" w:date="2021-05-26T13:23:00Z">
          <w:pPr>
            <w:pStyle w:val="afff8"/>
          </w:pPr>
        </w:pPrChange>
      </w:pPr>
      <w:del w:id="9188" w:author="Александр Перепечаев" w:date="2021-05-26T13:23:00Z">
        <w:r w:rsidRPr="00EE5ABE" w:rsidDel="00AB44D1">
          <w:delText xml:space="preserve">        dataset = EmotionDataset(str(DIR_DATASET_TRAIN))</w:delText>
        </w:r>
      </w:del>
    </w:p>
    <w:p w14:paraId="3569EEF0" w14:textId="36293494" w:rsidR="00CE5CB6" w:rsidRPr="00EE5ABE" w:rsidDel="00AB44D1" w:rsidRDefault="00CE5CB6" w:rsidP="00AB44D1">
      <w:pPr>
        <w:spacing w:after="240" w:line="360" w:lineRule="auto"/>
        <w:ind w:left="567"/>
        <w:jc w:val="center"/>
        <w:rPr>
          <w:del w:id="9189" w:author="Александр Перепечаев" w:date="2021-05-26T13:23:00Z"/>
        </w:rPr>
        <w:pPrChange w:id="9190" w:author="Александр Перепечаев" w:date="2021-05-26T13:23:00Z">
          <w:pPr>
            <w:pStyle w:val="afff8"/>
          </w:pPr>
        </w:pPrChange>
      </w:pPr>
      <w:del w:id="9191" w:author="Александр Перепечаев" w:date="2021-05-26T13:23:00Z">
        <w:r w:rsidRPr="00EE5ABE" w:rsidDel="00AB44D1">
          <w:delText xml:space="preserve">        loader = DataLoader(dataset, batch_size=50, shuffle=True, num_workers=8, drop_last=True)</w:delText>
        </w:r>
      </w:del>
    </w:p>
    <w:p w14:paraId="3C002F46" w14:textId="6432F2AE" w:rsidR="00CE5CB6" w:rsidRPr="00EE5ABE" w:rsidDel="00AB44D1" w:rsidRDefault="00CE5CB6" w:rsidP="00AB44D1">
      <w:pPr>
        <w:spacing w:after="240" w:line="360" w:lineRule="auto"/>
        <w:ind w:left="567"/>
        <w:jc w:val="center"/>
        <w:rPr>
          <w:del w:id="9192" w:author="Александр Перепечаев" w:date="2021-05-26T13:23:00Z"/>
        </w:rPr>
        <w:pPrChange w:id="9193" w:author="Александр Перепечаев" w:date="2021-05-26T13:23:00Z">
          <w:pPr>
            <w:pStyle w:val="afff8"/>
          </w:pPr>
        </w:pPrChange>
      </w:pPr>
      <w:del w:id="9194" w:author="Александр Перепечаев" w:date="2021-05-26T13:23:00Z">
        <w:r w:rsidRPr="00EE5ABE" w:rsidDel="00AB44D1">
          <w:delText xml:space="preserve">        return loader</w:delText>
        </w:r>
      </w:del>
    </w:p>
    <w:p w14:paraId="6E227235" w14:textId="1194FC25" w:rsidR="00CE5CB6" w:rsidRPr="00EE5ABE" w:rsidDel="00AB44D1" w:rsidRDefault="00CE5CB6" w:rsidP="00AB44D1">
      <w:pPr>
        <w:spacing w:after="240" w:line="360" w:lineRule="auto"/>
        <w:ind w:left="567"/>
        <w:jc w:val="center"/>
        <w:rPr>
          <w:del w:id="9195" w:author="Александр Перепечаев" w:date="2021-05-26T13:23:00Z"/>
        </w:rPr>
        <w:pPrChange w:id="9196" w:author="Александр Перепечаев" w:date="2021-05-26T13:23:00Z">
          <w:pPr>
            <w:pStyle w:val="afff8"/>
          </w:pPr>
        </w:pPrChange>
      </w:pPr>
    </w:p>
    <w:p w14:paraId="3A845D08" w14:textId="744FBEF5" w:rsidR="00CE5CB6" w:rsidRPr="00EE5ABE" w:rsidDel="00AB44D1" w:rsidRDefault="00CE5CB6" w:rsidP="00AB44D1">
      <w:pPr>
        <w:spacing w:after="240" w:line="360" w:lineRule="auto"/>
        <w:ind w:left="567"/>
        <w:jc w:val="center"/>
        <w:rPr>
          <w:del w:id="9197" w:author="Александр Перепечаев" w:date="2021-05-26T13:23:00Z"/>
        </w:rPr>
        <w:pPrChange w:id="9198" w:author="Александр Перепечаев" w:date="2021-05-26T13:23:00Z">
          <w:pPr>
            <w:pStyle w:val="afff8"/>
          </w:pPr>
        </w:pPrChange>
      </w:pPr>
      <w:del w:id="9199" w:author="Александр Перепечаев" w:date="2021-05-26T13:23:00Z">
        <w:r w:rsidRPr="00EE5ABE" w:rsidDel="00AB44D1">
          <w:delText xml:space="preserve">    def val_dataloader(self):</w:delText>
        </w:r>
      </w:del>
    </w:p>
    <w:p w14:paraId="02F1C677" w14:textId="67A8D699" w:rsidR="00CE5CB6" w:rsidRPr="00EE5ABE" w:rsidDel="00AB44D1" w:rsidRDefault="00CE5CB6" w:rsidP="00AB44D1">
      <w:pPr>
        <w:spacing w:after="240" w:line="360" w:lineRule="auto"/>
        <w:ind w:left="567"/>
        <w:jc w:val="center"/>
        <w:rPr>
          <w:del w:id="9200" w:author="Александр Перепечаев" w:date="2021-05-26T13:23:00Z"/>
        </w:rPr>
        <w:pPrChange w:id="9201" w:author="Александр Перепечаев" w:date="2021-05-26T13:23:00Z">
          <w:pPr>
            <w:pStyle w:val="afff8"/>
          </w:pPr>
        </w:pPrChange>
      </w:pPr>
      <w:del w:id="9202" w:author="Александр Перепечаев" w:date="2021-05-26T13:23:00Z">
        <w:r w:rsidRPr="00EE5ABE" w:rsidDel="00AB44D1">
          <w:delText xml:space="preserve">        dataset = EmotionDataset(str(DIR_DATASET_VALID))</w:delText>
        </w:r>
      </w:del>
    </w:p>
    <w:p w14:paraId="10576C72" w14:textId="7B9E819C" w:rsidR="00CE5CB6" w:rsidRPr="00EE5ABE" w:rsidDel="00AB44D1" w:rsidRDefault="00CE5CB6" w:rsidP="00AB44D1">
      <w:pPr>
        <w:spacing w:after="240" w:line="360" w:lineRule="auto"/>
        <w:ind w:left="567"/>
        <w:jc w:val="center"/>
        <w:rPr>
          <w:del w:id="9203" w:author="Александр Перепечаев" w:date="2021-05-26T13:23:00Z"/>
        </w:rPr>
        <w:pPrChange w:id="9204" w:author="Александр Перепечаев" w:date="2021-05-26T13:23:00Z">
          <w:pPr>
            <w:pStyle w:val="afff8"/>
          </w:pPr>
        </w:pPrChange>
      </w:pPr>
      <w:del w:id="9205" w:author="Александр Перепечаев" w:date="2021-05-26T13:23:00Z">
        <w:r w:rsidRPr="00EE5ABE" w:rsidDel="00AB44D1">
          <w:delText xml:space="preserve">        loader = DataLoader(dataset, batch_size=50, num_workers=8)</w:delText>
        </w:r>
      </w:del>
    </w:p>
    <w:p w14:paraId="6C341A3B" w14:textId="0ADF28E6" w:rsidR="00CE5CB6" w:rsidRPr="00EE5ABE" w:rsidRDefault="00CE5CB6" w:rsidP="00AB44D1">
      <w:pPr>
        <w:spacing w:after="240" w:line="360" w:lineRule="auto"/>
        <w:ind w:left="567"/>
        <w:jc w:val="center"/>
        <w:pPrChange w:id="9206" w:author="Александр Перепечаев" w:date="2021-05-26T13:23:00Z">
          <w:pPr>
            <w:pStyle w:val="afff8"/>
          </w:pPr>
        </w:pPrChange>
      </w:pPr>
      <w:del w:id="9207" w:author="Александр Перепечаев" w:date="2021-05-26T13:23:00Z">
        <w:r w:rsidRPr="00EE5ABE" w:rsidDel="00AB44D1">
          <w:delText xml:space="preserve">        return loader</w:delText>
        </w:r>
      </w:del>
    </w:p>
    <w:p w14:paraId="15301E75" w14:textId="77777777" w:rsidR="00B34D24" w:rsidRPr="009F2419" w:rsidRDefault="00B34D24" w:rsidP="009F2419">
      <w:pPr>
        <w:pStyle w:val="afff8"/>
        <w:rPr>
          <w:lang w:val="ru-RU"/>
        </w:rPr>
      </w:pPr>
    </w:p>
    <w:p w14:paraId="21FF04CD" w14:textId="77777777" w:rsidR="00B34D24" w:rsidRPr="009F2419" w:rsidRDefault="00B34D24" w:rsidP="009F2419">
      <w:pPr>
        <w:pStyle w:val="afff8"/>
        <w:rPr>
          <w:lang w:val="ru-RU"/>
        </w:rPr>
      </w:pPr>
    </w:p>
    <w:p w14:paraId="08BF1BAB" w14:textId="77777777" w:rsidR="00B955D5" w:rsidRPr="009F2419" w:rsidRDefault="00B955D5" w:rsidP="005D652F">
      <w:pPr>
        <w:autoSpaceDE w:val="0"/>
        <w:autoSpaceDN w:val="0"/>
        <w:adjustRightInd w:val="0"/>
        <w:ind w:left="567" w:firstLine="709"/>
        <w:rPr>
          <w:rFonts w:ascii="Courier New" w:hAnsi="Courier New" w:cs="Courier New"/>
          <w:bCs/>
          <w:spacing w:val="-4"/>
          <w:sz w:val="16"/>
          <w:szCs w:val="16"/>
        </w:rPr>
      </w:pPr>
    </w:p>
    <w:bookmarkEnd w:id="1"/>
    <w:p w14:paraId="275CE882" w14:textId="41BD9D16" w:rsidR="005E27D6" w:rsidRPr="009F2419" w:rsidRDefault="005E27D6" w:rsidP="002072D0">
      <w:pPr>
        <w:autoSpaceDE w:val="0"/>
        <w:autoSpaceDN w:val="0"/>
        <w:adjustRightInd w:val="0"/>
        <w:rPr>
          <w:rFonts w:ascii="Courier New" w:hAnsi="Courier New" w:cs="Courier New"/>
          <w:bCs/>
          <w:spacing w:val="-4"/>
          <w:sz w:val="16"/>
          <w:szCs w:val="16"/>
        </w:rPr>
      </w:pPr>
    </w:p>
    <w:sectPr w:rsidR="005E27D6" w:rsidRPr="009F2419" w:rsidSect="00EE5ABE">
      <w:pgSz w:w="11906" w:h="16838"/>
      <w:pgMar w:top="851" w:right="851" w:bottom="1276"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82B76" w14:textId="77777777" w:rsidR="002D6827" w:rsidRDefault="002D6827" w:rsidP="00FA5645">
      <w:r>
        <w:separator/>
      </w:r>
    </w:p>
  </w:endnote>
  <w:endnote w:type="continuationSeparator" w:id="0">
    <w:p w14:paraId="319F0696" w14:textId="77777777" w:rsidR="002D6827" w:rsidRDefault="002D6827" w:rsidP="00FA5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ISOCPEUR">
    <w:altName w:val="Times New Roman"/>
    <w:charset w:val="00"/>
    <w:family w:val="swiss"/>
    <w:pitch w:val="variable"/>
    <w:sig w:usb0="00000001"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3ECA6" w14:textId="77777777" w:rsidR="006F17C5" w:rsidRDefault="002D6827">
    <w:pPr>
      <w:pStyle w:val="ab"/>
    </w:pPr>
    <w:r>
      <w:rPr>
        <w:noProof/>
      </w:rPr>
      <w:pict w14:anchorId="353BED7F">
        <v:group id="_x0000_s2129" style="position:absolute;margin-left:57pt;margin-top:19.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" o:allowincell="f">
          <v:rect id="Rectangle 111" o:spid="_x0000_s2130"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" filled="f" strokeweight="2pt"/>
          <v:line id="Line 112" o:spid="_x0000_s2131"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Line 113" o:spid="_x0000_s213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Line 114" o:spid="_x0000_s2133"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line id="Line 115" o:spid="_x0000_s2134"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" strokeweight="2pt"/>
          <v:line id="Line 116" o:spid="_x0000_s2135"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CwAAAANwAAAAPAAAAZHJzL2Rvd25yZXYueG1sRI/BCsIw&#10;EETvgv8QVvCmqYo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XDf0wsAAAADcAAAADwAAAAAA&#10;AAAAAAAAAAAHAgAAZHJzL2Rvd25yZXYueG1sUEsFBgAAAAADAAMAtwAAAPQCAAAAAA==&#10;" strokeweight="2pt"/>
          <v:line id="Line 117" o:spid="_x0000_s2136"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my2wAAAANwAAAAPAAAAZHJzL2Rvd25yZXYueG1sRI/BCsIw&#10;EETvgv8QVvCmqaI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095stsAAAADcAAAADwAAAAAA&#10;AAAAAAAAAAAHAgAAZHJzL2Rvd25yZXYueG1sUEsFBgAAAAADAAMAtwAAAPQCAAAAAA==&#10;" strokeweight="2pt"/>
          <v:line id="Line 118" o:spid="_x0000_s213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Line 119" o:spid="_x0000_s213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XpxQAAANwAAAAPAAAAZHJzL2Rvd25yZXYueG1sRI/RagIx&#10;FETfC/2HcAu+1ayC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DI89XpxQAAANwAAAAP&#10;AAAAAAAAAAAAAAAAAAcCAABkcnMvZG93bnJldi54bWxQSwUGAAAAAAMAAwC3AAAA+QIAAAAA&#10;" strokeweight="1pt"/>
          <v:line id="Line 120" o:spid="_x0000_s213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121" o:spid="_x0000_s2140"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QAwgAAANwAAAAPAAAAZHJzL2Rvd25yZXYueG1sRE/dasIw&#10;FL4f7B3CGXg3UwXH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DWIOQAwgAAANwAAAAPAAAA&#10;AAAAAAAAAAAAAAcCAABkcnMvZG93bnJldi54bWxQSwUGAAAAAAMAAwC3AAAA9gIAAAAA&#10;" strokeweight="1pt"/>
          <v:rect id="Rectangle 122" o:spid="_x0000_s2141"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style="mso-next-textbox:#Rectangle 122" inset="1pt,1pt,1pt,1pt">
              <w:txbxContent>
                <w:p w14:paraId="57130205" w14:textId="77777777" w:rsidR="006F17C5" w:rsidRDefault="006F17C5" w:rsidP="005E27D6">
                  <w:pPr>
                    <w:pStyle w:val="ad"/>
                    <w:jc w:val="center"/>
                    <w:rPr>
                      <w:sz w:val="18"/>
                    </w:rPr>
                  </w:pPr>
                  <w:proofErr w:type="spellStart"/>
                  <w:r w:rsidRPr="003653F3">
                    <w:rPr>
                      <w:rFonts w:ascii="Arial" w:hAnsi="Arial" w:cs="Arial"/>
                      <w:sz w:val="18"/>
                    </w:rPr>
                    <w:t>Изм</w:t>
                  </w:r>
                  <w:proofErr w:type="spellEnd"/>
                  <w:r>
                    <w:rPr>
                      <w:sz w:val="18"/>
                    </w:rPr>
                    <w:t>.</w:t>
                  </w:r>
                </w:p>
              </w:txbxContent>
            </v:textbox>
          </v:rect>
          <v:rect id="Rectangle 123" o:spid="_x0000_s214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" filled="f" stroked="f" strokeweight=".25pt">
            <v:textbox style="mso-next-textbox:#Rectangle 123" inset="1pt,1pt,1pt,1pt">
              <w:txbxContent>
                <w:p w14:paraId="0F414E57" w14:textId="77777777" w:rsidR="006F17C5" w:rsidRPr="003653F3" w:rsidRDefault="006F17C5" w:rsidP="005E27D6">
                  <w:pPr>
                    <w:pStyle w:val="ad"/>
                    <w:jc w:val="center"/>
                    <w:rPr>
                      <w:rFonts w:ascii="Arial" w:hAnsi="Arial" w:cs="Arial"/>
                      <w:sz w:val="18"/>
                    </w:rPr>
                  </w:pPr>
                  <w:r w:rsidRPr="003653F3">
                    <w:rPr>
                      <w:rFonts w:ascii="Arial" w:hAnsi="Arial" w:cs="Arial"/>
                      <w:sz w:val="18"/>
                    </w:rPr>
                    <w:t>Лист</w:t>
                  </w:r>
                </w:p>
              </w:txbxContent>
            </v:textbox>
          </v:rect>
          <v:rect id="Rectangle 124" o:spid="_x0000_s2143"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style="mso-next-textbox:#Rectangle 124" inset="1pt,1pt,1pt,1pt">
              <w:txbxContent>
                <w:p w14:paraId="57670EE2" w14:textId="77777777" w:rsidR="006F17C5" w:rsidRDefault="006F17C5" w:rsidP="005E27D6">
                  <w:pPr>
                    <w:pStyle w:val="ad"/>
                    <w:jc w:val="center"/>
                    <w:rPr>
                      <w:sz w:val="18"/>
                    </w:rPr>
                  </w:pPr>
                  <w:r>
                    <w:rPr>
                      <w:sz w:val="18"/>
                    </w:rPr>
                    <w:t xml:space="preserve">№ </w:t>
                  </w:r>
                  <w:proofErr w:type="spellStart"/>
                  <w:r w:rsidRPr="003653F3">
                    <w:rPr>
                      <w:rFonts w:ascii="Arial" w:hAnsi="Arial" w:cs="Arial"/>
                      <w:sz w:val="18"/>
                    </w:rPr>
                    <w:t>докум</w:t>
                  </w:r>
                  <w:proofErr w:type="spellEnd"/>
                  <w:r>
                    <w:rPr>
                      <w:sz w:val="18"/>
                    </w:rPr>
                    <w:t>.</w:t>
                  </w:r>
                </w:p>
              </w:txbxContent>
            </v:textbox>
          </v:rect>
          <v:rect id="Rectangle 125" o:spid="_x0000_s2144"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style="mso-next-textbox:#Rectangle 125" inset="1pt,1pt,1pt,1pt">
              <w:txbxContent>
                <w:p w14:paraId="27B2E58B" w14:textId="77777777" w:rsidR="006F17C5" w:rsidRPr="003653F3" w:rsidRDefault="006F17C5" w:rsidP="005E27D6">
                  <w:pPr>
                    <w:pStyle w:val="ad"/>
                    <w:jc w:val="center"/>
                    <w:rPr>
                      <w:rFonts w:ascii="Arial" w:hAnsi="Arial" w:cs="Arial"/>
                      <w:sz w:val="18"/>
                    </w:rPr>
                  </w:pPr>
                  <w:proofErr w:type="spellStart"/>
                  <w:r w:rsidRPr="003653F3">
                    <w:rPr>
                      <w:rFonts w:ascii="Arial" w:hAnsi="Arial" w:cs="Arial"/>
                      <w:sz w:val="18"/>
                    </w:rPr>
                    <w:t>Подпись</w:t>
                  </w:r>
                  <w:proofErr w:type="spellEnd"/>
                </w:p>
              </w:txbxContent>
            </v:textbox>
          </v:rect>
          <v:rect id="Rectangle 126" o:spid="_x0000_s2145"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" filled="f" stroked="f" strokeweight=".25pt">
            <v:textbox style="mso-next-textbox:#Rectangle 126" inset="1pt,1pt,1pt,1pt">
              <w:txbxContent>
                <w:p w14:paraId="151CDF7D" w14:textId="77777777" w:rsidR="006F17C5" w:rsidRPr="003653F3" w:rsidRDefault="006F17C5" w:rsidP="005E27D6">
                  <w:pPr>
                    <w:pStyle w:val="ad"/>
                    <w:jc w:val="center"/>
                    <w:rPr>
                      <w:rFonts w:ascii="Arial" w:hAnsi="Arial" w:cs="Arial"/>
                      <w:sz w:val="18"/>
                    </w:rPr>
                  </w:pPr>
                  <w:r w:rsidRPr="003653F3">
                    <w:rPr>
                      <w:rFonts w:ascii="Arial" w:hAnsi="Arial" w:cs="Arial"/>
                      <w:sz w:val="18"/>
                    </w:rPr>
                    <w:t>Дата</w:t>
                  </w:r>
                </w:p>
              </w:txbxContent>
            </v:textbox>
          </v:rect>
          <v:rect id="Rectangle 127" o:spid="_x0000_s2146"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v:textbox style="mso-next-textbox:#Rectangle 127" inset="1pt,1pt,1pt,1pt">
              <w:txbxContent>
                <w:p w14:paraId="0FB677A9" w14:textId="77777777" w:rsidR="006F17C5" w:rsidRPr="003653F3" w:rsidRDefault="006F17C5" w:rsidP="005E27D6">
                  <w:pPr>
                    <w:pStyle w:val="ad"/>
                    <w:jc w:val="center"/>
                    <w:rPr>
                      <w:rFonts w:ascii="Arial" w:hAnsi="Arial" w:cs="Arial"/>
                      <w:sz w:val="18"/>
                    </w:rPr>
                  </w:pPr>
                  <w:r w:rsidRPr="003653F3">
                    <w:rPr>
                      <w:rFonts w:ascii="Arial" w:hAnsi="Arial" w:cs="Arial"/>
                      <w:sz w:val="18"/>
                    </w:rPr>
                    <w:t>Лист</w:t>
                  </w:r>
                </w:p>
              </w:txbxContent>
            </v:textbox>
          </v:rect>
          <v:rect id="Rectangle 128" o:spid="_x0000_s214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style="mso-next-textbox:#Rectangle 128" inset="1pt,1pt,1pt,1pt">
              <w:txbxContent>
                <w:p w14:paraId="6619392D" w14:textId="77777777" w:rsidR="006F17C5" w:rsidRPr="00D478AA" w:rsidRDefault="006F17C5" w:rsidP="005E27D6">
                  <w:pPr>
                    <w:pStyle w:val="ad"/>
                    <w:jc w:val="center"/>
                    <w:rPr>
                      <w:sz w:val="24"/>
                      <w:lang w:val="ru-RU"/>
                    </w:rPr>
                  </w:pPr>
                  <w:r w:rsidRPr="00D478AA">
                    <w:rPr>
                      <w:sz w:val="24"/>
                      <w:lang w:val="ru-RU"/>
                    </w:rPr>
                    <w:fldChar w:fldCharType="begin"/>
                  </w:r>
                  <w:r w:rsidRPr="00D478AA">
                    <w:rPr>
                      <w:sz w:val="24"/>
                      <w:lang w:val="ru-RU"/>
                    </w:rPr>
                    <w:instrText>PAGE   \* MERGEFORMAT</w:instrText>
                  </w:r>
                  <w:r w:rsidRPr="00D478AA">
                    <w:rPr>
                      <w:sz w:val="24"/>
                      <w:lang w:val="ru-RU"/>
                    </w:rPr>
                    <w:fldChar w:fldCharType="separate"/>
                  </w:r>
                  <w:r>
                    <w:rPr>
                      <w:noProof/>
                      <w:sz w:val="24"/>
                      <w:lang w:val="ru-RU"/>
                    </w:rPr>
                    <w:t>27</w:t>
                  </w:r>
                  <w:r w:rsidRPr="00D478AA">
                    <w:rPr>
                      <w:sz w:val="24"/>
                      <w:lang w:val="ru-RU"/>
                    </w:rPr>
                    <w:fldChar w:fldCharType="end"/>
                  </w:r>
                </w:p>
              </w:txbxContent>
            </v:textbox>
          </v:rect>
          <v:rect id="Rectangle 129" o:spid="_x0000_s2148" style="position:absolute;left:7745;top:19221;width:11075;height:5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style="mso-next-textbox:#Rectangle 129" inset="1pt,1pt,1pt,1pt">
              <w:txbxContent>
                <w:p w14:paraId="3B975979" w14:textId="77777777" w:rsidR="006F17C5" w:rsidRDefault="006F17C5" w:rsidP="00732161">
                  <w:pPr>
                    <w:pStyle w:val="ad"/>
                    <w:jc w:val="center"/>
                    <w:rPr>
                      <w:rFonts w:ascii="Arial" w:hAnsi="Arial" w:cs="Arial"/>
                      <w:sz w:val="40"/>
                      <w:szCs w:val="40"/>
                      <w:lang w:val="ru-RU"/>
                    </w:rPr>
                  </w:pPr>
                  <w:r>
                    <w:rPr>
                      <w:rFonts w:ascii="Arial" w:hAnsi="Arial" w:cs="Arial"/>
                      <w:sz w:val="40"/>
                      <w:szCs w:val="40"/>
                      <w:lang w:val="en-US"/>
                    </w:rPr>
                    <w:t>09.03.04</w:t>
                  </w:r>
                  <w:r w:rsidRPr="00EE5ABE">
                    <w:rPr>
                      <w:rFonts w:ascii="Arial" w:hAnsi="Arial" w:cs="Arial"/>
                      <w:sz w:val="40"/>
                      <w:szCs w:val="40"/>
                      <w:lang w:val="ru-RU"/>
                    </w:rPr>
                    <w:t>.56.0000.000</w:t>
                  </w:r>
                  <w:r>
                    <w:rPr>
                      <w:rFonts w:ascii="Arial" w:hAnsi="Arial" w:cs="Arial"/>
                      <w:sz w:val="40"/>
                      <w:szCs w:val="40"/>
                      <w:lang w:val="en-US"/>
                    </w:rPr>
                    <w:t>.</w:t>
                  </w:r>
                  <w:r w:rsidRPr="00EE5ABE">
                    <w:rPr>
                      <w:rFonts w:ascii="Arial" w:hAnsi="Arial" w:cs="Arial"/>
                      <w:sz w:val="40"/>
                      <w:szCs w:val="40"/>
                      <w:lang w:val="ru-RU"/>
                    </w:rPr>
                    <w:t>П</w:t>
                  </w:r>
                  <w:r>
                    <w:rPr>
                      <w:rFonts w:ascii="Arial" w:hAnsi="Arial" w:cs="Arial"/>
                      <w:sz w:val="40"/>
                      <w:szCs w:val="40"/>
                      <w:lang w:val="ru-RU"/>
                    </w:rPr>
                    <w:t>З</w:t>
                  </w:r>
                </w:p>
                <w:p w14:paraId="70B368AF" w14:textId="2F176DF2" w:rsidR="006F17C5" w:rsidRDefault="006F17C5" w:rsidP="005E27D6">
                  <w:pPr>
                    <w:pStyle w:val="ad"/>
                    <w:jc w:val="center"/>
                  </w:pPr>
                </w:p>
              </w:txbxContent>
            </v:textbox>
          </v:rect>
          <w10:wrap anchorx="page" anchory="page"/>
          <w10:anchorlock/>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88A76" w14:textId="77777777" w:rsidR="002D6827" w:rsidRDefault="002D6827" w:rsidP="00FA5645">
      <w:r>
        <w:separator/>
      </w:r>
    </w:p>
  </w:footnote>
  <w:footnote w:type="continuationSeparator" w:id="0">
    <w:p w14:paraId="1904BEEC" w14:textId="77777777" w:rsidR="002D6827" w:rsidRDefault="002D6827" w:rsidP="00FA56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E190E"/>
    <w:multiLevelType w:val="hybridMultilevel"/>
    <w:tmpl w:val="BC5A748A"/>
    <w:lvl w:ilvl="0" w:tplc="F4EA695E">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 w15:restartNumberingAfterBreak="0">
    <w:nsid w:val="101E7538"/>
    <w:multiLevelType w:val="hybridMultilevel"/>
    <w:tmpl w:val="7D2A2926"/>
    <w:lvl w:ilvl="0" w:tplc="F4EA695E">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 w15:restartNumberingAfterBreak="0">
    <w:nsid w:val="142D370C"/>
    <w:multiLevelType w:val="hybridMultilevel"/>
    <w:tmpl w:val="19A2AA7A"/>
    <w:lvl w:ilvl="0" w:tplc="F4EA695E">
      <w:start w:val="1"/>
      <w:numFmt w:val="bullet"/>
      <w:lvlText w:val=""/>
      <w:lvlJc w:val="left"/>
      <w:pPr>
        <w:ind w:left="1070" w:hanging="360"/>
      </w:pPr>
      <w:rPr>
        <w:rFonts w:ascii="Symbol" w:hAnsi="Symbol" w:hint="default"/>
      </w:rPr>
    </w:lvl>
    <w:lvl w:ilvl="1" w:tplc="04190003">
      <w:start w:val="1"/>
      <w:numFmt w:val="bullet"/>
      <w:lvlText w:val="o"/>
      <w:lvlJc w:val="left"/>
      <w:pPr>
        <w:ind w:left="1298" w:hanging="360"/>
      </w:pPr>
      <w:rPr>
        <w:rFonts w:ascii="Courier New" w:hAnsi="Courier New" w:hint="default"/>
      </w:rPr>
    </w:lvl>
    <w:lvl w:ilvl="2" w:tplc="04190005">
      <w:start w:val="1"/>
      <w:numFmt w:val="bullet"/>
      <w:lvlText w:val=""/>
      <w:lvlJc w:val="left"/>
      <w:pPr>
        <w:ind w:left="2018" w:hanging="360"/>
      </w:pPr>
      <w:rPr>
        <w:rFonts w:ascii="Wingdings" w:hAnsi="Wingdings" w:hint="default"/>
      </w:rPr>
    </w:lvl>
    <w:lvl w:ilvl="3" w:tplc="04190001">
      <w:start w:val="1"/>
      <w:numFmt w:val="bullet"/>
      <w:lvlText w:val=""/>
      <w:lvlJc w:val="left"/>
      <w:pPr>
        <w:ind w:left="2738" w:hanging="360"/>
      </w:pPr>
      <w:rPr>
        <w:rFonts w:ascii="Symbol" w:hAnsi="Symbol" w:hint="default"/>
      </w:rPr>
    </w:lvl>
    <w:lvl w:ilvl="4" w:tplc="04190003">
      <w:start w:val="1"/>
      <w:numFmt w:val="bullet"/>
      <w:lvlText w:val="o"/>
      <w:lvlJc w:val="left"/>
      <w:pPr>
        <w:ind w:left="3458" w:hanging="360"/>
      </w:pPr>
      <w:rPr>
        <w:rFonts w:ascii="Courier New" w:hAnsi="Courier New" w:hint="default"/>
      </w:rPr>
    </w:lvl>
    <w:lvl w:ilvl="5" w:tplc="04190005">
      <w:start w:val="1"/>
      <w:numFmt w:val="bullet"/>
      <w:lvlText w:val=""/>
      <w:lvlJc w:val="left"/>
      <w:pPr>
        <w:ind w:left="4178" w:hanging="360"/>
      </w:pPr>
      <w:rPr>
        <w:rFonts w:ascii="Wingdings" w:hAnsi="Wingdings" w:hint="default"/>
      </w:rPr>
    </w:lvl>
    <w:lvl w:ilvl="6" w:tplc="04190001">
      <w:start w:val="1"/>
      <w:numFmt w:val="bullet"/>
      <w:lvlText w:val=""/>
      <w:lvlJc w:val="left"/>
      <w:pPr>
        <w:ind w:left="4898" w:hanging="360"/>
      </w:pPr>
      <w:rPr>
        <w:rFonts w:ascii="Symbol" w:hAnsi="Symbol" w:hint="default"/>
      </w:rPr>
    </w:lvl>
    <w:lvl w:ilvl="7" w:tplc="04190003">
      <w:start w:val="1"/>
      <w:numFmt w:val="bullet"/>
      <w:lvlText w:val="o"/>
      <w:lvlJc w:val="left"/>
      <w:pPr>
        <w:ind w:left="5618" w:hanging="360"/>
      </w:pPr>
      <w:rPr>
        <w:rFonts w:ascii="Courier New" w:hAnsi="Courier New" w:hint="default"/>
      </w:rPr>
    </w:lvl>
    <w:lvl w:ilvl="8" w:tplc="04190005">
      <w:start w:val="1"/>
      <w:numFmt w:val="bullet"/>
      <w:lvlText w:val=""/>
      <w:lvlJc w:val="left"/>
      <w:pPr>
        <w:ind w:left="6338" w:hanging="360"/>
      </w:pPr>
      <w:rPr>
        <w:rFonts w:ascii="Wingdings" w:hAnsi="Wingdings" w:hint="default"/>
      </w:rPr>
    </w:lvl>
  </w:abstractNum>
  <w:abstractNum w:abstractNumId="3" w15:restartNumberingAfterBreak="0">
    <w:nsid w:val="156204F8"/>
    <w:multiLevelType w:val="hybridMultilevel"/>
    <w:tmpl w:val="A2D42924"/>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 w15:restartNumberingAfterBreak="0">
    <w:nsid w:val="16F27D88"/>
    <w:multiLevelType w:val="hybridMultilevel"/>
    <w:tmpl w:val="496E6ABA"/>
    <w:lvl w:ilvl="0" w:tplc="D05AA86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89B1DA6"/>
    <w:multiLevelType w:val="hybridMultilevel"/>
    <w:tmpl w:val="251E6528"/>
    <w:lvl w:ilvl="0" w:tplc="F4EA695E">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6" w15:restartNumberingAfterBreak="0">
    <w:nsid w:val="18E968C9"/>
    <w:multiLevelType w:val="hybridMultilevel"/>
    <w:tmpl w:val="5DC4992A"/>
    <w:lvl w:ilvl="0" w:tplc="F4EA69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C6C054C"/>
    <w:multiLevelType w:val="hybridMultilevel"/>
    <w:tmpl w:val="D172A0DC"/>
    <w:lvl w:ilvl="0" w:tplc="F4EA69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D881FAE"/>
    <w:multiLevelType w:val="hybridMultilevel"/>
    <w:tmpl w:val="26C2278E"/>
    <w:lvl w:ilvl="0" w:tplc="F4EA695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F45629C"/>
    <w:multiLevelType w:val="hybridMultilevel"/>
    <w:tmpl w:val="EBFCC722"/>
    <w:lvl w:ilvl="0" w:tplc="7EF01DCA">
      <w:start w:val="1"/>
      <w:numFmt w:val="decimal"/>
      <w:lvlText w:val="Таблица %1"/>
      <w:lvlJc w:val="left"/>
      <w:pPr>
        <w:ind w:left="26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2AA0BD4"/>
    <w:multiLevelType w:val="multilevel"/>
    <w:tmpl w:val="D242DAC2"/>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246E434B"/>
    <w:multiLevelType w:val="hybridMultilevel"/>
    <w:tmpl w:val="A8C885EE"/>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2" w15:restartNumberingAfterBreak="0">
    <w:nsid w:val="24E21F31"/>
    <w:multiLevelType w:val="hybridMultilevel"/>
    <w:tmpl w:val="B9103892"/>
    <w:lvl w:ilvl="0" w:tplc="F4EA695E">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3" w15:restartNumberingAfterBreak="0">
    <w:nsid w:val="2ADE52F7"/>
    <w:multiLevelType w:val="hybridMultilevel"/>
    <w:tmpl w:val="0FE66088"/>
    <w:lvl w:ilvl="0" w:tplc="F4EA695E">
      <w:start w:val="1"/>
      <w:numFmt w:val="bullet"/>
      <w:lvlText w:val=""/>
      <w:lvlJc w:val="left"/>
      <w:pPr>
        <w:ind w:left="1415" w:hanging="564"/>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31401C64"/>
    <w:multiLevelType w:val="hybridMultilevel"/>
    <w:tmpl w:val="D3167716"/>
    <w:lvl w:ilvl="0" w:tplc="066CAE56">
      <w:start w:val="1"/>
      <w:numFmt w:val="decimal"/>
      <w:lvlText w:val="%1."/>
      <w:lvlJc w:val="left"/>
      <w:pPr>
        <w:ind w:left="1429" w:hanging="360"/>
      </w:pPr>
      <w:rPr>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77F37BF"/>
    <w:multiLevelType w:val="hybridMultilevel"/>
    <w:tmpl w:val="8CE222DE"/>
    <w:lvl w:ilvl="0" w:tplc="583C7A0A">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6" w15:restartNumberingAfterBreak="0">
    <w:nsid w:val="43F268EB"/>
    <w:multiLevelType w:val="hybridMultilevel"/>
    <w:tmpl w:val="921E02A4"/>
    <w:lvl w:ilvl="0" w:tplc="F4EA695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6FD20B5"/>
    <w:multiLevelType w:val="multilevel"/>
    <w:tmpl w:val="EA488102"/>
    <w:lvl w:ilvl="0">
      <w:start w:val="1"/>
      <w:numFmt w:val="decimal"/>
      <w:pStyle w:val="a"/>
      <w:lvlText w:val="%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
      <w:lvlText w:val="%1.%2."/>
      <w:lvlJc w:val="left"/>
      <w:pPr>
        <w:ind w:left="792" w:hanging="432"/>
      </w:pPr>
      <w:rPr>
        <w:b/>
      </w:r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794837"/>
    <w:multiLevelType w:val="hybridMultilevel"/>
    <w:tmpl w:val="62C0B58C"/>
    <w:lvl w:ilvl="0" w:tplc="F4EA695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B33D48"/>
    <w:multiLevelType w:val="hybridMultilevel"/>
    <w:tmpl w:val="41945B68"/>
    <w:lvl w:ilvl="0" w:tplc="F4EA695E">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0" w15:restartNumberingAfterBreak="0">
    <w:nsid w:val="4D4227AA"/>
    <w:multiLevelType w:val="hybridMultilevel"/>
    <w:tmpl w:val="F85C82E4"/>
    <w:lvl w:ilvl="0" w:tplc="01E4FCAE">
      <w:start w:val="1"/>
      <w:numFmt w:val="bullet"/>
      <w:pStyle w:val="a0"/>
      <w:lvlText w:val=""/>
      <w:lvlJc w:val="left"/>
      <w:pPr>
        <w:ind w:left="1429" w:hanging="360"/>
      </w:pPr>
      <w:rPr>
        <w:rFonts w:ascii="Symbol" w:hAnsi="Symbol" w:hint="default"/>
        <w:lang w:val="en-US"/>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E17020D"/>
    <w:multiLevelType w:val="hybridMultilevel"/>
    <w:tmpl w:val="94529624"/>
    <w:lvl w:ilvl="0" w:tplc="F4EA695E">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2" w15:restartNumberingAfterBreak="0">
    <w:nsid w:val="50FA4CE0"/>
    <w:multiLevelType w:val="hybridMultilevel"/>
    <w:tmpl w:val="FD24D636"/>
    <w:lvl w:ilvl="0" w:tplc="F4EA695E">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3" w15:restartNumberingAfterBreak="0">
    <w:nsid w:val="56AA1205"/>
    <w:multiLevelType w:val="hybridMultilevel"/>
    <w:tmpl w:val="6DBE89A0"/>
    <w:lvl w:ilvl="0" w:tplc="F4EA695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017F1D"/>
    <w:multiLevelType w:val="hybridMultilevel"/>
    <w:tmpl w:val="A3A22132"/>
    <w:lvl w:ilvl="0" w:tplc="F4EA695E">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5" w15:restartNumberingAfterBreak="0">
    <w:nsid w:val="649F6FC4"/>
    <w:multiLevelType w:val="hybridMultilevel"/>
    <w:tmpl w:val="F8F8F39A"/>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6" w15:restartNumberingAfterBreak="0">
    <w:nsid w:val="64A728FE"/>
    <w:multiLevelType w:val="hybridMultilevel"/>
    <w:tmpl w:val="BF665188"/>
    <w:lvl w:ilvl="0" w:tplc="F4EA695E">
      <w:start w:val="1"/>
      <w:numFmt w:val="bullet"/>
      <w:lvlText w:val=""/>
      <w:lvlJc w:val="left"/>
      <w:pPr>
        <w:ind w:left="1415" w:hanging="564"/>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7" w15:restartNumberingAfterBreak="0">
    <w:nsid w:val="68901E09"/>
    <w:multiLevelType w:val="hybridMultilevel"/>
    <w:tmpl w:val="D5CED6D6"/>
    <w:lvl w:ilvl="0" w:tplc="F4EA695E">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8" w15:restartNumberingAfterBreak="0">
    <w:nsid w:val="70E02479"/>
    <w:multiLevelType w:val="hybridMultilevel"/>
    <w:tmpl w:val="14C4E0E2"/>
    <w:lvl w:ilvl="0" w:tplc="F4EA695E">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4"/>
  </w:num>
  <w:num w:numId="2">
    <w:abstractNumId w:val="20"/>
  </w:num>
  <w:num w:numId="3">
    <w:abstractNumId w:val="10"/>
  </w:num>
  <w:num w:numId="4">
    <w:abstractNumId w:val="9"/>
  </w:num>
  <w:num w:numId="5">
    <w:abstractNumId w:val="6"/>
  </w:num>
  <w:num w:numId="6">
    <w:abstractNumId w:val="2"/>
  </w:num>
  <w:num w:numId="7">
    <w:abstractNumId w:val="15"/>
  </w:num>
  <w:num w:numId="8">
    <w:abstractNumId w:val="18"/>
  </w:num>
  <w:num w:numId="9">
    <w:abstractNumId w:val="23"/>
  </w:num>
  <w:num w:numId="10">
    <w:abstractNumId w:val="17"/>
  </w:num>
  <w:num w:numId="11">
    <w:abstractNumId w:val="13"/>
  </w:num>
  <w:num w:numId="12">
    <w:abstractNumId w:val="16"/>
  </w:num>
  <w:num w:numId="13">
    <w:abstractNumId w:val="26"/>
  </w:num>
  <w:num w:numId="14">
    <w:abstractNumId w:val="8"/>
  </w:num>
  <w:num w:numId="15">
    <w:abstractNumId w:val="4"/>
  </w:num>
  <w:num w:numId="16">
    <w:abstractNumId w:val="28"/>
  </w:num>
  <w:num w:numId="17">
    <w:abstractNumId w:val="0"/>
  </w:num>
  <w:num w:numId="18">
    <w:abstractNumId w:val="19"/>
  </w:num>
  <w:num w:numId="19">
    <w:abstractNumId w:val="22"/>
  </w:num>
  <w:num w:numId="20">
    <w:abstractNumId w:val="25"/>
  </w:num>
  <w:num w:numId="21">
    <w:abstractNumId w:val="3"/>
  </w:num>
  <w:num w:numId="22">
    <w:abstractNumId w:val="11"/>
  </w:num>
  <w:num w:numId="23">
    <w:abstractNumId w:val="21"/>
  </w:num>
  <w:num w:numId="24">
    <w:abstractNumId w:val="24"/>
  </w:num>
  <w:num w:numId="25">
    <w:abstractNumId w:val="5"/>
  </w:num>
  <w:num w:numId="26">
    <w:abstractNumId w:val="1"/>
  </w:num>
  <w:num w:numId="27">
    <w:abstractNumId w:val="12"/>
  </w:num>
  <w:num w:numId="28">
    <w:abstractNumId w:val="27"/>
  </w:num>
  <w:num w:numId="2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лександр Перепечаев">
    <w15:presenceInfo w15:providerId="Windows Live" w15:userId="7951132d3df449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9"/>
  <w:characterSpacingControl w:val="doNotCompress"/>
  <w:hdrShapeDefaults>
    <o:shapedefaults v:ext="edit" spidmax="2149"/>
    <o:shapelayout v:ext="edit">
      <o:idmap v:ext="edit" data="2"/>
      <o:rules v:ext="edit">
        <o:r id="V:Rule1" type="connector" idref="#Line 121"/>
        <o:r id="V:Rule2" type="connector" idref="#Line 114"/>
        <o:r id="V:Rule3" type="connector" idref="#Line 112"/>
        <o:r id="V:Rule4" type="connector" idref="#Line 119"/>
        <o:r id="V:Rule5" type="connector" idref="#Line 118"/>
        <o:r id="V:Rule6" type="connector" idref="#Line 117"/>
        <o:r id="V:Rule7" type="connector" idref="#Line 113"/>
        <o:r id="V:Rule8" type="connector" idref="#Line 115"/>
        <o:r id="V:Rule9" type="connector" idref="#Line 120"/>
        <o:r id="V:Rule10" type="connector" idref="#Line 116"/>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4946"/>
    <w:rsid w:val="00000431"/>
    <w:rsid w:val="00001E69"/>
    <w:rsid w:val="0001052E"/>
    <w:rsid w:val="00010AF3"/>
    <w:rsid w:val="000119BB"/>
    <w:rsid w:val="0001219B"/>
    <w:rsid w:val="000148E8"/>
    <w:rsid w:val="00014AD0"/>
    <w:rsid w:val="00015371"/>
    <w:rsid w:val="000164AE"/>
    <w:rsid w:val="000201CD"/>
    <w:rsid w:val="00021F7D"/>
    <w:rsid w:val="00024774"/>
    <w:rsid w:val="00024C24"/>
    <w:rsid w:val="0003563C"/>
    <w:rsid w:val="00036047"/>
    <w:rsid w:val="00037B4D"/>
    <w:rsid w:val="00041D0D"/>
    <w:rsid w:val="000431F1"/>
    <w:rsid w:val="000436FB"/>
    <w:rsid w:val="000437F7"/>
    <w:rsid w:val="00047AAD"/>
    <w:rsid w:val="00050193"/>
    <w:rsid w:val="00050FFD"/>
    <w:rsid w:val="00052CC6"/>
    <w:rsid w:val="0005314F"/>
    <w:rsid w:val="000558B9"/>
    <w:rsid w:val="00062FD5"/>
    <w:rsid w:val="000645BD"/>
    <w:rsid w:val="00065244"/>
    <w:rsid w:val="00066A09"/>
    <w:rsid w:val="00067D1C"/>
    <w:rsid w:val="00070A4E"/>
    <w:rsid w:val="00073EA0"/>
    <w:rsid w:val="00080B41"/>
    <w:rsid w:val="00083460"/>
    <w:rsid w:val="000925B3"/>
    <w:rsid w:val="00093A4C"/>
    <w:rsid w:val="00094CE0"/>
    <w:rsid w:val="00094E5B"/>
    <w:rsid w:val="00095EAB"/>
    <w:rsid w:val="000A1E0E"/>
    <w:rsid w:val="000A1F7A"/>
    <w:rsid w:val="000A2941"/>
    <w:rsid w:val="000A4005"/>
    <w:rsid w:val="000A5803"/>
    <w:rsid w:val="000B10E0"/>
    <w:rsid w:val="000B1433"/>
    <w:rsid w:val="000B6377"/>
    <w:rsid w:val="000B6B52"/>
    <w:rsid w:val="000B731D"/>
    <w:rsid w:val="000B7AD8"/>
    <w:rsid w:val="000C07A0"/>
    <w:rsid w:val="000C2DC2"/>
    <w:rsid w:val="000C4BDF"/>
    <w:rsid w:val="000C5D65"/>
    <w:rsid w:val="000C6E8D"/>
    <w:rsid w:val="000C6ECF"/>
    <w:rsid w:val="000D3367"/>
    <w:rsid w:val="000D435C"/>
    <w:rsid w:val="000D5181"/>
    <w:rsid w:val="000D6561"/>
    <w:rsid w:val="000E1521"/>
    <w:rsid w:val="000E1584"/>
    <w:rsid w:val="000F1E09"/>
    <w:rsid w:val="000F2CAA"/>
    <w:rsid w:val="000F529B"/>
    <w:rsid w:val="000F5BB9"/>
    <w:rsid w:val="000F6693"/>
    <w:rsid w:val="00105C16"/>
    <w:rsid w:val="00106225"/>
    <w:rsid w:val="00107C51"/>
    <w:rsid w:val="00114A0A"/>
    <w:rsid w:val="00116442"/>
    <w:rsid w:val="0012162B"/>
    <w:rsid w:val="00121BD0"/>
    <w:rsid w:val="0012435D"/>
    <w:rsid w:val="00127033"/>
    <w:rsid w:val="00130040"/>
    <w:rsid w:val="001307B1"/>
    <w:rsid w:val="001322E8"/>
    <w:rsid w:val="00142321"/>
    <w:rsid w:val="00145046"/>
    <w:rsid w:val="00147007"/>
    <w:rsid w:val="00150F59"/>
    <w:rsid w:val="001560BF"/>
    <w:rsid w:val="001563F3"/>
    <w:rsid w:val="00160B97"/>
    <w:rsid w:val="00160CDE"/>
    <w:rsid w:val="001621E7"/>
    <w:rsid w:val="0016398A"/>
    <w:rsid w:val="00163FA6"/>
    <w:rsid w:val="00165213"/>
    <w:rsid w:val="0016609E"/>
    <w:rsid w:val="00166E2B"/>
    <w:rsid w:val="001703A9"/>
    <w:rsid w:val="0017323C"/>
    <w:rsid w:val="00177732"/>
    <w:rsid w:val="001877E9"/>
    <w:rsid w:val="00195959"/>
    <w:rsid w:val="0019644B"/>
    <w:rsid w:val="001964A0"/>
    <w:rsid w:val="00197484"/>
    <w:rsid w:val="001A0A1A"/>
    <w:rsid w:val="001A1654"/>
    <w:rsid w:val="001A5674"/>
    <w:rsid w:val="001B331B"/>
    <w:rsid w:val="001C648B"/>
    <w:rsid w:val="001C6634"/>
    <w:rsid w:val="001D0A84"/>
    <w:rsid w:val="001D10E7"/>
    <w:rsid w:val="001D48C3"/>
    <w:rsid w:val="001E1D61"/>
    <w:rsid w:val="001E290E"/>
    <w:rsid w:val="001E3A81"/>
    <w:rsid w:val="001E450D"/>
    <w:rsid w:val="001E6032"/>
    <w:rsid w:val="001F5020"/>
    <w:rsid w:val="001F6815"/>
    <w:rsid w:val="001F6C08"/>
    <w:rsid w:val="001F6EA9"/>
    <w:rsid w:val="00202341"/>
    <w:rsid w:val="00202A88"/>
    <w:rsid w:val="00204141"/>
    <w:rsid w:val="00206AA7"/>
    <w:rsid w:val="002072D0"/>
    <w:rsid w:val="00207D44"/>
    <w:rsid w:val="00221428"/>
    <w:rsid w:val="00221AC0"/>
    <w:rsid w:val="00224425"/>
    <w:rsid w:val="002254AA"/>
    <w:rsid w:val="00227405"/>
    <w:rsid w:val="00230845"/>
    <w:rsid w:val="00230D21"/>
    <w:rsid w:val="00231677"/>
    <w:rsid w:val="002341C8"/>
    <w:rsid w:val="002345B7"/>
    <w:rsid w:val="00236A89"/>
    <w:rsid w:val="00244412"/>
    <w:rsid w:val="00244AE6"/>
    <w:rsid w:val="002454E4"/>
    <w:rsid w:val="00245E91"/>
    <w:rsid w:val="00257337"/>
    <w:rsid w:val="0025799A"/>
    <w:rsid w:val="00261AAE"/>
    <w:rsid w:val="0026438D"/>
    <w:rsid w:val="00270D89"/>
    <w:rsid w:val="002729F1"/>
    <w:rsid w:val="00272E9A"/>
    <w:rsid w:val="00273D65"/>
    <w:rsid w:val="00274399"/>
    <w:rsid w:val="00275476"/>
    <w:rsid w:val="00277A0B"/>
    <w:rsid w:val="00287242"/>
    <w:rsid w:val="0028772B"/>
    <w:rsid w:val="00294171"/>
    <w:rsid w:val="002949A1"/>
    <w:rsid w:val="00295FD9"/>
    <w:rsid w:val="002A03F4"/>
    <w:rsid w:val="002B0CD3"/>
    <w:rsid w:val="002B0E47"/>
    <w:rsid w:val="002B5194"/>
    <w:rsid w:val="002B63BF"/>
    <w:rsid w:val="002C581E"/>
    <w:rsid w:val="002D3040"/>
    <w:rsid w:val="002D36E6"/>
    <w:rsid w:val="002D568D"/>
    <w:rsid w:val="002D5C4D"/>
    <w:rsid w:val="002D6827"/>
    <w:rsid w:val="002E057C"/>
    <w:rsid w:val="002E4377"/>
    <w:rsid w:val="002E5AD3"/>
    <w:rsid w:val="002E7EB2"/>
    <w:rsid w:val="002F0E3E"/>
    <w:rsid w:val="002F2455"/>
    <w:rsid w:val="002F4346"/>
    <w:rsid w:val="002F679A"/>
    <w:rsid w:val="002F6A9A"/>
    <w:rsid w:val="0030173D"/>
    <w:rsid w:val="0030333A"/>
    <w:rsid w:val="0030722F"/>
    <w:rsid w:val="003103D3"/>
    <w:rsid w:val="0031234F"/>
    <w:rsid w:val="00315BE0"/>
    <w:rsid w:val="00320430"/>
    <w:rsid w:val="0032313C"/>
    <w:rsid w:val="00323BF2"/>
    <w:rsid w:val="00326398"/>
    <w:rsid w:val="00326521"/>
    <w:rsid w:val="00327248"/>
    <w:rsid w:val="003323C4"/>
    <w:rsid w:val="00336F07"/>
    <w:rsid w:val="003403AF"/>
    <w:rsid w:val="00341094"/>
    <w:rsid w:val="00344912"/>
    <w:rsid w:val="00347AD1"/>
    <w:rsid w:val="00352E18"/>
    <w:rsid w:val="00354221"/>
    <w:rsid w:val="003542F9"/>
    <w:rsid w:val="003644EA"/>
    <w:rsid w:val="00366F9E"/>
    <w:rsid w:val="00367483"/>
    <w:rsid w:val="00370FE8"/>
    <w:rsid w:val="00371DEB"/>
    <w:rsid w:val="003722CF"/>
    <w:rsid w:val="00380C2F"/>
    <w:rsid w:val="00381A4B"/>
    <w:rsid w:val="00385A57"/>
    <w:rsid w:val="00385CC9"/>
    <w:rsid w:val="003904C0"/>
    <w:rsid w:val="00391CB6"/>
    <w:rsid w:val="00392D0A"/>
    <w:rsid w:val="00393BE5"/>
    <w:rsid w:val="0039607E"/>
    <w:rsid w:val="00396592"/>
    <w:rsid w:val="003A46BF"/>
    <w:rsid w:val="003B067B"/>
    <w:rsid w:val="003B193E"/>
    <w:rsid w:val="003B2B02"/>
    <w:rsid w:val="003B3485"/>
    <w:rsid w:val="003B52A5"/>
    <w:rsid w:val="003B7D63"/>
    <w:rsid w:val="003C3599"/>
    <w:rsid w:val="003C4221"/>
    <w:rsid w:val="003C4B14"/>
    <w:rsid w:val="003D22D3"/>
    <w:rsid w:val="003D3799"/>
    <w:rsid w:val="003D3C55"/>
    <w:rsid w:val="003D627B"/>
    <w:rsid w:val="003D67B4"/>
    <w:rsid w:val="003D7468"/>
    <w:rsid w:val="003D7BE7"/>
    <w:rsid w:val="003D7CF2"/>
    <w:rsid w:val="003E0187"/>
    <w:rsid w:val="003E27D1"/>
    <w:rsid w:val="003E3DCF"/>
    <w:rsid w:val="003E5432"/>
    <w:rsid w:val="003F00D3"/>
    <w:rsid w:val="003F29CA"/>
    <w:rsid w:val="003F312A"/>
    <w:rsid w:val="003F4F47"/>
    <w:rsid w:val="003F5696"/>
    <w:rsid w:val="003F5B6C"/>
    <w:rsid w:val="003F632F"/>
    <w:rsid w:val="00403EF7"/>
    <w:rsid w:val="00405815"/>
    <w:rsid w:val="00410EBF"/>
    <w:rsid w:val="00417A11"/>
    <w:rsid w:val="00420F2A"/>
    <w:rsid w:val="004260A5"/>
    <w:rsid w:val="004301AE"/>
    <w:rsid w:val="00430ADB"/>
    <w:rsid w:val="00431DAA"/>
    <w:rsid w:val="00436369"/>
    <w:rsid w:val="00436DC8"/>
    <w:rsid w:val="00437967"/>
    <w:rsid w:val="00444E33"/>
    <w:rsid w:val="00445803"/>
    <w:rsid w:val="00450AE5"/>
    <w:rsid w:val="00460B13"/>
    <w:rsid w:val="004628C5"/>
    <w:rsid w:val="004649E3"/>
    <w:rsid w:val="00466C2C"/>
    <w:rsid w:val="004671A3"/>
    <w:rsid w:val="00467CBC"/>
    <w:rsid w:val="00473407"/>
    <w:rsid w:val="00476EB8"/>
    <w:rsid w:val="004807B5"/>
    <w:rsid w:val="004812EA"/>
    <w:rsid w:val="004828AE"/>
    <w:rsid w:val="004838A9"/>
    <w:rsid w:val="004847DF"/>
    <w:rsid w:val="004861D8"/>
    <w:rsid w:val="0049293D"/>
    <w:rsid w:val="00492C14"/>
    <w:rsid w:val="004953EF"/>
    <w:rsid w:val="004968DF"/>
    <w:rsid w:val="00497FE0"/>
    <w:rsid w:val="004A1493"/>
    <w:rsid w:val="004A4175"/>
    <w:rsid w:val="004A4E36"/>
    <w:rsid w:val="004A4F17"/>
    <w:rsid w:val="004A5B90"/>
    <w:rsid w:val="004B05D5"/>
    <w:rsid w:val="004B0C6F"/>
    <w:rsid w:val="004B22B4"/>
    <w:rsid w:val="004B2DB1"/>
    <w:rsid w:val="004B3A37"/>
    <w:rsid w:val="004B3C81"/>
    <w:rsid w:val="004C006C"/>
    <w:rsid w:val="004C4230"/>
    <w:rsid w:val="004C443A"/>
    <w:rsid w:val="004C44B7"/>
    <w:rsid w:val="004C49F9"/>
    <w:rsid w:val="004C6633"/>
    <w:rsid w:val="004C725D"/>
    <w:rsid w:val="004D0F39"/>
    <w:rsid w:val="004D513D"/>
    <w:rsid w:val="004D667A"/>
    <w:rsid w:val="004D77AA"/>
    <w:rsid w:val="004E1640"/>
    <w:rsid w:val="004E40BD"/>
    <w:rsid w:val="004E5836"/>
    <w:rsid w:val="004E710B"/>
    <w:rsid w:val="004F4474"/>
    <w:rsid w:val="004F47EF"/>
    <w:rsid w:val="005028E8"/>
    <w:rsid w:val="00504895"/>
    <w:rsid w:val="00510B01"/>
    <w:rsid w:val="0051487B"/>
    <w:rsid w:val="00516107"/>
    <w:rsid w:val="00517EC0"/>
    <w:rsid w:val="00523912"/>
    <w:rsid w:val="00524259"/>
    <w:rsid w:val="0052463A"/>
    <w:rsid w:val="00526EE7"/>
    <w:rsid w:val="00527B41"/>
    <w:rsid w:val="00530DC4"/>
    <w:rsid w:val="00536A73"/>
    <w:rsid w:val="00536BDC"/>
    <w:rsid w:val="005425C7"/>
    <w:rsid w:val="005436D1"/>
    <w:rsid w:val="00546806"/>
    <w:rsid w:val="00547731"/>
    <w:rsid w:val="00551F3A"/>
    <w:rsid w:val="0055266B"/>
    <w:rsid w:val="00553514"/>
    <w:rsid w:val="0056377A"/>
    <w:rsid w:val="00563F93"/>
    <w:rsid w:val="00565013"/>
    <w:rsid w:val="00566FE8"/>
    <w:rsid w:val="005679A0"/>
    <w:rsid w:val="00567CE8"/>
    <w:rsid w:val="00570328"/>
    <w:rsid w:val="00570DBA"/>
    <w:rsid w:val="00572428"/>
    <w:rsid w:val="00575C44"/>
    <w:rsid w:val="005777EC"/>
    <w:rsid w:val="005814E2"/>
    <w:rsid w:val="00581751"/>
    <w:rsid w:val="00583DD8"/>
    <w:rsid w:val="0058744A"/>
    <w:rsid w:val="005909F2"/>
    <w:rsid w:val="00594FA6"/>
    <w:rsid w:val="005978D1"/>
    <w:rsid w:val="00597EDE"/>
    <w:rsid w:val="005A0FE7"/>
    <w:rsid w:val="005A3BAF"/>
    <w:rsid w:val="005A553B"/>
    <w:rsid w:val="005B1D00"/>
    <w:rsid w:val="005B39EB"/>
    <w:rsid w:val="005C3E42"/>
    <w:rsid w:val="005C56C5"/>
    <w:rsid w:val="005D0FBF"/>
    <w:rsid w:val="005D263C"/>
    <w:rsid w:val="005D36ED"/>
    <w:rsid w:val="005D3C4B"/>
    <w:rsid w:val="005D6121"/>
    <w:rsid w:val="005D652F"/>
    <w:rsid w:val="005D741E"/>
    <w:rsid w:val="005D74C3"/>
    <w:rsid w:val="005E1146"/>
    <w:rsid w:val="005E27D6"/>
    <w:rsid w:val="005E2964"/>
    <w:rsid w:val="005E4402"/>
    <w:rsid w:val="005E55C8"/>
    <w:rsid w:val="005E5996"/>
    <w:rsid w:val="005E6E17"/>
    <w:rsid w:val="005E7313"/>
    <w:rsid w:val="005E7799"/>
    <w:rsid w:val="005F2DA4"/>
    <w:rsid w:val="005F40B5"/>
    <w:rsid w:val="006009EB"/>
    <w:rsid w:val="00602785"/>
    <w:rsid w:val="00603B02"/>
    <w:rsid w:val="00604D0C"/>
    <w:rsid w:val="00605908"/>
    <w:rsid w:val="00605AFD"/>
    <w:rsid w:val="006100B7"/>
    <w:rsid w:val="00611522"/>
    <w:rsid w:val="0061156B"/>
    <w:rsid w:val="00613871"/>
    <w:rsid w:val="006155F3"/>
    <w:rsid w:val="00617AF1"/>
    <w:rsid w:val="006209B7"/>
    <w:rsid w:val="00623AF8"/>
    <w:rsid w:val="00626385"/>
    <w:rsid w:val="006270E3"/>
    <w:rsid w:val="00633B06"/>
    <w:rsid w:val="006340E1"/>
    <w:rsid w:val="006351C4"/>
    <w:rsid w:val="00636C6E"/>
    <w:rsid w:val="00640209"/>
    <w:rsid w:val="00644E1E"/>
    <w:rsid w:val="00646E0E"/>
    <w:rsid w:val="006474CB"/>
    <w:rsid w:val="006527BE"/>
    <w:rsid w:val="006553BE"/>
    <w:rsid w:val="006568AB"/>
    <w:rsid w:val="006569E9"/>
    <w:rsid w:val="0065794A"/>
    <w:rsid w:val="00657B97"/>
    <w:rsid w:val="00660CA8"/>
    <w:rsid w:val="006618E2"/>
    <w:rsid w:val="0066430A"/>
    <w:rsid w:val="00664462"/>
    <w:rsid w:val="006713B8"/>
    <w:rsid w:val="00671FA7"/>
    <w:rsid w:val="00671FAC"/>
    <w:rsid w:val="00673B3C"/>
    <w:rsid w:val="00673F2E"/>
    <w:rsid w:val="00676D56"/>
    <w:rsid w:val="00677163"/>
    <w:rsid w:val="006804FC"/>
    <w:rsid w:val="006806BE"/>
    <w:rsid w:val="00680AFC"/>
    <w:rsid w:val="00682B87"/>
    <w:rsid w:val="0068603B"/>
    <w:rsid w:val="006904DD"/>
    <w:rsid w:val="006913B2"/>
    <w:rsid w:val="00697ED3"/>
    <w:rsid w:val="006B1678"/>
    <w:rsid w:val="006B226A"/>
    <w:rsid w:val="006B5616"/>
    <w:rsid w:val="006C51C9"/>
    <w:rsid w:val="006C62C5"/>
    <w:rsid w:val="006D0651"/>
    <w:rsid w:val="006D2B54"/>
    <w:rsid w:val="006D3502"/>
    <w:rsid w:val="006D3CB2"/>
    <w:rsid w:val="006D444F"/>
    <w:rsid w:val="006E444C"/>
    <w:rsid w:val="006E5968"/>
    <w:rsid w:val="006F17C5"/>
    <w:rsid w:val="006F25A3"/>
    <w:rsid w:val="006F44B5"/>
    <w:rsid w:val="006F5089"/>
    <w:rsid w:val="006F5919"/>
    <w:rsid w:val="006F7842"/>
    <w:rsid w:val="00700381"/>
    <w:rsid w:val="00704090"/>
    <w:rsid w:val="0071335B"/>
    <w:rsid w:val="00716952"/>
    <w:rsid w:val="00720711"/>
    <w:rsid w:val="00721DA5"/>
    <w:rsid w:val="00722DFA"/>
    <w:rsid w:val="00723501"/>
    <w:rsid w:val="007237A0"/>
    <w:rsid w:val="007241F1"/>
    <w:rsid w:val="00730D59"/>
    <w:rsid w:val="00732161"/>
    <w:rsid w:val="00737ECA"/>
    <w:rsid w:val="0074013D"/>
    <w:rsid w:val="007439F4"/>
    <w:rsid w:val="00743E2F"/>
    <w:rsid w:val="00744949"/>
    <w:rsid w:val="00744AD4"/>
    <w:rsid w:val="00746995"/>
    <w:rsid w:val="00746EB1"/>
    <w:rsid w:val="00747C5D"/>
    <w:rsid w:val="00751AE4"/>
    <w:rsid w:val="00764292"/>
    <w:rsid w:val="0077781D"/>
    <w:rsid w:val="00780848"/>
    <w:rsid w:val="00782577"/>
    <w:rsid w:val="007836DD"/>
    <w:rsid w:val="0078595F"/>
    <w:rsid w:val="00793EC1"/>
    <w:rsid w:val="007949B6"/>
    <w:rsid w:val="00795E69"/>
    <w:rsid w:val="00797F2A"/>
    <w:rsid w:val="007A11D6"/>
    <w:rsid w:val="007A2D53"/>
    <w:rsid w:val="007A41D1"/>
    <w:rsid w:val="007A5701"/>
    <w:rsid w:val="007A7498"/>
    <w:rsid w:val="007B25E6"/>
    <w:rsid w:val="007B2A92"/>
    <w:rsid w:val="007B2D8A"/>
    <w:rsid w:val="007B73C9"/>
    <w:rsid w:val="007C6962"/>
    <w:rsid w:val="007C7986"/>
    <w:rsid w:val="007C7FB2"/>
    <w:rsid w:val="007D192A"/>
    <w:rsid w:val="007D405E"/>
    <w:rsid w:val="007D593D"/>
    <w:rsid w:val="007D6D45"/>
    <w:rsid w:val="007D75E5"/>
    <w:rsid w:val="007E0290"/>
    <w:rsid w:val="007E687A"/>
    <w:rsid w:val="007E79FD"/>
    <w:rsid w:val="007F1989"/>
    <w:rsid w:val="007F6389"/>
    <w:rsid w:val="007F72D3"/>
    <w:rsid w:val="0080131A"/>
    <w:rsid w:val="008078F1"/>
    <w:rsid w:val="008170E8"/>
    <w:rsid w:val="00821A19"/>
    <w:rsid w:val="00824E11"/>
    <w:rsid w:val="0082743E"/>
    <w:rsid w:val="008317E6"/>
    <w:rsid w:val="00834775"/>
    <w:rsid w:val="00835A7B"/>
    <w:rsid w:val="008368F9"/>
    <w:rsid w:val="00836AF4"/>
    <w:rsid w:val="00837717"/>
    <w:rsid w:val="0084082D"/>
    <w:rsid w:val="0084128E"/>
    <w:rsid w:val="00846436"/>
    <w:rsid w:val="00851087"/>
    <w:rsid w:val="0085114D"/>
    <w:rsid w:val="00852415"/>
    <w:rsid w:val="00853672"/>
    <w:rsid w:val="00856698"/>
    <w:rsid w:val="00866B29"/>
    <w:rsid w:val="00875485"/>
    <w:rsid w:val="0087680F"/>
    <w:rsid w:val="00877C96"/>
    <w:rsid w:val="0088338B"/>
    <w:rsid w:val="008838F6"/>
    <w:rsid w:val="00883FD0"/>
    <w:rsid w:val="008844AC"/>
    <w:rsid w:val="00885AC9"/>
    <w:rsid w:val="00890C89"/>
    <w:rsid w:val="00894528"/>
    <w:rsid w:val="00896240"/>
    <w:rsid w:val="00896DC5"/>
    <w:rsid w:val="00897374"/>
    <w:rsid w:val="00897F6C"/>
    <w:rsid w:val="008A2F79"/>
    <w:rsid w:val="008A3DC4"/>
    <w:rsid w:val="008A3E30"/>
    <w:rsid w:val="008A5CCE"/>
    <w:rsid w:val="008A796F"/>
    <w:rsid w:val="008B070D"/>
    <w:rsid w:val="008B0751"/>
    <w:rsid w:val="008B2BDC"/>
    <w:rsid w:val="008B3396"/>
    <w:rsid w:val="008B36EA"/>
    <w:rsid w:val="008B5585"/>
    <w:rsid w:val="008C0C87"/>
    <w:rsid w:val="008C21F6"/>
    <w:rsid w:val="008C2499"/>
    <w:rsid w:val="008C750A"/>
    <w:rsid w:val="008D4AC5"/>
    <w:rsid w:val="008E20A2"/>
    <w:rsid w:val="008E3B9F"/>
    <w:rsid w:val="008E5499"/>
    <w:rsid w:val="008F5274"/>
    <w:rsid w:val="008F790E"/>
    <w:rsid w:val="00900087"/>
    <w:rsid w:val="00900C55"/>
    <w:rsid w:val="00901F3A"/>
    <w:rsid w:val="00903D14"/>
    <w:rsid w:val="00905DC3"/>
    <w:rsid w:val="00905F59"/>
    <w:rsid w:val="009072F9"/>
    <w:rsid w:val="009119FA"/>
    <w:rsid w:val="00915436"/>
    <w:rsid w:val="00916C5B"/>
    <w:rsid w:val="00917114"/>
    <w:rsid w:val="00920820"/>
    <w:rsid w:val="00921113"/>
    <w:rsid w:val="00921417"/>
    <w:rsid w:val="00924C0B"/>
    <w:rsid w:val="0092736A"/>
    <w:rsid w:val="00927859"/>
    <w:rsid w:val="00932F02"/>
    <w:rsid w:val="00934C74"/>
    <w:rsid w:val="0093569E"/>
    <w:rsid w:val="0093768A"/>
    <w:rsid w:val="00942444"/>
    <w:rsid w:val="009449EA"/>
    <w:rsid w:val="009611A7"/>
    <w:rsid w:val="00964AB5"/>
    <w:rsid w:val="00967C50"/>
    <w:rsid w:val="00967ED0"/>
    <w:rsid w:val="00970309"/>
    <w:rsid w:val="00971C15"/>
    <w:rsid w:val="00972ECF"/>
    <w:rsid w:val="00973329"/>
    <w:rsid w:val="0097612A"/>
    <w:rsid w:val="009778FF"/>
    <w:rsid w:val="00985128"/>
    <w:rsid w:val="00992A0A"/>
    <w:rsid w:val="00995EB5"/>
    <w:rsid w:val="009A2BE8"/>
    <w:rsid w:val="009B2459"/>
    <w:rsid w:val="009B5EB4"/>
    <w:rsid w:val="009C218B"/>
    <w:rsid w:val="009C2916"/>
    <w:rsid w:val="009C3837"/>
    <w:rsid w:val="009C39AE"/>
    <w:rsid w:val="009C6160"/>
    <w:rsid w:val="009D1837"/>
    <w:rsid w:val="009D4180"/>
    <w:rsid w:val="009D647A"/>
    <w:rsid w:val="009D671C"/>
    <w:rsid w:val="009D68E2"/>
    <w:rsid w:val="009D712E"/>
    <w:rsid w:val="009F0134"/>
    <w:rsid w:val="009F2419"/>
    <w:rsid w:val="00A0192C"/>
    <w:rsid w:val="00A0391E"/>
    <w:rsid w:val="00A04AB9"/>
    <w:rsid w:val="00A078EA"/>
    <w:rsid w:val="00A10921"/>
    <w:rsid w:val="00A1129D"/>
    <w:rsid w:val="00A1646E"/>
    <w:rsid w:val="00A17564"/>
    <w:rsid w:val="00A217B8"/>
    <w:rsid w:val="00A23157"/>
    <w:rsid w:val="00A23C61"/>
    <w:rsid w:val="00A2418B"/>
    <w:rsid w:val="00A268E5"/>
    <w:rsid w:val="00A26F04"/>
    <w:rsid w:val="00A30A45"/>
    <w:rsid w:val="00A30A6D"/>
    <w:rsid w:val="00A324FD"/>
    <w:rsid w:val="00A34095"/>
    <w:rsid w:val="00A342EA"/>
    <w:rsid w:val="00A3793E"/>
    <w:rsid w:val="00A43563"/>
    <w:rsid w:val="00A4576F"/>
    <w:rsid w:val="00A473CD"/>
    <w:rsid w:val="00A50C29"/>
    <w:rsid w:val="00A5734B"/>
    <w:rsid w:val="00A61B81"/>
    <w:rsid w:val="00A70856"/>
    <w:rsid w:val="00A75666"/>
    <w:rsid w:val="00A763BC"/>
    <w:rsid w:val="00A7669B"/>
    <w:rsid w:val="00A76A9E"/>
    <w:rsid w:val="00A77D47"/>
    <w:rsid w:val="00A82351"/>
    <w:rsid w:val="00A8257E"/>
    <w:rsid w:val="00A825DE"/>
    <w:rsid w:val="00A91667"/>
    <w:rsid w:val="00A91F19"/>
    <w:rsid w:val="00A93803"/>
    <w:rsid w:val="00AA4251"/>
    <w:rsid w:val="00AA510F"/>
    <w:rsid w:val="00AA538B"/>
    <w:rsid w:val="00AA57FD"/>
    <w:rsid w:val="00AB2B46"/>
    <w:rsid w:val="00AB44D1"/>
    <w:rsid w:val="00AB4B90"/>
    <w:rsid w:val="00AC0ACC"/>
    <w:rsid w:val="00AC1DE9"/>
    <w:rsid w:val="00AC30BF"/>
    <w:rsid w:val="00AC4E6E"/>
    <w:rsid w:val="00AD29E6"/>
    <w:rsid w:val="00AD4A57"/>
    <w:rsid w:val="00AD78E9"/>
    <w:rsid w:val="00AE0208"/>
    <w:rsid w:val="00AE0A04"/>
    <w:rsid w:val="00AE5990"/>
    <w:rsid w:val="00AE5E0E"/>
    <w:rsid w:val="00AE6C84"/>
    <w:rsid w:val="00AF1B17"/>
    <w:rsid w:val="00AF2399"/>
    <w:rsid w:val="00AF23AA"/>
    <w:rsid w:val="00AF53E0"/>
    <w:rsid w:val="00AF6148"/>
    <w:rsid w:val="00B021A4"/>
    <w:rsid w:val="00B02667"/>
    <w:rsid w:val="00B03C55"/>
    <w:rsid w:val="00B04199"/>
    <w:rsid w:val="00B05BFD"/>
    <w:rsid w:val="00B0730E"/>
    <w:rsid w:val="00B104CF"/>
    <w:rsid w:val="00B104E6"/>
    <w:rsid w:val="00B109E8"/>
    <w:rsid w:val="00B10BF4"/>
    <w:rsid w:val="00B151A1"/>
    <w:rsid w:val="00B1694A"/>
    <w:rsid w:val="00B16E44"/>
    <w:rsid w:val="00B20523"/>
    <w:rsid w:val="00B21D63"/>
    <w:rsid w:val="00B306C9"/>
    <w:rsid w:val="00B30E2E"/>
    <w:rsid w:val="00B34D24"/>
    <w:rsid w:val="00B35747"/>
    <w:rsid w:val="00B36B5A"/>
    <w:rsid w:val="00B441FE"/>
    <w:rsid w:val="00B44B91"/>
    <w:rsid w:val="00B459EE"/>
    <w:rsid w:val="00B54B00"/>
    <w:rsid w:val="00B54D3E"/>
    <w:rsid w:val="00B55D67"/>
    <w:rsid w:val="00B608C6"/>
    <w:rsid w:val="00B61885"/>
    <w:rsid w:val="00B66191"/>
    <w:rsid w:val="00B67543"/>
    <w:rsid w:val="00B72500"/>
    <w:rsid w:val="00B727E0"/>
    <w:rsid w:val="00B73BDB"/>
    <w:rsid w:val="00B75B33"/>
    <w:rsid w:val="00B76CB2"/>
    <w:rsid w:val="00B84C15"/>
    <w:rsid w:val="00B91C6A"/>
    <w:rsid w:val="00B94893"/>
    <w:rsid w:val="00B95595"/>
    <w:rsid w:val="00B955D5"/>
    <w:rsid w:val="00B95A2F"/>
    <w:rsid w:val="00B96BC3"/>
    <w:rsid w:val="00B9725B"/>
    <w:rsid w:val="00BA0908"/>
    <w:rsid w:val="00BA090A"/>
    <w:rsid w:val="00BB0CB6"/>
    <w:rsid w:val="00BB28C6"/>
    <w:rsid w:val="00BB5030"/>
    <w:rsid w:val="00BC068A"/>
    <w:rsid w:val="00BC1ECC"/>
    <w:rsid w:val="00BC2E40"/>
    <w:rsid w:val="00BC4D9B"/>
    <w:rsid w:val="00BC522B"/>
    <w:rsid w:val="00BD0A0B"/>
    <w:rsid w:val="00BD1461"/>
    <w:rsid w:val="00BD50CD"/>
    <w:rsid w:val="00BD5FC6"/>
    <w:rsid w:val="00BD7D10"/>
    <w:rsid w:val="00BE1147"/>
    <w:rsid w:val="00BE39B9"/>
    <w:rsid w:val="00BE4C0B"/>
    <w:rsid w:val="00BF30C9"/>
    <w:rsid w:val="00BF6E41"/>
    <w:rsid w:val="00C10371"/>
    <w:rsid w:val="00C124B9"/>
    <w:rsid w:val="00C129C5"/>
    <w:rsid w:val="00C17A8A"/>
    <w:rsid w:val="00C21376"/>
    <w:rsid w:val="00C24F59"/>
    <w:rsid w:val="00C2689A"/>
    <w:rsid w:val="00C26C41"/>
    <w:rsid w:val="00C27690"/>
    <w:rsid w:val="00C3017A"/>
    <w:rsid w:val="00C30344"/>
    <w:rsid w:val="00C36433"/>
    <w:rsid w:val="00C3777D"/>
    <w:rsid w:val="00C41638"/>
    <w:rsid w:val="00C4455A"/>
    <w:rsid w:val="00C4546B"/>
    <w:rsid w:val="00C46008"/>
    <w:rsid w:val="00C50A12"/>
    <w:rsid w:val="00C5645B"/>
    <w:rsid w:val="00C565B6"/>
    <w:rsid w:val="00C56F41"/>
    <w:rsid w:val="00C57E79"/>
    <w:rsid w:val="00C603C7"/>
    <w:rsid w:val="00C655E8"/>
    <w:rsid w:val="00C6609C"/>
    <w:rsid w:val="00C72D48"/>
    <w:rsid w:val="00C82054"/>
    <w:rsid w:val="00C825AE"/>
    <w:rsid w:val="00C84FE0"/>
    <w:rsid w:val="00C85E56"/>
    <w:rsid w:val="00C86021"/>
    <w:rsid w:val="00C9249C"/>
    <w:rsid w:val="00C95520"/>
    <w:rsid w:val="00C965C0"/>
    <w:rsid w:val="00C97A4F"/>
    <w:rsid w:val="00CA17F7"/>
    <w:rsid w:val="00CA2A94"/>
    <w:rsid w:val="00CA5A9B"/>
    <w:rsid w:val="00CA6495"/>
    <w:rsid w:val="00CB0637"/>
    <w:rsid w:val="00CB0F2F"/>
    <w:rsid w:val="00CB4768"/>
    <w:rsid w:val="00CB5390"/>
    <w:rsid w:val="00CB55B7"/>
    <w:rsid w:val="00CB66C3"/>
    <w:rsid w:val="00CC1870"/>
    <w:rsid w:val="00CC547D"/>
    <w:rsid w:val="00CC6471"/>
    <w:rsid w:val="00CC66C5"/>
    <w:rsid w:val="00CC6862"/>
    <w:rsid w:val="00CD235C"/>
    <w:rsid w:val="00CD2482"/>
    <w:rsid w:val="00CD29F6"/>
    <w:rsid w:val="00CD6811"/>
    <w:rsid w:val="00CD6DEA"/>
    <w:rsid w:val="00CD75C8"/>
    <w:rsid w:val="00CE0F2F"/>
    <w:rsid w:val="00CE120E"/>
    <w:rsid w:val="00CE3105"/>
    <w:rsid w:val="00CE4832"/>
    <w:rsid w:val="00CE527F"/>
    <w:rsid w:val="00CE5CB6"/>
    <w:rsid w:val="00CE63F2"/>
    <w:rsid w:val="00CE6F02"/>
    <w:rsid w:val="00CE791E"/>
    <w:rsid w:val="00CF2DE8"/>
    <w:rsid w:val="00CF6B63"/>
    <w:rsid w:val="00D025A5"/>
    <w:rsid w:val="00D066E1"/>
    <w:rsid w:val="00D06A14"/>
    <w:rsid w:val="00D13588"/>
    <w:rsid w:val="00D15201"/>
    <w:rsid w:val="00D1744F"/>
    <w:rsid w:val="00D2107D"/>
    <w:rsid w:val="00D21C84"/>
    <w:rsid w:val="00D227C9"/>
    <w:rsid w:val="00D22AA3"/>
    <w:rsid w:val="00D22D85"/>
    <w:rsid w:val="00D23B5D"/>
    <w:rsid w:val="00D26056"/>
    <w:rsid w:val="00D30534"/>
    <w:rsid w:val="00D314C5"/>
    <w:rsid w:val="00D3163C"/>
    <w:rsid w:val="00D3186D"/>
    <w:rsid w:val="00D3517B"/>
    <w:rsid w:val="00D445CA"/>
    <w:rsid w:val="00D44EDF"/>
    <w:rsid w:val="00D5323F"/>
    <w:rsid w:val="00D539BA"/>
    <w:rsid w:val="00D53EE2"/>
    <w:rsid w:val="00D60131"/>
    <w:rsid w:val="00D60444"/>
    <w:rsid w:val="00D607BE"/>
    <w:rsid w:val="00D65219"/>
    <w:rsid w:val="00D67571"/>
    <w:rsid w:val="00D67B76"/>
    <w:rsid w:val="00D712E3"/>
    <w:rsid w:val="00D71E64"/>
    <w:rsid w:val="00D72D97"/>
    <w:rsid w:val="00D734A3"/>
    <w:rsid w:val="00D743BB"/>
    <w:rsid w:val="00D84669"/>
    <w:rsid w:val="00D853B2"/>
    <w:rsid w:val="00DA6328"/>
    <w:rsid w:val="00DA6A29"/>
    <w:rsid w:val="00DA6D75"/>
    <w:rsid w:val="00DB2D79"/>
    <w:rsid w:val="00DB4FDE"/>
    <w:rsid w:val="00DB5C15"/>
    <w:rsid w:val="00DB6306"/>
    <w:rsid w:val="00DC0776"/>
    <w:rsid w:val="00DC25F1"/>
    <w:rsid w:val="00DC512A"/>
    <w:rsid w:val="00DD3C1B"/>
    <w:rsid w:val="00DD3FEE"/>
    <w:rsid w:val="00DD7C01"/>
    <w:rsid w:val="00DE0311"/>
    <w:rsid w:val="00DE24D7"/>
    <w:rsid w:val="00DE6416"/>
    <w:rsid w:val="00DE6AFC"/>
    <w:rsid w:val="00DE6E2B"/>
    <w:rsid w:val="00DE7EAE"/>
    <w:rsid w:val="00DF01B6"/>
    <w:rsid w:val="00DF1CA5"/>
    <w:rsid w:val="00DF21B4"/>
    <w:rsid w:val="00DF366A"/>
    <w:rsid w:val="00DF4647"/>
    <w:rsid w:val="00DF491E"/>
    <w:rsid w:val="00DF4946"/>
    <w:rsid w:val="00DF60FF"/>
    <w:rsid w:val="00DF6A58"/>
    <w:rsid w:val="00DF6F6C"/>
    <w:rsid w:val="00E06F03"/>
    <w:rsid w:val="00E073C1"/>
    <w:rsid w:val="00E07461"/>
    <w:rsid w:val="00E07D3D"/>
    <w:rsid w:val="00E11EB7"/>
    <w:rsid w:val="00E125C7"/>
    <w:rsid w:val="00E12A87"/>
    <w:rsid w:val="00E144C1"/>
    <w:rsid w:val="00E1677E"/>
    <w:rsid w:val="00E170E3"/>
    <w:rsid w:val="00E201F4"/>
    <w:rsid w:val="00E20FDB"/>
    <w:rsid w:val="00E3002D"/>
    <w:rsid w:val="00E355CE"/>
    <w:rsid w:val="00E36F14"/>
    <w:rsid w:val="00E44204"/>
    <w:rsid w:val="00E46E38"/>
    <w:rsid w:val="00E47D22"/>
    <w:rsid w:val="00E47EE9"/>
    <w:rsid w:val="00E500FA"/>
    <w:rsid w:val="00E50760"/>
    <w:rsid w:val="00E50C5F"/>
    <w:rsid w:val="00E53951"/>
    <w:rsid w:val="00E53F03"/>
    <w:rsid w:val="00E54FBF"/>
    <w:rsid w:val="00E57C17"/>
    <w:rsid w:val="00E61BE9"/>
    <w:rsid w:val="00E63404"/>
    <w:rsid w:val="00E6448F"/>
    <w:rsid w:val="00E65F6B"/>
    <w:rsid w:val="00E674ED"/>
    <w:rsid w:val="00E677AF"/>
    <w:rsid w:val="00E74C04"/>
    <w:rsid w:val="00E811CE"/>
    <w:rsid w:val="00E81F1F"/>
    <w:rsid w:val="00E90721"/>
    <w:rsid w:val="00E91301"/>
    <w:rsid w:val="00E950D5"/>
    <w:rsid w:val="00E95296"/>
    <w:rsid w:val="00EA1409"/>
    <w:rsid w:val="00EA15CE"/>
    <w:rsid w:val="00EA5ACF"/>
    <w:rsid w:val="00EA6F1C"/>
    <w:rsid w:val="00EA744A"/>
    <w:rsid w:val="00EB1A7D"/>
    <w:rsid w:val="00EB2A47"/>
    <w:rsid w:val="00EB4933"/>
    <w:rsid w:val="00EB69A4"/>
    <w:rsid w:val="00EC45FB"/>
    <w:rsid w:val="00ED16F5"/>
    <w:rsid w:val="00ED1A80"/>
    <w:rsid w:val="00ED3F54"/>
    <w:rsid w:val="00ED5014"/>
    <w:rsid w:val="00ED6545"/>
    <w:rsid w:val="00EE2053"/>
    <w:rsid w:val="00EE300F"/>
    <w:rsid w:val="00EE5ABE"/>
    <w:rsid w:val="00EE682A"/>
    <w:rsid w:val="00EE7176"/>
    <w:rsid w:val="00EF03B2"/>
    <w:rsid w:val="00EF19F6"/>
    <w:rsid w:val="00EF1A89"/>
    <w:rsid w:val="00EF3F09"/>
    <w:rsid w:val="00EF64C5"/>
    <w:rsid w:val="00F0099C"/>
    <w:rsid w:val="00F0107D"/>
    <w:rsid w:val="00F05CA5"/>
    <w:rsid w:val="00F07210"/>
    <w:rsid w:val="00F1109F"/>
    <w:rsid w:val="00F17452"/>
    <w:rsid w:val="00F214C1"/>
    <w:rsid w:val="00F24D65"/>
    <w:rsid w:val="00F32821"/>
    <w:rsid w:val="00F400C5"/>
    <w:rsid w:val="00F42637"/>
    <w:rsid w:val="00F50294"/>
    <w:rsid w:val="00F67C92"/>
    <w:rsid w:val="00F87D85"/>
    <w:rsid w:val="00F909A9"/>
    <w:rsid w:val="00F97976"/>
    <w:rsid w:val="00FA05BB"/>
    <w:rsid w:val="00FA0CCB"/>
    <w:rsid w:val="00FA2C88"/>
    <w:rsid w:val="00FA3CFD"/>
    <w:rsid w:val="00FA420A"/>
    <w:rsid w:val="00FA5645"/>
    <w:rsid w:val="00FA60D9"/>
    <w:rsid w:val="00FA640F"/>
    <w:rsid w:val="00FA6690"/>
    <w:rsid w:val="00FB2B69"/>
    <w:rsid w:val="00FB2CDA"/>
    <w:rsid w:val="00FB2DE0"/>
    <w:rsid w:val="00FB46A7"/>
    <w:rsid w:val="00FB568A"/>
    <w:rsid w:val="00FB5BA4"/>
    <w:rsid w:val="00FB63E4"/>
    <w:rsid w:val="00FB685E"/>
    <w:rsid w:val="00FC2C30"/>
    <w:rsid w:val="00FC4E83"/>
    <w:rsid w:val="00FC5C2A"/>
    <w:rsid w:val="00FD0D8D"/>
    <w:rsid w:val="00FD2486"/>
    <w:rsid w:val="00FE1FF9"/>
    <w:rsid w:val="00FE337D"/>
    <w:rsid w:val="00FF4B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49"/>
    <o:shapelayout v:ext="edit">
      <o:idmap v:ext="edit" data="1"/>
    </o:shapelayout>
  </w:shapeDefaults>
  <w:decimalSymbol w:val=","/>
  <w:listSeparator w:val=";"/>
  <w14:docId w14:val="1F15A4FF"/>
  <w15:docId w15:val="{76EEAEE2-6A28-427A-9E73-A1984568C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F4946"/>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B955D5"/>
    <w:pPr>
      <w:keepNext/>
      <w:spacing w:line="360" w:lineRule="auto"/>
      <w:outlineLvl w:val="0"/>
    </w:pPr>
    <w:rPr>
      <w:szCs w:val="20"/>
      <w:lang w:val="x-none" w:eastAsia="x-none"/>
    </w:rPr>
  </w:style>
  <w:style w:type="paragraph" w:styleId="20">
    <w:name w:val="heading 2"/>
    <w:basedOn w:val="a1"/>
    <w:next w:val="a1"/>
    <w:link w:val="21"/>
    <w:qFormat/>
    <w:rsid w:val="00B955D5"/>
    <w:pPr>
      <w:keepNext/>
      <w:jc w:val="right"/>
      <w:outlineLvl w:val="1"/>
    </w:pPr>
    <w:rPr>
      <w:szCs w:val="20"/>
      <w:lang w:val="en-US"/>
    </w:rPr>
  </w:style>
  <w:style w:type="paragraph" w:styleId="30">
    <w:name w:val="heading 3"/>
    <w:basedOn w:val="a1"/>
    <w:next w:val="a1"/>
    <w:link w:val="31"/>
    <w:qFormat/>
    <w:rsid w:val="00B955D5"/>
    <w:pPr>
      <w:keepNext/>
      <w:jc w:val="center"/>
      <w:outlineLvl w:val="2"/>
    </w:pPr>
    <w:rPr>
      <w:sz w:val="52"/>
      <w:szCs w:val="20"/>
    </w:rPr>
  </w:style>
  <w:style w:type="paragraph" w:styleId="4">
    <w:name w:val="heading 4"/>
    <w:basedOn w:val="a1"/>
    <w:next w:val="a1"/>
    <w:link w:val="40"/>
    <w:uiPriority w:val="9"/>
    <w:semiHidden/>
    <w:unhideWhenUsed/>
    <w:qFormat/>
    <w:rsid w:val="00FA3CFD"/>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B955D5"/>
    <w:pPr>
      <w:spacing w:before="240" w:after="60"/>
      <w:outlineLvl w:val="4"/>
    </w:pPr>
    <w:rPr>
      <w:rFonts w:ascii="Calibri" w:hAnsi="Calibri"/>
      <w:b/>
      <w:bCs/>
      <w:i/>
      <w:iCs/>
      <w:sz w:val="26"/>
      <w:szCs w:val="26"/>
    </w:rPr>
  </w:style>
  <w:style w:type="paragraph" w:styleId="6">
    <w:name w:val="heading 6"/>
    <w:basedOn w:val="a1"/>
    <w:next w:val="a1"/>
    <w:link w:val="60"/>
    <w:qFormat/>
    <w:rsid w:val="00B955D5"/>
    <w:pPr>
      <w:spacing w:before="240" w:after="60"/>
      <w:outlineLvl w:val="5"/>
    </w:pPr>
    <w:rPr>
      <w:b/>
      <w:bCs/>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Standard">
    <w:name w:val="Standard"/>
    <w:rsid w:val="009C2916"/>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a5">
    <w:name w:val="Placeholder Text"/>
    <w:basedOn w:val="a2"/>
    <w:uiPriority w:val="99"/>
    <w:semiHidden/>
    <w:rsid w:val="0030722F"/>
    <w:rPr>
      <w:color w:val="808080"/>
    </w:rPr>
  </w:style>
  <w:style w:type="table" w:styleId="a6">
    <w:name w:val="Table Grid"/>
    <w:basedOn w:val="a3"/>
    <w:uiPriority w:val="39"/>
    <w:rsid w:val="00391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1"/>
    <w:link w:val="a8"/>
    <w:uiPriority w:val="99"/>
    <w:semiHidden/>
    <w:unhideWhenUsed/>
    <w:rsid w:val="00851087"/>
    <w:rPr>
      <w:rFonts w:ascii="Tahoma" w:hAnsi="Tahoma" w:cs="Tahoma"/>
      <w:sz w:val="16"/>
      <w:szCs w:val="16"/>
    </w:rPr>
  </w:style>
  <w:style w:type="character" w:customStyle="1" w:styleId="a8">
    <w:name w:val="Текст выноски Знак"/>
    <w:basedOn w:val="a2"/>
    <w:link w:val="a7"/>
    <w:uiPriority w:val="99"/>
    <w:semiHidden/>
    <w:rsid w:val="00851087"/>
    <w:rPr>
      <w:rFonts w:ascii="Tahoma" w:eastAsia="Times New Roman" w:hAnsi="Tahoma" w:cs="Tahoma"/>
      <w:sz w:val="16"/>
      <w:szCs w:val="16"/>
      <w:lang w:eastAsia="ru-RU"/>
    </w:rPr>
  </w:style>
  <w:style w:type="paragraph" w:styleId="a9">
    <w:name w:val="header"/>
    <w:basedOn w:val="a1"/>
    <w:link w:val="aa"/>
    <w:uiPriority w:val="99"/>
    <w:unhideWhenUsed/>
    <w:rsid w:val="00FA5645"/>
    <w:pPr>
      <w:tabs>
        <w:tab w:val="center" w:pos="4513"/>
        <w:tab w:val="right" w:pos="9026"/>
      </w:tabs>
    </w:pPr>
  </w:style>
  <w:style w:type="character" w:customStyle="1" w:styleId="aa">
    <w:name w:val="Верхний колонтитул Знак"/>
    <w:basedOn w:val="a2"/>
    <w:link w:val="a9"/>
    <w:uiPriority w:val="99"/>
    <w:rsid w:val="00FA5645"/>
    <w:rPr>
      <w:rFonts w:ascii="Times New Roman" w:eastAsia="Times New Roman" w:hAnsi="Times New Roman" w:cs="Times New Roman"/>
      <w:sz w:val="24"/>
      <w:szCs w:val="24"/>
      <w:lang w:eastAsia="ru-RU"/>
    </w:rPr>
  </w:style>
  <w:style w:type="paragraph" w:styleId="ab">
    <w:name w:val="footer"/>
    <w:basedOn w:val="a1"/>
    <w:link w:val="ac"/>
    <w:uiPriority w:val="99"/>
    <w:unhideWhenUsed/>
    <w:rsid w:val="00FA5645"/>
    <w:pPr>
      <w:tabs>
        <w:tab w:val="center" w:pos="4513"/>
        <w:tab w:val="right" w:pos="9026"/>
      </w:tabs>
    </w:pPr>
  </w:style>
  <w:style w:type="character" w:customStyle="1" w:styleId="ac">
    <w:name w:val="Нижний колонтитул Знак"/>
    <w:basedOn w:val="a2"/>
    <w:link w:val="ab"/>
    <w:uiPriority w:val="99"/>
    <w:rsid w:val="00FA5645"/>
    <w:rPr>
      <w:rFonts w:ascii="Times New Roman" w:eastAsia="Times New Roman" w:hAnsi="Times New Roman" w:cs="Times New Roman"/>
      <w:sz w:val="24"/>
      <w:szCs w:val="24"/>
      <w:lang w:eastAsia="ru-RU"/>
    </w:rPr>
  </w:style>
  <w:style w:type="paragraph" w:customStyle="1" w:styleId="ad">
    <w:name w:val="Чертежный"/>
    <w:link w:val="ae"/>
    <w:uiPriority w:val="99"/>
    <w:rsid w:val="00B66191"/>
    <w:pPr>
      <w:spacing w:after="0" w:line="240" w:lineRule="auto"/>
      <w:jc w:val="both"/>
    </w:pPr>
    <w:rPr>
      <w:rFonts w:ascii="ISOCPEUR" w:eastAsia="Times New Roman" w:hAnsi="ISOCPEUR" w:cs="Times New Roman"/>
      <w:i/>
      <w:sz w:val="28"/>
      <w:szCs w:val="28"/>
      <w:lang w:val="uk-UA" w:eastAsia="ru-RU"/>
    </w:rPr>
  </w:style>
  <w:style w:type="character" w:customStyle="1" w:styleId="ae">
    <w:name w:val="Чертежный Знак"/>
    <w:link w:val="ad"/>
    <w:uiPriority w:val="99"/>
    <w:rsid w:val="00B66191"/>
    <w:rPr>
      <w:rFonts w:ascii="ISOCPEUR" w:eastAsia="Times New Roman" w:hAnsi="ISOCPEUR" w:cs="Times New Roman"/>
      <w:i/>
      <w:sz w:val="28"/>
      <w:szCs w:val="28"/>
      <w:lang w:val="uk-UA" w:eastAsia="ru-RU"/>
    </w:rPr>
  </w:style>
  <w:style w:type="paragraph" w:customStyle="1" w:styleId="22">
    <w:name w:val="Стиль2"/>
    <w:basedOn w:val="ad"/>
    <w:link w:val="23"/>
    <w:qFormat/>
    <w:rsid w:val="00B66191"/>
    <w:pPr>
      <w:jc w:val="center"/>
    </w:pPr>
    <w:rPr>
      <w:sz w:val="24"/>
    </w:rPr>
  </w:style>
  <w:style w:type="character" w:customStyle="1" w:styleId="23">
    <w:name w:val="Стиль2 Знак"/>
    <w:link w:val="22"/>
    <w:rsid w:val="00B66191"/>
    <w:rPr>
      <w:rFonts w:ascii="ISOCPEUR" w:eastAsia="Times New Roman" w:hAnsi="ISOCPEUR" w:cs="Times New Roman"/>
      <w:i/>
      <w:sz w:val="24"/>
      <w:szCs w:val="28"/>
      <w:lang w:val="uk-UA" w:eastAsia="ru-RU"/>
    </w:rPr>
  </w:style>
  <w:style w:type="character" w:customStyle="1" w:styleId="10">
    <w:name w:val="Заголовок 1 Знак"/>
    <w:basedOn w:val="a2"/>
    <w:link w:val="1"/>
    <w:uiPriority w:val="9"/>
    <w:rsid w:val="00B955D5"/>
    <w:rPr>
      <w:rFonts w:ascii="Times New Roman" w:eastAsia="Times New Roman" w:hAnsi="Times New Roman" w:cs="Times New Roman"/>
      <w:sz w:val="24"/>
      <w:szCs w:val="20"/>
      <w:lang w:val="x-none" w:eastAsia="x-none"/>
    </w:rPr>
  </w:style>
  <w:style w:type="character" w:customStyle="1" w:styleId="21">
    <w:name w:val="Заголовок 2 Знак"/>
    <w:basedOn w:val="a2"/>
    <w:link w:val="20"/>
    <w:rsid w:val="00B955D5"/>
    <w:rPr>
      <w:rFonts w:ascii="Times New Roman" w:eastAsia="Times New Roman" w:hAnsi="Times New Roman" w:cs="Times New Roman"/>
      <w:sz w:val="24"/>
      <w:szCs w:val="20"/>
      <w:lang w:val="en-US" w:eastAsia="ru-RU"/>
    </w:rPr>
  </w:style>
  <w:style w:type="character" w:customStyle="1" w:styleId="31">
    <w:name w:val="Заголовок 3 Знак"/>
    <w:basedOn w:val="a2"/>
    <w:link w:val="30"/>
    <w:rsid w:val="00B955D5"/>
    <w:rPr>
      <w:rFonts w:ascii="Times New Roman" w:eastAsia="Times New Roman" w:hAnsi="Times New Roman" w:cs="Times New Roman"/>
      <w:sz w:val="52"/>
      <w:szCs w:val="20"/>
      <w:lang w:eastAsia="ru-RU"/>
    </w:rPr>
  </w:style>
  <w:style w:type="character" w:customStyle="1" w:styleId="50">
    <w:name w:val="Заголовок 5 Знак"/>
    <w:basedOn w:val="a2"/>
    <w:link w:val="5"/>
    <w:uiPriority w:val="9"/>
    <w:semiHidden/>
    <w:rsid w:val="00B955D5"/>
    <w:rPr>
      <w:rFonts w:ascii="Calibri" w:eastAsia="Times New Roman" w:hAnsi="Calibri" w:cs="Times New Roman"/>
      <w:b/>
      <w:bCs/>
      <w:i/>
      <w:iCs/>
      <w:sz w:val="26"/>
      <w:szCs w:val="26"/>
      <w:lang w:eastAsia="ru-RU"/>
    </w:rPr>
  </w:style>
  <w:style w:type="character" w:customStyle="1" w:styleId="60">
    <w:name w:val="Заголовок 6 Знак"/>
    <w:basedOn w:val="a2"/>
    <w:link w:val="6"/>
    <w:rsid w:val="00B955D5"/>
    <w:rPr>
      <w:rFonts w:ascii="Times New Roman" w:eastAsia="Times New Roman" w:hAnsi="Times New Roman" w:cs="Times New Roman"/>
      <w:b/>
      <w:bCs/>
      <w:lang w:eastAsia="ru-RU"/>
    </w:rPr>
  </w:style>
  <w:style w:type="numbering" w:customStyle="1" w:styleId="11">
    <w:name w:val="Нет списка1"/>
    <w:next w:val="a4"/>
    <w:semiHidden/>
    <w:rsid w:val="00B955D5"/>
  </w:style>
  <w:style w:type="paragraph" w:styleId="af">
    <w:name w:val="Title"/>
    <w:basedOn w:val="a1"/>
    <w:link w:val="af0"/>
    <w:qFormat/>
    <w:rsid w:val="00B955D5"/>
    <w:pPr>
      <w:spacing w:after="480"/>
      <w:jc w:val="center"/>
    </w:pPr>
    <w:rPr>
      <w:b/>
      <w:sz w:val="28"/>
      <w:szCs w:val="20"/>
    </w:rPr>
  </w:style>
  <w:style w:type="character" w:customStyle="1" w:styleId="af0">
    <w:name w:val="Заголовок Знак"/>
    <w:basedOn w:val="a2"/>
    <w:link w:val="af"/>
    <w:rsid w:val="00B955D5"/>
    <w:rPr>
      <w:rFonts w:ascii="Times New Roman" w:eastAsia="Times New Roman" w:hAnsi="Times New Roman" w:cs="Times New Roman"/>
      <w:b/>
      <w:sz w:val="28"/>
      <w:szCs w:val="20"/>
      <w:lang w:eastAsia="ru-RU"/>
    </w:rPr>
  </w:style>
  <w:style w:type="paragraph" w:styleId="af1">
    <w:name w:val="Subtitle"/>
    <w:basedOn w:val="a1"/>
    <w:link w:val="af2"/>
    <w:qFormat/>
    <w:rsid w:val="00B955D5"/>
    <w:rPr>
      <w:szCs w:val="20"/>
    </w:rPr>
  </w:style>
  <w:style w:type="character" w:customStyle="1" w:styleId="af2">
    <w:name w:val="Подзаголовок Знак"/>
    <w:basedOn w:val="a2"/>
    <w:link w:val="af1"/>
    <w:rsid w:val="00B955D5"/>
    <w:rPr>
      <w:rFonts w:ascii="Times New Roman" w:eastAsia="Times New Roman" w:hAnsi="Times New Roman" w:cs="Times New Roman"/>
      <w:sz w:val="24"/>
      <w:szCs w:val="20"/>
      <w:lang w:eastAsia="ru-RU"/>
    </w:rPr>
  </w:style>
  <w:style w:type="paragraph" w:customStyle="1" w:styleId="12">
    <w:name w:val="заголовок 1"/>
    <w:basedOn w:val="a1"/>
    <w:next w:val="a1"/>
    <w:rsid w:val="00B955D5"/>
    <w:pPr>
      <w:keepNext/>
      <w:autoSpaceDE w:val="0"/>
      <w:autoSpaceDN w:val="0"/>
    </w:pPr>
    <w:rPr>
      <w:sz w:val="28"/>
      <w:szCs w:val="28"/>
    </w:rPr>
  </w:style>
  <w:style w:type="paragraph" w:customStyle="1" w:styleId="24">
    <w:name w:val="заголовок 2"/>
    <w:basedOn w:val="a1"/>
    <w:next w:val="a1"/>
    <w:rsid w:val="00B955D5"/>
    <w:pPr>
      <w:keepNext/>
      <w:autoSpaceDE w:val="0"/>
      <w:autoSpaceDN w:val="0"/>
      <w:jc w:val="center"/>
    </w:pPr>
    <w:rPr>
      <w:sz w:val="28"/>
      <w:szCs w:val="28"/>
    </w:rPr>
  </w:style>
  <w:style w:type="paragraph" w:customStyle="1" w:styleId="32">
    <w:name w:val="заголовок 3"/>
    <w:basedOn w:val="a1"/>
    <w:next w:val="a1"/>
    <w:rsid w:val="00B955D5"/>
    <w:pPr>
      <w:keepNext/>
      <w:autoSpaceDE w:val="0"/>
      <w:autoSpaceDN w:val="0"/>
      <w:jc w:val="both"/>
    </w:pPr>
    <w:rPr>
      <w:sz w:val="32"/>
      <w:szCs w:val="32"/>
    </w:rPr>
  </w:style>
  <w:style w:type="paragraph" w:customStyle="1" w:styleId="41">
    <w:name w:val="заголовок 4"/>
    <w:basedOn w:val="a1"/>
    <w:next w:val="a1"/>
    <w:rsid w:val="00B955D5"/>
    <w:pPr>
      <w:keepNext/>
      <w:autoSpaceDE w:val="0"/>
      <w:autoSpaceDN w:val="0"/>
      <w:jc w:val="right"/>
    </w:pPr>
    <w:rPr>
      <w:sz w:val="28"/>
      <w:szCs w:val="28"/>
    </w:rPr>
  </w:style>
  <w:style w:type="paragraph" w:customStyle="1" w:styleId="51">
    <w:name w:val="заголовок 5"/>
    <w:basedOn w:val="a1"/>
    <w:next w:val="a1"/>
    <w:rsid w:val="00B955D5"/>
    <w:pPr>
      <w:keepNext/>
      <w:autoSpaceDE w:val="0"/>
      <w:autoSpaceDN w:val="0"/>
      <w:ind w:left="113" w:right="113"/>
      <w:jc w:val="center"/>
    </w:pPr>
  </w:style>
  <w:style w:type="paragraph" w:customStyle="1" w:styleId="61">
    <w:name w:val="заголовок 6"/>
    <w:basedOn w:val="a1"/>
    <w:next w:val="a1"/>
    <w:rsid w:val="00B955D5"/>
    <w:pPr>
      <w:keepNext/>
      <w:autoSpaceDE w:val="0"/>
      <w:autoSpaceDN w:val="0"/>
      <w:jc w:val="center"/>
    </w:pPr>
  </w:style>
  <w:style w:type="paragraph" w:customStyle="1" w:styleId="7">
    <w:name w:val="заголовок 7"/>
    <w:basedOn w:val="a1"/>
    <w:next w:val="a1"/>
    <w:rsid w:val="00B955D5"/>
    <w:pPr>
      <w:keepNext/>
      <w:autoSpaceDE w:val="0"/>
      <w:autoSpaceDN w:val="0"/>
    </w:pPr>
  </w:style>
  <w:style w:type="paragraph" w:customStyle="1" w:styleId="8">
    <w:name w:val="заголовок 8"/>
    <w:basedOn w:val="a1"/>
    <w:next w:val="a1"/>
    <w:rsid w:val="00B955D5"/>
    <w:pPr>
      <w:keepNext/>
      <w:autoSpaceDE w:val="0"/>
      <w:autoSpaceDN w:val="0"/>
    </w:pPr>
    <w:rPr>
      <w:sz w:val="32"/>
      <w:szCs w:val="32"/>
    </w:rPr>
  </w:style>
  <w:style w:type="paragraph" w:customStyle="1" w:styleId="9">
    <w:name w:val="заголовок 9"/>
    <w:basedOn w:val="a1"/>
    <w:next w:val="a1"/>
    <w:rsid w:val="00B955D5"/>
    <w:pPr>
      <w:keepNext/>
      <w:autoSpaceDE w:val="0"/>
      <w:autoSpaceDN w:val="0"/>
      <w:jc w:val="right"/>
    </w:pPr>
  </w:style>
  <w:style w:type="character" w:customStyle="1" w:styleId="af3">
    <w:name w:val="Основной шрифт"/>
    <w:rsid w:val="00B955D5"/>
  </w:style>
  <w:style w:type="character" w:customStyle="1" w:styleId="af4">
    <w:name w:val="номер страницы"/>
    <w:basedOn w:val="af3"/>
    <w:rsid w:val="00B955D5"/>
  </w:style>
  <w:style w:type="paragraph" w:styleId="af5">
    <w:name w:val="Body Text"/>
    <w:basedOn w:val="a1"/>
    <w:link w:val="af6"/>
    <w:rsid w:val="00B955D5"/>
    <w:pPr>
      <w:autoSpaceDE w:val="0"/>
      <w:autoSpaceDN w:val="0"/>
      <w:jc w:val="both"/>
    </w:pPr>
  </w:style>
  <w:style w:type="character" w:customStyle="1" w:styleId="af6">
    <w:name w:val="Основной текст Знак"/>
    <w:basedOn w:val="a2"/>
    <w:link w:val="af5"/>
    <w:rsid w:val="00B955D5"/>
    <w:rPr>
      <w:rFonts w:ascii="Times New Roman" w:eastAsia="Times New Roman" w:hAnsi="Times New Roman" w:cs="Times New Roman"/>
      <w:sz w:val="24"/>
      <w:szCs w:val="24"/>
      <w:lang w:eastAsia="ru-RU"/>
    </w:rPr>
  </w:style>
  <w:style w:type="character" w:styleId="af7">
    <w:name w:val="Hyperlink"/>
    <w:uiPriority w:val="99"/>
    <w:unhideWhenUsed/>
    <w:rsid w:val="00B955D5"/>
    <w:rPr>
      <w:color w:val="0000FF"/>
      <w:u w:val="single"/>
    </w:rPr>
  </w:style>
  <w:style w:type="paragraph" w:styleId="af8">
    <w:name w:val="TOC Heading"/>
    <w:basedOn w:val="1"/>
    <w:next w:val="a1"/>
    <w:uiPriority w:val="39"/>
    <w:qFormat/>
    <w:rsid w:val="00B955D5"/>
    <w:pPr>
      <w:keepLines/>
      <w:spacing w:before="480" w:line="276" w:lineRule="auto"/>
      <w:outlineLvl w:val="9"/>
    </w:pPr>
    <w:rPr>
      <w:rFonts w:ascii="Cambria" w:hAnsi="Cambria"/>
      <w:b/>
      <w:bCs/>
      <w:color w:val="365F91"/>
      <w:sz w:val="28"/>
      <w:szCs w:val="28"/>
    </w:rPr>
  </w:style>
  <w:style w:type="paragraph" w:styleId="25">
    <w:name w:val="toc 2"/>
    <w:basedOn w:val="a1"/>
    <w:next w:val="a1"/>
    <w:autoRedefine/>
    <w:uiPriority w:val="39"/>
    <w:unhideWhenUsed/>
    <w:qFormat/>
    <w:rsid w:val="00B955D5"/>
    <w:pPr>
      <w:ind w:left="200"/>
    </w:pPr>
    <w:rPr>
      <w:rFonts w:ascii="Calibri" w:hAnsi="Calibri" w:cs="Calibri"/>
      <w:smallCaps/>
      <w:sz w:val="20"/>
      <w:szCs w:val="20"/>
    </w:rPr>
  </w:style>
  <w:style w:type="paragraph" w:styleId="13">
    <w:name w:val="toc 1"/>
    <w:basedOn w:val="a1"/>
    <w:next w:val="a1"/>
    <w:autoRedefine/>
    <w:uiPriority w:val="39"/>
    <w:unhideWhenUsed/>
    <w:qFormat/>
    <w:rsid w:val="00B955D5"/>
    <w:pPr>
      <w:tabs>
        <w:tab w:val="right" w:pos="9356"/>
      </w:tabs>
      <w:spacing w:line="360" w:lineRule="auto"/>
      <w:jc w:val="center"/>
    </w:pPr>
    <w:rPr>
      <w:b/>
      <w:bCs/>
      <w:sz w:val="28"/>
      <w:szCs w:val="28"/>
    </w:rPr>
  </w:style>
  <w:style w:type="paragraph" w:styleId="33">
    <w:name w:val="toc 3"/>
    <w:basedOn w:val="a1"/>
    <w:next w:val="a1"/>
    <w:autoRedefine/>
    <w:uiPriority w:val="39"/>
    <w:unhideWhenUsed/>
    <w:qFormat/>
    <w:rsid w:val="00B955D5"/>
    <w:pPr>
      <w:ind w:left="400"/>
    </w:pPr>
    <w:rPr>
      <w:rFonts w:ascii="Calibri" w:hAnsi="Calibri" w:cs="Calibri"/>
      <w:i/>
      <w:iCs/>
      <w:sz w:val="20"/>
      <w:szCs w:val="20"/>
    </w:rPr>
  </w:style>
  <w:style w:type="paragraph" w:styleId="42">
    <w:name w:val="toc 4"/>
    <w:basedOn w:val="a1"/>
    <w:next w:val="a1"/>
    <w:autoRedefine/>
    <w:uiPriority w:val="39"/>
    <w:unhideWhenUsed/>
    <w:rsid w:val="00B955D5"/>
    <w:pPr>
      <w:ind w:left="600"/>
    </w:pPr>
    <w:rPr>
      <w:rFonts w:ascii="Calibri" w:hAnsi="Calibri" w:cs="Calibri"/>
      <w:sz w:val="18"/>
      <w:szCs w:val="18"/>
    </w:rPr>
  </w:style>
  <w:style w:type="paragraph" w:styleId="52">
    <w:name w:val="toc 5"/>
    <w:basedOn w:val="a1"/>
    <w:next w:val="a1"/>
    <w:autoRedefine/>
    <w:uiPriority w:val="39"/>
    <w:unhideWhenUsed/>
    <w:rsid w:val="00B955D5"/>
    <w:pPr>
      <w:ind w:left="800"/>
    </w:pPr>
    <w:rPr>
      <w:rFonts w:ascii="Calibri" w:hAnsi="Calibri" w:cs="Calibri"/>
      <w:sz w:val="18"/>
      <w:szCs w:val="18"/>
    </w:rPr>
  </w:style>
  <w:style w:type="paragraph" w:styleId="62">
    <w:name w:val="toc 6"/>
    <w:basedOn w:val="a1"/>
    <w:next w:val="a1"/>
    <w:autoRedefine/>
    <w:uiPriority w:val="39"/>
    <w:unhideWhenUsed/>
    <w:rsid w:val="00B955D5"/>
    <w:pPr>
      <w:ind w:left="1000"/>
    </w:pPr>
    <w:rPr>
      <w:rFonts w:ascii="Calibri" w:hAnsi="Calibri" w:cs="Calibri"/>
      <w:sz w:val="18"/>
      <w:szCs w:val="18"/>
    </w:rPr>
  </w:style>
  <w:style w:type="paragraph" w:styleId="70">
    <w:name w:val="toc 7"/>
    <w:basedOn w:val="a1"/>
    <w:next w:val="a1"/>
    <w:autoRedefine/>
    <w:uiPriority w:val="39"/>
    <w:unhideWhenUsed/>
    <w:rsid w:val="00B955D5"/>
    <w:pPr>
      <w:ind w:left="1200"/>
    </w:pPr>
    <w:rPr>
      <w:rFonts w:ascii="Calibri" w:hAnsi="Calibri" w:cs="Calibri"/>
      <w:sz w:val="18"/>
      <w:szCs w:val="18"/>
    </w:rPr>
  </w:style>
  <w:style w:type="paragraph" w:styleId="80">
    <w:name w:val="toc 8"/>
    <w:basedOn w:val="a1"/>
    <w:next w:val="a1"/>
    <w:autoRedefine/>
    <w:uiPriority w:val="39"/>
    <w:unhideWhenUsed/>
    <w:rsid w:val="00B955D5"/>
    <w:pPr>
      <w:ind w:left="1400"/>
    </w:pPr>
    <w:rPr>
      <w:rFonts w:ascii="Calibri" w:hAnsi="Calibri" w:cs="Calibri"/>
      <w:sz w:val="18"/>
      <w:szCs w:val="18"/>
    </w:rPr>
  </w:style>
  <w:style w:type="paragraph" w:styleId="90">
    <w:name w:val="toc 9"/>
    <w:basedOn w:val="a1"/>
    <w:next w:val="a1"/>
    <w:autoRedefine/>
    <w:uiPriority w:val="39"/>
    <w:unhideWhenUsed/>
    <w:rsid w:val="00B955D5"/>
    <w:pPr>
      <w:ind w:left="1600"/>
    </w:pPr>
    <w:rPr>
      <w:rFonts w:ascii="Calibri" w:hAnsi="Calibri" w:cs="Calibri"/>
      <w:sz w:val="18"/>
      <w:szCs w:val="18"/>
    </w:rPr>
  </w:style>
  <w:style w:type="character" w:styleId="af9">
    <w:name w:val="page number"/>
    <w:uiPriority w:val="99"/>
    <w:rsid w:val="00B955D5"/>
  </w:style>
  <w:style w:type="table" w:customStyle="1" w:styleId="14">
    <w:name w:val="Сетка таблицы1"/>
    <w:basedOn w:val="a3"/>
    <w:next w:val="a6"/>
    <w:uiPriority w:val="59"/>
    <w:rsid w:val="00B955D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zTitul">
    <w:name w:val="PzTitul"/>
    <w:basedOn w:val="a1"/>
    <w:rsid w:val="00B955D5"/>
    <w:pPr>
      <w:spacing w:after="480"/>
      <w:jc w:val="center"/>
    </w:pPr>
    <w:rPr>
      <w:rFonts w:ascii="Arial" w:hAnsi="Arial" w:cs="Arial"/>
      <w:sz w:val="20"/>
      <w:szCs w:val="20"/>
      <w:lang w:eastAsia="en-US"/>
    </w:rPr>
  </w:style>
  <w:style w:type="paragraph" w:customStyle="1" w:styleId="PzText">
    <w:name w:val="PzText"/>
    <w:basedOn w:val="PzTitul"/>
    <w:rsid w:val="00B955D5"/>
    <w:pPr>
      <w:spacing w:after="0"/>
      <w:ind w:firstLine="567"/>
      <w:jc w:val="both"/>
    </w:pPr>
  </w:style>
  <w:style w:type="paragraph" w:styleId="26">
    <w:name w:val="Body Text 2"/>
    <w:basedOn w:val="a1"/>
    <w:link w:val="27"/>
    <w:rsid w:val="00B955D5"/>
    <w:pPr>
      <w:spacing w:after="120" w:line="480" w:lineRule="auto"/>
    </w:pPr>
    <w:rPr>
      <w:sz w:val="20"/>
      <w:szCs w:val="20"/>
    </w:rPr>
  </w:style>
  <w:style w:type="character" w:customStyle="1" w:styleId="27">
    <w:name w:val="Основной текст 2 Знак"/>
    <w:basedOn w:val="a2"/>
    <w:link w:val="26"/>
    <w:rsid w:val="00B955D5"/>
    <w:rPr>
      <w:rFonts w:ascii="Times New Roman" w:eastAsia="Times New Roman" w:hAnsi="Times New Roman" w:cs="Times New Roman"/>
      <w:sz w:val="20"/>
      <w:szCs w:val="20"/>
      <w:lang w:eastAsia="ru-RU"/>
    </w:rPr>
  </w:style>
  <w:style w:type="paragraph" w:customStyle="1" w:styleId="FORMATTEXT">
    <w:name w:val=".FORMATTEXT"/>
    <w:rsid w:val="00B955D5"/>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fa">
    <w:name w:val="Document Map"/>
    <w:basedOn w:val="a1"/>
    <w:link w:val="afb"/>
    <w:semiHidden/>
    <w:rsid w:val="00B955D5"/>
    <w:pPr>
      <w:shd w:val="clear" w:color="auto" w:fill="000080"/>
    </w:pPr>
    <w:rPr>
      <w:rFonts w:ascii="Tahoma" w:hAnsi="Tahoma" w:cs="Tahoma"/>
      <w:sz w:val="20"/>
      <w:szCs w:val="20"/>
    </w:rPr>
  </w:style>
  <w:style w:type="character" w:customStyle="1" w:styleId="afb">
    <w:name w:val="Схема документа Знак"/>
    <w:basedOn w:val="a2"/>
    <w:link w:val="afa"/>
    <w:semiHidden/>
    <w:rsid w:val="00B955D5"/>
    <w:rPr>
      <w:rFonts w:ascii="Tahoma" w:eastAsia="Times New Roman" w:hAnsi="Tahoma" w:cs="Tahoma"/>
      <w:sz w:val="20"/>
      <w:szCs w:val="20"/>
      <w:shd w:val="clear" w:color="auto" w:fill="000080"/>
      <w:lang w:eastAsia="ru-RU"/>
    </w:rPr>
  </w:style>
  <w:style w:type="paragraph" w:customStyle="1" w:styleId="afc">
    <w:name w:val="обычный"/>
    <w:basedOn w:val="a1"/>
    <w:link w:val="afd"/>
    <w:rsid w:val="00B955D5"/>
    <w:pPr>
      <w:autoSpaceDE w:val="0"/>
      <w:autoSpaceDN w:val="0"/>
      <w:adjustRightInd w:val="0"/>
      <w:spacing w:line="360" w:lineRule="auto"/>
      <w:ind w:firstLine="851"/>
      <w:jc w:val="both"/>
    </w:pPr>
    <w:rPr>
      <w:color w:val="000000"/>
      <w:sz w:val="28"/>
      <w:szCs w:val="28"/>
      <w:lang w:val="x-none" w:eastAsia="x-none"/>
    </w:rPr>
  </w:style>
  <w:style w:type="character" w:customStyle="1" w:styleId="afd">
    <w:name w:val="обычный Знак"/>
    <w:link w:val="afc"/>
    <w:rsid w:val="00B955D5"/>
    <w:rPr>
      <w:rFonts w:ascii="Times New Roman" w:eastAsia="Times New Roman" w:hAnsi="Times New Roman" w:cs="Times New Roman"/>
      <w:color w:val="000000"/>
      <w:sz w:val="28"/>
      <w:szCs w:val="28"/>
      <w:lang w:val="x-none" w:eastAsia="x-none"/>
    </w:rPr>
  </w:style>
  <w:style w:type="paragraph" w:styleId="afe">
    <w:name w:val="footnote text"/>
    <w:basedOn w:val="a1"/>
    <w:link w:val="aff"/>
    <w:uiPriority w:val="99"/>
    <w:semiHidden/>
    <w:unhideWhenUsed/>
    <w:rsid w:val="00B955D5"/>
    <w:rPr>
      <w:sz w:val="20"/>
      <w:szCs w:val="20"/>
    </w:rPr>
  </w:style>
  <w:style w:type="character" w:customStyle="1" w:styleId="aff">
    <w:name w:val="Текст сноски Знак"/>
    <w:basedOn w:val="a2"/>
    <w:link w:val="afe"/>
    <w:uiPriority w:val="99"/>
    <w:semiHidden/>
    <w:rsid w:val="00B955D5"/>
    <w:rPr>
      <w:rFonts w:ascii="Times New Roman" w:eastAsia="Times New Roman" w:hAnsi="Times New Roman" w:cs="Times New Roman"/>
      <w:sz w:val="20"/>
      <w:szCs w:val="20"/>
      <w:lang w:eastAsia="ru-RU"/>
    </w:rPr>
  </w:style>
  <w:style w:type="character" w:styleId="aff0">
    <w:name w:val="footnote reference"/>
    <w:uiPriority w:val="99"/>
    <w:semiHidden/>
    <w:unhideWhenUsed/>
    <w:rsid w:val="00B955D5"/>
    <w:rPr>
      <w:vertAlign w:val="superscript"/>
    </w:rPr>
  </w:style>
  <w:style w:type="character" w:styleId="aff1">
    <w:name w:val="FollowedHyperlink"/>
    <w:uiPriority w:val="99"/>
    <w:semiHidden/>
    <w:unhideWhenUsed/>
    <w:rsid w:val="00B955D5"/>
    <w:rPr>
      <w:color w:val="800080"/>
      <w:u w:val="single"/>
    </w:rPr>
  </w:style>
  <w:style w:type="paragraph" w:customStyle="1" w:styleId="28">
    <w:name w:val="2 уровень заг"/>
    <w:basedOn w:val="20"/>
    <w:link w:val="29"/>
    <w:qFormat/>
    <w:rsid w:val="00B955D5"/>
    <w:pPr>
      <w:keepLines/>
      <w:spacing w:before="480" w:after="480"/>
      <w:ind w:firstLine="709"/>
      <w:jc w:val="both"/>
    </w:pPr>
    <w:rPr>
      <w:b/>
      <w:sz w:val="28"/>
      <w:szCs w:val="26"/>
      <w:lang w:val="ru-RU" w:eastAsia="en-US"/>
    </w:rPr>
  </w:style>
  <w:style w:type="character" w:customStyle="1" w:styleId="29">
    <w:name w:val="2 уровень заг Знак"/>
    <w:link w:val="28"/>
    <w:rsid w:val="00B955D5"/>
    <w:rPr>
      <w:rFonts w:ascii="Times New Roman" w:eastAsia="Times New Roman" w:hAnsi="Times New Roman" w:cs="Times New Roman"/>
      <w:b/>
      <w:sz w:val="28"/>
      <w:szCs w:val="26"/>
    </w:rPr>
  </w:style>
  <w:style w:type="paragraph" w:styleId="HTML">
    <w:name w:val="HTML Preformatted"/>
    <w:basedOn w:val="a1"/>
    <w:link w:val="HTML0"/>
    <w:uiPriority w:val="99"/>
    <w:semiHidden/>
    <w:unhideWhenUsed/>
    <w:rsid w:val="00B955D5"/>
    <w:rPr>
      <w:rFonts w:ascii="Courier New" w:hAnsi="Courier New" w:cs="Courier New"/>
      <w:sz w:val="20"/>
      <w:szCs w:val="20"/>
    </w:rPr>
  </w:style>
  <w:style w:type="character" w:customStyle="1" w:styleId="HTML0">
    <w:name w:val="Стандартный HTML Знак"/>
    <w:basedOn w:val="a2"/>
    <w:link w:val="HTML"/>
    <w:uiPriority w:val="99"/>
    <w:semiHidden/>
    <w:rsid w:val="00B955D5"/>
    <w:rPr>
      <w:rFonts w:ascii="Courier New" w:eastAsia="Times New Roman" w:hAnsi="Courier New" w:cs="Courier New"/>
      <w:sz w:val="20"/>
      <w:szCs w:val="20"/>
      <w:lang w:eastAsia="ru-RU"/>
    </w:rPr>
  </w:style>
  <w:style w:type="paragraph" w:customStyle="1" w:styleId="Default">
    <w:name w:val="Default"/>
    <w:link w:val="Default0"/>
    <w:uiPriority w:val="99"/>
    <w:rsid w:val="00B955D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ff2">
    <w:name w:val="ПЗ текст"/>
    <w:rsid w:val="00B955D5"/>
    <w:pPr>
      <w:suppressAutoHyphens/>
      <w:spacing w:after="0" w:line="360" w:lineRule="auto"/>
      <w:ind w:firstLine="709"/>
      <w:jc w:val="both"/>
    </w:pPr>
    <w:rPr>
      <w:rFonts w:ascii="Calibri" w:eastAsia="Times New Roman" w:hAnsi="Calibri" w:cs="Calibri"/>
      <w:sz w:val="28"/>
      <w:szCs w:val="28"/>
      <w:lang w:eastAsia="ar-SA"/>
    </w:rPr>
  </w:style>
  <w:style w:type="paragraph" w:customStyle="1" w:styleId="media1">
    <w:name w:val="Стиль media1"/>
    <w:basedOn w:val="a1"/>
    <w:rsid w:val="00B955D5"/>
    <w:pPr>
      <w:suppressAutoHyphens/>
      <w:spacing w:before="283" w:after="283" w:line="360" w:lineRule="auto"/>
    </w:pPr>
    <w:rPr>
      <w:sz w:val="28"/>
      <w:lang w:eastAsia="ar-SA"/>
    </w:rPr>
  </w:style>
  <w:style w:type="paragraph" w:styleId="aff3">
    <w:name w:val="List Paragraph"/>
    <w:basedOn w:val="a1"/>
    <w:uiPriority w:val="34"/>
    <w:qFormat/>
    <w:rsid w:val="00B955D5"/>
    <w:pPr>
      <w:ind w:left="720"/>
      <w:contextualSpacing/>
    </w:pPr>
  </w:style>
  <w:style w:type="character" w:customStyle="1" w:styleId="Default0">
    <w:name w:val="Default Знак"/>
    <w:link w:val="Default"/>
    <w:uiPriority w:val="99"/>
    <w:rsid w:val="00B955D5"/>
    <w:rPr>
      <w:rFonts w:ascii="Times New Roman" w:eastAsia="Times New Roman" w:hAnsi="Times New Roman" w:cs="Times New Roman"/>
      <w:color w:val="000000"/>
      <w:sz w:val="24"/>
      <w:szCs w:val="24"/>
      <w:lang w:eastAsia="ru-RU"/>
    </w:rPr>
  </w:style>
  <w:style w:type="paragraph" w:customStyle="1" w:styleId="2a">
    <w:name w:val="Абзац списка2"/>
    <w:basedOn w:val="a1"/>
    <w:rsid w:val="00B955D5"/>
    <w:pPr>
      <w:spacing w:after="200" w:line="360" w:lineRule="auto"/>
      <w:ind w:left="720" w:firstLine="851"/>
    </w:pPr>
    <w:rPr>
      <w:rFonts w:ascii="Calibri" w:eastAsia="SimSun" w:hAnsi="Calibri"/>
      <w:sz w:val="22"/>
      <w:szCs w:val="22"/>
      <w:lang w:eastAsia="en-US"/>
    </w:rPr>
  </w:style>
  <w:style w:type="paragraph" w:customStyle="1" w:styleId="a">
    <w:name w:val="ПУНКТ"/>
    <w:basedOn w:val="1"/>
    <w:link w:val="aff4"/>
    <w:qFormat/>
    <w:rsid w:val="00B955D5"/>
    <w:pPr>
      <w:keepLines/>
      <w:numPr>
        <w:numId w:val="10"/>
      </w:numPr>
      <w:spacing w:before="480" w:after="480"/>
      <w:ind w:left="0" w:firstLine="709"/>
      <w:jc w:val="both"/>
    </w:pPr>
    <w:rPr>
      <w:b/>
      <w:bCs/>
      <w:sz w:val="28"/>
      <w:szCs w:val="28"/>
      <w:lang w:val="ru-RU" w:eastAsia="ru-RU"/>
    </w:rPr>
  </w:style>
  <w:style w:type="character" w:customStyle="1" w:styleId="aff4">
    <w:name w:val="ПУНКТ Знак"/>
    <w:link w:val="a"/>
    <w:rsid w:val="00B955D5"/>
    <w:rPr>
      <w:rFonts w:ascii="Times New Roman" w:eastAsia="Times New Roman" w:hAnsi="Times New Roman" w:cs="Times New Roman"/>
      <w:b/>
      <w:bCs/>
      <w:sz w:val="28"/>
      <w:szCs w:val="28"/>
      <w:lang w:eastAsia="ru-RU"/>
    </w:rPr>
  </w:style>
  <w:style w:type="paragraph" w:customStyle="1" w:styleId="2">
    <w:name w:val="ПУНКТ 2"/>
    <w:basedOn w:val="a1"/>
    <w:qFormat/>
    <w:rsid w:val="00B955D5"/>
    <w:pPr>
      <w:numPr>
        <w:ilvl w:val="1"/>
        <w:numId w:val="10"/>
      </w:numPr>
      <w:spacing w:before="240" w:after="240" w:line="360" w:lineRule="auto"/>
      <w:ind w:left="0" w:firstLine="709"/>
      <w:jc w:val="both"/>
    </w:pPr>
    <w:rPr>
      <w:b/>
      <w:sz w:val="28"/>
      <w:szCs w:val="28"/>
    </w:rPr>
  </w:style>
  <w:style w:type="paragraph" w:customStyle="1" w:styleId="3">
    <w:name w:val="ПУНКТ 3"/>
    <w:basedOn w:val="2"/>
    <w:qFormat/>
    <w:rsid w:val="00B955D5"/>
    <w:pPr>
      <w:numPr>
        <w:ilvl w:val="2"/>
      </w:numPr>
      <w:ind w:left="0" w:firstLine="709"/>
    </w:pPr>
    <w:rPr>
      <w:lang w:val="en-US"/>
    </w:rPr>
  </w:style>
  <w:style w:type="paragraph" w:customStyle="1" w:styleId="a0">
    <w:name w:val="Списки"/>
    <w:basedOn w:val="a1"/>
    <w:link w:val="aff5"/>
    <w:qFormat/>
    <w:rsid w:val="00B955D5"/>
    <w:pPr>
      <w:numPr>
        <w:numId w:val="2"/>
      </w:numPr>
      <w:spacing w:line="360" w:lineRule="auto"/>
      <w:ind w:left="0" w:firstLine="709"/>
      <w:jc w:val="both"/>
    </w:pPr>
    <w:rPr>
      <w:color w:val="000000"/>
      <w:sz w:val="28"/>
      <w:szCs w:val="28"/>
      <w:lang w:val="en-US"/>
    </w:rPr>
  </w:style>
  <w:style w:type="paragraph" w:customStyle="1" w:styleId="aff6">
    <w:name w:val="Мой заголовок"/>
    <w:basedOn w:val="a1"/>
    <w:link w:val="aff7"/>
    <w:qFormat/>
    <w:rsid w:val="00CD75C8"/>
    <w:pPr>
      <w:spacing w:before="480" w:after="480" w:line="360" w:lineRule="auto"/>
      <w:ind w:left="567" w:firstLine="709"/>
      <w:jc w:val="both"/>
    </w:pPr>
    <w:rPr>
      <w:b/>
      <w:sz w:val="28"/>
      <w:szCs w:val="28"/>
    </w:rPr>
  </w:style>
  <w:style w:type="character" w:customStyle="1" w:styleId="aff5">
    <w:name w:val="Списки Знак"/>
    <w:link w:val="a0"/>
    <w:rsid w:val="00B955D5"/>
    <w:rPr>
      <w:rFonts w:ascii="Times New Roman" w:eastAsia="Times New Roman" w:hAnsi="Times New Roman" w:cs="Times New Roman"/>
      <w:color w:val="000000"/>
      <w:sz w:val="28"/>
      <w:szCs w:val="28"/>
      <w:lang w:val="en-US" w:eastAsia="ru-RU"/>
    </w:rPr>
  </w:style>
  <w:style w:type="paragraph" w:customStyle="1" w:styleId="aff8">
    <w:name w:val="Новый"/>
    <w:basedOn w:val="a1"/>
    <w:link w:val="aff9"/>
    <w:rsid w:val="00B955D5"/>
    <w:pPr>
      <w:spacing w:after="480" w:line="360" w:lineRule="auto"/>
      <w:ind w:firstLine="709"/>
      <w:jc w:val="both"/>
    </w:pPr>
    <w:rPr>
      <w:b/>
      <w:sz w:val="28"/>
      <w:szCs w:val="28"/>
    </w:rPr>
  </w:style>
  <w:style w:type="character" w:customStyle="1" w:styleId="aff7">
    <w:name w:val="Мой заголовок Знак"/>
    <w:link w:val="aff6"/>
    <w:rsid w:val="00CD75C8"/>
    <w:rPr>
      <w:rFonts w:ascii="Times New Roman" w:eastAsia="Times New Roman" w:hAnsi="Times New Roman" w:cs="Times New Roman"/>
      <w:b/>
      <w:sz w:val="28"/>
      <w:szCs w:val="28"/>
      <w:lang w:eastAsia="ru-RU"/>
    </w:rPr>
  </w:style>
  <w:style w:type="paragraph" w:styleId="affa">
    <w:name w:val="No Spacing"/>
    <w:link w:val="affb"/>
    <w:uiPriority w:val="1"/>
    <w:qFormat/>
    <w:rsid w:val="00B955D5"/>
    <w:pPr>
      <w:spacing w:after="0" w:line="240" w:lineRule="auto"/>
    </w:pPr>
    <w:rPr>
      <w:rFonts w:ascii="Calibri" w:eastAsia="Times New Roman" w:hAnsi="Calibri" w:cs="Times New Roman"/>
      <w:lang w:eastAsia="ru-RU"/>
    </w:rPr>
  </w:style>
  <w:style w:type="character" w:customStyle="1" w:styleId="aff9">
    <w:name w:val="Новый Знак"/>
    <w:link w:val="aff8"/>
    <w:rsid w:val="00B955D5"/>
    <w:rPr>
      <w:rFonts w:ascii="Times New Roman" w:eastAsia="Times New Roman" w:hAnsi="Times New Roman" w:cs="Times New Roman"/>
      <w:b/>
      <w:sz w:val="28"/>
      <w:szCs w:val="28"/>
      <w:lang w:eastAsia="ru-RU"/>
    </w:rPr>
  </w:style>
  <w:style w:type="character" w:customStyle="1" w:styleId="affb">
    <w:name w:val="Без интервала Знак"/>
    <w:link w:val="affa"/>
    <w:uiPriority w:val="1"/>
    <w:rsid w:val="00B955D5"/>
    <w:rPr>
      <w:rFonts w:ascii="Calibri" w:eastAsia="Times New Roman" w:hAnsi="Calibri" w:cs="Times New Roman"/>
      <w:lang w:eastAsia="ru-RU"/>
    </w:rPr>
  </w:style>
  <w:style w:type="character" w:customStyle="1" w:styleId="shorttext">
    <w:name w:val="short_text"/>
    <w:rsid w:val="00B955D5"/>
  </w:style>
  <w:style w:type="character" w:customStyle="1" w:styleId="gt-baf-word-clickable">
    <w:name w:val="gt-baf-word-clickable"/>
    <w:rsid w:val="00B955D5"/>
  </w:style>
  <w:style w:type="character" w:customStyle="1" w:styleId="refresult">
    <w:name w:val="ref_result"/>
    <w:rsid w:val="00B955D5"/>
  </w:style>
  <w:style w:type="table" w:customStyle="1" w:styleId="110">
    <w:name w:val="Сетка таблицы11"/>
    <w:basedOn w:val="a3"/>
    <w:next w:val="a6"/>
    <w:uiPriority w:val="39"/>
    <w:rsid w:val="00B955D5"/>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c">
    <w:name w:val="annotation reference"/>
    <w:basedOn w:val="a2"/>
    <w:uiPriority w:val="99"/>
    <w:semiHidden/>
    <w:unhideWhenUsed/>
    <w:rsid w:val="00546806"/>
    <w:rPr>
      <w:sz w:val="16"/>
      <w:szCs w:val="16"/>
    </w:rPr>
  </w:style>
  <w:style w:type="paragraph" w:styleId="affd">
    <w:name w:val="annotation text"/>
    <w:basedOn w:val="a1"/>
    <w:link w:val="affe"/>
    <w:uiPriority w:val="99"/>
    <w:semiHidden/>
    <w:unhideWhenUsed/>
    <w:rsid w:val="00546806"/>
    <w:rPr>
      <w:sz w:val="20"/>
      <w:szCs w:val="20"/>
    </w:rPr>
  </w:style>
  <w:style w:type="character" w:customStyle="1" w:styleId="affe">
    <w:name w:val="Текст примечания Знак"/>
    <w:basedOn w:val="a2"/>
    <w:link w:val="affd"/>
    <w:uiPriority w:val="99"/>
    <w:semiHidden/>
    <w:rsid w:val="00546806"/>
    <w:rPr>
      <w:rFonts w:ascii="Times New Roman" w:eastAsia="Times New Roman" w:hAnsi="Times New Roman" w:cs="Times New Roman"/>
      <w:sz w:val="20"/>
      <w:szCs w:val="20"/>
      <w:lang w:eastAsia="ru-RU"/>
    </w:rPr>
  </w:style>
  <w:style w:type="paragraph" w:styleId="afff">
    <w:name w:val="annotation subject"/>
    <w:basedOn w:val="affd"/>
    <w:next w:val="affd"/>
    <w:link w:val="afff0"/>
    <w:uiPriority w:val="99"/>
    <w:semiHidden/>
    <w:unhideWhenUsed/>
    <w:rsid w:val="00546806"/>
    <w:rPr>
      <w:b/>
      <w:bCs/>
    </w:rPr>
  </w:style>
  <w:style w:type="character" w:customStyle="1" w:styleId="afff0">
    <w:name w:val="Тема примечания Знак"/>
    <w:basedOn w:val="affe"/>
    <w:link w:val="afff"/>
    <w:uiPriority w:val="99"/>
    <w:semiHidden/>
    <w:rsid w:val="00546806"/>
    <w:rPr>
      <w:rFonts w:ascii="Times New Roman" w:eastAsia="Times New Roman" w:hAnsi="Times New Roman" w:cs="Times New Roman"/>
      <w:b/>
      <w:bCs/>
      <w:sz w:val="20"/>
      <w:szCs w:val="20"/>
      <w:lang w:eastAsia="ru-RU"/>
    </w:rPr>
  </w:style>
  <w:style w:type="character" w:styleId="afff1">
    <w:name w:val="Unresolved Mention"/>
    <w:basedOn w:val="a2"/>
    <w:uiPriority w:val="99"/>
    <w:semiHidden/>
    <w:unhideWhenUsed/>
    <w:rsid w:val="00CC6862"/>
    <w:rPr>
      <w:color w:val="605E5C"/>
      <w:shd w:val="clear" w:color="auto" w:fill="E1DFDD"/>
    </w:rPr>
  </w:style>
  <w:style w:type="paragraph" w:customStyle="1" w:styleId="afff2">
    <w:name w:val="Для подписей картинок"/>
    <w:basedOn w:val="a1"/>
    <w:link w:val="afff3"/>
    <w:qFormat/>
    <w:rsid w:val="004861D8"/>
    <w:pPr>
      <w:spacing w:before="240" w:after="240" w:line="360" w:lineRule="auto"/>
      <w:jc w:val="center"/>
    </w:pPr>
    <w:rPr>
      <w:szCs w:val="28"/>
    </w:rPr>
  </w:style>
  <w:style w:type="paragraph" w:customStyle="1" w:styleId="afff4">
    <w:name w:val="Обычный текст"/>
    <w:basedOn w:val="a1"/>
    <w:link w:val="afff5"/>
    <w:qFormat/>
    <w:rsid w:val="000C6E8D"/>
    <w:pPr>
      <w:spacing w:line="360" w:lineRule="auto"/>
      <w:ind w:left="567" w:firstLine="709"/>
      <w:jc w:val="both"/>
    </w:pPr>
    <w:rPr>
      <w:rFonts w:eastAsia="Calibri"/>
      <w:sz w:val="28"/>
      <w:szCs w:val="22"/>
      <w:lang w:eastAsia="en-US"/>
    </w:rPr>
  </w:style>
  <w:style w:type="character" w:customStyle="1" w:styleId="afff3">
    <w:name w:val="Для подписей картинок Знак"/>
    <w:basedOn w:val="a2"/>
    <w:link w:val="afff2"/>
    <w:rsid w:val="004861D8"/>
    <w:rPr>
      <w:rFonts w:ascii="Times New Roman" w:eastAsia="Times New Roman" w:hAnsi="Times New Roman" w:cs="Times New Roman"/>
      <w:sz w:val="24"/>
      <w:szCs w:val="28"/>
      <w:lang w:eastAsia="ru-RU"/>
    </w:rPr>
  </w:style>
  <w:style w:type="paragraph" w:customStyle="1" w:styleId="afff6">
    <w:name w:val="С.З. Стандартный заголосов"/>
    <w:basedOn w:val="a1"/>
    <w:link w:val="afff7"/>
    <w:qFormat/>
    <w:rsid w:val="00E6448F"/>
    <w:pPr>
      <w:spacing w:before="480" w:after="480" w:line="360" w:lineRule="auto"/>
      <w:ind w:left="567" w:firstLine="709"/>
      <w:jc w:val="both"/>
    </w:pPr>
    <w:rPr>
      <w:b/>
      <w:sz w:val="28"/>
      <w:szCs w:val="28"/>
    </w:rPr>
  </w:style>
  <w:style w:type="character" w:customStyle="1" w:styleId="afff5">
    <w:name w:val="Обычный текст Знак"/>
    <w:basedOn w:val="a2"/>
    <w:link w:val="afff4"/>
    <w:rsid w:val="000C6E8D"/>
    <w:rPr>
      <w:rFonts w:ascii="Times New Roman" w:eastAsia="Calibri" w:hAnsi="Times New Roman" w:cs="Times New Roman"/>
      <w:sz w:val="28"/>
    </w:rPr>
  </w:style>
  <w:style w:type="character" w:customStyle="1" w:styleId="afff7">
    <w:name w:val="С.З. Стандартный заголосов Знак"/>
    <w:basedOn w:val="a2"/>
    <w:link w:val="afff6"/>
    <w:rsid w:val="00E6448F"/>
    <w:rPr>
      <w:rFonts w:ascii="Times New Roman" w:eastAsia="Times New Roman" w:hAnsi="Times New Roman" w:cs="Times New Roman"/>
      <w:b/>
      <w:sz w:val="28"/>
      <w:szCs w:val="28"/>
      <w:lang w:eastAsia="ru-RU"/>
    </w:rPr>
  </w:style>
  <w:style w:type="paragraph" w:customStyle="1" w:styleId="afff8">
    <w:name w:val="Программа"/>
    <w:basedOn w:val="a1"/>
    <w:link w:val="afff9"/>
    <w:qFormat/>
    <w:rsid w:val="00723501"/>
    <w:pPr>
      <w:autoSpaceDE w:val="0"/>
      <w:autoSpaceDN w:val="0"/>
      <w:adjustRightInd w:val="0"/>
      <w:ind w:left="567" w:firstLine="709"/>
    </w:pPr>
    <w:rPr>
      <w:rFonts w:ascii="Courier New" w:hAnsi="Courier New" w:cs="Courier New"/>
      <w:bCs/>
      <w:spacing w:val="-4"/>
      <w:sz w:val="16"/>
      <w:szCs w:val="16"/>
      <w:lang w:val="en-US"/>
    </w:rPr>
  </w:style>
  <w:style w:type="character" w:customStyle="1" w:styleId="afff9">
    <w:name w:val="Программа Знак"/>
    <w:basedOn w:val="a2"/>
    <w:link w:val="afff8"/>
    <w:rsid w:val="00723501"/>
    <w:rPr>
      <w:rFonts w:ascii="Courier New" w:eastAsia="Times New Roman" w:hAnsi="Courier New" w:cs="Courier New"/>
      <w:bCs/>
      <w:spacing w:val="-4"/>
      <w:sz w:val="16"/>
      <w:szCs w:val="16"/>
      <w:lang w:val="en-US" w:eastAsia="ru-RU"/>
    </w:rPr>
  </w:style>
  <w:style w:type="paragraph" w:customStyle="1" w:styleId="afffa">
    <w:name w:val="Таблицы"/>
    <w:basedOn w:val="a1"/>
    <w:link w:val="afffb"/>
    <w:rsid w:val="006F25A3"/>
    <w:pPr>
      <w:ind w:firstLine="709"/>
      <w:jc w:val="center"/>
    </w:pPr>
    <w:rPr>
      <w:szCs w:val="28"/>
    </w:rPr>
  </w:style>
  <w:style w:type="paragraph" w:customStyle="1" w:styleId="afffc">
    <w:name w:val="Таблица"/>
    <w:basedOn w:val="afffa"/>
    <w:link w:val="afffd"/>
    <w:qFormat/>
    <w:rsid w:val="006F25A3"/>
    <w:pPr>
      <w:ind w:firstLine="0"/>
    </w:pPr>
  </w:style>
  <w:style w:type="character" w:customStyle="1" w:styleId="afffb">
    <w:name w:val="Таблицы Знак"/>
    <w:basedOn w:val="a2"/>
    <w:link w:val="afffa"/>
    <w:rsid w:val="006F25A3"/>
    <w:rPr>
      <w:rFonts w:ascii="Times New Roman" w:eastAsia="Times New Roman" w:hAnsi="Times New Roman" w:cs="Times New Roman"/>
      <w:sz w:val="24"/>
      <w:szCs w:val="28"/>
      <w:lang w:eastAsia="ru-RU"/>
    </w:rPr>
  </w:style>
  <w:style w:type="character" w:customStyle="1" w:styleId="afffd">
    <w:name w:val="Таблица Знак"/>
    <w:basedOn w:val="afffb"/>
    <w:link w:val="afffc"/>
    <w:rsid w:val="006F25A3"/>
    <w:rPr>
      <w:rFonts w:ascii="Times New Roman" w:eastAsia="Times New Roman" w:hAnsi="Times New Roman" w:cs="Times New Roman"/>
      <w:sz w:val="24"/>
      <w:szCs w:val="28"/>
      <w:lang w:eastAsia="ru-RU"/>
    </w:rPr>
  </w:style>
  <w:style w:type="paragraph" w:customStyle="1" w:styleId="afffe">
    <w:name w:val="ЗГН"/>
    <w:basedOn w:val="a1"/>
    <w:link w:val="affff"/>
    <w:qFormat/>
    <w:rsid w:val="00BE1147"/>
    <w:pPr>
      <w:spacing w:before="240" w:after="240" w:line="360" w:lineRule="auto"/>
      <w:ind w:left="567" w:firstLine="709"/>
      <w:jc w:val="both"/>
    </w:pPr>
    <w:rPr>
      <w:b/>
      <w:sz w:val="28"/>
      <w:szCs w:val="28"/>
    </w:rPr>
  </w:style>
  <w:style w:type="character" w:customStyle="1" w:styleId="affff">
    <w:name w:val="ЗГН Знак"/>
    <w:basedOn w:val="a2"/>
    <w:link w:val="afffe"/>
    <w:rsid w:val="00BE1147"/>
    <w:rPr>
      <w:rFonts w:ascii="Times New Roman" w:eastAsia="Times New Roman" w:hAnsi="Times New Roman" w:cs="Times New Roman"/>
      <w:b/>
      <w:sz w:val="28"/>
      <w:szCs w:val="28"/>
      <w:lang w:eastAsia="ru-RU"/>
    </w:rPr>
  </w:style>
  <w:style w:type="character" w:customStyle="1" w:styleId="affff0">
    <w:name w:val="ГОСТ Знак"/>
    <w:basedOn w:val="a2"/>
    <w:link w:val="affff1"/>
    <w:locked/>
    <w:rsid w:val="005777EC"/>
    <w:rPr>
      <w:rFonts w:ascii="Times New Roman" w:eastAsia="Calibri" w:hAnsi="Times New Roman" w:cs="Times New Roman"/>
      <w:sz w:val="28"/>
      <w:szCs w:val="28"/>
    </w:rPr>
  </w:style>
  <w:style w:type="paragraph" w:customStyle="1" w:styleId="affff1">
    <w:name w:val="ГОСТ"/>
    <w:basedOn w:val="a1"/>
    <w:link w:val="affff0"/>
    <w:qFormat/>
    <w:rsid w:val="005777EC"/>
    <w:pPr>
      <w:suppressAutoHyphens/>
      <w:spacing w:line="360" w:lineRule="auto"/>
      <w:ind w:firstLine="709"/>
      <w:jc w:val="both"/>
    </w:pPr>
    <w:rPr>
      <w:rFonts w:eastAsia="Calibri"/>
      <w:sz w:val="28"/>
      <w:szCs w:val="28"/>
      <w:lang w:eastAsia="en-US"/>
    </w:rPr>
  </w:style>
  <w:style w:type="paragraph" w:styleId="affff2">
    <w:name w:val="Revision"/>
    <w:hidden/>
    <w:uiPriority w:val="99"/>
    <w:semiHidden/>
    <w:rsid w:val="004671A3"/>
    <w:pPr>
      <w:spacing w:after="0"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2"/>
    <w:link w:val="4"/>
    <w:uiPriority w:val="9"/>
    <w:semiHidden/>
    <w:rsid w:val="00FA3CFD"/>
    <w:rPr>
      <w:rFonts w:asciiTheme="majorHAnsi" w:eastAsiaTheme="majorEastAsia" w:hAnsiTheme="majorHAnsi" w:cstheme="majorBidi"/>
      <w:i/>
      <w:iCs/>
      <w:color w:val="2F5496" w:themeColor="accent1" w:themeShade="B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0994">
      <w:bodyDiv w:val="1"/>
      <w:marLeft w:val="0"/>
      <w:marRight w:val="0"/>
      <w:marTop w:val="0"/>
      <w:marBottom w:val="0"/>
      <w:divBdr>
        <w:top w:val="none" w:sz="0" w:space="0" w:color="auto"/>
        <w:left w:val="none" w:sz="0" w:space="0" w:color="auto"/>
        <w:bottom w:val="none" w:sz="0" w:space="0" w:color="auto"/>
        <w:right w:val="none" w:sz="0" w:space="0" w:color="auto"/>
      </w:divBdr>
      <w:divsChild>
        <w:div w:id="504321010">
          <w:marLeft w:val="0"/>
          <w:marRight w:val="0"/>
          <w:marTop w:val="0"/>
          <w:marBottom w:val="0"/>
          <w:divBdr>
            <w:top w:val="none" w:sz="0" w:space="0" w:color="auto"/>
            <w:left w:val="none" w:sz="0" w:space="0" w:color="auto"/>
            <w:bottom w:val="none" w:sz="0" w:space="0" w:color="auto"/>
            <w:right w:val="none" w:sz="0" w:space="0" w:color="auto"/>
          </w:divBdr>
          <w:divsChild>
            <w:div w:id="9722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4362">
      <w:bodyDiv w:val="1"/>
      <w:marLeft w:val="0"/>
      <w:marRight w:val="0"/>
      <w:marTop w:val="0"/>
      <w:marBottom w:val="0"/>
      <w:divBdr>
        <w:top w:val="none" w:sz="0" w:space="0" w:color="auto"/>
        <w:left w:val="none" w:sz="0" w:space="0" w:color="auto"/>
        <w:bottom w:val="none" w:sz="0" w:space="0" w:color="auto"/>
        <w:right w:val="none" w:sz="0" w:space="0" w:color="auto"/>
      </w:divBdr>
    </w:div>
    <w:div w:id="78799423">
      <w:bodyDiv w:val="1"/>
      <w:marLeft w:val="0"/>
      <w:marRight w:val="0"/>
      <w:marTop w:val="0"/>
      <w:marBottom w:val="0"/>
      <w:divBdr>
        <w:top w:val="none" w:sz="0" w:space="0" w:color="auto"/>
        <w:left w:val="none" w:sz="0" w:space="0" w:color="auto"/>
        <w:bottom w:val="none" w:sz="0" w:space="0" w:color="auto"/>
        <w:right w:val="none" w:sz="0" w:space="0" w:color="auto"/>
      </w:divBdr>
      <w:divsChild>
        <w:div w:id="1073087662">
          <w:marLeft w:val="0"/>
          <w:marRight w:val="0"/>
          <w:marTop w:val="0"/>
          <w:marBottom w:val="0"/>
          <w:divBdr>
            <w:top w:val="none" w:sz="0" w:space="0" w:color="auto"/>
            <w:left w:val="none" w:sz="0" w:space="0" w:color="auto"/>
            <w:bottom w:val="none" w:sz="0" w:space="0" w:color="auto"/>
            <w:right w:val="none" w:sz="0" w:space="0" w:color="auto"/>
          </w:divBdr>
          <w:divsChild>
            <w:div w:id="685836225">
              <w:marLeft w:val="0"/>
              <w:marRight w:val="0"/>
              <w:marTop w:val="0"/>
              <w:marBottom w:val="0"/>
              <w:divBdr>
                <w:top w:val="none" w:sz="0" w:space="0" w:color="auto"/>
                <w:left w:val="none" w:sz="0" w:space="0" w:color="auto"/>
                <w:bottom w:val="none" w:sz="0" w:space="0" w:color="auto"/>
                <w:right w:val="none" w:sz="0" w:space="0" w:color="auto"/>
              </w:divBdr>
            </w:div>
            <w:div w:id="115955620">
              <w:marLeft w:val="0"/>
              <w:marRight w:val="0"/>
              <w:marTop w:val="0"/>
              <w:marBottom w:val="0"/>
              <w:divBdr>
                <w:top w:val="none" w:sz="0" w:space="0" w:color="auto"/>
                <w:left w:val="none" w:sz="0" w:space="0" w:color="auto"/>
                <w:bottom w:val="none" w:sz="0" w:space="0" w:color="auto"/>
                <w:right w:val="none" w:sz="0" w:space="0" w:color="auto"/>
              </w:divBdr>
            </w:div>
            <w:div w:id="1211569870">
              <w:marLeft w:val="0"/>
              <w:marRight w:val="0"/>
              <w:marTop w:val="0"/>
              <w:marBottom w:val="0"/>
              <w:divBdr>
                <w:top w:val="none" w:sz="0" w:space="0" w:color="auto"/>
                <w:left w:val="none" w:sz="0" w:space="0" w:color="auto"/>
                <w:bottom w:val="none" w:sz="0" w:space="0" w:color="auto"/>
                <w:right w:val="none" w:sz="0" w:space="0" w:color="auto"/>
              </w:divBdr>
            </w:div>
            <w:div w:id="1733692463">
              <w:marLeft w:val="0"/>
              <w:marRight w:val="0"/>
              <w:marTop w:val="0"/>
              <w:marBottom w:val="0"/>
              <w:divBdr>
                <w:top w:val="none" w:sz="0" w:space="0" w:color="auto"/>
                <w:left w:val="none" w:sz="0" w:space="0" w:color="auto"/>
                <w:bottom w:val="none" w:sz="0" w:space="0" w:color="auto"/>
                <w:right w:val="none" w:sz="0" w:space="0" w:color="auto"/>
              </w:divBdr>
            </w:div>
            <w:div w:id="10105471">
              <w:marLeft w:val="0"/>
              <w:marRight w:val="0"/>
              <w:marTop w:val="0"/>
              <w:marBottom w:val="0"/>
              <w:divBdr>
                <w:top w:val="none" w:sz="0" w:space="0" w:color="auto"/>
                <w:left w:val="none" w:sz="0" w:space="0" w:color="auto"/>
                <w:bottom w:val="none" w:sz="0" w:space="0" w:color="auto"/>
                <w:right w:val="none" w:sz="0" w:space="0" w:color="auto"/>
              </w:divBdr>
            </w:div>
            <w:div w:id="1435594761">
              <w:marLeft w:val="0"/>
              <w:marRight w:val="0"/>
              <w:marTop w:val="0"/>
              <w:marBottom w:val="0"/>
              <w:divBdr>
                <w:top w:val="none" w:sz="0" w:space="0" w:color="auto"/>
                <w:left w:val="none" w:sz="0" w:space="0" w:color="auto"/>
                <w:bottom w:val="none" w:sz="0" w:space="0" w:color="auto"/>
                <w:right w:val="none" w:sz="0" w:space="0" w:color="auto"/>
              </w:divBdr>
            </w:div>
            <w:div w:id="734475057">
              <w:marLeft w:val="0"/>
              <w:marRight w:val="0"/>
              <w:marTop w:val="0"/>
              <w:marBottom w:val="0"/>
              <w:divBdr>
                <w:top w:val="none" w:sz="0" w:space="0" w:color="auto"/>
                <w:left w:val="none" w:sz="0" w:space="0" w:color="auto"/>
                <w:bottom w:val="none" w:sz="0" w:space="0" w:color="auto"/>
                <w:right w:val="none" w:sz="0" w:space="0" w:color="auto"/>
              </w:divBdr>
            </w:div>
            <w:div w:id="1764757934">
              <w:marLeft w:val="0"/>
              <w:marRight w:val="0"/>
              <w:marTop w:val="0"/>
              <w:marBottom w:val="0"/>
              <w:divBdr>
                <w:top w:val="none" w:sz="0" w:space="0" w:color="auto"/>
                <w:left w:val="none" w:sz="0" w:space="0" w:color="auto"/>
                <w:bottom w:val="none" w:sz="0" w:space="0" w:color="auto"/>
                <w:right w:val="none" w:sz="0" w:space="0" w:color="auto"/>
              </w:divBdr>
            </w:div>
            <w:div w:id="1135681166">
              <w:marLeft w:val="0"/>
              <w:marRight w:val="0"/>
              <w:marTop w:val="0"/>
              <w:marBottom w:val="0"/>
              <w:divBdr>
                <w:top w:val="none" w:sz="0" w:space="0" w:color="auto"/>
                <w:left w:val="none" w:sz="0" w:space="0" w:color="auto"/>
                <w:bottom w:val="none" w:sz="0" w:space="0" w:color="auto"/>
                <w:right w:val="none" w:sz="0" w:space="0" w:color="auto"/>
              </w:divBdr>
            </w:div>
            <w:div w:id="848452274">
              <w:marLeft w:val="0"/>
              <w:marRight w:val="0"/>
              <w:marTop w:val="0"/>
              <w:marBottom w:val="0"/>
              <w:divBdr>
                <w:top w:val="none" w:sz="0" w:space="0" w:color="auto"/>
                <w:left w:val="none" w:sz="0" w:space="0" w:color="auto"/>
                <w:bottom w:val="none" w:sz="0" w:space="0" w:color="auto"/>
                <w:right w:val="none" w:sz="0" w:space="0" w:color="auto"/>
              </w:divBdr>
            </w:div>
            <w:div w:id="2053994113">
              <w:marLeft w:val="0"/>
              <w:marRight w:val="0"/>
              <w:marTop w:val="0"/>
              <w:marBottom w:val="0"/>
              <w:divBdr>
                <w:top w:val="none" w:sz="0" w:space="0" w:color="auto"/>
                <w:left w:val="none" w:sz="0" w:space="0" w:color="auto"/>
                <w:bottom w:val="none" w:sz="0" w:space="0" w:color="auto"/>
                <w:right w:val="none" w:sz="0" w:space="0" w:color="auto"/>
              </w:divBdr>
            </w:div>
            <w:div w:id="1644121317">
              <w:marLeft w:val="0"/>
              <w:marRight w:val="0"/>
              <w:marTop w:val="0"/>
              <w:marBottom w:val="0"/>
              <w:divBdr>
                <w:top w:val="none" w:sz="0" w:space="0" w:color="auto"/>
                <w:left w:val="none" w:sz="0" w:space="0" w:color="auto"/>
                <w:bottom w:val="none" w:sz="0" w:space="0" w:color="auto"/>
                <w:right w:val="none" w:sz="0" w:space="0" w:color="auto"/>
              </w:divBdr>
            </w:div>
            <w:div w:id="442309728">
              <w:marLeft w:val="0"/>
              <w:marRight w:val="0"/>
              <w:marTop w:val="0"/>
              <w:marBottom w:val="0"/>
              <w:divBdr>
                <w:top w:val="none" w:sz="0" w:space="0" w:color="auto"/>
                <w:left w:val="none" w:sz="0" w:space="0" w:color="auto"/>
                <w:bottom w:val="none" w:sz="0" w:space="0" w:color="auto"/>
                <w:right w:val="none" w:sz="0" w:space="0" w:color="auto"/>
              </w:divBdr>
            </w:div>
            <w:div w:id="334453055">
              <w:marLeft w:val="0"/>
              <w:marRight w:val="0"/>
              <w:marTop w:val="0"/>
              <w:marBottom w:val="0"/>
              <w:divBdr>
                <w:top w:val="none" w:sz="0" w:space="0" w:color="auto"/>
                <w:left w:val="none" w:sz="0" w:space="0" w:color="auto"/>
                <w:bottom w:val="none" w:sz="0" w:space="0" w:color="auto"/>
                <w:right w:val="none" w:sz="0" w:space="0" w:color="auto"/>
              </w:divBdr>
            </w:div>
            <w:div w:id="198334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0731">
      <w:bodyDiv w:val="1"/>
      <w:marLeft w:val="0"/>
      <w:marRight w:val="0"/>
      <w:marTop w:val="0"/>
      <w:marBottom w:val="0"/>
      <w:divBdr>
        <w:top w:val="none" w:sz="0" w:space="0" w:color="auto"/>
        <w:left w:val="none" w:sz="0" w:space="0" w:color="auto"/>
        <w:bottom w:val="none" w:sz="0" w:space="0" w:color="auto"/>
        <w:right w:val="none" w:sz="0" w:space="0" w:color="auto"/>
      </w:divBdr>
      <w:divsChild>
        <w:div w:id="1455562387">
          <w:marLeft w:val="0"/>
          <w:marRight w:val="0"/>
          <w:marTop w:val="0"/>
          <w:marBottom w:val="0"/>
          <w:divBdr>
            <w:top w:val="none" w:sz="0" w:space="0" w:color="auto"/>
            <w:left w:val="none" w:sz="0" w:space="0" w:color="auto"/>
            <w:bottom w:val="none" w:sz="0" w:space="0" w:color="auto"/>
            <w:right w:val="none" w:sz="0" w:space="0" w:color="auto"/>
          </w:divBdr>
          <w:divsChild>
            <w:div w:id="1052575633">
              <w:marLeft w:val="0"/>
              <w:marRight w:val="0"/>
              <w:marTop w:val="0"/>
              <w:marBottom w:val="0"/>
              <w:divBdr>
                <w:top w:val="none" w:sz="0" w:space="0" w:color="auto"/>
                <w:left w:val="none" w:sz="0" w:space="0" w:color="auto"/>
                <w:bottom w:val="none" w:sz="0" w:space="0" w:color="auto"/>
                <w:right w:val="none" w:sz="0" w:space="0" w:color="auto"/>
              </w:divBdr>
            </w:div>
            <w:div w:id="1030108937">
              <w:marLeft w:val="0"/>
              <w:marRight w:val="0"/>
              <w:marTop w:val="0"/>
              <w:marBottom w:val="0"/>
              <w:divBdr>
                <w:top w:val="none" w:sz="0" w:space="0" w:color="auto"/>
                <w:left w:val="none" w:sz="0" w:space="0" w:color="auto"/>
                <w:bottom w:val="none" w:sz="0" w:space="0" w:color="auto"/>
                <w:right w:val="none" w:sz="0" w:space="0" w:color="auto"/>
              </w:divBdr>
            </w:div>
            <w:div w:id="1789153740">
              <w:marLeft w:val="0"/>
              <w:marRight w:val="0"/>
              <w:marTop w:val="0"/>
              <w:marBottom w:val="0"/>
              <w:divBdr>
                <w:top w:val="none" w:sz="0" w:space="0" w:color="auto"/>
                <w:left w:val="none" w:sz="0" w:space="0" w:color="auto"/>
                <w:bottom w:val="none" w:sz="0" w:space="0" w:color="auto"/>
                <w:right w:val="none" w:sz="0" w:space="0" w:color="auto"/>
              </w:divBdr>
            </w:div>
            <w:div w:id="350692653">
              <w:marLeft w:val="0"/>
              <w:marRight w:val="0"/>
              <w:marTop w:val="0"/>
              <w:marBottom w:val="0"/>
              <w:divBdr>
                <w:top w:val="none" w:sz="0" w:space="0" w:color="auto"/>
                <w:left w:val="none" w:sz="0" w:space="0" w:color="auto"/>
                <w:bottom w:val="none" w:sz="0" w:space="0" w:color="auto"/>
                <w:right w:val="none" w:sz="0" w:space="0" w:color="auto"/>
              </w:divBdr>
            </w:div>
            <w:div w:id="1083182218">
              <w:marLeft w:val="0"/>
              <w:marRight w:val="0"/>
              <w:marTop w:val="0"/>
              <w:marBottom w:val="0"/>
              <w:divBdr>
                <w:top w:val="none" w:sz="0" w:space="0" w:color="auto"/>
                <w:left w:val="none" w:sz="0" w:space="0" w:color="auto"/>
                <w:bottom w:val="none" w:sz="0" w:space="0" w:color="auto"/>
                <w:right w:val="none" w:sz="0" w:space="0" w:color="auto"/>
              </w:divBdr>
            </w:div>
            <w:div w:id="531455769">
              <w:marLeft w:val="0"/>
              <w:marRight w:val="0"/>
              <w:marTop w:val="0"/>
              <w:marBottom w:val="0"/>
              <w:divBdr>
                <w:top w:val="none" w:sz="0" w:space="0" w:color="auto"/>
                <w:left w:val="none" w:sz="0" w:space="0" w:color="auto"/>
                <w:bottom w:val="none" w:sz="0" w:space="0" w:color="auto"/>
                <w:right w:val="none" w:sz="0" w:space="0" w:color="auto"/>
              </w:divBdr>
            </w:div>
            <w:div w:id="1953394064">
              <w:marLeft w:val="0"/>
              <w:marRight w:val="0"/>
              <w:marTop w:val="0"/>
              <w:marBottom w:val="0"/>
              <w:divBdr>
                <w:top w:val="none" w:sz="0" w:space="0" w:color="auto"/>
                <w:left w:val="none" w:sz="0" w:space="0" w:color="auto"/>
                <w:bottom w:val="none" w:sz="0" w:space="0" w:color="auto"/>
                <w:right w:val="none" w:sz="0" w:space="0" w:color="auto"/>
              </w:divBdr>
            </w:div>
            <w:div w:id="1537352056">
              <w:marLeft w:val="0"/>
              <w:marRight w:val="0"/>
              <w:marTop w:val="0"/>
              <w:marBottom w:val="0"/>
              <w:divBdr>
                <w:top w:val="none" w:sz="0" w:space="0" w:color="auto"/>
                <w:left w:val="none" w:sz="0" w:space="0" w:color="auto"/>
                <w:bottom w:val="none" w:sz="0" w:space="0" w:color="auto"/>
                <w:right w:val="none" w:sz="0" w:space="0" w:color="auto"/>
              </w:divBdr>
            </w:div>
            <w:div w:id="67777952">
              <w:marLeft w:val="0"/>
              <w:marRight w:val="0"/>
              <w:marTop w:val="0"/>
              <w:marBottom w:val="0"/>
              <w:divBdr>
                <w:top w:val="none" w:sz="0" w:space="0" w:color="auto"/>
                <w:left w:val="none" w:sz="0" w:space="0" w:color="auto"/>
                <w:bottom w:val="none" w:sz="0" w:space="0" w:color="auto"/>
                <w:right w:val="none" w:sz="0" w:space="0" w:color="auto"/>
              </w:divBdr>
            </w:div>
            <w:div w:id="1340932110">
              <w:marLeft w:val="0"/>
              <w:marRight w:val="0"/>
              <w:marTop w:val="0"/>
              <w:marBottom w:val="0"/>
              <w:divBdr>
                <w:top w:val="none" w:sz="0" w:space="0" w:color="auto"/>
                <w:left w:val="none" w:sz="0" w:space="0" w:color="auto"/>
                <w:bottom w:val="none" w:sz="0" w:space="0" w:color="auto"/>
                <w:right w:val="none" w:sz="0" w:space="0" w:color="auto"/>
              </w:divBdr>
            </w:div>
            <w:div w:id="562569689">
              <w:marLeft w:val="0"/>
              <w:marRight w:val="0"/>
              <w:marTop w:val="0"/>
              <w:marBottom w:val="0"/>
              <w:divBdr>
                <w:top w:val="none" w:sz="0" w:space="0" w:color="auto"/>
                <w:left w:val="none" w:sz="0" w:space="0" w:color="auto"/>
                <w:bottom w:val="none" w:sz="0" w:space="0" w:color="auto"/>
                <w:right w:val="none" w:sz="0" w:space="0" w:color="auto"/>
              </w:divBdr>
            </w:div>
            <w:div w:id="379282168">
              <w:marLeft w:val="0"/>
              <w:marRight w:val="0"/>
              <w:marTop w:val="0"/>
              <w:marBottom w:val="0"/>
              <w:divBdr>
                <w:top w:val="none" w:sz="0" w:space="0" w:color="auto"/>
                <w:left w:val="none" w:sz="0" w:space="0" w:color="auto"/>
                <w:bottom w:val="none" w:sz="0" w:space="0" w:color="auto"/>
                <w:right w:val="none" w:sz="0" w:space="0" w:color="auto"/>
              </w:divBdr>
            </w:div>
            <w:div w:id="2053114824">
              <w:marLeft w:val="0"/>
              <w:marRight w:val="0"/>
              <w:marTop w:val="0"/>
              <w:marBottom w:val="0"/>
              <w:divBdr>
                <w:top w:val="none" w:sz="0" w:space="0" w:color="auto"/>
                <w:left w:val="none" w:sz="0" w:space="0" w:color="auto"/>
                <w:bottom w:val="none" w:sz="0" w:space="0" w:color="auto"/>
                <w:right w:val="none" w:sz="0" w:space="0" w:color="auto"/>
              </w:divBdr>
            </w:div>
            <w:div w:id="237636434">
              <w:marLeft w:val="0"/>
              <w:marRight w:val="0"/>
              <w:marTop w:val="0"/>
              <w:marBottom w:val="0"/>
              <w:divBdr>
                <w:top w:val="none" w:sz="0" w:space="0" w:color="auto"/>
                <w:left w:val="none" w:sz="0" w:space="0" w:color="auto"/>
                <w:bottom w:val="none" w:sz="0" w:space="0" w:color="auto"/>
                <w:right w:val="none" w:sz="0" w:space="0" w:color="auto"/>
              </w:divBdr>
            </w:div>
            <w:div w:id="1527017225">
              <w:marLeft w:val="0"/>
              <w:marRight w:val="0"/>
              <w:marTop w:val="0"/>
              <w:marBottom w:val="0"/>
              <w:divBdr>
                <w:top w:val="none" w:sz="0" w:space="0" w:color="auto"/>
                <w:left w:val="none" w:sz="0" w:space="0" w:color="auto"/>
                <w:bottom w:val="none" w:sz="0" w:space="0" w:color="auto"/>
                <w:right w:val="none" w:sz="0" w:space="0" w:color="auto"/>
              </w:divBdr>
            </w:div>
            <w:div w:id="1150055655">
              <w:marLeft w:val="0"/>
              <w:marRight w:val="0"/>
              <w:marTop w:val="0"/>
              <w:marBottom w:val="0"/>
              <w:divBdr>
                <w:top w:val="none" w:sz="0" w:space="0" w:color="auto"/>
                <w:left w:val="none" w:sz="0" w:space="0" w:color="auto"/>
                <w:bottom w:val="none" w:sz="0" w:space="0" w:color="auto"/>
                <w:right w:val="none" w:sz="0" w:space="0" w:color="auto"/>
              </w:divBdr>
            </w:div>
            <w:div w:id="1646935221">
              <w:marLeft w:val="0"/>
              <w:marRight w:val="0"/>
              <w:marTop w:val="0"/>
              <w:marBottom w:val="0"/>
              <w:divBdr>
                <w:top w:val="none" w:sz="0" w:space="0" w:color="auto"/>
                <w:left w:val="none" w:sz="0" w:space="0" w:color="auto"/>
                <w:bottom w:val="none" w:sz="0" w:space="0" w:color="auto"/>
                <w:right w:val="none" w:sz="0" w:space="0" w:color="auto"/>
              </w:divBdr>
            </w:div>
            <w:div w:id="402024102">
              <w:marLeft w:val="0"/>
              <w:marRight w:val="0"/>
              <w:marTop w:val="0"/>
              <w:marBottom w:val="0"/>
              <w:divBdr>
                <w:top w:val="none" w:sz="0" w:space="0" w:color="auto"/>
                <w:left w:val="none" w:sz="0" w:space="0" w:color="auto"/>
                <w:bottom w:val="none" w:sz="0" w:space="0" w:color="auto"/>
                <w:right w:val="none" w:sz="0" w:space="0" w:color="auto"/>
              </w:divBdr>
            </w:div>
            <w:div w:id="672534981">
              <w:marLeft w:val="0"/>
              <w:marRight w:val="0"/>
              <w:marTop w:val="0"/>
              <w:marBottom w:val="0"/>
              <w:divBdr>
                <w:top w:val="none" w:sz="0" w:space="0" w:color="auto"/>
                <w:left w:val="none" w:sz="0" w:space="0" w:color="auto"/>
                <w:bottom w:val="none" w:sz="0" w:space="0" w:color="auto"/>
                <w:right w:val="none" w:sz="0" w:space="0" w:color="auto"/>
              </w:divBdr>
            </w:div>
            <w:div w:id="1315256657">
              <w:marLeft w:val="0"/>
              <w:marRight w:val="0"/>
              <w:marTop w:val="0"/>
              <w:marBottom w:val="0"/>
              <w:divBdr>
                <w:top w:val="none" w:sz="0" w:space="0" w:color="auto"/>
                <w:left w:val="none" w:sz="0" w:space="0" w:color="auto"/>
                <w:bottom w:val="none" w:sz="0" w:space="0" w:color="auto"/>
                <w:right w:val="none" w:sz="0" w:space="0" w:color="auto"/>
              </w:divBdr>
            </w:div>
            <w:div w:id="1663389028">
              <w:marLeft w:val="0"/>
              <w:marRight w:val="0"/>
              <w:marTop w:val="0"/>
              <w:marBottom w:val="0"/>
              <w:divBdr>
                <w:top w:val="none" w:sz="0" w:space="0" w:color="auto"/>
                <w:left w:val="none" w:sz="0" w:space="0" w:color="auto"/>
                <w:bottom w:val="none" w:sz="0" w:space="0" w:color="auto"/>
                <w:right w:val="none" w:sz="0" w:space="0" w:color="auto"/>
              </w:divBdr>
            </w:div>
            <w:div w:id="94138595">
              <w:marLeft w:val="0"/>
              <w:marRight w:val="0"/>
              <w:marTop w:val="0"/>
              <w:marBottom w:val="0"/>
              <w:divBdr>
                <w:top w:val="none" w:sz="0" w:space="0" w:color="auto"/>
                <w:left w:val="none" w:sz="0" w:space="0" w:color="auto"/>
                <w:bottom w:val="none" w:sz="0" w:space="0" w:color="auto"/>
                <w:right w:val="none" w:sz="0" w:space="0" w:color="auto"/>
              </w:divBdr>
            </w:div>
            <w:div w:id="1449810375">
              <w:marLeft w:val="0"/>
              <w:marRight w:val="0"/>
              <w:marTop w:val="0"/>
              <w:marBottom w:val="0"/>
              <w:divBdr>
                <w:top w:val="none" w:sz="0" w:space="0" w:color="auto"/>
                <w:left w:val="none" w:sz="0" w:space="0" w:color="auto"/>
                <w:bottom w:val="none" w:sz="0" w:space="0" w:color="auto"/>
                <w:right w:val="none" w:sz="0" w:space="0" w:color="auto"/>
              </w:divBdr>
            </w:div>
            <w:div w:id="1448039127">
              <w:marLeft w:val="0"/>
              <w:marRight w:val="0"/>
              <w:marTop w:val="0"/>
              <w:marBottom w:val="0"/>
              <w:divBdr>
                <w:top w:val="none" w:sz="0" w:space="0" w:color="auto"/>
                <w:left w:val="none" w:sz="0" w:space="0" w:color="auto"/>
                <w:bottom w:val="none" w:sz="0" w:space="0" w:color="auto"/>
                <w:right w:val="none" w:sz="0" w:space="0" w:color="auto"/>
              </w:divBdr>
            </w:div>
            <w:div w:id="873350863">
              <w:marLeft w:val="0"/>
              <w:marRight w:val="0"/>
              <w:marTop w:val="0"/>
              <w:marBottom w:val="0"/>
              <w:divBdr>
                <w:top w:val="none" w:sz="0" w:space="0" w:color="auto"/>
                <w:left w:val="none" w:sz="0" w:space="0" w:color="auto"/>
                <w:bottom w:val="none" w:sz="0" w:space="0" w:color="auto"/>
                <w:right w:val="none" w:sz="0" w:space="0" w:color="auto"/>
              </w:divBdr>
            </w:div>
            <w:div w:id="2131388435">
              <w:marLeft w:val="0"/>
              <w:marRight w:val="0"/>
              <w:marTop w:val="0"/>
              <w:marBottom w:val="0"/>
              <w:divBdr>
                <w:top w:val="none" w:sz="0" w:space="0" w:color="auto"/>
                <w:left w:val="none" w:sz="0" w:space="0" w:color="auto"/>
                <w:bottom w:val="none" w:sz="0" w:space="0" w:color="auto"/>
                <w:right w:val="none" w:sz="0" w:space="0" w:color="auto"/>
              </w:divBdr>
            </w:div>
            <w:div w:id="1235166118">
              <w:marLeft w:val="0"/>
              <w:marRight w:val="0"/>
              <w:marTop w:val="0"/>
              <w:marBottom w:val="0"/>
              <w:divBdr>
                <w:top w:val="none" w:sz="0" w:space="0" w:color="auto"/>
                <w:left w:val="none" w:sz="0" w:space="0" w:color="auto"/>
                <w:bottom w:val="none" w:sz="0" w:space="0" w:color="auto"/>
                <w:right w:val="none" w:sz="0" w:space="0" w:color="auto"/>
              </w:divBdr>
            </w:div>
            <w:div w:id="492841264">
              <w:marLeft w:val="0"/>
              <w:marRight w:val="0"/>
              <w:marTop w:val="0"/>
              <w:marBottom w:val="0"/>
              <w:divBdr>
                <w:top w:val="none" w:sz="0" w:space="0" w:color="auto"/>
                <w:left w:val="none" w:sz="0" w:space="0" w:color="auto"/>
                <w:bottom w:val="none" w:sz="0" w:space="0" w:color="auto"/>
                <w:right w:val="none" w:sz="0" w:space="0" w:color="auto"/>
              </w:divBdr>
            </w:div>
            <w:div w:id="439181751">
              <w:marLeft w:val="0"/>
              <w:marRight w:val="0"/>
              <w:marTop w:val="0"/>
              <w:marBottom w:val="0"/>
              <w:divBdr>
                <w:top w:val="none" w:sz="0" w:space="0" w:color="auto"/>
                <w:left w:val="none" w:sz="0" w:space="0" w:color="auto"/>
                <w:bottom w:val="none" w:sz="0" w:space="0" w:color="auto"/>
                <w:right w:val="none" w:sz="0" w:space="0" w:color="auto"/>
              </w:divBdr>
            </w:div>
            <w:div w:id="1213348635">
              <w:marLeft w:val="0"/>
              <w:marRight w:val="0"/>
              <w:marTop w:val="0"/>
              <w:marBottom w:val="0"/>
              <w:divBdr>
                <w:top w:val="none" w:sz="0" w:space="0" w:color="auto"/>
                <w:left w:val="none" w:sz="0" w:space="0" w:color="auto"/>
                <w:bottom w:val="none" w:sz="0" w:space="0" w:color="auto"/>
                <w:right w:val="none" w:sz="0" w:space="0" w:color="auto"/>
              </w:divBdr>
            </w:div>
            <w:div w:id="248271166">
              <w:marLeft w:val="0"/>
              <w:marRight w:val="0"/>
              <w:marTop w:val="0"/>
              <w:marBottom w:val="0"/>
              <w:divBdr>
                <w:top w:val="none" w:sz="0" w:space="0" w:color="auto"/>
                <w:left w:val="none" w:sz="0" w:space="0" w:color="auto"/>
                <w:bottom w:val="none" w:sz="0" w:space="0" w:color="auto"/>
                <w:right w:val="none" w:sz="0" w:space="0" w:color="auto"/>
              </w:divBdr>
            </w:div>
            <w:div w:id="1275140518">
              <w:marLeft w:val="0"/>
              <w:marRight w:val="0"/>
              <w:marTop w:val="0"/>
              <w:marBottom w:val="0"/>
              <w:divBdr>
                <w:top w:val="none" w:sz="0" w:space="0" w:color="auto"/>
                <w:left w:val="none" w:sz="0" w:space="0" w:color="auto"/>
                <w:bottom w:val="none" w:sz="0" w:space="0" w:color="auto"/>
                <w:right w:val="none" w:sz="0" w:space="0" w:color="auto"/>
              </w:divBdr>
            </w:div>
            <w:div w:id="291787150">
              <w:marLeft w:val="0"/>
              <w:marRight w:val="0"/>
              <w:marTop w:val="0"/>
              <w:marBottom w:val="0"/>
              <w:divBdr>
                <w:top w:val="none" w:sz="0" w:space="0" w:color="auto"/>
                <w:left w:val="none" w:sz="0" w:space="0" w:color="auto"/>
                <w:bottom w:val="none" w:sz="0" w:space="0" w:color="auto"/>
                <w:right w:val="none" w:sz="0" w:space="0" w:color="auto"/>
              </w:divBdr>
            </w:div>
            <w:div w:id="1581408358">
              <w:marLeft w:val="0"/>
              <w:marRight w:val="0"/>
              <w:marTop w:val="0"/>
              <w:marBottom w:val="0"/>
              <w:divBdr>
                <w:top w:val="none" w:sz="0" w:space="0" w:color="auto"/>
                <w:left w:val="none" w:sz="0" w:space="0" w:color="auto"/>
                <w:bottom w:val="none" w:sz="0" w:space="0" w:color="auto"/>
                <w:right w:val="none" w:sz="0" w:space="0" w:color="auto"/>
              </w:divBdr>
            </w:div>
            <w:div w:id="1169102365">
              <w:marLeft w:val="0"/>
              <w:marRight w:val="0"/>
              <w:marTop w:val="0"/>
              <w:marBottom w:val="0"/>
              <w:divBdr>
                <w:top w:val="none" w:sz="0" w:space="0" w:color="auto"/>
                <w:left w:val="none" w:sz="0" w:space="0" w:color="auto"/>
                <w:bottom w:val="none" w:sz="0" w:space="0" w:color="auto"/>
                <w:right w:val="none" w:sz="0" w:space="0" w:color="auto"/>
              </w:divBdr>
            </w:div>
            <w:div w:id="1506163168">
              <w:marLeft w:val="0"/>
              <w:marRight w:val="0"/>
              <w:marTop w:val="0"/>
              <w:marBottom w:val="0"/>
              <w:divBdr>
                <w:top w:val="none" w:sz="0" w:space="0" w:color="auto"/>
                <w:left w:val="none" w:sz="0" w:space="0" w:color="auto"/>
                <w:bottom w:val="none" w:sz="0" w:space="0" w:color="auto"/>
                <w:right w:val="none" w:sz="0" w:space="0" w:color="auto"/>
              </w:divBdr>
            </w:div>
            <w:div w:id="1592856769">
              <w:marLeft w:val="0"/>
              <w:marRight w:val="0"/>
              <w:marTop w:val="0"/>
              <w:marBottom w:val="0"/>
              <w:divBdr>
                <w:top w:val="none" w:sz="0" w:space="0" w:color="auto"/>
                <w:left w:val="none" w:sz="0" w:space="0" w:color="auto"/>
                <w:bottom w:val="none" w:sz="0" w:space="0" w:color="auto"/>
                <w:right w:val="none" w:sz="0" w:space="0" w:color="auto"/>
              </w:divBdr>
            </w:div>
            <w:div w:id="1359043807">
              <w:marLeft w:val="0"/>
              <w:marRight w:val="0"/>
              <w:marTop w:val="0"/>
              <w:marBottom w:val="0"/>
              <w:divBdr>
                <w:top w:val="none" w:sz="0" w:space="0" w:color="auto"/>
                <w:left w:val="none" w:sz="0" w:space="0" w:color="auto"/>
                <w:bottom w:val="none" w:sz="0" w:space="0" w:color="auto"/>
                <w:right w:val="none" w:sz="0" w:space="0" w:color="auto"/>
              </w:divBdr>
            </w:div>
            <w:div w:id="1860391832">
              <w:marLeft w:val="0"/>
              <w:marRight w:val="0"/>
              <w:marTop w:val="0"/>
              <w:marBottom w:val="0"/>
              <w:divBdr>
                <w:top w:val="none" w:sz="0" w:space="0" w:color="auto"/>
                <w:left w:val="none" w:sz="0" w:space="0" w:color="auto"/>
                <w:bottom w:val="none" w:sz="0" w:space="0" w:color="auto"/>
                <w:right w:val="none" w:sz="0" w:space="0" w:color="auto"/>
              </w:divBdr>
            </w:div>
            <w:div w:id="351224055">
              <w:marLeft w:val="0"/>
              <w:marRight w:val="0"/>
              <w:marTop w:val="0"/>
              <w:marBottom w:val="0"/>
              <w:divBdr>
                <w:top w:val="none" w:sz="0" w:space="0" w:color="auto"/>
                <w:left w:val="none" w:sz="0" w:space="0" w:color="auto"/>
                <w:bottom w:val="none" w:sz="0" w:space="0" w:color="auto"/>
                <w:right w:val="none" w:sz="0" w:space="0" w:color="auto"/>
              </w:divBdr>
            </w:div>
            <w:div w:id="1604261643">
              <w:marLeft w:val="0"/>
              <w:marRight w:val="0"/>
              <w:marTop w:val="0"/>
              <w:marBottom w:val="0"/>
              <w:divBdr>
                <w:top w:val="none" w:sz="0" w:space="0" w:color="auto"/>
                <w:left w:val="none" w:sz="0" w:space="0" w:color="auto"/>
                <w:bottom w:val="none" w:sz="0" w:space="0" w:color="auto"/>
                <w:right w:val="none" w:sz="0" w:space="0" w:color="auto"/>
              </w:divBdr>
            </w:div>
            <w:div w:id="212423382">
              <w:marLeft w:val="0"/>
              <w:marRight w:val="0"/>
              <w:marTop w:val="0"/>
              <w:marBottom w:val="0"/>
              <w:divBdr>
                <w:top w:val="none" w:sz="0" w:space="0" w:color="auto"/>
                <w:left w:val="none" w:sz="0" w:space="0" w:color="auto"/>
                <w:bottom w:val="none" w:sz="0" w:space="0" w:color="auto"/>
                <w:right w:val="none" w:sz="0" w:space="0" w:color="auto"/>
              </w:divBdr>
            </w:div>
            <w:div w:id="122815791">
              <w:marLeft w:val="0"/>
              <w:marRight w:val="0"/>
              <w:marTop w:val="0"/>
              <w:marBottom w:val="0"/>
              <w:divBdr>
                <w:top w:val="none" w:sz="0" w:space="0" w:color="auto"/>
                <w:left w:val="none" w:sz="0" w:space="0" w:color="auto"/>
                <w:bottom w:val="none" w:sz="0" w:space="0" w:color="auto"/>
                <w:right w:val="none" w:sz="0" w:space="0" w:color="auto"/>
              </w:divBdr>
            </w:div>
            <w:div w:id="1494295208">
              <w:marLeft w:val="0"/>
              <w:marRight w:val="0"/>
              <w:marTop w:val="0"/>
              <w:marBottom w:val="0"/>
              <w:divBdr>
                <w:top w:val="none" w:sz="0" w:space="0" w:color="auto"/>
                <w:left w:val="none" w:sz="0" w:space="0" w:color="auto"/>
                <w:bottom w:val="none" w:sz="0" w:space="0" w:color="auto"/>
                <w:right w:val="none" w:sz="0" w:space="0" w:color="auto"/>
              </w:divBdr>
            </w:div>
            <w:div w:id="197132890">
              <w:marLeft w:val="0"/>
              <w:marRight w:val="0"/>
              <w:marTop w:val="0"/>
              <w:marBottom w:val="0"/>
              <w:divBdr>
                <w:top w:val="none" w:sz="0" w:space="0" w:color="auto"/>
                <w:left w:val="none" w:sz="0" w:space="0" w:color="auto"/>
                <w:bottom w:val="none" w:sz="0" w:space="0" w:color="auto"/>
                <w:right w:val="none" w:sz="0" w:space="0" w:color="auto"/>
              </w:divBdr>
            </w:div>
            <w:div w:id="936208997">
              <w:marLeft w:val="0"/>
              <w:marRight w:val="0"/>
              <w:marTop w:val="0"/>
              <w:marBottom w:val="0"/>
              <w:divBdr>
                <w:top w:val="none" w:sz="0" w:space="0" w:color="auto"/>
                <w:left w:val="none" w:sz="0" w:space="0" w:color="auto"/>
                <w:bottom w:val="none" w:sz="0" w:space="0" w:color="auto"/>
                <w:right w:val="none" w:sz="0" w:space="0" w:color="auto"/>
              </w:divBdr>
            </w:div>
            <w:div w:id="1017775813">
              <w:marLeft w:val="0"/>
              <w:marRight w:val="0"/>
              <w:marTop w:val="0"/>
              <w:marBottom w:val="0"/>
              <w:divBdr>
                <w:top w:val="none" w:sz="0" w:space="0" w:color="auto"/>
                <w:left w:val="none" w:sz="0" w:space="0" w:color="auto"/>
                <w:bottom w:val="none" w:sz="0" w:space="0" w:color="auto"/>
                <w:right w:val="none" w:sz="0" w:space="0" w:color="auto"/>
              </w:divBdr>
            </w:div>
            <w:div w:id="1231647784">
              <w:marLeft w:val="0"/>
              <w:marRight w:val="0"/>
              <w:marTop w:val="0"/>
              <w:marBottom w:val="0"/>
              <w:divBdr>
                <w:top w:val="none" w:sz="0" w:space="0" w:color="auto"/>
                <w:left w:val="none" w:sz="0" w:space="0" w:color="auto"/>
                <w:bottom w:val="none" w:sz="0" w:space="0" w:color="auto"/>
                <w:right w:val="none" w:sz="0" w:space="0" w:color="auto"/>
              </w:divBdr>
            </w:div>
            <w:div w:id="976228053">
              <w:marLeft w:val="0"/>
              <w:marRight w:val="0"/>
              <w:marTop w:val="0"/>
              <w:marBottom w:val="0"/>
              <w:divBdr>
                <w:top w:val="none" w:sz="0" w:space="0" w:color="auto"/>
                <w:left w:val="none" w:sz="0" w:space="0" w:color="auto"/>
                <w:bottom w:val="none" w:sz="0" w:space="0" w:color="auto"/>
                <w:right w:val="none" w:sz="0" w:space="0" w:color="auto"/>
              </w:divBdr>
            </w:div>
            <w:div w:id="285700030">
              <w:marLeft w:val="0"/>
              <w:marRight w:val="0"/>
              <w:marTop w:val="0"/>
              <w:marBottom w:val="0"/>
              <w:divBdr>
                <w:top w:val="none" w:sz="0" w:space="0" w:color="auto"/>
                <w:left w:val="none" w:sz="0" w:space="0" w:color="auto"/>
                <w:bottom w:val="none" w:sz="0" w:space="0" w:color="auto"/>
                <w:right w:val="none" w:sz="0" w:space="0" w:color="auto"/>
              </w:divBdr>
            </w:div>
            <w:div w:id="30158913">
              <w:marLeft w:val="0"/>
              <w:marRight w:val="0"/>
              <w:marTop w:val="0"/>
              <w:marBottom w:val="0"/>
              <w:divBdr>
                <w:top w:val="none" w:sz="0" w:space="0" w:color="auto"/>
                <w:left w:val="none" w:sz="0" w:space="0" w:color="auto"/>
                <w:bottom w:val="none" w:sz="0" w:space="0" w:color="auto"/>
                <w:right w:val="none" w:sz="0" w:space="0" w:color="auto"/>
              </w:divBdr>
            </w:div>
            <w:div w:id="1373535814">
              <w:marLeft w:val="0"/>
              <w:marRight w:val="0"/>
              <w:marTop w:val="0"/>
              <w:marBottom w:val="0"/>
              <w:divBdr>
                <w:top w:val="none" w:sz="0" w:space="0" w:color="auto"/>
                <w:left w:val="none" w:sz="0" w:space="0" w:color="auto"/>
                <w:bottom w:val="none" w:sz="0" w:space="0" w:color="auto"/>
                <w:right w:val="none" w:sz="0" w:space="0" w:color="auto"/>
              </w:divBdr>
            </w:div>
            <w:div w:id="2004890807">
              <w:marLeft w:val="0"/>
              <w:marRight w:val="0"/>
              <w:marTop w:val="0"/>
              <w:marBottom w:val="0"/>
              <w:divBdr>
                <w:top w:val="none" w:sz="0" w:space="0" w:color="auto"/>
                <w:left w:val="none" w:sz="0" w:space="0" w:color="auto"/>
                <w:bottom w:val="none" w:sz="0" w:space="0" w:color="auto"/>
                <w:right w:val="none" w:sz="0" w:space="0" w:color="auto"/>
              </w:divBdr>
            </w:div>
            <w:div w:id="1769423537">
              <w:marLeft w:val="0"/>
              <w:marRight w:val="0"/>
              <w:marTop w:val="0"/>
              <w:marBottom w:val="0"/>
              <w:divBdr>
                <w:top w:val="none" w:sz="0" w:space="0" w:color="auto"/>
                <w:left w:val="none" w:sz="0" w:space="0" w:color="auto"/>
                <w:bottom w:val="none" w:sz="0" w:space="0" w:color="auto"/>
                <w:right w:val="none" w:sz="0" w:space="0" w:color="auto"/>
              </w:divBdr>
            </w:div>
            <w:div w:id="536936798">
              <w:marLeft w:val="0"/>
              <w:marRight w:val="0"/>
              <w:marTop w:val="0"/>
              <w:marBottom w:val="0"/>
              <w:divBdr>
                <w:top w:val="none" w:sz="0" w:space="0" w:color="auto"/>
                <w:left w:val="none" w:sz="0" w:space="0" w:color="auto"/>
                <w:bottom w:val="none" w:sz="0" w:space="0" w:color="auto"/>
                <w:right w:val="none" w:sz="0" w:space="0" w:color="auto"/>
              </w:divBdr>
            </w:div>
            <w:div w:id="86923885">
              <w:marLeft w:val="0"/>
              <w:marRight w:val="0"/>
              <w:marTop w:val="0"/>
              <w:marBottom w:val="0"/>
              <w:divBdr>
                <w:top w:val="none" w:sz="0" w:space="0" w:color="auto"/>
                <w:left w:val="none" w:sz="0" w:space="0" w:color="auto"/>
                <w:bottom w:val="none" w:sz="0" w:space="0" w:color="auto"/>
                <w:right w:val="none" w:sz="0" w:space="0" w:color="auto"/>
              </w:divBdr>
            </w:div>
            <w:div w:id="903837987">
              <w:marLeft w:val="0"/>
              <w:marRight w:val="0"/>
              <w:marTop w:val="0"/>
              <w:marBottom w:val="0"/>
              <w:divBdr>
                <w:top w:val="none" w:sz="0" w:space="0" w:color="auto"/>
                <w:left w:val="none" w:sz="0" w:space="0" w:color="auto"/>
                <w:bottom w:val="none" w:sz="0" w:space="0" w:color="auto"/>
                <w:right w:val="none" w:sz="0" w:space="0" w:color="auto"/>
              </w:divBdr>
            </w:div>
            <w:div w:id="1720325599">
              <w:marLeft w:val="0"/>
              <w:marRight w:val="0"/>
              <w:marTop w:val="0"/>
              <w:marBottom w:val="0"/>
              <w:divBdr>
                <w:top w:val="none" w:sz="0" w:space="0" w:color="auto"/>
                <w:left w:val="none" w:sz="0" w:space="0" w:color="auto"/>
                <w:bottom w:val="none" w:sz="0" w:space="0" w:color="auto"/>
                <w:right w:val="none" w:sz="0" w:space="0" w:color="auto"/>
              </w:divBdr>
            </w:div>
            <w:div w:id="742412073">
              <w:marLeft w:val="0"/>
              <w:marRight w:val="0"/>
              <w:marTop w:val="0"/>
              <w:marBottom w:val="0"/>
              <w:divBdr>
                <w:top w:val="none" w:sz="0" w:space="0" w:color="auto"/>
                <w:left w:val="none" w:sz="0" w:space="0" w:color="auto"/>
                <w:bottom w:val="none" w:sz="0" w:space="0" w:color="auto"/>
                <w:right w:val="none" w:sz="0" w:space="0" w:color="auto"/>
              </w:divBdr>
            </w:div>
            <w:div w:id="1856117357">
              <w:marLeft w:val="0"/>
              <w:marRight w:val="0"/>
              <w:marTop w:val="0"/>
              <w:marBottom w:val="0"/>
              <w:divBdr>
                <w:top w:val="none" w:sz="0" w:space="0" w:color="auto"/>
                <w:left w:val="none" w:sz="0" w:space="0" w:color="auto"/>
                <w:bottom w:val="none" w:sz="0" w:space="0" w:color="auto"/>
                <w:right w:val="none" w:sz="0" w:space="0" w:color="auto"/>
              </w:divBdr>
            </w:div>
            <w:div w:id="1490095968">
              <w:marLeft w:val="0"/>
              <w:marRight w:val="0"/>
              <w:marTop w:val="0"/>
              <w:marBottom w:val="0"/>
              <w:divBdr>
                <w:top w:val="none" w:sz="0" w:space="0" w:color="auto"/>
                <w:left w:val="none" w:sz="0" w:space="0" w:color="auto"/>
                <w:bottom w:val="none" w:sz="0" w:space="0" w:color="auto"/>
                <w:right w:val="none" w:sz="0" w:space="0" w:color="auto"/>
              </w:divBdr>
            </w:div>
            <w:div w:id="1434781649">
              <w:marLeft w:val="0"/>
              <w:marRight w:val="0"/>
              <w:marTop w:val="0"/>
              <w:marBottom w:val="0"/>
              <w:divBdr>
                <w:top w:val="none" w:sz="0" w:space="0" w:color="auto"/>
                <w:left w:val="none" w:sz="0" w:space="0" w:color="auto"/>
                <w:bottom w:val="none" w:sz="0" w:space="0" w:color="auto"/>
                <w:right w:val="none" w:sz="0" w:space="0" w:color="auto"/>
              </w:divBdr>
            </w:div>
            <w:div w:id="1929845741">
              <w:marLeft w:val="0"/>
              <w:marRight w:val="0"/>
              <w:marTop w:val="0"/>
              <w:marBottom w:val="0"/>
              <w:divBdr>
                <w:top w:val="none" w:sz="0" w:space="0" w:color="auto"/>
                <w:left w:val="none" w:sz="0" w:space="0" w:color="auto"/>
                <w:bottom w:val="none" w:sz="0" w:space="0" w:color="auto"/>
                <w:right w:val="none" w:sz="0" w:space="0" w:color="auto"/>
              </w:divBdr>
            </w:div>
            <w:div w:id="1950506495">
              <w:marLeft w:val="0"/>
              <w:marRight w:val="0"/>
              <w:marTop w:val="0"/>
              <w:marBottom w:val="0"/>
              <w:divBdr>
                <w:top w:val="none" w:sz="0" w:space="0" w:color="auto"/>
                <w:left w:val="none" w:sz="0" w:space="0" w:color="auto"/>
                <w:bottom w:val="none" w:sz="0" w:space="0" w:color="auto"/>
                <w:right w:val="none" w:sz="0" w:space="0" w:color="auto"/>
              </w:divBdr>
            </w:div>
            <w:div w:id="449713762">
              <w:marLeft w:val="0"/>
              <w:marRight w:val="0"/>
              <w:marTop w:val="0"/>
              <w:marBottom w:val="0"/>
              <w:divBdr>
                <w:top w:val="none" w:sz="0" w:space="0" w:color="auto"/>
                <w:left w:val="none" w:sz="0" w:space="0" w:color="auto"/>
                <w:bottom w:val="none" w:sz="0" w:space="0" w:color="auto"/>
                <w:right w:val="none" w:sz="0" w:space="0" w:color="auto"/>
              </w:divBdr>
            </w:div>
            <w:div w:id="1168060563">
              <w:marLeft w:val="0"/>
              <w:marRight w:val="0"/>
              <w:marTop w:val="0"/>
              <w:marBottom w:val="0"/>
              <w:divBdr>
                <w:top w:val="none" w:sz="0" w:space="0" w:color="auto"/>
                <w:left w:val="none" w:sz="0" w:space="0" w:color="auto"/>
                <w:bottom w:val="none" w:sz="0" w:space="0" w:color="auto"/>
                <w:right w:val="none" w:sz="0" w:space="0" w:color="auto"/>
              </w:divBdr>
            </w:div>
            <w:div w:id="14499899">
              <w:marLeft w:val="0"/>
              <w:marRight w:val="0"/>
              <w:marTop w:val="0"/>
              <w:marBottom w:val="0"/>
              <w:divBdr>
                <w:top w:val="none" w:sz="0" w:space="0" w:color="auto"/>
                <w:left w:val="none" w:sz="0" w:space="0" w:color="auto"/>
                <w:bottom w:val="none" w:sz="0" w:space="0" w:color="auto"/>
                <w:right w:val="none" w:sz="0" w:space="0" w:color="auto"/>
              </w:divBdr>
            </w:div>
            <w:div w:id="820997174">
              <w:marLeft w:val="0"/>
              <w:marRight w:val="0"/>
              <w:marTop w:val="0"/>
              <w:marBottom w:val="0"/>
              <w:divBdr>
                <w:top w:val="none" w:sz="0" w:space="0" w:color="auto"/>
                <w:left w:val="none" w:sz="0" w:space="0" w:color="auto"/>
                <w:bottom w:val="none" w:sz="0" w:space="0" w:color="auto"/>
                <w:right w:val="none" w:sz="0" w:space="0" w:color="auto"/>
              </w:divBdr>
            </w:div>
            <w:div w:id="2109425232">
              <w:marLeft w:val="0"/>
              <w:marRight w:val="0"/>
              <w:marTop w:val="0"/>
              <w:marBottom w:val="0"/>
              <w:divBdr>
                <w:top w:val="none" w:sz="0" w:space="0" w:color="auto"/>
                <w:left w:val="none" w:sz="0" w:space="0" w:color="auto"/>
                <w:bottom w:val="none" w:sz="0" w:space="0" w:color="auto"/>
                <w:right w:val="none" w:sz="0" w:space="0" w:color="auto"/>
              </w:divBdr>
            </w:div>
            <w:div w:id="2144300648">
              <w:marLeft w:val="0"/>
              <w:marRight w:val="0"/>
              <w:marTop w:val="0"/>
              <w:marBottom w:val="0"/>
              <w:divBdr>
                <w:top w:val="none" w:sz="0" w:space="0" w:color="auto"/>
                <w:left w:val="none" w:sz="0" w:space="0" w:color="auto"/>
                <w:bottom w:val="none" w:sz="0" w:space="0" w:color="auto"/>
                <w:right w:val="none" w:sz="0" w:space="0" w:color="auto"/>
              </w:divBdr>
            </w:div>
            <w:div w:id="926691037">
              <w:marLeft w:val="0"/>
              <w:marRight w:val="0"/>
              <w:marTop w:val="0"/>
              <w:marBottom w:val="0"/>
              <w:divBdr>
                <w:top w:val="none" w:sz="0" w:space="0" w:color="auto"/>
                <w:left w:val="none" w:sz="0" w:space="0" w:color="auto"/>
                <w:bottom w:val="none" w:sz="0" w:space="0" w:color="auto"/>
                <w:right w:val="none" w:sz="0" w:space="0" w:color="auto"/>
              </w:divBdr>
            </w:div>
            <w:div w:id="1509640761">
              <w:marLeft w:val="0"/>
              <w:marRight w:val="0"/>
              <w:marTop w:val="0"/>
              <w:marBottom w:val="0"/>
              <w:divBdr>
                <w:top w:val="none" w:sz="0" w:space="0" w:color="auto"/>
                <w:left w:val="none" w:sz="0" w:space="0" w:color="auto"/>
                <w:bottom w:val="none" w:sz="0" w:space="0" w:color="auto"/>
                <w:right w:val="none" w:sz="0" w:space="0" w:color="auto"/>
              </w:divBdr>
            </w:div>
            <w:div w:id="458570438">
              <w:marLeft w:val="0"/>
              <w:marRight w:val="0"/>
              <w:marTop w:val="0"/>
              <w:marBottom w:val="0"/>
              <w:divBdr>
                <w:top w:val="none" w:sz="0" w:space="0" w:color="auto"/>
                <w:left w:val="none" w:sz="0" w:space="0" w:color="auto"/>
                <w:bottom w:val="none" w:sz="0" w:space="0" w:color="auto"/>
                <w:right w:val="none" w:sz="0" w:space="0" w:color="auto"/>
              </w:divBdr>
            </w:div>
            <w:div w:id="1578124960">
              <w:marLeft w:val="0"/>
              <w:marRight w:val="0"/>
              <w:marTop w:val="0"/>
              <w:marBottom w:val="0"/>
              <w:divBdr>
                <w:top w:val="none" w:sz="0" w:space="0" w:color="auto"/>
                <w:left w:val="none" w:sz="0" w:space="0" w:color="auto"/>
                <w:bottom w:val="none" w:sz="0" w:space="0" w:color="auto"/>
                <w:right w:val="none" w:sz="0" w:space="0" w:color="auto"/>
              </w:divBdr>
            </w:div>
            <w:div w:id="2064938440">
              <w:marLeft w:val="0"/>
              <w:marRight w:val="0"/>
              <w:marTop w:val="0"/>
              <w:marBottom w:val="0"/>
              <w:divBdr>
                <w:top w:val="none" w:sz="0" w:space="0" w:color="auto"/>
                <w:left w:val="none" w:sz="0" w:space="0" w:color="auto"/>
                <w:bottom w:val="none" w:sz="0" w:space="0" w:color="auto"/>
                <w:right w:val="none" w:sz="0" w:space="0" w:color="auto"/>
              </w:divBdr>
            </w:div>
            <w:div w:id="653488523">
              <w:marLeft w:val="0"/>
              <w:marRight w:val="0"/>
              <w:marTop w:val="0"/>
              <w:marBottom w:val="0"/>
              <w:divBdr>
                <w:top w:val="none" w:sz="0" w:space="0" w:color="auto"/>
                <w:left w:val="none" w:sz="0" w:space="0" w:color="auto"/>
                <w:bottom w:val="none" w:sz="0" w:space="0" w:color="auto"/>
                <w:right w:val="none" w:sz="0" w:space="0" w:color="auto"/>
              </w:divBdr>
            </w:div>
            <w:div w:id="170950350">
              <w:marLeft w:val="0"/>
              <w:marRight w:val="0"/>
              <w:marTop w:val="0"/>
              <w:marBottom w:val="0"/>
              <w:divBdr>
                <w:top w:val="none" w:sz="0" w:space="0" w:color="auto"/>
                <w:left w:val="none" w:sz="0" w:space="0" w:color="auto"/>
                <w:bottom w:val="none" w:sz="0" w:space="0" w:color="auto"/>
                <w:right w:val="none" w:sz="0" w:space="0" w:color="auto"/>
              </w:divBdr>
            </w:div>
            <w:div w:id="1283342748">
              <w:marLeft w:val="0"/>
              <w:marRight w:val="0"/>
              <w:marTop w:val="0"/>
              <w:marBottom w:val="0"/>
              <w:divBdr>
                <w:top w:val="none" w:sz="0" w:space="0" w:color="auto"/>
                <w:left w:val="none" w:sz="0" w:space="0" w:color="auto"/>
                <w:bottom w:val="none" w:sz="0" w:space="0" w:color="auto"/>
                <w:right w:val="none" w:sz="0" w:space="0" w:color="auto"/>
              </w:divBdr>
            </w:div>
            <w:div w:id="489827716">
              <w:marLeft w:val="0"/>
              <w:marRight w:val="0"/>
              <w:marTop w:val="0"/>
              <w:marBottom w:val="0"/>
              <w:divBdr>
                <w:top w:val="none" w:sz="0" w:space="0" w:color="auto"/>
                <w:left w:val="none" w:sz="0" w:space="0" w:color="auto"/>
                <w:bottom w:val="none" w:sz="0" w:space="0" w:color="auto"/>
                <w:right w:val="none" w:sz="0" w:space="0" w:color="auto"/>
              </w:divBdr>
            </w:div>
            <w:div w:id="662244783">
              <w:marLeft w:val="0"/>
              <w:marRight w:val="0"/>
              <w:marTop w:val="0"/>
              <w:marBottom w:val="0"/>
              <w:divBdr>
                <w:top w:val="none" w:sz="0" w:space="0" w:color="auto"/>
                <w:left w:val="none" w:sz="0" w:space="0" w:color="auto"/>
                <w:bottom w:val="none" w:sz="0" w:space="0" w:color="auto"/>
                <w:right w:val="none" w:sz="0" w:space="0" w:color="auto"/>
              </w:divBdr>
            </w:div>
            <w:div w:id="1812404552">
              <w:marLeft w:val="0"/>
              <w:marRight w:val="0"/>
              <w:marTop w:val="0"/>
              <w:marBottom w:val="0"/>
              <w:divBdr>
                <w:top w:val="none" w:sz="0" w:space="0" w:color="auto"/>
                <w:left w:val="none" w:sz="0" w:space="0" w:color="auto"/>
                <w:bottom w:val="none" w:sz="0" w:space="0" w:color="auto"/>
                <w:right w:val="none" w:sz="0" w:space="0" w:color="auto"/>
              </w:divBdr>
            </w:div>
            <w:div w:id="1798064649">
              <w:marLeft w:val="0"/>
              <w:marRight w:val="0"/>
              <w:marTop w:val="0"/>
              <w:marBottom w:val="0"/>
              <w:divBdr>
                <w:top w:val="none" w:sz="0" w:space="0" w:color="auto"/>
                <w:left w:val="none" w:sz="0" w:space="0" w:color="auto"/>
                <w:bottom w:val="none" w:sz="0" w:space="0" w:color="auto"/>
                <w:right w:val="none" w:sz="0" w:space="0" w:color="auto"/>
              </w:divBdr>
            </w:div>
            <w:div w:id="1576469891">
              <w:marLeft w:val="0"/>
              <w:marRight w:val="0"/>
              <w:marTop w:val="0"/>
              <w:marBottom w:val="0"/>
              <w:divBdr>
                <w:top w:val="none" w:sz="0" w:space="0" w:color="auto"/>
                <w:left w:val="none" w:sz="0" w:space="0" w:color="auto"/>
                <w:bottom w:val="none" w:sz="0" w:space="0" w:color="auto"/>
                <w:right w:val="none" w:sz="0" w:space="0" w:color="auto"/>
              </w:divBdr>
            </w:div>
            <w:div w:id="230426466">
              <w:marLeft w:val="0"/>
              <w:marRight w:val="0"/>
              <w:marTop w:val="0"/>
              <w:marBottom w:val="0"/>
              <w:divBdr>
                <w:top w:val="none" w:sz="0" w:space="0" w:color="auto"/>
                <w:left w:val="none" w:sz="0" w:space="0" w:color="auto"/>
                <w:bottom w:val="none" w:sz="0" w:space="0" w:color="auto"/>
                <w:right w:val="none" w:sz="0" w:space="0" w:color="auto"/>
              </w:divBdr>
            </w:div>
            <w:div w:id="872301803">
              <w:marLeft w:val="0"/>
              <w:marRight w:val="0"/>
              <w:marTop w:val="0"/>
              <w:marBottom w:val="0"/>
              <w:divBdr>
                <w:top w:val="none" w:sz="0" w:space="0" w:color="auto"/>
                <w:left w:val="none" w:sz="0" w:space="0" w:color="auto"/>
                <w:bottom w:val="none" w:sz="0" w:space="0" w:color="auto"/>
                <w:right w:val="none" w:sz="0" w:space="0" w:color="auto"/>
              </w:divBdr>
            </w:div>
            <w:div w:id="2047943100">
              <w:marLeft w:val="0"/>
              <w:marRight w:val="0"/>
              <w:marTop w:val="0"/>
              <w:marBottom w:val="0"/>
              <w:divBdr>
                <w:top w:val="none" w:sz="0" w:space="0" w:color="auto"/>
                <w:left w:val="none" w:sz="0" w:space="0" w:color="auto"/>
                <w:bottom w:val="none" w:sz="0" w:space="0" w:color="auto"/>
                <w:right w:val="none" w:sz="0" w:space="0" w:color="auto"/>
              </w:divBdr>
            </w:div>
            <w:div w:id="1058893719">
              <w:marLeft w:val="0"/>
              <w:marRight w:val="0"/>
              <w:marTop w:val="0"/>
              <w:marBottom w:val="0"/>
              <w:divBdr>
                <w:top w:val="none" w:sz="0" w:space="0" w:color="auto"/>
                <w:left w:val="none" w:sz="0" w:space="0" w:color="auto"/>
                <w:bottom w:val="none" w:sz="0" w:space="0" w:color="auto"/>
                <w:right w:val="none" w:sz="0" w:space="0" w:color="auto"/>
              </w:divBdr>
            </w:div>
            <w:div w:id="778766561">
              <w:marLeft w:val="0"/>
              <w:marRight w:val="0"/>
              <w:marTop w:val="0"/>
              <w:marBottom w:val="0"/>
              <w:divBdr>
                <w:top w:val="none" w:sz="0" w:space="0" w:color="auto"/>
                <w:left w:val="none" w:sz="0" w:space="0" w:color="auto"/>
                <w:bottom w:val="none" w:sz="0" w:space="0" w:color="auto"/>
                <w:right w:val="none" w:sz="0" w:space="0" w:color="auto"/>
              </w:divBdr>
            </w:div>
            <w:div w:id="436947928">
              <w:marLeft w:val="0"/>
              <w:marRight w:val="0"/>
              <w:marTop w:val="0"/>
              <w:marBottom w:val="0"/>
              <w:divBdr>
                <w:top w:val="none" w:sz="0" w:space="0" w:color="auto"/>
                <w:left w:val="none" w:sz="0" w:space="0" w:color="auto"/>
                <w:bottom w:val="none" w:sz="0" w:space="0" w:color="auto"/>
                <w:right w:val="none" w:sz="0" w:space="0" w:color="auto"/>
              </w:divBdr>
            </w:div>
            <w:div w:id="878083196">
              <w:marLeft w:val="0"/>
              <w:marRight w:val="0"/>
              <w:marTop w:val="0"/>
              <w:marBottom w:val="0"/>
              <w:divBdr>
                <w:top w:val="none" w:sz="0" w:space="0" w:color="auto"/>
                <w:left w:val="none" w:sz="0" w:space="0" w:color="auto"/>
                <w:bottom w:val="none" w:sz="0" w:space="0" w:color="auto"/>
                <w:right w:val="none" w:sz="0" w:space="0" w:color="auto"/>
              </w:divBdr>
            </w:div>
            <w:div w:id="1072892546">
              <w:marLeft w:val="0"/>
              <w:marRight w:val="0"/>
              <w:marTop w:val="0"/>
              <w:marBottom w:val="0"/>
              <w:divBdr>
                <w:top w:val="none" w:sz="0" w:space="0" w:color="auto"/>
                <w:left w:val="none" w:sz="0" w:space="0" w:color="auto"/>
                <w:bottom w:val="none" w:sz="0" w:space="0" w:color="auto"/>
                <w:right w:val="none" w:sz="0" w:space="0" w:color="auto"/>
              </w:divBdr>
            </w:div>
            <w:div w:id="377050340">
              <w:marLeft w:val="0"/>
              <w:marRight w:val="0"/>
              <w:marTop w:val="0"/>
              <w:marBottom w:val="0"/>
              <w:divBdr>
                <w:top w:val="none" w:sz="0" w:space="0" w:color="auto"/>
                <w:left w:val="none" w:sz="0" w:space="0" w:color="auto"/>
                <w:bottom w:val="none" w:sz="0" w:space="0" w:color="auto"/>
                <w:right w:val="none" w:sz="0" w:space="0" w:color="auto"/>
              </w:divBdr>
            </w:div>
            <w:div w:id="1134447991">
              <w:marLeft w:val="0"/>
              <w:marRight w:val="0"/>
              <w:marTop w:val="0"/>
              <w:marBottom w:val="0"/>
              <w:divBdr>
                <w:top w:val="none" w:sz="0" w:space="0" w:color="auto"/>
                <w:left w:val="none" w:sz="0" w:space="0" w:color="auto"/>
                <w:bottom w:val="none" w:sz="0" w:space="0" w:color="auto"/>
                <w:right w:val="none" w:sz="0" w:space="0" w:color="auto"/>
              </w:divBdr>
            </w:div>
            <w:div w:id="1565530069">
              <w:marLeft w:val="0"/>
              <w:marRight w:val="0"/>
              <w:marTop w:val="0"/>
              <w:marBottom w:val="0"/>
              <w:divBdr>
                <w:top w:val="none" w:sz="0" w:space="0" w:color="auto"/>
                <w:left w:val="none" w:sz="0" w:space="0" w:color="auto"/>
                <w:bottom w:val="none" w:sz="0" w:space="0" w:color="auto"/>
                <w:right w:val="none" w:sz="0" w:space="0" w:color="auto"/>
              </w:divBdr>
            </w:div>
            <w:div w:id="1457992733">
              <w:marLeft w:val="0"/>
              <w:marRight w:val="0"/>
              <w:marTop w:val="0"/>
              <w:marBottom w:val="0"/>
              <w:divBdr>
                <w:top w:val="none" w:sz="0" w:space="0" w:color="auto"/>
                <w:left w:val="none" w:sz="0" w:space="0" w:color="auto"/>
                <w:bottom w:val="none" w:sz="0" w:space="0" w:color="auto"/>
                <w:right w:val="none" w:sz="0" w:space="0" w:color="auto"/>
              </w:divBdr>
            </w:div>
            <w:div w:id="1658800710">
              <w:marLeft w:val="0"/>
              <w:marRight w:val="0"/>
              <w:marTop w:val="0"/>
              <w:marBottom w:val="0"/>
              <w:divBdr>
                <w:top w:val="none" w:sz="0" w:space="0" w:color="auto"/>
                <w:left w:val="none" w:sz="0" w:space="0" w:color="auto"/>
                <w:bottom w:val="none" w:sz="0" w:space="0" w:color="auto"/>
                <w:right w:val="none" w:sz="0" w:space="0" w:color="auto"/>
              </w:divBdr>
            </w:div>
            <w:div w:id="2015107469">
              <w:marLeft w:val="0"/>
              <w:marRight w:val="0"/>
              <w:marTop w:val="0"/>
              <w:marBottom w:val="0"/>
              <w:divBdr>
                <w:top w:val="none" w:sz="0" w:space="0" w:color="auto"/>
                <w:left w:val="none" w:sz="0" w:space="0" w:color="auto"/>
                <w:bottom w:val="none" w:sz="0" w:space="0" w:color="auto"/>
                <w:right w:val="none" w:sz="0" w:space="0" w:color="auto"/>
              </w:divBdr>
            </w:div>
            <w:div w:id="921257194">
              <w:marLeft w:val="0"/>
              <w:marRight w:val="0"/>
              <w:marTop w:val="0"/>
              <w:marBottom w:val="0"/>
              <w:divBdr>
                <w:top w:val="none" w:sz="0" w:space="0" w:color="auto"/>
                <w:left w:val="none" w:sz="0" w:space="0" w:color="auto"/>
                <w:bottom w:val="none" w:sz="0" w:space="0" w:color="auto"/>
                <w:right w:val="none" w:sz="0" w:space="0" w:color="auto"/>
              </w:divBdr>
            </w:div>
            <w:div w:id="1521897750">
              <w:marLeft w:val="0"/>
              <w:marRight w:val="0"/>
              <w:marTop w:val="0"/>
              <w:marBottom w:val="0"/>
              <w:divBdr>
                <w:top w:val="none" w:sz="0" w:space="0" w:color="auto"/>
                <w:left w:val="none" w:sz="0" w:space="0" w:color="auto"/>
                <w:bottom w:val="none" w:sz="0" w:space="0" w:color="auto"/>
                <w:right w:val="none" w:sz="0" w:space="0" w:color="auto"/>
              </w:divBdr>
            </w:div>
            <w:div w:id="1708990811">
              <w:marLeft w:val="0"/>
              <w:marRight w:val="0"/>
              <w:marTop w:val="0"/>
              <w:marBottom w:val="0"/>
              <w:divBdr>
                <w:top w:val="none" w:sz="0" w:space="0" w:color="auto"/>
                <w:left w:val="none" w:sz="0" w:space="0" w:color="auto"/>
                <w:bottom w:val="none" w:sz="0" w:space="0" w:color="auto"/>
                <w:right w:val="none" w:sz="0" w:space="0" w:color="auto"/>
              </w:divBdr>
            </w:div>
            <w:div w:id="764420952">
              <w:marLeft w:val="0"/>
              <w:marRight w:val="0"/>
              <w:marTop w:val="0"/>
              <w:marBottom w:val="0"/>
              <w:divBdr>
                <w:top w:val="none" w:sz="0" w:space="0" w:color="auto"/>
                <w:left w:val="none" w:sz="0" w:space="0" w:color="auto"/>
                <w:bottom w:val="none" w:sz="0" w:space="0" w:color="auto"/>
                <w:right w:val="none" w:sz="0" w:space="0" w:color="auto"/>
              </w:divBdr>
            </w:div>
            <w:div w:id="1795708440">
              <w:marLeft w:val="0"/>
              <w:marRight w:val="0"/>
              <w:marTop w:val="0"/>
              <w:marBottom w:val="0"/>
              <w:divBdr>
                <w:top w:val="none" w:sz="0" w:space="0" w:color="auto"/>
                <w:left w:val="none" w:sz="0" w:space="0" w:color="auto"/>
                <w:bottom w:val="none" w:sz="0" w:space="0" w:color="auto"/>
                <w:right w:val="none" w:sz="0" w:space="0" w:color="auto"/>
              </w:divBdr>
            </w:div>
            <w:div w:id="2066024873">
              <w:marLeft w:val="0"/>
              <w:marRight w:val="0"/>
              <w:marTop w:val="0"/>
              <w:marBottom w:val="0"/>
              <w:divBdr>
                <w:top w:val="none" w:sz="0" w:space="0" w:color="auto"/>
                <w:left w:val="none" w:sz="0" w:space="0" w:color="auto"/>
                <w:bottom w:val="none" w:sz="0" w:space="0" w:color="auto"/>
                <w:right w:val="none" w:sz="0" w:space="0" w:color="auto"/>
              </w:divBdr>
            </w:div>
            <w:div w:id="462164193">
              <w:marLeft w:val="0"/>
              <w:marRight w:val="0"/>
              <w:marTop w:val="0"/>
              <w:marBottom w:val="0"/>
              <w:divBdr>
                <w:top w:val="none" w:sz="0" w:space="0" w:color="auto"/>
                <w:left w:val="none" w:sz="0" w:space="0" w:color="auto"/>
                <w:bottom w:val="none" w:sz="0" w:space="0" w:color="auto"/>
                <w:right w:val="none" w:sz="0" w:space="0" w:color="auto"/>
              </w:divBdr>
            </w:div>
            <w:div w:id="116457721">
              <w:marLeft w:val="0"/>
              <w:marRight w:val="0"/>
              <w:marTop w:val="0"/>
              <w:marBottom w:val="0"/>
              <w:divBdr>
                <w:top w:val="none" w:sz="0" w:space="0" w:color="auto"/>
                <w:left w:val="none" w:sz="0" w:space="0" w:color="auto"/>
                <w:bottom w:val="none" w:sz="0" w:space="0" w:color="auto"/>
                <w:right w:val="none" w:sz="0" w:space="0" w:color="auto"/>
              </w:divBdr>
            </w:div>
            <w:div w:id="1673023686">
              <w:marLeft w:val="0"/>
              <w:marRight w:val="0"/>
              <w:marTop w:val="0"/>
              <w:marBottom w:val="0"/>
              <w:divBdr>
                <w:top w:val="none" w:sz="0" w:space="0" w:color="auto"/>
                <w:left w:val="none" w:sz="0" w:space="0" w:color="auto"/>
                <w:bottom w:val="none" w:sz="0" w:space="0" w:color="auto"/>
                <w:right w:val="none" w:sz="0" w:space="0" w:color="auto"/>
              </w:divBdr>
            </w:div>
            <w:div w:id="1313409678">
              <w:marLeft w:val="0"/>
              <w:marRight w:val="0"/>
              <w:marTop w:val="0"/>
              <w:marBottom w:val="0"/>
              <w:divBdr>
                <w:top w:val="none" w:sz="0" w:space="0" w:color="auto"/>
                <w:left w:val="none" w:sz="0" w:space="0" w:color="auto"/>
                <w:bottom w:val="none" w:sz="0" w:space="0" w:color="auto"/>
                <w:right w:val="none" w:sz="0" w:space="0" w:color="auto"/>
              </w:divBdr>
            </w:div>
            <w:div w:id="51738107">
              <w:marLeft w:val="0"/>
              <w:marRight w:val="0"/>
              <w:marTop w:val="0"/>
              <w:marBottom w:val="0"/>
              <w:divBdr>
                <w:top w:val="none" w:sz="0" w:space="0" w:color="auto"/>
                <w:left w:val="none" w:sz="0" w:space="0" w:color="auto"/>
                <w:bottom w:val="none" w:sz="0" w:space="0" w:color="auto"/>
                <w:right w:val="none" w:sz="0" w:space="0" w:color="auto"/>
              </w:divBdr>
            </w:div>
            <w:div w:id="1005744696">
              <w:marLeft w:val="0"/>
              <w:marRight w:val="0"/>
              <w:marTop w:val="0"/>
              <w:marBottom w:val="0"/>
              <w:divBdr>
                <w:top w:val="none" w:sz="0" w:space="0" w:color="auto"/>
                <w:left w:val="none" w:sz="0" w:space="0" w:color="auto"/>
                <w:bottom w:val="none" w:sz="0" w:space="0" w:color="auto"/>
                <w:right w:val="none" w:sz="0" w:space="0" w:color="auto"/>
              </w:divBdr>
            </w:div>
            <w:div w:id="171723537">
              <w:marLeft w:val="0"/>
              <w:marRight w:val="0"/>
              <w:marTop w:val="0"/>
              <w:marBottom w:val="0"/>
              <w:divBdr>
                <w:top w:val="none" w:sz="0" w:space="0" w:color="auto"/>
                <w:left w:val="none" w:sz="0" w:space="0" w:color="auto"/>
                <w:bottom w:val="none" w:sz="0" w:space="0" w:color="auto"/>
                <w:right w:val="none" w:sz="0" w:space="0" w:color="auto"/>
              </w:divBdr>
            </w:div>
            <w:div w:id="1918056395">
              <w:marLeft w:val="0"/>
              <w:marRight w:val="0"/>
              <w:marTop w:val="0"/>
              <w:marBottom w:val="0"/>
              <w:divBdr>
                <w:top w:val="none" w:sz="0" w:space="0" w:color="auto"/>
                <w:left w:val="none" w:sz="0" w:space="0" w:color="auto"/>
                <w:bottom w:val="none" w:sz="0" w:space="0" w:color="auto"/>
                <w:right w:val="none" w:sz="0" w:space="0" w:color="auto"/>
              </w:divBdr>
            </w:div>
            <w:div w:id="2071033533">
              <w:marLeft w:val="0"/>
              <w:marRight w:val="0"/>
              <w:marTop w:val="0"/>
              <w:marBottom w:val="0"/>
              <w:divBdr>
                <w:top w:val="none" w:sz="0" w:space="0" w:color="auto"/>
                <w:left w:val="none" w:sz="0" w:space="0" w:color="auto"/>
                <w:bottom w:val="none" w:sz="0" w:space="0" w:color="auto"/>
                <w:right w:val="none" w:sz="0" w:space="0" w:color="auto"/>
              </w:divBdr>
            </w:div>
            <w:div w:id="1453018514">
              <w:marLeft w:val="0"/>
              <w:marRight w:val="0"/>
              <w:marTop w:val="0"/>
              <w:marBottom w:val="0"/>
              <w:divBdr>
                <w:top w:val="none" w:sz="0" w:space="0" w:color="auto"/>
                <w:left w:val="none" w:sz="0" w:space="0" w:color="auto"/>
                <w:bottom w:val="none" w:sz="0" w:space="0" w:color="auto"/>
                <w:right w:val="none" w:sz="0" w:space="0" w:color="auto"/>
              </w:divBdr>
            </w:div>
            <w:div w:id="2088795085">
              <w:marLeft w:val="0"/>
              <w:marRight w:val="0"/>
              <w:marTop w:val="0"/>
              <w:marBottom w:val="0"/>
              <w:divBdr>
                <w:top w:val="none" w:sz="0" w:space="0" w:color="auto"/>
                <w:left w:val="none" w:sz="0" w:space="0" w:color="auto"/>
                <w:bottom w:val="none" w:sz="0" w:space="0" w:color="auto"/>
                <w:right w:val="none" w:sz="0" w:space="0" w:color="auto"/>
              </w:divBdr>
            </w:div>
            <w:div w:id="559632239">
              <w:marLeft w:val="0"/>
              <w:marRight w:val="0"/>
              <w:marTop w:val="0"/>
              <w:marBottom w:val="0"/>
              <w:divBdr>
                <w:top w:val="none" w:sz="0" w:space="0" w:color="auto"/>
                <w:left w:val="none" w:sz="0" w:space="0" w:color="auto"/>
                <w:bottom w:val="none" w:sz="0" w:space="0" w:color="auto"/>
                <w:right w:val="none" w:sz="0" w:space="0" w:color="auto"/>
              </w:divBdr>
            </w:div>
            <w:div w:id="1993213615">
              <w:marLeft w:val="0"/>
              <w:marRight w:val="0"/>
              <w:marTop w:val="0"/>
              <w:marBottom w:val="0"/>
              <w:divBdr>
                <w:top w:val="none" w:sz="0" w:space="0" w:color="auto"/>
                <w:left w:val="none" w:sz="0" w:space="0" w:color="auto"/>
                <w:bottom w:val="none" w:sz="0" w:space="0" w:color="auto"/>
                <w:right w:val="none" w:sz="0" w:space="0" w:color="auto"/>
              </w:divBdr>
            </w:div>
            <w:div w:id="1801607429">
              <w:marLeft w:val="0"/>
              <w:marRight w:val="0"/>
              <w:marTop w:val="0"/>
              <w:marBottom w:val="0"/>
              <w:divBdr>
                <w:top w:val="none" w:sz="0" w:space="0" w:color="auto"/>
                <w:left w:val="none" w:sz="0" w:space="0" w:color="auto"/>
                <w:bottom w:val="none" w:sz="0" w:space="0" w:color="auto"/>
                <w:right w:val="none" w:sz="0" w:space="0" w:color="auto"/>
              </w:divBdr>
            </w:div>
            <w:div w:id="1223832742">
              <w:marLeft w:val="0"/>
              <w:marRight w:val="0"/>
              <w:marTop w:val="0"/>
              <w:marBottom w:val="0"/>
              <w:divBdr>
                <w:top w:val="none" w:sz="0" w:space="0" w:color="auto"/>
                <w:left w:val="none" w:sz="0" w:space="0" w:color="auto"/>
                <w:bottom w:val="none" w:sz="0" w:space="0" w:color="auto"/>
                <w:right w:val="none" w:sz="0" w:space="0" w:color="auto"/>
              </w:divBdr>
            </w:div>
            <w:div w:id="1385835194">
              <w:marLeft w:val="0"/>
              <w:marRight w:val="0"/>
              <w:marTop w:val="0"/>
              <w:marBottom w:val="0"/>
              <w:divBdr>
                <w:top w:val="none" w:sz="0" w:space="0" w:color="auto"/>
                <w:left w:val="none" w:sz="0" w:space="0" w:color="auto"/>
                <w:bottom w:val="none" w:sz="0" w:space="0" w:color="auto"/>
                <w:right w:val="none" w:sz="0" w:space="0" w:color="auto"/>
              </w:divBdr>
            </w:div>
            <w:div w:id="695354280">
              <w:marLeft w:val="0"/>
              <w:marRight w:val="0"/>
              <w:marTop w:val="0"/>
              <w:marBottom w:val="0"/>
              <w:divBdr>
                <w:top w:val="none" w:sz="0" w:space="0" w:color="auto"/>
                <w:left w:val="none" w:sz="0" w:space="0" w:color="auto"/>
                <w:bottom w:val="none" w:sz="0" w:space="0" w:color="auto"/>
                <w:right w:val="none" w:sz="0" w:space="0" w:color="auto"/>
              </w:divBdr>
            </w:div>
            <w:div w:id="486482338">
              <w:marLeft w:val="0"/>
              <w:marRight w:val="0"/>
              <w:marTop w:val="0"/>
              <w:marBottom w:val="0"/>
              <w:divBdr>
                <w:top w:val="none" w:sz="0" w:space="0" w:color="auto"/>
                <w:left w:val="none" w:sz="0" w:space="0" w:color="auto"/>
                <w:bottom w:val="none" w:sz="0" w:space="0" w:color="auto"/>
                <w:right w:val="none" w:sz="0" w:space="0" w:color="auto"/>
              </w:divBdr>
            </w:div>
            <w:div w:id="1545288039">
              <w:marLeft w:val="0"/>
              <w:marRight w:val="0"/>
              <w:marTop w:val="0"/>
              <w:marBottom w:val="0"/>
              <w:divBdr>
                <w:top w:val="none" w:sz="0" w:space="0" w:color="auto"/>
                <w:left w:val="none" w:sz="0" w:space="0" w:color="auto"/>
                <w:bottom w:val="none" w:sz="0" w:space="0" w:color="auto"/>
                <w:right w:val="none" w:sz="0" w:space="0" w:color="auto"/>
              </w:divBdr>
            </w:div>
            <w:div w:id="866219845">
              <w:marLeft w:val="0"/>
              <w:marRight w:val="0"/>
              <w:marTop w:val="0"/>
              <w:marBottom w:val="0"/>
              <w:divBdr>
                <w:top w:val="none" w:sz="0" w:space="0" w:color="auto"/>
                <w:left w:val="none" w:sz="0" w:space="0" w:color="auto"/>
                <w:bottom w:val="none" w:sz="0" w:space="0" w:color="auto"/>
                <w:right w:val="none" w:sz="0" w:space="0" w:color="auto"/>
              </w:divBdr>
            </w:div>
            <w:div w:id="1067264341">
              <w:marLeft w:val="0"/>
              <w:marRight w:val="0"/>
              <w:marTop w:val="0"/>
              <w:marBottom w:val="0"/>
              <w:divBdr>
                <w:top w:val="none" w:sz="0" w:space="0" w:color="auto"/>
                <w:left w:val="none" w:sz="0" w:space="0" w:color="auto"/>
                <w:bottom w:val="none" w:sz="0" w:space="0" w:color="auto"/>
                <w:right w:val="none" w:sz="0" w:space="0" w:color="auto"/>
              </w:divBdr>
            </w:div>
            <w:div w:id="954335852">
              <w:marLeft w:val="0"/>
              <w:marRight w:val="0"/>
              <w:marTop w:val="0"/>
              <w:marBottom w:val="0"/>
              <w:divBdr>
                <w:top w:val="none" w:sz="0" w:space="0" w:color="auto"/>
                <w:left w:val="none" w:sz="0" w:space="0" w:color="auto"/>
                <w:bottom w:val="none" w:sz="0" w:space="0" w:color="auto"/>
                <w:right w:val="none" w:sz="0" w:space="0" w:color="auto"/>
              </w:divBdr>
            </w:div>
            <w:div w:id="1673869338">
              <w:marLeft w:val="0"/>
              <w:marRight w:val="0"/>
              <w:marTop w:val="0"/>
              <w:marBottom w:val="0"/>
              <w:divBdr>
                <w:top w:val="none" w:sz="0" w:space="0" w:color="auto"/>
                <w:left w:val="none" w:sz="0" w:space="0" w:color="auto"/>
                <w:bottom w:val="none" w:sz="0" w:space="0" w:color="auto"/>
                <w:right w:val="none" w:sz="0" w:space="0" w:color="auto"/>
              </w:divBdr>
            </w:div>
            <w:div w:id="1298953745">
              <w:marLeft w:val="0"/>
              <w:marRight w:val="0"/>
              <w:marTop w:val="0"/>
              <w:marBottom w:val="0"/>
              <w:divBdr>
                <w:top w:val="none" w:sz="0" w:space="0" w:color="auto"/>
                <w:left w:val="none" w:sz="0" w:space="0" w:color="auto"/>
                <w:bottom w:val="none" w:sz="0" w:space="0" w:color="auto"/>
                <w:right w:val="none" w:sz="0" w:space="0" w:color="auto"/>
              </w:divBdr>
            </w:div>
            <w:div w:id="264579495">
              <w:marLeft w:val="0"/>
              <w:marRight w:val="0"/>
              <w:marTop w:val="0"/>
              <w:marBottom w:val="0"/>
              <w:divBdr>
                <w:top w:val="none" w:sz="0" w:space="0" w:color="auto"/>
                <w:left w:val="none" w:sz="0" w:space="0" w:color="auto"/>
                <w:bottom w:val="none" w:sz="0" w:space="0" w:color="auto"/>
                <w:right w:val="none" w:sz="0" w:space="0" w:color="auto"/>
              </w:divBdr>
            </w:div>
            <w:div w:id="2041591633">
              <w:marLeft w:val="0"/>
              <w:marRight w:val="0"/>
              <w:marTop w:val="0"/>
              <w:marBottom w:val="0"/>
              <w:divBdr>
                <w:top w:val="none" w:sz="0" w:space="0" w:color="auto"/>
                <w:left w:val="none" w:sz="0" w:space="0" w:color="auto"/>
                <w:bottom w:val="none" w:sz="0" w:space="0" w:color="auto"/>
                <w:right w:val="none" w:sz="0" w:space="0" w:color="auto"/>
              </w:divBdr>
            </w:div>
            <w:div w:id="931547268">
              <w:marLeft w:val="0"/>
              <w:marRight w:val="0"/>
              <w:marTop w:val="0"/>
              <w:marBottom w:val="0"/>
              <w:divBdr>
                <w:top w:val="none" w:sz="0" w:space="0" w:color="auto"/>
                <w:left w:val="none" w:sz="0" w:space="0" w:color="auto"/>
                <w:bottom w:val="none" w:sz="0" w:space="0" w:color="auto"/>
                <w:right w:val="none" w:sz="0" w:space="0" w:color="auto"/>
              </w:divBdr>
            </w:div>
            <w:div w:id="519513693">
              <w:marLeft w:val="0"/>
              <w:marRight w:val="0"/>
              <w:marTop w:val="0"/>
              <w:marBottom w:val="0"/>
              <w:divBdr>
                <w:top w:val="none" w:sz="0" w:space="0" w:color="auto"/>
                <w:left w:val="none" w:sz="0" w:space="0" w:color="auto"/>
                <w:bottom w:val="none" w:sz="0" w:space="0" w:color="auto"/>
                <w:right w:val="none" w:sz="0" w:space="0" w:color="auto"/>
              </w:divBdr>
            </w:div>
            <w:div w:id="1661500047">
              <w:marLeft w:val="0"/>
              <w:marRight w:val="0"/>
              <w:marTop w:val="0"/>
              <w:marBottom w:val="0"/>
              <w:divBdr>
                <w:top w:val="none" w:sz="0" w:space="0" w:color="auto"/>
                <w:left w:val="none" w:sz="0" w:space="0" w:color="auto"/>
                <w:bottom w:val="none" w:sz="0" w:space="0" w:color="auto"/>
                <w:right w:val="none" w:sz="0" w:space="0" w:color="auto"/>
              </w:divBdr>
            </w:div>
            <w:div w:id="1593247247">
              <w:marLeft w:val="0"/>
              <w:marRight w:val="0"/>
              <w:marTop w:val="0"/>
              <w:marBottom w:val="0"/>
              <w:divBdr>
                <w:top w:val="none" w:sz="0" w:space="0" w:color="auto"/>
                <w:left w:val="none" w:sz="0" w:space="0" w:color="auto"/>
                <w:bottom w:val="none" w:sz="0" w:space="0" w:color="auto"/>
                <w:right w:val="none" w:sz="0" w:space="0" w:color="auto"/>
              </w:divBdr>
            </w:div>
            <w:div w:id="1833762903">
              <w:marLeft w:val="0"/>
              <w:marRight w:val="0"/>
              <w:marTop w:val="0"/>
              <w:marBottom w:val="0"/>
              <w:divBdr>
                <w:top w:val="none" w:sz="0" w:space="0" w:color="auto"/>
                <w:left w:val="none" w:sz="0" w:space="0" w:color="auto"/>
                <w:bottom w:val="none" w:sz="0" w:space="0" w:color="auto"/>
                <w:right w:val="none" w:sz="0" w:space="0" w:color="auto"/>
              </w:divBdr>
            </w:div>
            <w:div w:id="202905907">
              <w:marLeft w:val="0"/>
              <w:marRight w:val="0"/>
              <w:marTop w:val="0"/>
              <w:marBottom w:val="0"/>
              <w:divBdr>
                <w:top w:val="none" w:sz="0" w:space="0" w:color="auto"/>
                <w:left w:val="none" w:sz="0" w:space="0" w:color="auto"/>
                <w:bottom w:val="none" w:sz="0" w:space="0" w:color="auto"/>
                <w:right w:val="none" w:sz="0" w:space="0" w:color="auto"/>
              </w:divBdr>
            </w:div>
            <w:div w:id="1095397347">
              <w:marLeft w:val="0"/>
              <w:marRight w:val="0"/>
              <w:marTop w:val="0"/>
              <w:marBottom w:val="0"/>
              <w:divBdr>
                <w:top w:val="none" w:sz="0" w:space="0" w:color="auto"/>
                <w:left w:val="none" w:sz="0" w:space="0" w:color="auto"/>
                <w:bottom w:val="none" w:sz="0" w:space="0" w:color="auto"/>
                <w:right w:val="none" w:sz="0" w:space="0" w:color="auto"/>
              </w:divBdr>
            </w:div>
            <w:div w:id="247272297">
              <w:marLeft w:val="0"/>
              <w:marRight w:val="0"/>
              <w:marTop w:val="0"/>
              <w:marBottom w:val="0"/>
              <w:divBdr>
                <w:top w:val="none" w:sz="0" w:space="0" w:color="auto"/>
                <w:left w:val="none" w:sz="0" w:space="0" w:color="auto"/>
                <w:bottom w:val="none" w:sz="0" w:space="0" w:color="auto"/>
                <w:right w:val="none" w:sz="0" w:space="0" w:color="auto"/>
              </w:divBdr>
            </w:div>
            <w:div w:id="1021131506">
              <w:marLeft w:val="0"/>
              <w:marRight w:val="0"/>
              <w:marTop w:val="0"/>
              <w:marBottom w:val="0"/>
              <w:divBdr>
                <w:top w:val="none" w:sz="0" w:space="0" w:color="auto"/>
                <w:left w:val="none" w:sz="0" w:space="0" w:color="auto"/>
                <w:bottom w:val="none" w:sz="0" w:space="0" w:color="auto"/>
                <w:right w:val="none" w:sz="0" w:space="0" w:color="auto"/>
              </w:divBdr>
            </w:div>
            <w:div w:id="1824619626">
              <w:marLeft w:val="0"/>
              <w:marRight w:val="0"/>
              <w:marTop w:val="0"/>
              <w:marBottom w:val="0"/>
              <w:divBdr>
                <w:top w:val="none" w:sz="0" w:space="0" w:color="auto"/>
                <w:left w:val="none" w:sz="0" w:space="0" w:color="auto"/>
                <w:bottom w:val="none" w:sz="0" w:space="0" w:color="auto"/>
                <w:right w:val="none" w:sz="0" w:space="0" w:color="auto"/>
              </w:divBdr>
            </w:div>
            <w:div w:id="504707572">
              <w:marLeft w:val="0"/>
              <w:marRight w:val="0"/>
              <w:marTop w:val="0"/>
              <w:marBottom w:val="0"/>
              <w:divBdr>
                <w:top w:val="none" w:sz="0" w:space="0" w:color="auto"/>
                <w:left w:val="none" w:sz="0" w:space="0" w:color="auto"/>
                <w:bottom w:val="none" w:sz="0" w:space="0" w:color="auto"/>
                <w:right w:val="none" w:sz="0" w:space="0" w:color="auto"/>
              </w:divBdr>
            </w:div>
            <w:div w:id="1536380789">
              <w:marLeft w:val="0"/>
              <w:marRight w:val="0"/>
              <w:marTop w:val="0"/>
              <w:marBottom w:val="0"/>
              <w:divBdr>
                <w:top w:val="none" w:sz="0" w:space="0" w:color="auto"/>
                <w:left w:val="none" w:sz="0" w:space="0" w:color="auto"/>
                <w:bottom w:val="none" w:sz="0" w:space="0" w:color="auto"/>
                <w:right w:val="none" w:sz="0" w:space="0" w:color="auto"/>
              </w:divBdr>
            </w:div>
            <w:div w:id="1414664904">
              <w:marLeft w:val="0"/>
              <w:marRight w:val="0"/>
              <w:marTop w:val="0"/>
              <w:marBottom w:val="0"/>
              <w:divBdr>
                <w:top w:val="none" w:sz="0" w:space="0" w:color="auto"/>
                <w:left w:val="none" w:sz="0" w:space="0" w:color="auto"/>
                <w:bottom w:val="none" w:sz="0" w:space="0" w:color="auto"/>
                <w:right w:val="none" w:sz="0" w:space="0" w:color="auto"/>
              </w:divBdr>
            </w:div>
            <w:div w:id="93131900">
              <w:marLeft w:val="0"/>
              <w:marRight w:val="0"/>
              <w:marTop w:val="0"/>
              <w:marBottom w:val="0"/>
              <w:divBdr>
                <w:top w:val="none" w:sz="0" w:space="0" w:color="auto"/>
                <w:left w:val="none" w:sz="0" w:space="0" w:color="auto"/>
                <w:bottom w:val="none" w:sz="0" w:space="0" w:color="auto"/>
                <w:right w:val="none" w:sz="0" w:space="0" w:color="auto"/>
              </w:divBdr>
            </w:div>
            <w:div w:id="1927423364">
              <w:marLeft w:val="0"/>
              <w:marRight w:val="0"/>
              <w:marTop w:val="0"/>
              <w:marBottom w:val="0"/>
              <w:divBdr>
                <w:top w:val="none" w:sz="0" w:space="0" w:color="auto"/>
                <w:left w:val="none" w:sz="0" w:space="0" w:color="auto"/>
                <w:bottom w:val="none" w:sz="0" w:space="0" w:color="auto"/>
                <w:right w:val="none" w:sz="0" w:space="0" w:color="auto"/>
              </w:divBdr>
            </w:div>
            <w:div w:id="1593779484">
              <w:marLeft w:val="0"/>
              <w:marRight w:val="0"/>
              <w:marTop w:val="0"/>
              <w:marBottom w:val="0"/>
              <w:divBdr>
                <w:top w:val="none" w:sz="0" w:space="0" w:color="auto"/>
                <w:left w:val="none" w:sz="0" w:space="0" w:color="auto"/>
                <w:bottom w:val="none" w:sz="0" w:space="0" w:color="auto"/>
                <w:right w:val="none" w:sz="0" w:space="0" w:color="auto"/>
              </w:divBdr>
            </w:div>
            <w:div w:id="1120144786">
              <w:marLeft w:val="0"/>
              <w:marRight w:val="0"/>
              <w:marTop w:val="0"/>
              <w:marBottom w:val="0"/>
              <w:divBdr>
                <w:top w:val="none" w:sz="0" w:space="0" w:color="auto"/>
                <w:left w:val="none" w:sz="0" w:space="0" w:color="auto"/>
                <w:bottom w:val="none" w:sz="0" w:space="0" w:color="auto"/>
                <w:right w:val="none" w:sz="0" w:space="0" w:color="auto"/>
              </w:divBdr>
            </w:div>
            <w:div w:id="499002108">
              <w:marLeft w:val="0"/>
              <w:marRight w:val="0"/>
              <w:marTop w:val="0"/>
              <w:marBottom w:val="0"/>
              <w:divBdr>
                <w:top w:val="none" w:sz="0" w:space="0" w:color="auto"/>
                <w:left w:val="none" w:sz="0" w:space="0" w:color="auto"/>
                <w:bottom w:val="none" w:sz="0" w:space="0" w:color="auto"/>
                <w:right w:val="none" w:sz="0" w:space="0" w:color="auto"/>
              </w:divBdr>
            </w:div>
            <w:div w:id="714887577">
              <w:marLeft w:val="0"/>
              <w:marRight w:val="0"/>
              <w:marTop w:val="0"/>
              <w:marBottom w:val="0"/>
              <w:divBdr>
                <w:top w:val="none" w:sz="0" w:space="0" w:color="auto"/>
                <w:left w:val="none" w:sz="0" w:space="0" w:color="auto"/>
                <w:bottom w:val="none" w:sz="0" w:space="0" w:color="auto"/>
                <w:right w:val="none" w:sz="0" w:space="0" w:color="auto"/>
              </w:divBdr>
            </w:div>
            <w:div w:id="1807894700">
              <w:marLeft w:val="0"/>
              <w:marRight w:val="0"/>
              <w:marTop w:val="0"/>
              <w:marBottom w:val="0"/>
              <w:divBdr>
                <w:top w:val="none" w:sz="0" w:space="0" w:color="auto"/>
                <w:left w:val="none" w:sz="0" w:space="0" w:color="auto"/>
                <w:bottom w:val="none" w:sz="0" w:space="0" w:color="auto"/>
                <w:right w:val="none" w:sz="0" w:space="0" w:color="auto"/>
              </w:divBdr>
            </w:div>
            <w:div w:id="2129228955">
              <w:marLeft w:val="0"/>
              <w:marRight w:val="0"/>
              <w:marTop w:val="0"/>
              <w:marBottom w:val="0"/>
              <w:divBdr>
                <w:top w:val="none" w:sz="0" w:space="0" w:color="auto"/>
                <w:left w:val="none" w:sz="0" w:space="0" w:color="auto"/>
                <w:bottom w:val="none" w:sz="0" w:space="0" w:color="auto"/>
                <w:right w:val="none" w:sz="0" w:space="0" w:color="auto"/>
              </w:divBdr>
            </w:div>
            <w:div w:id="197134475">
              <w:marLeft w:val="0"/>
              <w:marRight w:val="0"/>
              <w:marTop w:val="0"/>
              <w:marBottom w:val="0"/>
              <w:divBdr>
                <w:top w:val="none" w:sz="0" w:space="0" w:color="auto"/>
                <w:left w:val="none" w:sz="0" w:space="0" w:color="auto"/>
                <w:bottom w:val="none" w:sz="0" w:space="0" w:color="auto"/>
                <w:right w:val="none" w:sz="0" w:space="0" w:color="auto"/>
              </w:divBdr>
            </w:div>
            <w:div w:id="1014571994">
              <w:marLeft w:val="0"/>
              <w:marRight w:val="0"/>
              <w:marTop w:val="0"/>
              <w:marBottom w:val="0"/>
              <w:divBdr>
                <w:top w:val="none" w:sz="0" w:space="0" w:color="auto"/>
                <w:left w:val="none" w:sz="0" w:space="0" w:color="auto"/>
                <w:bottom w:val="none" w:sz="0" w:space="0" w:color="auto"/>
                <w:right w:val="none" w:sz="0" w:space="0" w:color="auto"/>
              </w:divBdr>
            </w:div>
            <w:div w:id="2039235595">
              <w:marLeft w:val="0"/>
              <w:marRight w:val="0"/>
              <w:marTop w:val="0"/>
              <w:marBottom w:val="0"/>
              <w:divBdr>
                <w:top w:val="none" w:sz="0" w:space="0" w:color="auto"/>
                <w:left w:val="none" w:sz="0" w:space="0" w:color="auto"/>
                <w:bottom w:val="none" w:sz="0" w:space="0" w:color="auto"/>
                <w:right w:val="none" w:sz="0" w:space="0" w:color="auto"/>
              </w:divBdr>
            </w:div>
            <w:div w:id="1921795494">
              <w:marLeft w:val="0"/>
              <w:marRight w:val="0"/>
              <w:marTop w:val="0"/>
              <w:marBottom w:val="0"/>
              <w:divBdr>
                <w:top w:val="none" w:sz="0" w:space="0" w:color="auto"/>
                <w:left w:val="none" w:sz="0" w:space="0" w:color="auto"/>
                <w:bottom w:val="none" w:sz="0" w:space="0" w:color="auto"/>
                <w:right w:val="none" w:sz="0" w:space="0" w:color="auto"/>
              </w:divBdr>
            </w:div>
            <w:div w:id="279535376">
              <w:marLeft w:val="0"/>
              <w:marRight w:val="0"/>
              <w:marTop w:val="0"/>
              <w:marBottom w:val="0"/>
              <w:divBdr>
                <w:top w:val="none" w:sz="0" w:space="0" w:color="auto"/>
                <w:left w:val="none" w:sz="0" w:space="0" w:color="auto"/>
                <w:bottom w:val="none" w:sz="0" w:space="0" w:color="auto"/>
                <w:right w:val="none" w:sz="0" w:space="0" w:color="auto"/>
              </w:divBdr>
            </w:div>
            <w:div w:id="449977868">
              <w:marLeft w:val="0"/>
              <w:marRight w:val="0"/>
              <w:marTop w:val="0"/>
              <w:marBottom w:val="0"/>
              <w:divBdr>
                <w:top w:val="none" w:sz="0" w:space="0" w:color="auto"/>
                <w:left w:val="none" w:sz="0" w:space="0" w:color="auto"/>
                <w:bottom w:val="none" w:sz="0" w:space="0" w:color="auto"/>
                <w:right w:val="none" w:sz="0" w:space="0" w:color="auto"/>
              </w:divBdr>
            </w:div>
            <w:div w:id="1348099787">
              <w:marLeft w:val="0"/>
              <w:marRight w:val="0"/>
              <w:marTop w:val="0"/>
              <w:marBottom w:val="0"/>
              <w:divBdr>
                <w:top w:val="none" w:sz="0" w:space="0" w:color="auto"/>
                <w:left w:val="none" w:sz="0" w:space="0" w:color="auto"/>
                <w:bottom w:val="none" w:sz="0" w:space="0" w:color="auto"/>
                <w:right w:val="none" w:sz="0" w:space="0" w:color="auto"/>
              </w:divBdr>
            </w:div>
            <w:div w:id="1048721333">
              <w:marLeft w:val="0"/>
              <w:marRight w:val="0"/>
              <w:marTop w:val="0"/>
              <w:marBottom w:val="0"/>
              <w:divBdr>
                <w:top w:val="none" w:sz="0" w:space="0" w:color="auto"/>
                <w:left w:val="none" w:sz="0" w:space="0" w:color="auto"/>
                <w:bottom w:val="none" w:sz="0" w:space="0" w:color="auto"/>
                <w:right w:val="none" w:sz="0" w:space="0" w:color="auto"/>
              </w:divBdr>
            </w:div>
            <w:div w:id="559023888">
              <w:marLeft w:val="0"/>
              <w:marRight w:val="0"/>
              <w:marTop w:val="0"/>
              <w:marBottom w:val="0"/>
              <w:divBdr>
                <w:top w:val="none" w:sz="0" w:space="0" w:color="auto"/>
                <w:left w:val="none" w:sz="0" w:space="0" w:color="auto"/>
                <w:bottom w:val="none" w:sz="0" w:space="0" w:color="auto"/>
                <w:right w:val="none" w:sz="0" w:space="0" w:color="auto"/>
              </w:divBdr>
            </w:div>
            <w:div w:id="2061783325">
              <w:marLeft w:val="0"/>
              <w:marRight w:val="0"/>
              <w:marTop w:val="0"/>
              <w:marBottom w:val="0"/>
              <w:divBdr>
                <w:top w:val="none" w:sz="0" w:space="0" w:color="auto"/>
                <w:left w:val="none" w:sz="0" w:space="0" w:color="auto"/>
                <w:bottom w:val="none" w:sz="0" w:space="0" w:color="auto"/>
                <w:right w:val="none" w:sz="0" w:space="0" w:color="auto"/>
              </w:divBdr>
            </w:div>
            <w:div w:id="1451440698">
              <w:marLeft w:val="0"/>
              <w:marRight w:val="0"/>
              <w:marTop w:val="0"/>
              <w:marBottom w:val="0"/>
              <w:divBdr>
                <w:top w:val="none" w:sz="0" w:space="0" w:color="auto"/>
                <w:left w:val="none" w:sz="0" w:space="0" w:color="auto"/>
                <w:bottom w:val="none" w:sz="0" w:space="0" w:color="auto"/>
                <w:right w:val="none" w:sz="0" w:space="0" w:color="auto"/>
              </w:divBdr>
            </w:div>
            <w:div w:id="1639531532">
              <w:marLeft w:val="0"/>
              <w:marRight w:val="0"/>
              <w:marTop w:val="0"/>
              <w:marBottom w:val="0"/>
              <w:divBdr>
                <w:top w:val="none" w:sz="0" w:space="0" w:color="auto"/>
                <w:left w:val="none" w:sz="0" w:space="0" w:color="auto"/>
                <w:bottom w:val="none" w:sz="0" w:space="0" w:color="auto"/>
                <w:right w:val="none" w:sz="0" w:space="0" w:color="auto"/>
              </w:divBdr>
            </w:div>
            <w:div w:id="273296388">
              <w:marLeft w:val="0"/>
              <w:marRight w:val="0"/>
              <w:marTop w:val="0"/>
              <w:marBottom w:val="0"/>
              <w:divBdr>
                <w:top w:val="none" w:sz="0" w:space="0" w:color="auto"/>
                <w:left w:val="none" w:sz="0" w:space="0" w:color="auto"/>
                <w:bottom w:val="none" w:sz="0" w:space="0" w:color="auto"/>
                <w:right w:val="none" w:sz="0" w:space="0" w:color="auto"/>
              </w:divBdr>
            </w:div>
            <w:div w:id="896211313">
              <w:marLeft w:val="0"/>
              <w:marRight w:val="0"/>
              <w:marTop w:val="0"/>
              <w:marBottom w:val="0"/>
              <w:divBdr>
                <w:top w:val="none" w:sz="0" w:space="0" w:color="auto"/>
                <w:left w:val="none" w:sz="0" w:space="0" w:color="auto"/>
                <w:bottom w:val="none" w:sz="0" w:space="0" w:color="auto"/>
                <w:right w:val="none" w:sz="0" w:space="0" w:color="auto"/>
              </w:divBdr>
            </w:div>
            <w:div w:id="649098418">
              <w:marLeft w:val="0"/>
              <w:marRight w:val="0"/>
              <w:marTop w:val="0"/>
              <w:marBottom w:val="0"/>
              <w:divBdr>
                <w:top w:val="none" w:sz="0" w:space="0" w:color="auto"/>
                <w:left w:val="none" w:sz="0" w:space="0" w:color="auto"/>
                <w:bottom w:val="none" w:sz="0" w:space="0" w:color="auto"/>
                <w:right w:val="none" w:sz="0" w:space="0" w:color="auto"/>
              </w:divBdr>
            </w:div>
            <w:div w:id="151026983">
              <w:marLeft w:val="0"/>
              <w:marRight w:val="0"/>
              <w:marTop w:val="0"/>
              <w:marBottom w:val="0"/>
              <w:divBdr>
                <w:top w:val="none" w:sz="0" w:space="0" w:color="auto"/>
                <w:left w:val="none" w:sz="0" w:space="0" w:color="auto"/>
                <w:bottom w:val="none" w:sz="0" w:space="0" w:color="auto"/>
                <w:right w:val="none" w:sz="0" w:space="0" w:color="auto"/>
              </w:divBdr>
            </w:div>
            <w:div w:id="1718898132">
              <w:marLeft w:val="0"/>
              <w:marRight w:val="0"/>
              <w:marTop w:val="0"/>
              <w:marBottom w:val="0"/>
              <w:divBdr>
                <w:top w:val="none" w:sz="0" w:space="0" w:color="auto"/>
                <w:left w:val="none" w:sz="0" w:space="0" w:color="auto"/>
                <w:bottom w:val="none" w:sz="0" w:space="0" w:color="auto"/>
                <w:right w:val="none" w:sz="0" w:space="0" w:color="auto"/>
              </w:divBdr>
            </w:div>
            <w:div w:id="1740130024">
              <w:marLeft w:val="0"/>
              <w:marRight w:val="0"/>
              <w:marTop w:val="0"/>
              <w:marBottom w:val="0"/>
              <w:divBdr>
                <w:top w:val="none" w:sz="0" w:space="0" w:color="auto"/>
                <w:left w:val="none" w:sz="0" w:space="0" w:color="auto"/>
                <w:bottom w:val="none" w:sz="0" w:space="0" w:color="auto"/>
                <w:right w:val="none" w:sz="0" w:space="0" w:color="auto"/>
              </w:divBdr>
            </w:div>
            <w:div w:id="1271202677">
              <w:marLeft w:val="0"/>
              <w:marRight w:val="0"/>
              <w:marTop w:val="0"/>
              <w:marBottom w:val="0"/>
              <w:divBdr>
                <w:top w:val="none" w:sz="0" w:space="0" w:color="auto"/>
                <w:left w:val="none" w:sz="0" w:space="0" w:color="auto"/>
                <w:bottom w:val="none" w:sz="0" w:space="0" w:color="auto"/>
                <w:right w:val="none" w:sz="0" w:space="0" w:color="auto"/>
              </w:divBdr>
            </w:div>
            <w:div w:id="8366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3490">
      <w:bodyDiv w:val="1"/>
      <w:marLeft w:val="0"/>
      <w:marRight w:val="0"/>
      <w:marTop w:val="0"/>
      <w:marBottom w:val="0"/>
      <w:divBdr>
        <w:top w:val="none" w:sz="0" w:space="0" w:color="auto"/>
        <w:left w:val="none" w:sz="0" w:space="0" w:color="auto"/>
        <w:bottom w:val="none" w:sz="0" w:space="0" w:color="auto"/>
        <w:right w:val="none" w:sz="0" w:space="0" w:color="auto"/>
      </w:divBdr>
      <w:divsChild>
        <w:div w:id="521749215">
          <w:marLeft w:val="0"/>
          <w:marRight w:val="0"/>
          <w:marTop w:val="0"/>
          <w:marBottom w:val="0"/>
          <w:divBdr>
            <w:top w:val="none" w:sz="0" w:space="0" w:color="auto"/>
            <w:left w:val="none" w:sz="0" w:space="0" w:color="auto"/>
            <w:bottom w:val="none" w:sz="0" w:space="0" w:color="auto"/>
            <w:right w:val="none" w:sz="0" w:space="0" w:color="auto"/>
          </w:divBdr>
          <w:divsChild>
            <w:div w:id="5708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0884">
      <w:bodyDiv w:val="1"/>
      <w:marLeft w:val="0"/>
      <w:marRight w:val="0"/>
      <w:marTop w:val="0"/>
      <w:marBottom w:val="0"/>
      <w:divBdr>
        <w:top w:val="none" w:sz="0" w:space="0" w:color="auto"/>
        <w:left w:val="none" w:sz="0" w:space="0" w:color="auto"/>
        <w:bottom w:val="none" w:sz="0" w:space="0" w:color="auto"/>
        <w:right w:val="none" w:sz="0" w:space="0" w:color="auto"/>
      </w:divBdr>
      <w:divsChild>
        <w:div w:id="858280512">
          <w:marLeft w:val="0"/>
          <w:marRight w:val="0"/>
          <w:marTop w:val="0"/>
          <w:marBottom w:val="0"/>
          <w:divBdr>
            <w:top w:val="none" w:sz="0" w:space="0" w:color="auto"/>
            <w:left w:val="none" w:sz="0" w:space="0" w:color="auto"/>
            <w:bottom w:val="none" w:sz="0" w:space="0" w:color="auto"/>
            <w:right w:val="none" w:sz="0" w:space="0" w:color="auto"/>
          </w:divBdr>
          <w:divsChild>
            <w:div w:id="9869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9398">
      <w:bodyDiv w:val="1"/>
      <w:marLeft w:val="0"/>
      <w:marRight w:val="0"/>
      <w:marTop w:val="0"/>
      <w:marBottom w:val="0"/>
      <w:divBdr>
        <w:top w:val="none" w:sz="0" w:space="0" w:color="auto"/>
        <w:left w:val="none" w:sz="0" w:space="0" w:color="auto"/>
        <w:bottom w:val="none" w:sz="0" w:space="0" w:color="auto"/>
        <w:right w:val="none" w:sz="0" w:space="0" w:color="auto"/>
      </w:divBdr>
      <w:divsChild>
        <w:div w:id="1237127203">
          <w:marLeft w:val="0"/>
          <w:marRight w:val="0"/>
          <w:marTop w:val="0"/>
          <w:marBottom w:val="0"/>
          <w:divBdr>
            <w:top w:val="none" w:sz="0" w:space="0" w:color="auto"/>
            <w:left w:val="none" w:sz="0" w:space="0" w:color="auto"/>
            <w:bottom w:val="none" w:sz="0" w:space="0" w:color="auto"/>
            <w:right w:val="none" w:sz="0" w:space="0" w:color="auto"/>
          </w:divBdr>
          <w:divsChild>
            <w:div w:id="1315256998">
              <w:marLeft w:val="0"/>
              <w:marRight w:val="0"/>
              <w:marTop w:val="0"/>
              <w:marBottom w:val="0"/>
              <w:divBdr>
                <w:top w:val="none" w:sz="0" w:space="0" w:color="auto"/>
                <w:left w:val="none" w:sz="0" w:space="0" w:color="auto"/>
                <w:bottom w:val="none" w:sz="0" w:space="0" w:color="auto"/>
                <w:right w:val="none" w:sz="0" w:space="0" w:color="auto"/>
              </w:divBdr>
            </w:div>
            <w:div w:id="405078906">
              <w:marLeft w:val="0"/>
              <w:marRight w:val="0"/>
              <w:marTop w:val="0"/>
              <w:marBottom w:val="0"/>
              <w:divBdr>
                <w:top w:val="none" w:sz="0" w:space="0" w:color="auto"/>
                <w:left w:val="none" w:sz="0" w:space="0" w:color="auto"/>
                <w:bottom w:val="none" w:sz="0" w:space="0" w:color="auto"/>
                <w:right w:val="none" w:sz="0" w:space="0" w:color="auto"/>
              </w:divBdr>
            </w:div>
            <w:div w:id="1489858055">
              <w:marLeft w:val="0"/>
              <w:marRight w:val="0"/>
              <w:marTop w:val="0"/>
              <w:marBottom w:val="0"/>
              <w:divBdr>
                <w:top w:val="none" w:sz="0" w:space="0" w:color="auto"/>
                <w:left w:val="none" w:sz="0" w:space="0" w:color="auto"/>
                <w:bottom w:val="none" w:sz="0" w:space="0" w:color="auto"/>
                <w:right w:val="none" w:sz="0" w:space="0" w:color="auto"/>
              </w:divBdr>
            </w:div>
            <w:div w:id="746995183">
              <w:marLeft w:val="0"/>
              <w:marRight w:val="0"/>
              <w:marTop w:val="0"/>
              <w:marBottom w:val="0"/>
              <w:divBdr>
                <w:top w:val="none" w:sz="0" w:space="0" w:color="auto"/>
                <w:left w:val="none" w:sz="0" w:space="0" w:color="auto"/>
                <w:bottom w:val="none" w:sz="0" w:space="0" w:color="auto"/>
                <w:right w:val="none" w:sz="0" w:space="0" w:color="auto"/>
              </w:divBdr>
            </w:div>
            <w:div w:id="295377462">
              <w:marLeft w:val="0"/>
              <w:marRight w:val="0"/>
              <w:marTop w:val="0"/>
              <w:marBottom w:val="0"/>
              <w:divBdr>
                <w:top w:val="none" w:sz="0" w:space="0" w:color="auto"/>
                <w:left w:val="none" w:sz="0" w:space="0" w:color="auto"/>
                <w:bottom w:val="none" w:sz="0" w:space="0" w:color="auto"/>
                <w:right w:val="none" w:sz="0" w:space="0" w:color="auto"/>
              </w:divBdr>
            </w:div>
            <w:div w:id="501164927">
              <w:marLeft w:val="0"/>
              <w:marRight w:val="0"/>
              <w:marTop w:val="0"/>
              <w:marBottom w:val="0"/>
              <w:divBdr>
                <w:top w:val="none" w:sz="0" w:space="0" w:color="auto"/>
                <w:left w:val="none" w:sz="0" w:space="0" w:color="auto"/>
                <w:bottom w:val="none" w:sz="0" w:space="0" w:color="auto"/>
                <w:right w:val="none" w:sz="0" w:space="0" w:color="auto"/>
              </w:divBdr>
            </w:div>
            <w:div w:id="1072117416">
              <w:marLeft w:val="0"/>
              <w:marRight w:val="0"/>
              <w:marTop w:val="0"/>
              <w:marBottom w:val="0"/>
              <w:divBdr>
                <w:top w:val="none" w:sz="0" w:space="0" w:color="auto"/>
                <w:left w:val="none" w:sz="0" w:space="0" w:color="auto"/>
                <w:bottom w:val="none" w:sz="0" w:space="0" w:color="auto"/>
                <w:right w:val="none" w:sz="0" w:space="0" w:color="auto"/>
              </w:divBdr>
            </w:div>
            <w:div w:id="1869875066">
              <w:marLeft w:val="0"/>
              <w:marRight w:val="0"/>
              <w:marTop w:val="0"/>
              <w:marBottom w:val="0"/>
              <w:divBdr>
                <w:top w:val="none" w:sz="0" w:space="0" w:color="auto"/>
                <w:left w:val="none" w:sz="0" w:space="0" w:color="auto"/>
                <w:bottom w:val="none" w:sz="0" w:space="0" w:color="auto"/>
                <w:right w:val="none" w:sz="0" w:space="0" w:color="auto"/>
              </w:divBdr>
            </w:div>
            <w:div w:id="1425565106">
              <w:marLeft w:val="0"/>
              <w:marRight w:val="0"/>
              <w:marTop w:val="0"/>
              <w:marBottom w:val="0"/>
              <w:divBdr>
                <w:top w:val="none" w:sz="0" w:space="0" w:color="auto"/>
                <w:left w:val="none" w:sz="0" w:space="0" w:color="auto"/>
                <w:bottom w:val="none" w:sz="0" w:space="0" w:color="auto"/>
                <w:right w:val="none" w:sz="0" w:space="0" w:color="auto"/>
              </w:divBdr>
            </w:div>
            <w:div w:id="2009673174">
              <w:marLeft w:val="0"/>
              <w:marRight w:val="0"/>
              <w:marTop w:val="0"/>
              <w:marBottom w:val="0"/>
              <w:divBdr>
                <w:top w:val="none" w:sz="0" w:space="0" w:color="auto"/>
                <w:left w:val="none" w:sz="0" w:space="0" w:color="auto"/>
                <w:bottom w:val="none" w:sz="0" w:space="0" w:color="auto"/>
                <w:right w:val="none" w:sz="0" w:space="0" w:color="auto"/>
              </w:divBdr>
            </w:div>
            <w:div w:id="158884282">
              <w:marLeft w:val="0"/>
              <w:marRight w:val="0"/>
              <w:marTop w:val="0"/>
              <w:marBottom w:val="0"/>
              <w:divBdr>
                <w:top w:val="none" w:sz="0" w:space="0" w:color="auto"/>
                <w:left w:val="none" w:sz="0" w:space="0" w:color="auto"/>
                <w:bottom w:val="none" w:sz="0" w:space="0" w:color="auto"/>
                <w:right w:val="none" w:sz="0" w:space="0" w:color="auto"/>
              </w:divBdr>
            </w:div>
            <w:div w:id="1047484602">
              <w:marLeft w:val="0"/>
              <w:marRight w:val="0"/>
              <w:marTop w:val="0"/>
              <w:marBottom w:val="0"/>
              <w:divBdr>
                <w:top w:val="none" w:sz="0" w:space="0" w:color="auto"/>
                <w:left w:val="none" w:sz="0" w:space="0" w:color="auto"/>
                <w:bottom w:val="none" w:sz="0" w:space="0" w:color="auto"/>
                <w:right w:val="none" w:sz="0" w:space="0" w:color="auto"/>
              </w:divBdr>
            </w:div>
            <w:div w:id="2094426182">
              <w:marLeft w:val="0"/>
              <w:marRight w:val="0"/>
              <w:marTop w:val="0"/>
              <w:marBottom w:val="0"/>
              <w:divBdr>
                <w:top w:val="none" w:sz="0" w:space="0" w:color="auto"/>
                <w:left w:val="none" w:sz="0" w:space="0" w:color="auto"/>
                <w:bottom w:val="none" w:sz="0" w:space="0" w:color="auto"/>
                <w:right w:val="none" w:sz="0" w:space="0" w:color="auto"/>
              </w:divBdr>
            </w:div>
            <w:div w:id="1939676919">
              <w:marLeft w:val="0"/>
              <w:marRight w:val="0"/>
              <w:marTop w:val="0"/>
              <w:marBottom w:val="0"/>
              <w:divBdr>
                <w:top w:val="none" w:sz="0" w:space="0" w:color="auto"/>
                <w:left w:val="none" w:sz="0" w:space="0" w:color="auto"/>
                <w:bottom w:val="none" w:sz="0" w:space="0" w:color="auto"/>
                <w:right w:val="none" w:sz="0" w:space="0" w:color="auto"/>
              </w:divBdr>
            </w:div>
            <w:div w:id="1753887234">
              <w:marLeft w:val="0"/>
              <w:marRight w:val="0"/>
              <w:marTop w:val="0"/>
              <w:marBottom w:val="0"/>
              <w:divBdr>
                <w:top w:val="none" w:sz="0" w:space="0" w:color="auto"/>
                <w:left w:val="none" w:sz="0" w:space="0" w:color="auto"/>
                <w:bottom w:val="none" w:sz="0" w:space="0" w:color="auto"/>
                <w:right w:val="none" w:sz="0" w:space="0" w:color="auto"/>
              </w:divBdr>
            </w:div>
            <w:div w:id="29384986">
              <w:marLeft w:val="0"/>
              <w:marRight w:val="0"/>
              <w:marTop w:val="0"/>
              <w:marBottom w:val="0"/>
              <w:divBdr>
                <w:top w:val="none" w:sz="0" w:space="0" w:color="auto"/>
                <w:left w:val="none" w:sz="0" w:space="0" w:color="auto"/>
                <w:bottom w:val="none" w:sz="0" w:space="0" w:color="auto"/>
                <w:right w:val="none" w:sz="0" w:space="0" w:color="auto"/>
              </w:divBdr>
            </w:div>
            <w:div w:id="1053231812">
              <w:marLeft w:val="0"/>
              <w:marRight w:val="0"/>
              <w:marTop w:val="0"/>
              <w:marBottom w:val="0"/>
              <w:divBdr>
                <w:top w:val="none" w:sz="0" w:space="0" w:color="auto"/>
                <w:left w:val="none" w:sz="0" w:space="0" w:color="auto"/>
                <w:bottom w:val="none" w:sz="0" w:space="0" w:color="auto"/>
                <w:right w:val="none" w:sz="0" w:space="0" w:color="auto"/>
              </w:divBdr>
            </w:div>
            <w:div w:id="166751995">
              <w:marLeft w:val="0"/>
              <w:marRight w:val="0"/>
              <w:marTop w:val="0"/>
              <w:marBottom w:val="0"/>
              <w:divBdr>
                <w:top w:val="none" w:sz="0" w:space="0" w:color="auto"/>
                <w:left w:val="none" w:sz="0" w:space="0" w:color="auto"/>
                <w:bottom w:val="none" w:sz="0" w:space="0" w:color="auto"/>
                <w:right w:val="none" w:sz="0" w:space="0" w:color="auto"/>
              </w:divBdr>
            </w:div>
            <w:div w:id="1169325428">
              <w:marLeft w:val="0"/>
              <w:marRight w:val="0"/>
              <w:marTop w:val="0"/>
              <w:marBottom w:val="0"/>
              <w:divBdr>
                <w:top w:val="none" w:sz="0" w:space="0" w:color="auto"/>
                <w:left w:val="none" w:sz="0" w:space="0" w:color="auto"/>
                <w:bottom w:val="none" w:sz="0" w:space="0" w:color="auto"/>
                <w:right w:val="none" w:sz="0" w:space="0" w:color="auto"/>
              </w:divBdr>
            </w:div>
            <w:div w:id="1880243744">
              <w:marLeft w:val="0"/>
              <w:marRight w:val="0"/>
              <w:marTop w:val="0"/>
              <w:marBottom w:val="0"/>
              <w:divBdr>
                <w:top w:val="none" w:sz="0" w:space="0" w:color="auto"/>
                <w:left w:val="none" w:sz="0" w:space="0" w:color="auto"/>
                <w:bottom w:val="none" w:sz="0" w:space="0" w:color="auto"/>
                <w:right w:val="none" w:sz="0" w:space="0" w:color="auto"/>
              </w:divBdr>
            </w:div>
            <w:div w:id="1689939300">
              <w:marLeft w:val="0"/>
              <w:marRight w:val="0"/>
              <w:marTop w:val="0"/>
              <w:marBottom w:val="0"/>
              <w:divBdr>
                <w:top w:val="none" w:sz="0" w:space="0" w:color="auto"/>
                <w:left w:val="none" w:sz="0" w:space="0" w:color="auto"/>
                <w:bottom w:val="none" w:sz="0" w:space="0" w:color="auto"/>
                <w:right w:val="none" w:sz="0" w:space="0" w:color="auto"/>
              </w:divBdr>
            </w:div>
            <w:div w:id="894659793">
              <w:marLeft w:val="0"/>
              <w:marRight w:val="0"/>
              <w:marTop w:val="0"/>
              <w:marBottom w:val="0"/>
              <w:divBdr>
                <w:top w:val="none" w:sz="0" w:space="0" w:color="auto"/>
                <w:left w:val="none" w:sz="0" w:space="0" w:color="auto"/>
                <w:bottom w:val="none" w:sz="0" w:space="0" w:color="auto"/>
                <w:right w:val="none" w:sz="0" w:space="0" w:color="auto"/>
              </w:divBdr>
            </w:div>
            <w:div w:id="871378369">
              <w:marLeft w:val="0"/>
              <w:marRight w:val="0"/>
              <w:marTop w:val="0"/>
              <w:marBottom w:val="0"/>
              <w:divBdr>
                <w:top w:val="none" w:sz="0" w:space="0" w:color="auto"/>
                <w:left w:val="none" w:sz="0" w:space="0" w:color="auto"/>
                <w:bottom w:val="none" w:sz="0" w:space="0" w:color="auto"/>
                <w:right w:val="none" w:sz="0" w:space="0" w:color="auto"/>
              </w:divBdr>
            </w:div>
            <w:div w:id="1563101265">
              <w:marLeft w:val="0"/>
              <w:marRight w:val="0"/>
              <w:marTop w:val="0"/>
              <w:marBottom w:val="0"/>
              <w:divBdr>
                <w:top w:val="none" w:sz="0" w:space="0" w:color="auto"/>
                <w:left w:val="none" w:sz="0" w:space="0" w:color="auto"/>
                <w:bottom w:val="none" w:sz="0" w:space="0" w:color="auto"/>
                <w:right w:val="none" w:sz="0" w:space="0" w:color="auto"/>
              </w:divBdr>
            </w:div>
            <w:div w:id="193617180">
              <w:marLeft w:val="0"/>
              <w:marRight w:val="0"/>
              <w:marTop w:val="0"/>
              <w:marBottom w:val="0"/>
              <w:divBdr>
                <w:top w:val="none" w:sz="0" w:space="0" w:color="auto"/>
                <w:left w:val="none" w:sz="0" w:space="0" w:color="auto"/>
                <w:bottom w:val="none" w:sz="0" w:space="0" w:color="auto"/>
                <w:right w:val="none" w:sz="0" w:space="0" w:color="auto"/>
              </w:divBdr>
            </w:div>
            <w:div w:id="379325068">
              <w:marLeft w:val="0"/>
              <w:marRight w:val="0"/>
              <w:marTop w:val="0"/>
              <w:marBottom w:val="0"/>
              <w:divBdr>
                <w:top w:val="none" w:sz="0" w:space="0" w:color="auto"/>
                <w:left w:val="none" w:sz="0" w:space="0" w:color="auto"/>
                <w:bottom w:val="none" w:sz="0" w:space="0" w:color="auto"/>
                <w:right w:val="none" w:sz="0" w:space="0" w:color="auto"/>
              </w:divBdr>
            </w:div>
            <w:div w:id="685331736">
              <w:marLeft w:val="0"/>
              <w:marRight w:val="0"/>
              <w:marTop w:val="0"/>
              <w:marBottom w:val="0"/>
              <w:divBdr>
                <w:top w:val="none" w:sz="0" w:space="0" w:color="auto"/>
                <w:left w:val="none" w:sz="0" w:space="0" w:color="auto"/>
                <w:bottom w:val="none" w:sz="0" w:space="0" w:color="auto"/>
                <w:right w:val="none" w:sz="0" w:space="0" w:color="auto"/>
              </w:divBdr>
            </w:div>
            <w:div w:id="600529721">
              <w:marLeft w:val="0"/>
              <w:marRight w:val="0"/>
              <w:marTop w:val="0"/>
              <w:marBottom w:val="0"/>
              <w:divBdr>
                <w:top w:val="none" w:sz="0" w:space="0" w:color="auto"/>
                <w:left w:val="none" w:sz="0" w:space="0" w:color="auto"/>
                <w:bottom w:val="none" w:sz="0" w:space="0" w:color="auto"/>
                <w:right w:val="none" w:sz="0" w:space="0" w:color="auto"/>
              </w:divBdr>
            </w:div>
            <w:div w:id="1037000113">
              <w:marLeft w:val="0"/>
              <w:marRight w:val="0"/>
              <w:marTop w:val="0"/>
              <w:marBottom w:val="0"/>
              <w:divBdr>
                <w:top w:val="none" w:sz="0" w:space="0" w:color="auto"/>
                <w:left w:val="none" w:sz="0" w:space="0" w:color="auto"/>
                <w:bottom w:val="none" w:sz="0" w:space="0" w:color="auto"/>
                <w:right w:val="none" w:sz="0" w:space="0" w:color="auto"/>
              </w:divBdr>
            </w:div>
            <w:div w:id="2065448552">
              <w:marLeft w:val="0"/>
              <w:marRight w:val="0"/>
              <w:marTop w:val="0"/>
              <w:marBottom w:val="0"/>
              <w:divBdr>
                <w:top w:val="none" w:sz="0" w:space="0" w:color="auto"/>
                <w:left w:val="none" w:sz="0" w:space="0" w:color="auto"/>
                <w:bottom w:val="none" w:sz="0" w:space="0" w:color="auto"/>
                <w:right w:val="none" w:sz="0" w:space="0" w:color="auto"/>
              </w:divBdr>
            </w:div>
            <w:div w:id="752749702">
              <w:marLeft w:val="0"/>
              <w:marRight w:val="0"/>
              <w:marTop w:val="0"/>
              <w:marBottom w:val="0"/>
              <w:divBdr>
                <w:top w:val="none" w:sz="0" w:space="0" w:color="auto"/>
                <w:left w:val="none" w:sz="0" w:space="0" w:color="auto"/>
                <w:bottom w:val="none" w:sz="0" w:space="0" w:color="auto"/>
                <w:right w:val="none" w:sz="0" w:space="0" w:color="auto"/>
              </w:divBdr>
            </w:div>
            <w:div w:id="2138452710">
              <w:marLeft w:val="0"/>
              <w:marRight w:val="0"/>
              <w:marTop w:val="0"/>
              <w:marBottom w:val="0"/>
              <w:divBdr>
                <w:top w:val="none" w:sz="0" w:space="0" w:color="auto"/>
                <w:left w:val="none" w:sz="0" w:space="0" w:color="auto"/>
                <w:bottom w:val="none" w:sz="0" w:space="0" w:color="auto"/>
                <w:right w:val="none" w:sz="0" w:space="0" w:color="auto"/>
              </w:divBdr>
            </w:div>
            <w:div w:id="898134339">
              <w:marLeft w:val="0"/>
              <w:marRight w:val="0"/>
              <w:marTop w:val="0"/>
              <w:marBottom w:val="0"/>
              <w:divBdr>
                <w:top w:val="none" w:sz="0" w:space="0" w:color="auto"/>
                <w:left w:val="none" w:sz="0" w:space="0" w:color="auto"/>
                <w:bottom w:val="none" w:sz="0" w:space="0" w:color="auto"/>
                <w:right w:val="none" w:sz="0" w:space="0" w:color="auto"/>
              </w:divBdr>
            </w:div>
            <w:div w:id="1205555066">
              <w:marLeft w:val="0"/>
              <w:marRight w:val="0"/>
              <w:marTop w:val="0"/>
              <w:marBottom w:val="0"/>
              <w:divBdr>
                <w:top w:val="none" w:sz="0" w:space="0" w:color="auto"/>
                <w:left w:val="none" w:sz="0" w:space="0" w:color="auto"/>
                <w:bottom w:val="none" w:sz="0" w:space="0" w:color="auto"/>
                <w:right w:val="none" w:sz="0" w:space="0" w:color="auto"/>
              </w:divBdr>
            </w:div>
            <w:div w:id="661738083">
              <w:marLeft w:val="0"/>
              <w:marRight w:val="0"/>
              <w:marTop w:val="0"/>
              <w:marBottom w:val="0"/>
              <w:divBdr>
                <w:top w:val="none" w:sz="0" w:space="0" w:color="auto"/>
                <w:left w:val="none" w:sz="0" w:space="0" w:color="auto"/>
                <w:bottom w:val="none" w:sz="0" w:space="0" w:color="auto"/>
                <w:right w:val="none" w:sz="0" w:space="0" w:color="auto"/>
              </w:divBdr>
            </w:div>
            <w:div w:id="1035620814">
              <w:marLeft w:val="0"/>
              <w:marRight w:val="0"/>
              <w:marTop w:val="0"/>
              <w:marBottom w:val="0"/>
              <w:divBdr>
                <w:top w:val="none" w:sz="0" w:space="0" w:color="auto"/>
                <w:left w:val="none" w:sz="0" w:space="0" w:color="auto"/>
                <w:bottom w:val="none" w:sz="0" w:space="0" w:color="auto"/>
                <w:right w:val="none" w:sz="0" w:space="0" w:color="auto"/>
              </w:divBdr>
            </w:div>
            <w:div w:id="1609779911">
              <w:marLeft w:val="0"/>
              <w:marRight w:val="0"/>
              <w:marTop w:val="0"/>
              <w:marBottom w:val="0"/>
              <w:divBdr>
                <w:top w:val="none" w:sz="0" w:space="0" w:color="auto"/>
                <w:left w:val="none" w:sz="0" w:space="0" w:color="auto"/>
                <w:bottom w:val="none" w:sz="0" w:space="0" w:color="auto"/>
                <w:right w:val="none" w:sz="0" w:space="0" w:color="auto"/>
              </w:divBdr>
            </w:div>
            <w:div w:id="1244874127">
              <w:marLeft w:val="0"/>
              <w:marRight w:val="0"/>
              <w:marTop w:val="0"/>
              <w:marBottom w:val="0"/>
              <w:divBdr>
                <w:top w:val="none" w:sz="0" w:space="0" w:color="auto"/>
                <w:left w:val="none" w:sz="0" w:space="0" w:color="auto"/>
                <w:bottom w:val="none" w:sz="0" w:space="0" w:color="auto"/>
                <w:right w:val="none" w:sz="0" w:space="0" w:color="auto"/>
              </w:divBdr>
            </w:div>
            <w:div w:id="278491468">
              <w:marLeft w:val="0"/>
              <w:marRight w:val="0"/>
              <w:marTop w:val="0"/>
              <w:marBottom w:val="0"/>
              <w:divBdr>
                <w:top w:val="none" w:sz="0" w:space="0" w:color="auto"/>
                <w:left w:val="none" w:sz="0" w:space="0" w:color="auto"/>
                <w:bottom w:val="none" w:sz="0" w:space="0" w:color="auto"/>
                <w:right w:val="none" w:sz="0" w:space="0" w:color="auto"/>
              </w:divBdr>
            </w:div>
            <w:div w:id="420178983">
              <w:marLeft w:val="0"/>
              <w:marRight w:val="0"/>
              <w:marTop w:val="0"/>
              <w:marBottom w:val="0"/>
              <w:divBdr>
                <w:top w:val="none" w:sz="0" w:space="0" w:color="auto"/>
                <w:left w:val="none" w:sz="0" w:space="0" w:color="auto"/>
                <w:bottom w:val="none" w:sz="0" w:space="0" w:color="auto"/>
                <w:right w:val="none" w:sz="0" w:space="0" w:color="auto"/>
              </w:divBdr>
            </w:div>
            <w:div w:id="1103576809">
              <w:marLeft w:val="0"/>
              <w:marRight w:val="0"/>
              <w:marTop w:val="0"/>
              <w:marBottom w:val="0"/>
              <w:divBdr>
                <w:top w:val="none" w:sz="0" w:space="0" w:color="auto"/>
                <w:left w:val="none" w:sz="0" w:space="0" w:color="auto"/>
                <w:bottom w:val="none" w:sz="0" w:space="0" w:color="auto"/>
                <w:right w:val="none" w:sz="0" w:space="0" w:color="auto"/>
              </w:divBdr>
            </w:div>
            <w:div w:id="2131052853">
              <w:marLeft w:val="0"/>
              <w:marRight w:val="0"/>
              <w:marTop w:val="0"/>
              <w:marBottom w:val="0"/>
              <w:divBdr>
                <w:top w:val="none" w:sz="0" w:space="0" w:color="auto"/>
                <w:left w:val="none" w:sz="0" w:space="0" w:color="auto"/>
                <w:bottom w:val="none" w:sz="0" w:space="0" w:color="auto"/>
                <w:right w:val="none" w:sz="0" w:space="0" w:color="auto"/>
              </w:divBdr>
            </w:div>
            <w:div w:id="421024260">
              <w:marLeft w:val="0"/>
              <w:marRight w:val="0"/>
              <w:marTop w:val="0"/>
              <w:marBottom w:val="0"/>
              <w:divBdr>
                <w:top w:val="none" w:sz="0" w:space="0" w:color="auto"/>
                <w:left w:val="none" w:sz="0" w:space="0" w:color="auto"/>
                <w:bottom w:val="none" w:sz="0" w:space="0" w:color="auto"/>
                <w:right w:val="none" w:sz="0" w:space="0" w:color="auto"/>
              </w:divBdr>
            </w:div>
            <w:div w:id="175778926">
              <w:marLeft w:val="0"/>
              <w:marRight w:val="0"/>
              <w:marTop w:val="0"/>
              <w:marBottom w:val="0"/>
              <w:divBdr>
                <w:top w:val="none" w:sz="0" w:space="0" w:color="auto"/>
                <w:left w:val="none" w:sz="0" w:space="0" w:color="auto"/>
                <w:bottom w:val="none" w:sz="0" w:space="0" w:color="auto"/>
                <w:right w:val="none" w:sz="0" w:space="0" w:color="auto"/>
              </w:divBdr>
            </w:div>
            <w:div w:id="434718909">
              <w:marLeft w:val="0"/>
              <w:marRight w:val="0"/>
              <w:marTop w:val="0"/>
              <w:marBottom w:val="0"/>
              <w:divBdr>
                <w:top w:val="none" w:sz="0" w:space="0" w:color="auto"/>
                <w:left w:val="none" w:sz="0" w:space="0" w:color="auto"/>
                <w:bottom w:val="none" w:sz="0" w:space="0" w:color="auto"/>
                <w:right w:val="none" w:sz="0" w:space="0" w:color="auto"/>
              </w:divBdr>
            </w:div>
            <w:div w:id="160629592">
              <w:marLeft w:val="0"/>
              <w:marRight w:val="0"/>
              <w:marTop w:val="0"/>
              <w:marBottom w:val="0"/>
              <w:divBdr>
                <w:top w:val="none" w:sz="0" w:space="0" w:color="auto"/>
                <w:left w:val="none" w:sz="0" w:space="0" w:color="auto"/>
                <w:bottom w:val="none" w:sz="0" w:space="0" w:color="auto"/>
                <w:right w:val="none" w:sz="0" w:space="0" w:color="auto"/>
              </w:divBdr>
            </w:div>
            <w:div w:id="1660813880">
              <w:marLeft w:val="0"/>
              <w:marRight w:val="0"/>
              <w:marTop w:val="0"/>
              <w:marBottom w:val="0"/>
              <w:divBdr>
                <w:top w:val="none" w:sz="0" w:space="0" w:color="auto"/>
                <w:left w:val="none" w:sz="0" w:space="0" w:color="auto"/>
                <w:bottom w:val="none" w:sz="0" w:space="0" w:color="auto"/>
                <w:right w:val="none" w:sz="0" w:space="0" w:color="auto"/>
              </w:divBdr>
            </w:div>
            <w:div w:id="866599877">
              <w:marLeft w:val="0"/>
              <w:marRight w:val="0"/>
              <w:marTop w:val="0"/>
              <w:marBottom w:val="0"/>
              <w:divBdr>
                <w:top w:val="none" w:sz="0" w:space="0" w:color="auto"/>
                <w:left w:val="none" w:sz="0" w:space="0" w:color="auto"/>
                <w:bottom w:val="none" w:sz="0" w:space="0" w:color="auto"/>
                <w:right w:val="none" w:sz="0" w:space="0" w:color="auto"/>
              </w:divBdr>
            </w:div>
            <w:div w:id="2076926168">
              <w:marLeft w:val="0"/>
              <w:marRight w:val="0"/>
              <w:marTop w:val="0"/>
              <w:marBottom w:val="0"/>
              <w:divBdr>
                <w:top w:val="none" w:sz="0" w:space="0" w:color="auto"/>
                <w:left w:val="none" w:sz="0" w:space="0" w:color="auto"/>
                <w:bottom w:val="none" w:sz="0" w:space="0" w:color="auto"/>
                <w:right w:val="none" w:sz="0" w:space="0" w:color="auto"/>
              </w:divBdr>
            </w:div>
            <w:div w:id="1799256130">
              <w:marLeft w:val="0"/>
              <w:marRight w:val="0"/>
              <w:marTop w:val="0"/>
              <w:marBottom w:val="0"/>
              <w:divBdr>
                <w:top w:val="none" w:sz="0" w:space="0" w:color="auto"/>
                <w:left w:val="none" w:sz="0" w:space="0" w:color="auto"/>
                <w:bottom w:val="none" w:sz="0" w:space="0" w:color="auto"/>
                <w:right w:val="none" w:sz="0" w:space="0" w:color="auto"/>
              </w:divBdr>
            </w:div>
            <w:div w:id="352145434">
              <w:marLeft w:val="0"/>
              <w:marRight w:val="0"/>
              <w:marTop w:val="0"/>
              <w:marBottom w:val="0"/>
              <w:divBdr>
                <w:top w:val="none" w:sz="0" w:space="0" w:color="auto"/>
                <w:left w:val="none" w:sz="0" w:space="0" w:color="auto"/>
                <w:bottom w:val="none" w:sz="0" w:space="0" w:color="auto"/>
                <w:right w:val="none" w:sz="0" w:space="0" w:color="auto"/>
              </w:divBdr>
            </w:div>
            <w:div w:id="445003400">
              <w:marLeft w:val="0"/>
              <w:marRight w:val="0"/>
              <w:marTop w:val="0"/>
              <w:marBottom w:val="0"/>
              <w:divBdr>
                <w:top w:val="none" w:sz="0" w:space="0" w:color="auto"/>
                <w:left w:val="none" w:sz="0" w:space="0" w:color="auto"/>
                <w:bottom w:val="none" w:sz="0" w:space="0" w:color="auto"/>
                <w:right w:val="none" w:sz="0" w:space="0" w:color="auto"/>
              </w:divBdr>
            </w:div>
            <w:div w:id="554584505">
              <w:marLeft w:val="0"/>
              <w:marRight w:val="0"/>
              <w:marTop w:val="0"/>
              <w:marBottom w:val="0"/>
              <w:divBdr>
                <w:top w:val="none" w:sz="0" w:space="0" w:color="auto"/>
                <w:left w:val="none" w:sz="0" w:space="0" w:color="auto"/>
                <w:bottom w:val="none" w:sz="0" w:space="0" w:color="auto"/>
                <w:right w:val="none" w:sz="0" w:space="0" w:color="auto"/>
              </w:divBdr>
            </w:div>
            <w:div w:id="1610502315">
              <w:marLeft w:val="0"/>
              <w:marRight w:val="0"/>
              <w:marTop w:val="0"/>
              <w:marBottom w:val="0"/>
              <w:divBdr>
                <w:top w:val="none" w:sz="0" w:space="0" w:color="auto"/>
                <w:left w:val="none" w:sz="0" w:space="0" w:color="auto"/>
                <w:bottom w:val="none" w:sz="0" w:space="0" w:color="auto"/>
                <w:right w:val="none" w:sz="0" w:space="0" w:color="auto"/>
              </w:divBdr>
            </w:div>
            <w:div w:id="1310554796">
              <w:marLeft w:val="0"/>
              <w:marRight w:val="0"/>
              <w:marTop w:val="0"/>
              <w:marBottom w:val="0"/>
              <w:divBdr>
                <w:top w:val="none" w:sz="0" w:space="0" w:color="auto"/>
                <w:left w:val="none" w:sz="0" w:space="0" w:color="auto"/>
                <w:bottom w:val="none" w:sz="0" w:space="0" w:color="auto"/>
                <w:right w:val="none" w:sz="0" w:space="0" w:color="auto"/>
              </w:divBdr>
            </w:div>
            <w:div w:id="932130105">
              <w:marLeft w:val="0"/>
              <w:marRight w:val="0"/>
              <w:marTop w:val="0"/>
              <w:marBottom w:val="0"/>
              <w:divBdr>
                <w:top w:val="none" w:sz="0" w:space="0" w:color="auto"/>
                <w:left w:val="none" w:sz="0" w:space="0" w:color="auto"/>
                <w:bottom w:val="none" w:sz="0" w:space="0" w:color="auto"/>
                <w:right w:val="none" w:sz="0" w:space="0" w:color="auto"/>
              </w:divBdr>
            </w:div>
            <w:div w:id="49043718">
              <w:marLeft w:val="0"/>
              <w:marRight w:val="0"/>
              <w:marTop w:val="0"/>
              <w:marBottom w:val="0"/>
              <w:divBdr>
                <w:top w:val="none" w:sz="0" w:space="0" w:color="auto"/>
                <w:left w:val="none" w:sz="0" w:space="0" w:color="auto"/>
                <w:bottom w:val="none" w:sz="0" w:space="0" w:color="auto"/>
                <w:right w:val="none" w:sz="0" w:space="0" w:color="auto"/>
              </w:divBdr>
            </w:div>
            <w:div w:id="1836919514">
              <w:marLeft w:val="0"/>
              <w:marRight w:val="0"/>
              <w:marTop w:val="0"/>
              <w:marBottom w:val="0"/>
              <w:divBdr>
                <w:top w:val="none" w:sz="0" w:space="0" w:color="auto"/>
                <w:left w:val="none" w:sz="0" w:space="0" w:color="auto"/>
                <w:bottom w:val="none" w:sz="0" w:space="0" w:color="auto"/>
                <w:right w:val="none" w:sz="0" w:space="0" w:color="auto"/>
              </w:divBdr>
            </w:div>
            <w:div w:id="28655144">
              <w:marLeft w:val="0"/>
              <w:marRight w:val="0"/>
              <w:marTop w:val="0"/>
              <w:marBottom w:val="0"/>
              <w:divBdr>
                <w:top w:val="none" w:sz="0" w:space="0" w:color="auto"/>
                <w:left w:val="none" w:sz="0" w:space="0" w:color="auto"/>
                <w:bottom w:val="none" w:sz="0" w:space="0" w:color="auto"/>
                <w:right w:val="none" w:sz="0" w:space="0" w:color="auto"/>
              </w:divBdr>
            </w:div>
            <w:div w:id="660817115">
              <w:marLeft w:val="0"/>
              <w:marRight w:val="0"/>
              <w:marTop w:val="0"/>
              <w:marBottom w:val="0"/>
              <w:divBdr>
                <w:top w:val="none" w:sz="0" w:space="0" w:color="auto"/>
                <w:left w:val="none" w:sz="0" w:space="0" w:color="auto"/>
                <w:bottom w:val="none" w:sz="0" w:space="0" w:color="auto"/>
                <w:right w:val="none" w:sz="0" w:space="0" w:color="auto"/>
              </w:divBdr>
            </w:div>
            <w:div w:id="596409069">
              <w:marLeft w:val="0"/>
              <w:marRight w:val="0"/>
              <w:marTop w:val="0"/>
              <w:marBottom w:val="0"/>
              <w:divBdr>
                <w:top w:val="none" w:sz="0" w:space="0" w:color="auto"/>
                <w:left w:val="none" w:sz="0" w:space="0" w:color="auto"/>
                <w:bottom w:val="none" w:sz="0" w:space="0" w:color="auto"/>
                <w:right w:val="none" w:sz="0" w:space="0" w:color="auto"/>
              </w:divBdr>
            </w:div>
            <w:div w:id="2039238253">
              <w:marLeft w:val="0"/>
              <w:marRight w:val="0"/>
              <w:marTop w:val="0"/>
              <w:marBottom w:val="0"/>
              <w:divBdr>
                <w:top w:val="none" w:sz="0" w:space="0" w:color="auto"/>
                <w:left w:val="none" w:sz="0" w:space="0" w:color="auto"/>
                <w:bottom w:val="none" w:sz="0" w:space="0" w:color="auto"/>
                <w:right w:val="none" w:sz="0" w:space="0" w:color="auto"/>
              </w:divBdr>
            </w:div>
            <w:div w:id="1224098604">
              <w:marLeft w:val="0"/>
              <w:marRight w:val="0"/>
              <w:marTop w:val="0"/>
              <w:marBottom w:val="0"/>
              <w:divBdr>
                <w:top w:val="none" w:sz="0" w:space="0" w:color="auto"/>
                <w:left w:val="none" w:sz="0" w:space="0" w:color="auto"/>
                <w:bottom w:val="none" w:sz="0" w:space="0" w:color="auto"/>
                <w:right w:val="none" w:sz="0" w:space="0" w:color="auto"/>
              </w:divBdr>
            </w:div>
            <w:div w:id="335692578">
              <w:marLeft w:val="0"/>
              <w:marRight w:val="0"/>
              <w:marTop w:val="0"/>
              <w:marBottom w:val="0"/>
              <w:divBdr>
                <w:top w:val="none" w:sz="0" w:space="0" w:color="auto"/>
                <w:left w:val="none" w:sz="0" w:space="0" w:color="auto"/>
                <w:bottom w:val="none" w:sz="0" w:space="0" w:color="auto"/>
                <w:right w:val="none" w:sz="0" w:space="0" w:color="auto"/>
              </w:divBdr>
            </w:div>
            <w:div w:id="75443053">
              <w:marLeft w:val="0"/>
              <w:marRight w:val="0"/>
              <w:marTop w:val="0"/>
              <w:marBottom w:val="0"/>
              <w:divBdr>
                <w:top w:val="none" w:sz="0" w:space="0" w:color="auto"/>
                <w:left w:val="none" w:sz="0" w:space="0" w:color="auto"/>
                <w:bottom w:val="none" w:sz="0" w:space="0" w:color="auto"/>
                <w:right w:val="none" w:sz="0" w:space="0" w:color="auto"/>
              </w:divBdr>
            </w:div>
            <w:div w:id="202865973">
              <w:marLeft w:val="0"/>
              <w:marRight w:val="0"/>
              <w:marTop w:val="0"/>
              <w:marBottom w:val="0"/>
              <w:divBdr>
                <w:top w:val="none" w:sz="0" w:space="0" w:color="auto"/>
                <w:left w:val="none" w:sz="0" w:space="0" w:color="auto"/>
                <w:bottom w:val="none" w:sz="0" w:space="0" w:color="auto"/>
                <w:right w:val="none" w:sz="0" w:space="0" w:color="auto"/>
              </w:divBdr>
            </w:div>
            <w:div w:id="48193287">
              <w:marLeft w:val="0"/>
              <w:marRight w:val="0"/>
              <w:marTop w:val="0"/>
              <w:marBottom w:val="0"/>
              <w:divBdr>
                <w:top w:val="none" w:sz="0" w:space="0" w:color="auto"/>
                <w:left w:val="none" w:sz="0" w:space="0" w:color="auto"/>
                <w:bottom w:val="none" w:sz="0" w:space="0" w:color="auto"/>
                <w:right w:val="none" w:sz="0" w:space="0" w:color="auto"/>
              </w:divBdr>
            </w:div>
            <w:div w:id="610548675">
              <w:marLeft w:val="0"/>
              <w:marRight w:val="0"/>
              <w:marTop w:val="0"/>
              <w:marBottom w:val="0"/>
              <w:divBdr>
                <w:top w:val="none" w:sz="0" w:space="0" w:color="auto"/>
                <w:left w:val="none" w:sz="0" w:space="0" w:color="auto"/>
                <w:bottom w:val="none" w:sz="0" w:space="0" w:color="auto"/>
                <w:right w:val="none" w:sz="0" w:space="0" w:color="auto"/>
              </w:divBdr>
            </w:div>
            <w:div w:id="1103721069">
              <w:marLeft w:val="0"/>
              <w:marRight w:val="0"/>
              <w:marTop w:val="0"/>
              <w:marBottom w:val="0"/>
              <w:divBdr>
                <w:top w:val="none" w:sz="0" w:space="0" w:color="auto"/>
                <w:left w:val="none" w:sz="0" w:space="0" w:color="auto"/>
                <w:bottom w:val="none" w:sz="0" w:space="0" w:color="auto"/>
                <w:right w:val="none" w:sz="0" w:space="0" w:color="auto"/>
              </w:divBdr>
            </w:div>
            <w:div w:id="2060549654">
              <w:marLeft w:val="0"/>
              <w:marRight w:val="0"/>
              <w:marTop w:val="0"/>
              <w:marBottom w:val="0"/>
              <w:divBdr>
                <w:top w:val="none" w:sz="0" w:space="0" w:color="auto"/>
                <w:left w:val="none" w:sz="0" w:space="0" w:color="auto"/>
                <w:bottom w:val="none" w:sz="0" w:space="0" w:color="auto"/>
                <w:right w:val="none" w:sz="0" w:space="0" w:color="auto"/>
              </w:divBdr>
            </w:div>
            <w:div w:id="1368527094">
              <w:marLeft w:val="0"/>
              <w:marRight w:val="0"/>
              <w:marTop w:val="0"/>
              <w:marBottom w:val="0"/>
              <w:divBdr>
                <w:top w:val="none" w:sz="0" w:space="0" w:color="auto"/>
                <w:left w:val="none" w:sz="0" w:space="0" w:color="auto"/>
                <w:bottom w:val="none" w:sz="0" w:space="0" w:color="auto"/>
                <w:right w:val="none" w:sz="0" w:space="0" w:color="auto"/>
              </w:divBdr>
            </w:div>
            <w:div w:id="1077942403">
              <w:marLeft w:val="0"/>
              <w:marRight w:val="0"/>
              <w:marTop w:val="0"/>
              <w:marBottom w:val="0"/>
              <w:divBdr>
                <w:top w:val="none" w:sz="0" w:space="0" w:color="auto"/>
                <w:left w:val="none" w:sz="0" w:space="0" w:color="auto"/>
                <w:bottom w:val="none" w:sz="0" w:space="0" w:color="auto"/>
                <w:right w:val="none" w:sz="0" w:space="0" w:color="auto"/>
              </w:divBdr>
            </w:div>
            <w:div w:id="1844199661">
              <w:marLeft w:val="0"/>
              <w:marRight w:val="0"/>
              <w:marTop w:val="0"/>
              <w:marBottom w:val="0"/>
              <w:divBdr>
                <w:top w:val="none" w:sz="0" w:space="0" w:color="auto"/>
                <w:left w:val="none" w:sz="0" w:space="0" w:color="auto"/>
                <w:bottom w:val="none" w:sz="0" w:space="0" w:color="auto"/>
                <w:right w:val="none" w:sz="0" w:space="0" w:color="auto"/>
              </w:divBdr>
            </w:div>
            <w:div w:id="1486166746">
              <w:marLeft w:val="0"/>
              <w:marRight w:val="0"/>
              <w:marTop w:val="0"/>
              <w:marBottom w:val="0"/>
              <w:divBdr>
                <w:top w:val="none" w:sz="0" w:space="0" w:color="auto"/>
                <w:left w:val="none" w:sz="0" w:space="0" w:color="auto"/>
                <w:bottom w:val="none" w:sz="0" w:space="0" w:color="auto"/>
                <w:right w:val="none" w:sz="0" w:space="0" w:color="auto"/>
              </w:divBdr>
            </w:div>
            <w:div w:id="902568341">
              <w:marLeft w:val="0"/>
              <w:marRight w:val="0"/>
              <w:marTop w:val="0"/>
              <w:marBottom w:val="0"/>
              <w:divBdr>
                <w:top w:val="none" w:sz="0" w:space="0" w:color="auto"/>
                <w:left w:val="none" w:sz="0" w:space="0" w:color="auto"/>
                <w:bottom w:val="none" w:sz="0" w:space="0" w:color="auto"/>
                <w:right w:val="none" w:sz="0" w:space="0" w:color="auto"/>
              </w:divBdr>
            </w:div>
            <w:div w:id="2126384295">
              <w:marLeft w:val="0"/>
              <w:marRight w:val="0"/>
              <w:marTop w:val="0"/>
              <w:marBottom w:val="0"/>
              <w:divBdr>
                <w:top w:val="none" w:sz="0" w:space="0" w:color="auto"/>
                <w:left w:val="none" w:sz="0" w:space="0" w:color="auto"/>
                <w:bottom w:val="none" w:sz="0" w:space="0" w:color="auto"/>
                <w:right w:val="none" w:sz="0" w:space="0" w:color="auto"/>
              </w:divBdr>
            </w:div>
            <w:div w:id="1898588078">
              <w:marLeft w:val="0"/>
              <w:marRight w:val="0"/>
              <w:marTop w:val="0"/>
              <w:marBottom w:val="0"/>
              <w:divBdr>
                <w:top w:val="none" w:sz="0" w:space="0" w:color="auto"/>
                <w:left w:val="none" w:sz="0" w:space="0" w:color="auto"/>
                <w:bottom w:val="none" w:sz="0" w:space="0" w:color="auto"/>
                <w:right w:val="none" w:sz="0" w:space="0" w:color="auto"/>
              </w:divBdr>
            </w:div>
            <w:div w:id="1565484638">
              <w:marLeft w:val="0"/>
              <w:marRight w:val="0"/>
              <w:marTop w:val="0"/>
              <w:marBottom w:val="0"/>
              <w:divBdr>
                <w:top w:val="none" w:sz="0" w:space="0" w:color="auto"/>
                <w:left w:val="none" w:sz="0" w:space="0" w:color="auto"/>
                <w:bottom w:val="none" w:sz="0" w:space="0" w:color="auto"/>
                <w:right w:val="none" w:sz="0" w:space="0" w:color="auto"/>
              </w:divBdr>
            </w:div>
            <w:div w:id="1394500257">
              <w:marLeft w:val="0"/>
              <w:marRight w:val="0"/>
              <w:marTop w:val="0"/>
              <w:marBottom w:val="0"/>
              <w:divBdr>
                <w:top w:val="none" w:sz="0" w:space="0" w:color="auto"/>
                <w:left w:val="none" w:sz="0" w:space="0" w:color="auto"/>
                <w:bottom w:val="none" w:sz="0" w:space="0" w:color="auto"/>
                <w:right w:val="none" w:sz="0" w:space="0" w:color="auto"/>
              </w:divBdr>
            </w:div>
            <w:div w:id="1433435333">
              <w:marLeft w:val="0"/>
              <w:marRight w:val="0"/>
              <w:marTop w:val="0"/>
              <w:marBottom w:val="0"/>
              <w:divBdr>
                <w:top w:val="none" w:sz="0" w:space="0" w:color="auto"/>
                <w:left w:val="none" w:sz="0" w:space="0" w:color="auto"/>
                <w:bottom w:val="none" w:sz="0" w:space="0" w:color="auto"/>
                <w:right w:val="none" w:sz="0" w:space="0" w:color="auto"/>
              </w:divBdr>
            </w:div>
            <w:div w:id="1049575192">
              <w:marLeft w:val="0"/>
              <w:marRight w:val="0"/>
              <w:marTop w:val="0"/>
              <w:marBottom w:val="0"/>
              <w:divBdr>
                <w:top w:val="none" w:sz="0" w:space="0" w:color="auto"/>
                <w:left w:val="none" w:sz="0" w:space="0" w:color="auto"/>
                <w:bottom w:val="none" w:sz="0" w:space="0" w:color="auto"/>
                <w:right w:val="none" w:sz="0" w:space="0" w:color="auto"/>
              </w:divBdr>
            </w:div>
            <w:div w:id="512571314">
              <w:marLeft w:val="0"/>
              <w:marRight w:val="0"/>
              <w:marTop w:val="0"/>
              <w:marBottom w:val="0"/>
              <w:divBdr>
                <w:top w:val="none" w:sz="0" w:space="0" w:color="auto"/>
                <w:left w:val="none" w:sz="0" w:space="0" w:color="auto"/>
                <w:bottom w:val="none" w:sz="0" w:space="0" w:color="auto"/>
                <w:right w:val="none" w:sz="0" w:space="0" w:color="auto"/>
              </w:divBdr>
            </w:div>
            <w:div w:id="1017196284">
              <w:marLeft w:val="0"/>
              <w:marRight w:val="0"/>
              <w:marTop w:val="0"/>
              <w:marBottom w:val="0"/>
              <w:divBdr>
                <w:top w:val="none" w:sz="0" w:space="0" w:color="auto"/>
                <w:left w:val="none" w:sz="0" w:space="0" w:color="auto"/>
                <w:bottom w:val="none" w:sz="0" w:space="0" w:color="auto"/>
                <w:right w:val="none" w:sz="0" w:space="0" w:color="auto"/>
              </w:divBdr>
            </w:div>
            <w:div w:id="386685803">
              <w:marLeft w:val="0"/>
              <w:marRight w:val="0"/>
              <w:marTop w:val="0"/>
              <w:marBottom w:val="0"/>
              <w:divBdr>
                <w:top w:val="none" w:sz="0" w:space="0" w:color="auto"/>
                <w:left w:val="none" w:sz="0" w:space="0" w:color="auto"/>
                <w:bottom w:val="none" w:sz="0" w:space="0" w:color="auto"/>
                <w:right w:val="none" w:sz="0" w:space="0" w:color="auto"/>
              </w:divBdr>
            </w:div>
            <w:div w:id="959645717">
              <w:marLeft w:val="0"/>
              <w:marRight w:val="0"/>
              <w:marTop w:val="0"/>
              <w:marBottom w:val="0"/>
              <w:divBdr>
                <w:top w:val="none" w:sz="0" w:space="0" w:color="auto"/>
                <w:left w:val="none" w:sz="0" w:space="0" w:color="auto"/>
                <w:bottom w:val="none" w:sz="0" w:space="0" w:color="auto"/>
                <w:right w:val="none" w:sz="0" w:space="0" w:color="auto"/>
              </w:divBdr>
            </w:div>
            <w:div w:id="480317004">
              <w:marLeft w:val="0"/>
              <w:marRight w:val="0"/>
              <w:marTop w:val="0"/>
              <w:marBottom w:val="0"/>
              <w:divBdr>
                <w:top w:val="none" w:sz="0" w:space="0" w:color="auto"/>
                <w:left w:val="none" w:sz="0" w:space="0" w:color="auto"/>
                <w:bottom w:val="none" w:sz="0" w:space="0" w:color="auto"/>
                <w:right w:val="none" w:sz="0" w:space="0" w:color="auto"/>
              </w:divBdr>
            </w:div>
            <w:div w:id="307787575">
              <w:marLeft w:val="0"/>
              <w:marRight w:val="0"/>
              <w:marTop w:val="0"/>
              <w:marBottom w:val="0"/>
              <w:divBdr>
                <w:top w:val="none" w:sz="0" w:space="0" w:color="auto"/>
                <w:left w:val="none" w:sz="0" w:space="0" w:color="auto"/>
                <w:bottom w:val="none" w:sz="0" w:space="0" w:color="auto"/>
                <w:right w:val="none" w:sz="0" w:space="0" w:color="auto"/>
              </w:divBdr>
            </w:div>
            <w:div w:id="795879253">
              <w:marLeft w:val="0"/>
              <w:marRight w:val="0"/>
              <w:marTop w:val="0"/>
              <w:marBottom w:val="0"/>
              <w:divBdr>
                <w:top w:val="none" w:sz="0" w:space="0" w:color="auto"/>
                <w:left w:val="none" w:sz="0" w:space="0" w:color="auto"/>
                <w:bottom w:val="none" w:sz="0" w:space="0" w:color="auto"/>
                <w:right w:val="none" w:sz="0" w:space="0" w:color="auto"/>
              </w:divBdr>
            </w:div>
            <w:div w:id="2015379595">
              <w:marLeft w:val="0"/>
              <w:marRight w:val="0"/>
              <w:marTop w:val="0"/>
              <w:marBottom w:val="0"/>
              <w:divBdr>
                <w:top w:val="none" w:sz="0" w:space="0" w:color="auto"/>
                <w:left w:val="none" w:sz="0" w:space="0" w:color="auto"/>
                <w:bottom w:val="none" w:sz="0" w:space="0" w:color="auto"/>
                <w:right w:val="none" w:sz="0" w:space="0" w:color="auto"/>
              </w:divBdr>
            </w:div>
            <w:div w:id="1040592071">
              <w:marLeft w:val="0"/>
              <w:marRight w:val="0"/>
              <w:marTop w:val="0"/>
              <w:marBottom w:val="0"/>
              <w:divBdr>
                <w:top w:val="none" w:sz="0" w:space="0" w:color="auto"/>
                <w:left w:val="none" w:sz="0" w:space="0" w:color="auto"/>
                <w:bottom w:val="none" w:sz="0" w:space="0" w:color="auto"/>
                <w:right w:val="none" w:sz="0" w:space="0" w:color="auto"/>
              </w:divBdr>
            </w:div>
            <w:div w:id="1532449868">
              <w:marLeft w:val="0"/>
              <w:marRight w:val="0"/>
              <w:marTop w:val="0"/>
              <w:marBottom w:val="0"/>
              <w:divBdr>
                <w:top w:val="none" w:sz="0" w:space="0" w:color="auto"/>
                <w:left w:val="none" w:sz="0" w:space="0" w:color="auto"/>
                <w:bottom w:val="none" w:sz="0" w:space="0" w:color="auto"/>
                <w:right w:val="none" w:sz="0" w:space="0" w:color="auto"/>
              </w:divBdr>
            </w:div>
            <w:div w:id="2087528166">
              <w:marLeft w:val="0"/>
              <w:marRight w:val="0"/>
              <w:marTop w:val="0"/>
              <w:marBottom w:val="0"/>
              <w:divBdr>
                <w:top w:val="none" w:sz="0" w:space="0" w:color="auto"/>
                <w:left w:val="none" w:sz="0" w:space="0" w:color="auto"/>
                <w:bottom w:val="none" w:sz="0" w:space="0" w:color="auto"/>
                <w:right w:val="none" w:sz="0" w:space="0" w:color="auto"/>
              </w:divBdr>
            </w:div>
            <w:div w:id="1717583924">
              <w:marLeft w:val="0"/>
              <w:marRight w:val="0"/>
              <w:marTop w:val="0"/>
              <w:marBottom w:val="0"/>
              <w:divBdr>
                <w:top w:val="none" w:sz="0" w:space="0" w:color="auto"/>
                <w:left w:val="none" w:sz="0" w:space="0" w:color="auto"/>
                <w:bottom w:val="none" w:sz="0" w:space="0" w:color="auto"/>
                <w:right w:val="none" w:sz="0" w:space="0" w:color="auto"/>
              </w:divBdr>
            </w:div>
            <w:div w:id="936253671">
              <w:marLeft w:val="0"/>
              <w:marRight w:val="0"/>
              <w:marTop w:val="0"/>
              <w:marBottom w:val="0"/>
              <w:divBdr>
                <w:top w:val="none" w:sz="0" w:space="0" w:color="auto"/>
                <w:left w:val="none" w:sz="0" w:space="0" w:color="auto"/>
                <w:bottom w:val="none" w:sz="0" w:space="0" w:color="auto"/>
                <w:right w:val="none" w:sz="0" w:space="0" w:color="auto"/>
              </w:divBdr>
            </w:div>
            <w:div w:id="1422871961">
              <w:marLeft w:val="0"/>
              <w:marRight w:val="0"/>
              <w:marTop w:val="0"/>
              <w:marBottom w:val="0"/>
              <w:divBdr>
                <w:top w:val="none" w:sz="0" w:space="0" w:color="auto"/>
                <w:left w:val="none" w:sz="0" w:space="0" w:color="auto"/>
                <w:bottom w:val="none" w:sz="0" w:space="0" w:color="auto"/>
                <w:right w:val="none" w:sz="0" w:space="0" w:color="auto"/>
              </w:divBdr>
            </w:div>
            <w:div w:id="318775446">
              <w:marLeft w:val="0"/>
              <w:marRight w:val="0"/>
              <w:marTop w:val="0"/>
              <w:marBottom w:val="0"/>
              <w:divBdr>
                <w:top w:val="none" w:sz="0" w:space="0" w:color="auto"/>
                <w:left w:val="none" w:sz="0" w:space="0" w:color="auto"/>
                <w:bottom w:val="none" w:sz="0" w:space="0" w:color="auto"/>
                <w:right w:val="none" w:sz="0" w:space="0" w:color="auto"/>
              </w:divBdr>
            </w:div>
            <w:div w:id="1035958049">
              <w:marLeft w:val="0"/>
              <w:marRight w:val="0"/>
              <w:marTop w:val="0"/>
              <w:marBottom w:val="0"/>
              <w:divBdr>
                <w:top w:val="none" w:sz="0" w:space="0" w:color="auto"/>
                <w:left w:val="none" w:sz="0" w:space="0" w:color="auto"/>
                <w:bottom w:val="none" w:sz="0" w:space="0" w:color="auto"/>
                <w:right w:val="none" w:sz="0" w:space="0" w:color="auto"/>
              </w:divBdr>
            </w:div>
            <w:div w:id="1618365520">
              <w:marLeft w:val="0"/>
              <w:marRight w:val="0"/>
              <w:marTop w:val="0"/>
              <w:marBottom w:val="0"/>
              <w:divBdr>
                <w:top w:val="none" w:sz="0" w:space="0" w:color="auto"/>
                <w:left w:val="none" w:sz="0" w:space="0" w:color="auto"/>
                <w:bottom w:val="none" w:sz="0" w:space="0" w:color="auto"/>
                <w:right w:val="none" w:sz="0" w:space="0" w:color="auto"/>
              </w:divBdr>
            </w:div>
            <w:div w:id="1127165655">
              <w:marLeft w:val="0"/>
              <w:marRight w:val="0"/>
              <w:marTop w:val="0"/>
              <w:marBottom w:val="0"/>
              <w:divBdr>
                <w:top w:val="none" w:sz="0" w:space="0" w:color="auto"/>
                <w:left w:val="none" w:sz="0" w:space="0" w:color="auto"/>
                <w:bottom w:val="none" w:sz="0" w:space="0" w:color="auto"/>
                <w:right w:val="none" w:sz="0" w:space="0" w:color="auto"/>
              </w:divBdr>
            </w:div>
            <w:div w:id="64304340">
              <w:marLeft w:val="0"/>
              <w:marRight w:val="0"/>
              <w:marTop w:val="0"/>
              <w:marBottom w:val="0"/>
              <w:divBdr>
                <w:top w:val="none" w:sz="0" w:space="0" w:color="auto"/>
                <w:left w:val="none" w:sz="0" w:space="0" w:color="auto"/>
                <w:bottom w:val="none" w:sz="0" w:space="0" w:color="auto"/>
                <w:right w:val="none" w:sz="0" w:space="0" w:color="auto"/>
              </w:divBdr>
            </w:div>
            <w:div w:id="1281449495">
              <w:marLeft w:val="0"/>
              <w:marRight w:val="0"/>
              <w:marTop w:val="0"/>
              <w:marBottom w:val="0"/>
              <w:divBdr>
                <w:top w:val="none" w:sz="0" w:space="0" w:color="auto"/>
                <w:left w:val="none" w:sz="0" w:space="0" w:color="auto"/>
                <w:bottom w:val="none" w:sz="0" w:space="0" w:color="auto"/>
                <w:right w:val="none" w:sz="0" w:space="0" w:color="auto"/>
              </w:divBdr>
            </w:div>
            <w:div w:id="1009866199">
              <w:marLeft w:val="0"/>
              <w:marRight w:val="0"/>
              <w:marTop w:val="0"/>
              <w:marBottom w:val="0"/>
              <w:divBdr>
                <w:top w:val="none" w:sz="0" w:space="0" w:color="auto"/>
                <w:left w:val="none" w:sz="0" w:space="0" w:color="auto"/>
                <w:bottom w:val="none" w:sz="0" w:space="0" w:color="auto"/>
                <w:right w:val="none" w:sz="0" w:space="0" w:color="auto"/>
              </w:divBdr>
            </w:div>
            <w:div w:id="1158230098">
              <w:marLeft w:val="0"/>
              <w:marRight w:val="0"/>
              <w:marTop w:val="0"/>
              <w:marBottom w:val="0"/>
              <w:divBdr>
                <w:top w:val="none" w:sz="0" w:space="0" w:color="auto"/>
                <w:left w:val="none" w:sz="0" w:space="0" w:color="auto"/>
                <w:bottom w:val="none" w:sz="0" w:space="0" w:color="auto"/>
                <w:right w:val="none" w:sz="0" w:space="0" w:color="auto"/>
              </w:divBdr>
            </w:div>
            <w:div w:id="1441028376">
              <w:marLeft w:val="0"/>
              <w:marRight w:val="0"/>
              <w:marTop w:val="0"/>
              <w:marBottom w:val="0"/>
              <w:divBdr>
                <w:top w:val="none" w:sz="0" w:space="0" w:color="auto"/>
                <w:left w:val="none" w:sz="0" w:space="0" w:color="auto"/>
                <w:bottom w:val="none" w:sz="0" w:space="0" w:color="auto"/>
                <w:right w:val="none" w:sz="0" w:space="0" w:color="auto"/>
              </w:divBdr>
            </w:div>
            <w:div w:id="266741521">
              <w:marLeft w:val="0"/>
              <w:marRight w:val="0"/>
              <w:marTop w:val="0"/>
              <w:marBottom w:val="0"/>
              <w:divBdr>
                <w:top w:val="none" w:sz="0" w:space="0" w:color="auto"/>
                <w:left w:val="none" w:sz="0" w:space="0" w:color="auto"/>
                <w:bottom w:val="none" w:sz="0" w:space="0" w:color="auto"/>
                <w:right w:val="none" w:sz="0" w:space="0" w:color="auto"/>
              </w:divBdr>
            </w:div>
            <w:div w:id="1405906360">
              <w:marLeft w:val="0"/>
              <w:marRight w:val="0"/>
              <w:marTop w:val="0"/>
              <w:marBottom w:val="0"/>
              <w:divBdr>
                <w:top w:val="none" w:sz="0" w:space="0" w:color="auto"/>
                <w:left w:val="none" w:sz="0" w:space="0" w:color="auto"/>
                <w:bottom w:val="none" w:sz="0" w:space="0" w:color="auto"/>
                <w:right w:val="none" w:sz="0" w:space="0" w:color="auto"/>
              </w:divBdr>
            </w:div>
            <w:div w:id="1342464474">
              <w:marLeft w:val="0"/>
              <w:marRight w:val="0"/>
              <w:marTop w:val="0"/>
              <w:marBottom w:val="0"/>
              <w:divBdr>
                <w:top w:val="none" w:sz="0" w:space="0" w:color="auto"/>
                <w:left w:val="none" w:sz="0" w:space="0" w:color="auto"/>
                <w:bottom w:val="none" w:sz="0" w:space="0" w:color="auto"/>
                <w:right w:val="none" w:sz="0" w:space="0" w:color="auto"/>
              </w:divBdr>
            </w:div>
            <w:div w:id="355890754">
              <w:marLeft w:val="0"/>
              <w:marRight w:val="0"/>
              <w:marTop w:val="0"/>
              <w:marBottom w:val="0"/>
              <w:divBdr>
                <w:top w:val="none" w:sz="0" w:space="0" w:color="auto"/>
                <w:left w:val="none" w:sz="0" w:space="0" w:color="auto"/>
                <w:bottom w:val="none" w:sz="0" w:space="0" w:color="auto"/>
                <w:right w:val="none" w:sz="0" w:space="0" w:color="auto"/>
              </w:divBdr>
            </w:div>
            <w:div w:id="1772510714">
              <w:marLeft w:val="0"/>
              <w:marRight w:val="0"/>
              <w:marTop w:val="0"/>
              <w:marBottom w:val="0"/>
              <w:divBdr>
                <w:top w:val="none" w:sz="0" w:space="0" w:color="auto"/>
                <w:left w:val="none" w:sz="0" w:space="0" w:color="auto"/>
                <w:bottom w:val="none" w:sz="0" w:space="0" w:color="auto"/>
                <w:right w:val="none" w:sz="0" w:space="0" w:color="auto"/>
              </w:divBdr>
            </w:div>
            <w:div w:id="1540389825">
              <w:marLeft w:val="0"/>
              <w:marRight w:val="0"/>
              <w:marTop w:val="0"/>
              <w:marBottom w:val="0"/>
              <w:divBdr>
                <w:top w:val="none" w:sz="0" w:space="0" w:color="auto"/>
                <w:left w:val="none" w:sz="0" w:space="0" w:color="auto"/>
                <w:bottom w:val="none" w:sz="0" w:space="0" w:color="auto"/>
                <w:right w:val="none" w:sz="0" w:space="0" w:color="auto"/>
              </w:divBdr>
            </w:div>
            <w:div w:id="1267151653">
              <w:marLeft w:val="0"/>
              <w:marRight w:val="0"/>
              <w:marTop w:val="0"/>
              <w:marBottom w:val="0"/>
              <w:divBdr>
                <w:top w:val="none" w:sz="0" w:space="0" w:color="auto"/>
                <w:left w:val="none" w:sz="0" w:space="0" w:color="auto"/>
                <w:bottom w:val="none" w:sz="0" w:space="0" w:color="auto"/>
                <w:right w:val="none" w:sz="0" w:space="0" w:color="auto"/>
              </w:divBdr>
            </w:div>
            <w:div w:id="870993797">
              <w:marLeft w:val="0"/>
              <w:marRight w:val="0"/>
              <w:marTop w:val="0"/>
              <w:marBottom w:val="0"/>
              <w:divBdr>
                <w:top w:val="none" w:sz="0" w:space="0" w:color="auto"/>
                <w:left w:val="none" w:sz="0" w:space="0" w:color="auto"/>
                <w:bottom w:val="none" w:sz="0" w:space="0" w:color="auto"/>
                <w:right w:val="none" w:sz="0" w:space="0" w:color="auto"/>
              </w:divBdr>
            </w:div>
            <w:div w:id="961964260">
              <w:marLeft w:val="0"/>
              <w:marRight w:val="0"/>
              <w:marTop w:val="0"/>
              <w:marBottom w:val="0"/>
              <w:divBdr>
                <w:top w:val="none" w:sz="0" w:space="0" w:color="auto"/>
                <w:left w:val="none" w:sz="0" w:space="0" w:color="auto"/>
                <w:bottom w:val="none" w:sz="0" w:space="0" w:color="auto"/>
                <w:right w:val="none" w:sz="0" w:space="0" w:color="auto"/>
              </w:divBdr>
            </w:div>
            <w:div w:id="521668681">
              <w:marLeft w:val="0"/>
              <w:marRight w:val="0"/>
              <w:marTop w:val="0"/>
              <w:marBottom w:val="0"/>
              <w:divBdr>
                <w:top w:val="none" w:sz="0" w:space="0" w:color="auto"/>
                <w:left w:val="none" w:sz="0" w:space="0" w:color="auto"/>
                <w:bottom w:val="none" w:sz="0" w:space="0" w:color="auto"/>
                <w:right w:val="none" w:sz="0" w:space="0" w:color="auto"/>
              </w:divBdr>
            </w:div>
            <w:div w:id="1931498700">
              <w:marLeft w:val="0"/>
              <w:marRight w:val="0"/>
              <w:marTop w:val="0"/>
              <w:marBottom w:val="0"/>
              <w:divBdr>
                <w:top w:val="none" w:sz="0" w:space="0" w:color="auto"/>
                <w:left w:val="none" w:sz="0" w:space="0" w:color="auto"/>
                <w:bottom w:val="none" w:sz="0" w:space="0" w:color="auto"/>
                <w:right w:val="none" w:sz="0" w:space="0" w:color="auto"/>
              </w:divBdr>
            </w:div>
            <w:div w:id="819082405">
              <w:marLeft w:val="0"/>
              <w:marRight w:val="0"/>
              <w:marTop w:val="0"/>
              <w:marBottom w:val="0"/>
              <w:divBdr>
                <w:top w:val="none" w:sz="0" w:space="0" w:color="auto"/>
                <w:left w:val="none" w:sz="0" w:space="0" w:color="auto"/>
                <w:bottom w:val="none" w:sz="0" w:space="0" w:color="auto"/>
                <w:right w:val="none" w:sz="0" w:space="0" w:color="auto"/>
              </w:divBdr>
            </w:div>
            <w:div w:id="670565114">
              <w:marLeft w:val="0"/>
              <w:marRight w:val="0"/>
              <w:marTop w:val="0"/>
              <w:marBottom w:val="0"/>
              <w:divBdr>
                <w:top w:val="none" w:sz="0" w:space="0" w:color="auto"/>
                <w:left w:val="none" w:sz="0" w:space="0" w:color="auto"/>
                <w:bottom w:val="none" w:sz="0" w:space="0" w:color="auto"/>
                <w:right w:val="none" w:sz="0" w:space="0" w:color="auto"/>
              </w:divBdr>
            </w:div>
            <w:div w:id="888806405">
              <w:marLeft w:val="0"/>
              <w:marRight w:val="0"/>
              <w:marTop w:val="0"/>
              <w:marBottom w:val="0"/>
              <w:divBdr>
                <w:top w:val="none" w:sz="0" w:space="0" w:color="auto"/>
                <w:left w:val="none" w:sz="0" w:space="0" w:color="auto"/>
                <w:bottom w:val="none" w:sz="0" w:space="0" w:color="auto"/>
                <w:right w:val="none" w:sz="0" w:space="0" w:color="auto"/>
              </w:divBdr>
            </w:div>
            <w:div w:id="1911965325">
              <w:marLeft w:val="0"/>
              <w:marRight w:val="0"/>
              <w:marTop w:val="0"/>
              <w:marBottom w:val="0"/>
              <w:divBdr>
                <w:top w:val="none" w:sz="0" w:space="0" w:color="auto"/>
                <w:left w:val="none" w:sz="0" w:space="0" w:color="auto"/>
                <w:bottom w:val="none" w:sz="0" w:space="0" w:color="auto"/>
                <w:right w:val="none" w:sz="0" w:space="0" w:color="auto"/>
              </w:divBdr>
            </w:div>
            <w:div w:id="763502116">
              <w:marLeft w:val="0"/>
              <w:marRight w:val="0"/>
              <w:marTop w:val="0"/>
              <w:marBottom w:val="0"/>
              <w:divBdr>
                <w:top w:val="none" w:sz="0" w:space="0" w:color="auto"/>
                <w:left w:val="none" w:sz="0" w:space="0" w:color="auto"/>
                <w:bottom w:val="none" w:sz="0" w:space="0" w:color="auto"/>
                <w:right w:val="none" w:sz="0" w:space="0" w:color="auto"/>
              </w:divBdr>
            </w:div>
            <w:div w:id="1636371721">
              <w:marLeft w:val="0"/>
              <w:marRight w:val="0"/>
              <w:marTop w:val="0"/>
              <w:marBottom w:val="0"/>
              <w:divBdr>
                <w:top w:val="none" w:sz="0" w:space="0" w:color="auto"/>
                <w:left w:val="none" w:sz="0" w:space="0" w:color="auto"/>
                <w:bottom w:val="none" w:sz="0" w:space="0" w:color="auto"/>
                <w:right w:val="none" w:sz="0" w:space="0" w:color="auto"/>
              </w:divBdr>
            </w:div>
            <w:div w:id="502357932">
              <w:marLeft w:val="0"/>
              <w:marRight w:val="0"/>
              <w:marTop w:val="0"/>
              <w:marBottom w:val="0"/>
              <w:divBdr>
                <w:top w:val="none" w:sz="0" w:space="0" w:color="auto"/>
                <w:left w:val="none" w:sz="0" w:space="0" w:color="auto"/>
                <w:bottom w:val="none" w:sz="0" w:space="0" w:color="auto"/>
                <w:right w:val="none" w:sz="0" w:space="0" w:color="auto"/>
              </w:divBdr>
            </w:div>
            <w:div w:id="2010674198">
              <w:marLeft w:val="0"/>
              <w:marRight w:val="0"/>
              <w:marTop w:val="0"/>
              <w:marBottom w:val="0"/>
              <w:divBdr>
                <w:top w:val="none" w:sz="0" w:space="0" w:color="auto"/>
                <w:left w:val="none" w:sz="0" w:space="0" w:color="auto"/>
                <w:bottom w:val="none" w:sz="0" w:space="0" w:color="auto"/>
                <w:right w:val="none" w:sz="0" w:space="0" w:color="auto"/>
              </w:divBdr>
            </w:div>
            <w:div w:id="126096720">
              <w:marLeft w:val="0"/>
              <w:marRight w:val="0"/>
              <w:marTop w:val="0"/>
              <w:marBottom w:val="0"/>
              <w:divBdr>
                <w:top w:val="none" w:sz="0" w:space="0" w:color="auto"/>
                <w:left w:val="none" w:sz="0" w:space="0" w:color="auto"/>
                <w:bottom w:val="none" w:sz="0" w:space="0" w:color="auto"/>
                <w:right w:val="none" w:sz="0" w:space="0" w:color="auto"/>
              </w:divBdr>
            </w:div>
            <w:div w:id="905650690">
              <w:marLeft w:val="0"/>
              <w:marRight w:val="0"/>
              <w:marTop w:val="0"/>
              <w:marBottom w:val="0"/>
              <w:divBdr>
                <w:top w:val="none" w:sz="0" w:space="0" w:color="auto"/>
                <w:left w:val="none" w:sz="0" w:space="0" w:color="auto"/>
                <w:bottom w:val="none" w:sz="0" w:space="0" w:color="auto"/>
                <w:right w:val="none" w:sz="0" w:space="0" w:color="auto"/>
              </w:divBdr>
            </w:div>
            <w:div w:id="879364320">
              <w:marLeft w:val="0"/>
              <w:marRight w:val="0"/>
              <w:marTop w:val="0"/>
              <w:marBottom w:val="0"/>
              <w:divBdr>
                <w:top w:val="none" w:sz="0" w:space="0" w:color="auto"/>
                <w:left w:val="none" w:sz="0" w:space="0" w:color="auto"/>
                <w:bottom w:val="none" w:sz="0" w:space="0" w:color="auto"/>
                <w:right w:val="none" w:sz="0" w:space="0" w:color="auto"/>
              </w:divBdr>
            </w:div>
            <w:div w:id="245498048">
              <w:marLeft w:val="0"/>
              <w:marRight w:val="0"/>
              <w:marTop w:val="0"/>
              <w:marBottom w:val="0"/>
              <w:divBdr>
                <w:top w:val="none" w:sz="0" w:space="0" w:color="auto"/>
                <w:left w:val="none" w:sz="0" w:space="0" w:color="auto"/>
                <w:bottom w:val="none" w:sz="0" w:space="0" w:color="auto"/>
                <w:right w:val="none" w:sz="0" w:space="0" w:color="auto"/>
              </w:divBdr>
            </w:div>
            <w:div w:id="1618102779">
              <w:marLeft w:val="0"/>
              <w:marRight w:val="0"/>
              <w:marTop w:val="0"/>
              <w:marBottom w:val="0"/>
              <w:divBdr>
                <w:top w:val="none" w:sz="0" w:space="0" w:color="auto"/>
                <w:left w:val="none" w:sz="0" w:space="0" w:color="auto"/>
                <w:bottom w:val="none" w:sz="0" w:space="0" w:color="auto"/>
                <w:right w:val="none" w:sz="0" w:space="0" w:color="auto"/>
              </w:divBdr>
            </w:div>
            <w:div w:id="1005284860">
              <w:marLeft w:val="0"/>
              <w:marRight w:val="0"/>
              <w:marTop w:val="0"/>
              <w:marBottom w:val="0"/>
              <w:divBdr>
                <w:top w:val="none" w:sz="0" w:space="0" w:color="auto"/>
                <w:left w:val="none" w:sz="0" w:space="0" w:color="auto"/>
                <w:bottom w:val="none" w:sz="0" w:space="0" w:color="auto"/>
                <w:right w:val="none" w:sz="0" w:space="0" w:color="auto"/>
              </w:divBdr>
            </w:div>
            <w:div w:id="353532021">
              <w:marLeft w:val="0"/>
              <w:marRight w:val="0"/>
              <w:marTop w:val="0"/>
              <w:marBottom w:val="0"/>
              <w:divBdr>
                <w:top w:val="none" w:sz="0" w:space="0" w:color="auto"/>
                <w:left w:val="none" w:sz="0" w:space="0" w:color="auto"/>
                <w:bottom w:val="none" w:sz="0" w:space="0" w:color="auto"/>
                <w:right w:val="none" w:sz="0" w:space="0" w:color="auto"/>
              </w:divBdr>
            </w:div>
            <w:div w:id="1504007656">
              <w:marLeft w:val="0"/>
              <w:marRight w:val="0"/>
              <w:marTop w:val="0"/>
              <w:marBottom w:val="0"/>
              <w:divBdr>
                <w:top w:val="none" w:sz="0" w:space="0" w:color="auto"/>
                <w:left w:val="none" w:sz="0" w:space="0" w:color="auto"/>
                <w:bottom w:val="none" w:sz="0" w:space="0" w:color="auto"/>
                <w:right w:val="none" w:sz="0" w:space="0" w:color="auto"/>
              </w:divBdr>
            </w:div>
            <w:div w:id="1510562007">
              <w:marLeft w:val="0"/>
              <w:marRight w:val="0"/>
              <w:marTop w:val="0"/>
              <w:marBottom w:val="0"/>
              <w:divBdr>
                <w:top w:val="none" w:sz="0" w:space="0" w:color="auto"/>
                <w:left w:val="none" w:sz="0" w:space="0" w:color="auto"/>
                <w:bottom w:val="none" w:sz="0" w:space="0" w:color="auto"/>
                <w:right w:val="none" w:sz="0" w:space="0" w:color="auto"/>
              </w:divBdr>
            </w:div>
            <w:div w:id="1528442887">
              <w:marLeft w:val="0"/>
              <w:marRight w:val="0"/>
              <w:marTop w:val="0"/>
              <w:marBottom w:val="0"/>
              <w:divBdr>
                <w:top w:val="none" w:sz="0" w:space="0" w:color="auto"/>
                <w:left w:val="none" w:sz="0" w:space="0" w:color="auto"/>
                <w:bottom w:val="none" w:sz="0" w:space="0" w:color="auto"/>
                <w:right w:val="none" w:sz="0" w:space="0" w:color="auto"/>
              </w:divBdr>
            </w:div>
            <w:div w:id="81414228">
              <w:marLeft w:val="0"/>
              <w:marRight w:val="0"/>
              <w:marTop w:val="0"/>
              <w:marBottom w:val="0"/>
              <w:divBdr>
                <w:top w:val="none" w:sz="0" w:space="0" w:color="auto"/>
                <w:left w:val="none" w:sz="0" w:space="0" w:color="auto"/>
                <w:bottom w:val="none" w:sz="0" w:space="0" w:color="auto"/>
                <w:right w:val="none" w:sz="0" w:space="0" w:color="auto"/>
              </w:divBdr>
            </w:div>
            <w:div w:id="1457485008">
              <w:marLeft w:val="0"/>
              <w:marRight w:val="0"/>
              <w:marTop w:val="0"/>
              <w:marBottom w:val="0"/>
              <w:divBdr>
                <w:top w:val="none" w:sz="0" w:space="0" w:color="auto"/>
                <w:left w:val="none" w:sz="0" w:space="0" w:color="auto"/>
                <w:bottom w:val="none" w:sz="0" w:space="0" w:color="auto"/>
                <w:right w:val="none" w:sz="0" w:space="0" w:color="auto"/>
              </w:divBdr>
            </w:div>
            <w:div w:id="111825734">
              <w:marLeft w:val="0"/>
              <w:marRight w:val="0"/>
              <w:marTop w:val="0"/>
              <w:marBottom w:val="0"/>
              <w:divBdr>
                <w:top w:val="none" w:sz="0" w:space="0" w:color="auto"/>
                <w:left w:val="none" w:sz="0" w:space="0" w:color="auto"/>
                <w:bottom w:val="none" w:sz="0" w:space="0" w:color="auto"/>
                <w:right w:val="none" w:sz="0" w:space="0" w:color="auto"/>
              </w:divBdr>
            </w:div>
            <w:div w:id="1467358480">
              <w:marLeft w:val="0"/>
              <w:marRight w:val="0"/>
              <w:marTop w:val="0"/>
              <w:marBottom w:val="0"/>
              <w:divBdr>
                <w:top w:val="none" w:sz="0" w:space="0" w:color="auto"/>
                <w:left w:val="none" w:sz="0" w:space="0" w:color="auto"/>
                <w:bottom w:val="none" w:sz="0" w:space="0" w:color="auto"/>
                <w:right w:val="none" w:sz="0" w:space="0" w:color="auto"/>
              </w:divBdr>
            </w:div>
            <w:div w:id="53898597">
              <w:marLeft w:val="0"/>
              <w:marRight w:val="0"/>
              <w:marTop w:val="0"/>
              <w:marBottom w:val="0"/>
              <w:divBdr>
                <w:top w:val="none" w:sz="0" w:space="0" w:color="auto"/>
                <w:left w:val="none" w:sz="0" w:space="0" w:color="auto"/>
                <w:bottom w:val="none" w:sz="0" w:space="0" w:color="auto"/>
                <w:right w:val="none" w:sz="0" w:space="0" w:color="auto"/>
              </w:divBdr>
            </w:div>
            <w:div w:id="1938177602">
              <w:marLeft w:val="0"/>
              <w:marRight w:val="0"/>
              <w:marTop w:val="0"/>
              <w:marBottom w:val="0"/>
              <w:divBdr>
                <w:top w:val="none" w:sz="0" w:space="0" w:color="auto"/>
                <w:left w:val="none" w:sz="0" w:space="0" w:color="auto"/>
                <w:bottom w:val="none" w:sz="0" w:space="0" w:color="auto"/>
                <w:right w:val="none" w:sz="0" w:space="0" w:color="auto"/>
              </w:divBdr>
            </w:div>
            <w:div w:id="390930502">
              <w:marLeft w:val="0"/>
              <w:marRight w:val="0"/>
              <w:marTop w:val="0"/>
              <w:marBottom w:val="0"/>
              <w:divBdr>
                <w:top w:val="none" w:sz="0" w:space="0" w:color="auto"/>
                <w:left w:val="none" w:sz="0" w:space="0" w:color="auto"/>
                <w:bottom w:val="none" w:sz="0" w:space="0" w:color="auto"/>
                <w:right w:val="none" w:sz="0" w:space="0" w:color="auto"/>
              </w:divBdr>
            </w:div>
            <w:div w:id="1079986694">
              <w:marLeft w:val="0"/>
              <w:marRight w:val="0"/>
              <w:marTop w:val="0"/>
              <w:marBottom w:val="0"/>
              <w:divBdr>
                <w:top w:val="none" w:sz="0" w:space="0" w:color="auto"/>
                <w:left w:val="none" w:sz="0" w:space="0" w:color="auto"/>
                <w:bottom w:val="none" w:sz="0" w:space="0" w:color="auto"/>
                <w:right w:val="none" w:sz="0" w:space="0" w:color="auto"/>
              </w:divBdr>
            </w:div>
            <w:div w:id="1556697355">
              <w:marLeft w:val="0"/>
              <w:marRight w:val="0"/>
              <w:marTop w:val="0"/>
              <w:marBottom w:val="0"/>
              <w:divBdr>
                <w:top w:val="none" w:sz="0" w:space="0" w:color="auto"/>
                <w:left w:val="none" w:sz="0" w:space="0" w:color="auto"/>
                <w:bottom w:val="none" w:sz="0" w:space="0" w:color="auto"/>
                <w:right w:val="none" w:sz="0" w:space="0" w:color="auto"/>
              </w:divBdr>
            </w:div>
            <w:div w:id="979574810">
              <w:marLeft w:val="0"/>
              <w:marRight w:val="0"/>
              <w:marTop w:val="0"/>
              <w:marBottom w:val="0"/>
              <w:divBdr>
                <w:top w:val="none" w:sz="0" w:space="0" w:color="auto"/>
                <w:left w:val="none" w:sz="0" w:space="0" w:color="auto"/>
                <w:bottom w:val="none" w:sz="0" w:space="0" w:color="auto"/>
                <w:right w:val="none" w:sz="0" w:space="0" w:color="auto"/>
              </w:divBdr>
            </w:div>
            <w:div w:id="149450534">
              <w:marLeft w:val="0"/>
              <w:marRight w:val="0"/>
              <w:marTop w:val="0"/>
              <w:marBottom w:val="0"/>
              <w:divBdr>
                <w:top w:val="none" w:sz="0" w:space="0" w:color="auto"/>
                <w:left w:val="none" w:sz="0" w:space="0" w:color="auto"/>
                <w:bottom w:val="none" w:sz="0" w:space="0" w:color="auto"/>
                <w:right w:val="none" w:sz="0" w:space="0" w:color="auto"/>
              </w:divBdr>
            </w:div>
            <w:div w:id="764303967">
              <w:marLeft w:val="0"/>
              <w:marRight w:val="0"/>
              <w:marTop w:val="0"/>
              <w:marBottom w:val="0"/>
              <w:divBdr>
                <w:top w:val="none" w:sz="0" w:space="0" w:color="auto"/>
                <w:left w:val="none" w:sz="0" w:space="0" w:color="auto"/>
                <w:bottom w:val="none" w:sz="0" w:space="0" w:color="auto"/>
                <w:right w:val="none" w:sz="0" w:space="0" w:color="auto"/>
              </w:divBdr>
            </w:div>
            <w:div w:id="266471143">
              <w:marLeft w:val="0"/>
              <w:marRight w:val="0"/>
              <w:marTop w:val="0"/>
              <w:marBottom w:val="0"/>
              <w:divBdr>
                <w:top w:val="none" w:sz="0" w:space="0" w:color="auto"/>
                <w:left w:val="none" w:sz="0" w:space="0" w:color="auto"/>
                <w:bottom w:val="none" w:sz="0" w:space="0" w:color="auto"/>
                <w:right w:val="none" w:sz="0" w:space="0" w:color="auto"/>
              </w:divBdr>
            </w:div>
            <w:div w:id="1646354232">
              <w:marLeft w:val="0"/>
              <w:marRight w:val="0"/>
              <w:marTop w:val="0"/>
              <w:marBottom w:val="0"/>
              <w:divBdr>
                <w:top w:val="none" w:sz="0" w:space="0" w:color="auto"/>
                <w:left w:val="none" w:sz="0" w:space="0" w:color="auto"/>
                <w:bottom w:val="none" w:sz="0" w:space="0" w:color="auto"/>
                <w:right w:val="none" w:sz="0" w:space="0" w:color="auto"/>
              </w:divBdr>
            </w:div>
            <w:div w:id="341664650">
              <w:marLeft w:val="0"/>
              <w:marRight w:val="0"/>
              <w:marTop w:val="0"/>
              <w:marBottom w:val="0"/>
              <w:divBdr>
                <w:top w:val="none" w:sz="0" w:space="0" w:color="auto"/>
                <w:left w:val="none" w:sz="0" w:space="0" w:color="auto"/>
                <w:bottom w:val="none" w:sz="0" w:space="0" w:color="auto"/>
                <w:right w:val="none" w:sz="0" w:space="0" w:color="auto"/>
              </w:divBdr>
            </w:div>
            <w:div w:id="1545215891">
              <w:marLeft w:val="0"/>
              <w:marRight w:val="0"/>
              <w:marTop w:val="0"/>
              <w:marBottom w:val="0"/>
              <w:divBdr>
                <w:top w:val="none" w:sz="0" w:space="0" w:color="auto"/>
                <w:left w:val="none" w:sz="0" w:space="0" w:color="auto"/>
                <w:bottom w:val="none" w:sz="0" w:space="0" w:color="auto"/>
                <w:right w:val="none" w:sz="0" w:space="0" w:color="auto"/>
              </w:divBdr>
            </w:div>
            <w:div w:id="1702895810">
              <w:marLeft w:val="0"/>
              <w:marRight w:val="0"/>
              <w:marTop w:val="0"/>
              <w:marBottom w:val="0"/>
              <w:divBdr>
                <w:top w:val="none" w:sz="0" w:space="0" w:color="auto"/>
                <w:left w:val="none" w:sz="0" w:space="0" w:color="auto"/>
                <w:bottom w:val="none" w:sz="0" w:space="0" w:color="auto"/>
                <w:right w:val="none" w:sz="0" w:space="0" w:color="auto"/>
              </w:divBdr>
            </w:div>
            <w:div w:id="854658240">
              <w:marLeft w:val="0"/>
              <w:marRight w:val="0"/>
              <w:marTop w:val="0"/>
              <w:marBottom w:val="0"/>
              <w:divBdr>
                <w:top w:val="none" w:sz="0" w:space="0" w:color="auto"/>
                <w:left w:val="none" w:sz="0" w:space="0" w:color="auto"/>
                <w:bottom w:val="none" w:sz="0" w:space="0" w:color="auto"/>
                <w:right w:val="none" w:sz="0" w:space="0" w:color="auto"/>
              </w:divBdr>
            </w:div>
            <w:div w:id="837112012">
              <w:marLeft w:val="0"/>
              <w:marRight w:val="0"/>
              <w:marTop w:val="0"/>
              <w:marBottom w:val="0"/>
              <w:divBdr>
                <w:top w:val="none" w:sz="0" w:space="0" w:color="auto"/>
                <w:left w:val="none" w:sz="0" w:space="0" w:color="auto"/>
                <w:bottom w:val="none" w:sz="0" w:space="0" w:color="auto"/>
                <w:right w:val="none" w:sz="0" w:space="0" w:color="auto"/>
              </w:divBdr>
            </w:div>
            <w:div w:id="1127090732">
              <w:marLeft w:val="0"/>
              <w:marRight w:val="0"/>
              <w:marTop w:val="0"/>
              <w:marBottom w:val="0"/>
              <w:divBdr>
                <w:top w:val="none" w:sz="0" w:space="0" w:color="auto"/>
                <w:left w:val="none" w:sz="0" w:space="0" w:color="auto"/>
                <w:bottom w:val="none" w:sz="0" w:space="0" w:color="auto"/>
                <w:right w:val="none" w:sz="0" w:space="0" w:color="auto"/>
              </w:divBdr>
            </w:div>
            <w:div w:id="1372613273">
              <w:marLeft w:val="0"/>
              <w:marRight w:val="0"/>
              <w:marTop w:val="0"/>
              <w:marBottom w:val="0"/>
              <w:divBdr>
                <w:top w:val="none" w:sz="0" w:space="0" w:color="auto"/>
                <w:left w:val="none" w:sz="0" w:space="0" w:color="auto"/>
                <w:bottom w:val="none" w:sz="0" w:space="0" w:color="auto"/>
                <w:right w:val="none" w:sz="0" w:space="0" w:color="auto"/>
              </w:divBdr>
            </w:div>
            <w:div w:id="313680045">
              <w:marLeft w:val="0"/>
              <w:marRight w:val="0"/>
              <w:marTop w:val="0"/>
              <w:marBottom w:val="0"/>
              <w:divBdr>
                <w:top w:val="none" w:sz="0" w:space="0" w:color="auto"/>
                <w:left w:val="none" w:sz="0" w:space="0" w:color="auto"/>
                <w:bottom w:val="none" w:sz="0" w:space="0" w:color="auto"/>
                <w:right w:val="none" w:sz="0" w:space="0" w:color="auto"/>
              </w:divBdr>
            </w:div>
            <w:div w:id="1975018933">
              <w:marLeft w:val="0"/>
              <w:marRight w:val="0"/>
              <w:marTop w:val="0"/>
              <w:marBottom w:val="0"/>
              <w:divBdr>
                <w:top w:val="none" w:sz="0" w:space="0" w:color="auto"/>
                <w:left w:val="none" w:sz="0" w:space="0" w:color="auto"/>
                <w:bottom w:val="none" w:sz="0" w:space="0" w:color="auto"/>
                <w:right w:val="none" w:sz="0" w:space="0" w:color="auto"/>
              </w:divBdr>
            </w:div>
            <w:div w:id="1937522204">
              <w:marLeft w:val="0"/>
              <w:marRight w:val="0"/>
              <w:marTop w:val="0"/>
              <w:marBottom w:val="0"/>
              <w:divBdr>
                <w:top w:val="none" w:sz="0" w:space="0" w:color="auto"/>
                <w:left w:val="none" w:sz="0" w:space="0" w:color="auto"/>
                <w:bottom w:val="none" w:sz="0" w:space="0" w:color="auto"/>
                <w:right w:val="none" w:sz="0" w:space="0" w:color="auto"/>
              </w:divBdr>
            </w:div>
            <w:div w:id="1628657446">
              <w:marLeft w:val="0"/>
              <w:marRight w:val="0"/>
              <w:marTop w:val="0"/>
              <w:marBottom w:val="0"/>
              <w:divBdr>
                <w:top w:val="none" w:sz="0" w:space="0" w:color="auto"/>
                <w:left w:val="none" w:sz="0" w:space="0" w:color="auto"/>
                <w:bottom w:val="none" w:sz="0" w:space="0" w:color="auto"/>
                <w:right w:val="none" w:sz="0" w:space="0" w:color="auto"/>
              </w:divBdr>
            </w:div>
            <w:div w:id="2073772152">
              <w:marLeft w:val="0"/>
              <w:marRight w:val="0"/>
              <w:marTop w:val="0"/>
              <w:marBottom w:val="0"/>
              <w:divBdr>
                <w:top w:val="none" w:sz="0" w:space="0" w:color="auto"/>
                <w:left w:val="none" w:sz="0" w:space="0" w:color="auto"/>
                <w:bottom w:val="none" w:sz="0" w:space="0" w:color="auto"/>
                <w:right w:val="none" w:sz="0" w:space="0" w:color="auto"/>
              </w:divBdr>
            </w:div>
            <w:div w:id="1470440164">
              <w:marLeft w:val="0"/>
              <w:marRight w:val="0"/>
              <w:marTop w:val="0"/>
              <w:marBottom w:val="0"/>
              <w:divBdr>
                <w:top w:val="none" w:sz="0" w:space="0" w:color="auto"/>
                <w:left w:val="none" w:sz="0" w:space="0" w:color="auto"/>
                <w:bottom w:val="none" w:sz="0" w:space="0" w:color="auto"/>
                <w:right w:val="none" w:sz="0" w:space="0" w:color="auto"/>
              </w:divBdr>
            </w:div>
            <w:div w:id="514273515">
              <w:marLeft w:val="0"/>
              <w:marRight w:val="0"/>
              <w:marTop w:val="0"/>
              <w:marBottom w:val="0"/>
              <w:divBdr>
                <w:top w:val="none" w:sz="0" w:space="0" w:color="auto"/>
                <w:left w:val="none" w:sz="0" w:space="0" w:color="auto"/>
                <w:bottom w:val="none" w:sz="0" w:space="0" w:color="auto"/>
                <w:right w:val="none" w:sz="0" w:space="0" w:color="auto"/>
              </w:divBdr>
            </w:div>
            <w:div w:id="1096176500">
              <w:marLeft w:val="0"/>
              <w:marRight w:val="0"/>
              <w:marTop w:val="0"/>
              <w:marBottom w:val="0"/>
              <w:divBdr>
                <w:top w:val="none" w:sz="0" w:space="0" w:color="auto"/>
                <w:left w:val="none" w:sz="0" w:space="0" w:color="auto"/>
                <w:bottom w:val="none" w:sz="0" w:space="0" w:color="auto"/>
                <w:right w:val="none" w:sz="0" w:space="0" w:color="auto"/>
              </w:divBdr>
            </w:div>
            <w:div w:id="551115978">
              <w:marLeft w:val="0"/>
              <w:marRight w:val="0"/>
              <w:marTop w:val="0"/>
              <w:marBottom w:val="0"/>
              <w:divBdr>
                <w:top w:val="none" w:sz="0" w:space="0" w:color="auto"/>
                <w:left w:val="none" w:sz="0" w:space="0" w:color="auto"/>
                <w:bottom w:val="none" w:sz="0" w:space="0" w:color="auto"/>
                <w:right w:val="none" w:sz="0" w:space="0" w:color="auto"/>
              </w:divBdr>
            </w:div>
            <w:div w:id="1613249572">
              <w:marLeft w:val="0"/>
              <w:marRight w:val="0"/>
              <w:marTop w:val="0"/>
              <w:marBottom w:val="0"/>
              <w:divBdr>
                <w:top w:val="none" w:sz="0" w:space="0" w:color="auto"/>
                <w:left w:val="none" w:sz="0" w:space="0" w:color="auto"/>
                <w:bottom w:val="none" w:sz="0" w:space="0" w:color="auto"/>
                <w:right w:val="none" w:sz="0" w:space="0" w:color="auto"/>
              </w:divBdr>
            </w:div>
            <w:div w:id="999162256">
              <w:marLeft w:val="0"/>
              <w:marRight w:val="0"/>
              <w:marTop w:val="0"/>
              <w:marBottom w:val="0"/>
              <w:divBdr>
                <w:top w:val="none" w:sz="0" w:space="0" w:color="auto"/>
                <w:left w:val="none" w:sz="0" w:space="0" w:color="auto"/>
                <w:bottom w:val="none" w:sz="0" w:space="0" w:color="auto"/>
                <w:right w:val="none" w:sz="0" w:space="0" w:color="auto"/>
              </w:divBdr>
            </w:div>
            <w:div w:id="1778721223">
              <w:marLeft w:val="0"/>
              <w:marRight w:val="0"/>
              <w:marTop w:val="0"/>
              <w:marBottom w:val="0"/>
              <w:divBdr>
                <w:top w:val="none" w:sz="0" w:space="0" w:color="auto"/>
                <w:left w:val="none" w:sz="0" w:space="0" w:color="auto"/>
                <w:bottom w:val="none" w:sz="0" w:space="0" w:color="auto"/>
                <w:right w:val="none" w:sz="0" w:space="0" w:color="auto"/>
              </w:divBdr>
            </w:div>
            <w:div w:id="1438790151">
              <w:marLeft w:val="0"/>
              <w:marRight w:val="0"/>
              <w:marTop w:val="0"/>
              <w:marBottom w:val="0"/>
              <w:divBdr>
                <w:top w:val="none" w:sz="0" w:space="0" w:color="auto"/>
                <w:left w:val="none" w:sz="0" w:space="0" w:color="auto"/>
                <w:bottom w:val="none" w:sz="0" w:space="0" w:color="auto"/>
                <w:right w:val="none" w:sz="0" w:space="0" w:color="auto"/>
              </w:divBdr>
            </w:div>
            <w:div w:id="1134640764">
              <w:marLeft w:val="0"/>
              <w:marRight w:val="0"/>
              <w:marTop w:val="0"/>
              <w:marBottom w:val="0"/>
              <w:divBdr>
                <w:top w:val="none" w:sz="0" w:space="0" w:color="auto"/>
                <w:left w:val="none" w:sz="0" w:space="0" w:color="auto"/>
                <w:bottom w:val="none" w:sz="0" w:space="0" w:color="auto"/>
                <w:right w:val="none" w:sz="0" w:space="0" w:color="auto"/>
              </w:divBdr>
            </w:div>
            <w:div w:id="1193301037">
              <w:marLeft w:val="0"/>
              <w:marRight w:val="0"/>
              <w:marTop w:val="0"/>
              <w:marBottom w:val="0"/>
              <w:divBdr>
                <w:top w:val="none" w:sz="0" w:space="0" w:color="auto"/>
                <w:left w:val="none" w:sz="0" w:space="0" w:color="auto"/>
                <w:bottom w:val="none" w:sz="0" w:space="0" w:color="auto"/>
                <w:right w:val="none" w:sz="0" w:space="0" w:color="auto"/>
              </w:divBdr>
            </w:div>
            <w:div w:id="1935019419">
              <w:marLeft w:val="0"/>
              <w:marRight w:val="0"/>
              <w:marTop w:val="0"/>
              <w:marBottom w:val="0"/>
              <w:divBdr>
                <w:top w:val="none" w:sz="0" w:space="0" w:color="auto"/>
                <w:left w:val="none" w:sz="0" w:space="0" w:color="auto"/>
                <w:bottom w:val="none" w:sz="0" w:space="0" w:color="auto"/>
                <w:right w:val="none" w:sz="0" w:space="0" w:color="auto"/>
              </w:divBdr>
            </w:div>
            <w:div w:id="269706979">
              <w:marLeft w:val="0"/>
              <w:marRight w:val="0"/>
              <w:marTop w:val="0"/>
              <w:marBottom w:val="0"/>
              <w:divBdr>
                <w:top w:val="none" w:sz="0" w:space="0" w:color="auto"/>
                <w:left w:val="none" w:sz="0" w:space="0" w:color="auto"/>
                <w:bottom w:val="none" w:sz="0" w:space="0" w:color="auto"/>
                <w:right w:val="none" w:sz="0" w:space="0" w:color="auto"/>
              </w:divBdr>
            </w:div>
            <w:div w:id="653753930">
              <w:marLeft w:val="0"/>
              <w:marRight w:val="0"/>
              <w:marTop w:val="0"/>
              <w:marBottom w:val="0"/>
              <w:divBdr>
                <w:top w:val="none" w:sz="0" w:space="0" w:color="auto"/>
                <w:left w:val="none" w:sz="0" w:space="0" w:color="auto"/>
                <w:bottom w:val="none" w:sz="0" w:space="0" w:color="auto"/>
                <w:right w:val="none" w:sz="0" w:space="0" w:color="auto"/>
              </w:divBdr>
            </w:div>
            <w:div w:id="231043179">
              <w:marLeft w:val="0"/>
              <w:marRight w:val="0"/>
              <w:marTop w:val="0"/>
              <w:marBottom w:val="0"/>
              <w:divBdr>
                <w:top w:val="none" w:sz="0" w:space="0" w:color="auto"/>
                <w:left w:val="none" w:sz="0" w:space="0" w:color="auto"/>
                <w:bottom w:val="none" w:sz="0" w:space="0" w:color="auto"/>
                <w:right w:val="none" w:sz="0" w:space="0" w:color="auto"/>
              </w:divBdr>
            </w:div>
            <w:div w:id="1583948748">
              <w:marLeft w:val="0"/>
              <w:marRight w:val="0"/>
              <w:marTop w:val="0"/>
              <w:marBottom w:val="0"/>
              <w:divBdr>
                <w:top w:val="none" w:sz="0" w:space="0" w:color="auto"/>
                <w:left w:val="none" w:sz="0" w:space="0" w:color="auto"/>
                <w:bottom w:val="none" w:sz="0" w:space="0" w:color="auto"/>
                <w:right w:val="none" w:sz="0" w:space="0" w:color="auto"/>
              </w:divBdr>
            </w:div>
            <w:div w:id="1490093339">
              <w:marLeft w:val="0"/>
              <w:marRight w:val="0"/>
              <w:marTop w:val="0"/>
              <w:marBottom w:val="0"/>
              <w:divBdr>
                <w:top w:val="none" w:sz="0" w:space="0" w:color="auto"/>
                <w:left w:val="none" w:sz="0" w:space="0" w:color="auto"/>
                <w:bottom w:val="none" w:sz="0" w:space="0" w:color="auto"/>
                <w:right w:val="none" w:sz="0" w:space="0" w:color="auto"/>
              </w:divBdr>
            </w:div>
            <w:div w:id="1420567611">
              <w:marLeft w:val="0"/>
              <w:marRight w:val="0"/>
              <w:marTop w:val="0"/>
              <w:marBottom w:val="0"/>
              <w:divBdr>
                <w:top w:val="none" w:sz="0" w:space="0" w:color="auto"/>
                <w:left w:val="none" w:sz="0" w:space="0" w:color="auto"/>
                <w:bottom w:val="none" w:sz="0" w:space="0" w:color="auto"/>
                <w:right w:val="none" w:sz="0" w:space="0" w:color="auto"/>
              </w:divBdr>
            </w:div>
            <w:div w:id="65618739">
              <w:marLeft w:val="0"/>
              <w:marRight w:val="0"/>
              <w:marTop w:val="0"/>
              <w:marBottom w:val="0"/>
              <w:divBdr>
                <w:top w:val="none" w:sz="0" w:space="0" w:color="auto"/>
                <w:left w:val="none" w:sz="0" w:space="0" w:color="auto"/>
                <w:bottom w:val="none" w:sz="0" w:space="0" w:color="auto"/>
                <w:right w:val="none" w:sz="0" w:space="0" w:color="auto"/>
              </w:divBdr>
            </w:div>
            <w:div w:id="659623638">
              <w:marLeft w:val="0"/>
              <w:marRight w:val="0"/>
              <w:marTop w:val="0"/>
              <w:marBottom w:val="0"/>
              <w:divBdr>
                <w:top w:val="none" w:sz="0" w:space="0" w:color="auto"/>
                <w:left w:val="none" w:sz="0" w:space="0" w:color="auto"/>
                <w:bottom w:val="none" w:sz="0" w:space="0" w:color="auto"/>
                <w:right w:val="none" w:sz="0" w:space="0" w:color="auto"/>
              </w:divBdr>
            </w:div>
            <w:div w:id="1067192833">
              <w:marLeft w:val="0"/>
              <w:marRight w:val="0"/>
              <w:marTop w:val="0"/>
              <w:marBottom w:val="0"/>
              <w:divBdr>
                <w:top w:val="none" w:sz="0" w:space="0" w:color="auto"/>
                <w:left w:val="none" w:sz="0" w:space="0" w:color="auto"/>
                <w:bottom w:val="none" w:sz="0" w:space="0" w:color="auto"/>
                <w:right w:val="none" w:sz="0" w:space="0" w:color="auto"/>
              </w:divBdr>
            </w:div>
            <w:div w:id="1018658799">
              <w:marLeft w:val="0"/>
              <w:marRight w:val="0"/>
              <w:marTop w:val="0"/>
              <w:marBottom w:val="0"/>
              <w:divBdr>
                <w:top w:val="none" w:sz="0" w:space="0" w:color="auto"/>
                <w:left w:val="none" w:sz="0" w:space="0" w:color="auto"/>
                <w:bottom w:val="none" w:sz="0" w:space="0" w:color="auto"/>
                <w:right w:val="none" w:sz="0" w:space="0" w:color="auto"/>
              </w:divBdr>
            </w:div>
            <w:div w:id="835462755">
              <w:marLeft w:val="0"/>
              <w:marRight w:val="0"/>
              <w:marTop w:val="0"/>
              <w:marBottom w:val="0"/>
              <w:divBdr>
                <w:top w:val="none" w:sz="0" w:space="0" w:color="auto"/>
                <w:left w:val="none" w:sz="0" w:space="0" w:color="auto"/>
                <w:bottom w:val="none" w:sz="0" w:space="0" w:color="auto"/>
                <w:right w:val="none" w:sz="0" w:space="0" w:color="auto"/>
              </w:divBdr>
            </w:div>
            <w:div w:id="639268203">
              <w:marLeft w:val="0"/>
              <w:marRight w:val="0"/>
              <w:marTop w:val="0"/>
              <w:marBottom w:val="0"/>
              <w:divBdr>
                <w:top w:val="none" w:sz="0" w:space="0" w:color="auto"/>
                <w:left w:val="none" w:sz="0" w:space="0" w:color="auto"/>
                <w:bottom w:val="none" w:sz="0" w:space="0" w:color="auto"/>
                <w:right w:val="none" w:sz="0" w:space="0" w:color="auto"/>
              </w:divBdr>
            </w:div>
            <w:div w:id="1188833292">
              <w:marLeft w:val="0"/>
              <w:marRight w:val="0"/>
              <w:marTop w:val="0"/>
              <w:marBottom w:val="0"/>
              <w:divBdr>
                <w:top w:val="none" w:sz="0" w:space="0" w:color="auto"/>
                <w:left w:val="none" w:sz="0" w:space="0" w:color="auto"/>
                <w:bottom w:val="none" w:sz="0" w:space="0" w:color="auto"/>
                <w:right w:val="none" w:sz="0" w:space="0" w:color="auto"/>
              </w:divBdr>
            </w:div>
            <w:div w:id="1729185352">
              <w:marLeft w:val="0"/>
              <w:marRight w:val="0"/>
              <w:marTop w:val="0"/>
              <w:marBottom w:val="0"/>
              <w:divBdr>
                <w:top w:val="none" w:sz="0" w:space="0" w:color="auto"/>
                <w:left w:val="none" w:sz="0" w:space="0" w:color="auto"/>
                <w:bottom w:val="none" w:sz="0" w:space="0" w:color="auto"/>
                <w:right w:val="none" w:sz="0" w:space="0" w:color="auto"/>
              </w:divBdr>
            </w:div>
            <w:div w:id="1474368934">
              <w:marLeft w:val="0"/>
              <w:marRight w:val="0"/>
              <w:marTop w:val="0"/>
              <w:marBottom w:val="0"/>
              <w:divBdr>
                <w:top w:val="none" w:sz="0" w:space="0" w:color="auto"/>
                <w:left w:val="none" w:sz="0" w:space="0" w:color="auto"/>
                <w:bottom w:val="none" w:sz="0" w:space="0" w:color="auto"/>
                <w:right w:val="none" w:sz="0" w:space="0" w:color="auto"/>
              </w:divBdr>
            </w:div>
            <w:div w:id="92287229">
              <w:marLeft w:val="0"/>
              <w:marRight w:val="0"/>
              <w:marTop w:val="0"/>
              <w:marBottom w:val="0"/>
              <w:divBdr>
                <w:top w:val="none" w:sz="0" w:space="0" w:color="auto"/>
                <w:left w:val="none" w:sz="0" w:space="0" w:color="auto"/>
                <w:bottom w:val="none" w:sz="0" w:space="0" w:color="auto"/>
                <w:right w:val="none" w:sz="0" w:space="0" w:color="auto"/>
              </w:divBdr>
            </w:div>
            <w:div w:id="1979603540">
              <w:marLeft w:val="0"/>
              <w:marRight w:val="0"/>
              <w:marTop w:val="0"/>
              <w:marBottom w:val="0"/>
              <w:divBdr>
                <w:top w:val="none" w:sz="0" w:space="0" w:color="auto"/>
                <w:left w:val="none" w:sz="0" w:space="0" w:color="auto"/>
                <w:bottom w:val="none" w:sz="0" w:space="0" w:color="auto"/>
                <w:right w:val="none" w:sz="0" w:space="0" w:color="auto"/>
              </w:divBdr>
            </w:div>
            <w:div w:id="1834685818">
              <w:marLeft w:val="0"/>
              <w:marRight w:val="0"/>
              <w:marTop w:val="0"/>
              <w:marBottom w:val="0"/>
              <w:divBdr>
                <w:top w:val="none" w:sz="0" w:space="0" w:color="auto"/>
                <w:left w:val="none" w:sz="0" w:space="0" w:color="auto"/>
                <w:bottom w:val="none" w:sz="0" w:space="0" w:color="auto"/>
                <w:right w:val="none" w:sz="0" w:space="0" w:color="auto"/>
              </w:divBdr>
            </w:div>
            <w:div w:id="1874994175">
              <w:marLeft w:val="0"/>
              <w:marRight w:val="0"/>
              <w:marTop w:val="0"/>
              <w:marBottom w:val="0"/>
              <w:divBdr>
                <w:top w:val="none" w:sz="0" w:space="0" w:color="auto"/>
                <w:left w:val="none" w:sz="0" w:space="0" w:color="auto"/>
                <w:bottom w:val="none" w:sz="0" w:space="0" w:color="auto"/>
                <w:right w:val="none" w:sz="0" w:space="0" w:color="auto"/>
              </w:divBdr>
            </w:div>
            <w:div w:id="2032144748">
              <w:marLeft w:val="0"/>
              <w:marRight w:val="0"/>
              <w:marTop w:val="0"/>
              <w:marBottom w:val="0"/>
              <w:divBdr>
                <w:top w:val="none" w:sz="0" w:space="0" w:color="auto"/>
                <w:left w:val="none" w:sz="0" w:space="0" w:color="auto"/>
                <w:bottom w:val="none" w:sz="0" w:space="0" w:color="auto"/>
                <w:right w:val="none" w:sz="0" w:space="0" w:color="auto"/>
              </w:divBdr>
            </w:div>
            <w:div w:id="1718160546">
              <w:marLeft w:val="0"/>
              <w:marRight w:val="0"/>
              <w:marTop w:val="0"/>
              <w:marBottom w:val="0"/>
              <w:divBdr>
                <w:top w:val="none" w:sz="0" w:space="0" w:color="auto"/>
                <w:left w:val="none" w:sz="0" w:space="0" w:color="auto"/>
                <w:bottom w:val="none" w:sz="0" w:space="0" w:color="auto"/>
                <w:right w:val="none" w:sz="0" w:space="0" w:color="auto"/>
              </w:divBdr>
            </w:div>
            <w:div w:id="805778165">
              <w:marLeft w:val="0"/>
              <w:marRight w:val="0"/>
              <w:marTop w:val="0"/>
              <w:marBottom w:val="0"/>
              <w:divBdr>
                <w:top w:val="none" w:sz="0" w:space="0" w:color="auto"/>
                <w:left w:val="none" w:sz="0" w:space="0" w:color="auto"/>
                <w:bottom w:val="none" w:sz="0" w:space="0" w:color="auto"/>
                <w:right w:val="none" w:sz="0" w:space="0" w:color="auto"/>
              </w:divBdr>
            </w:div>
            <w:div w:id="170067361">
              <w:marLeft w:val="0"/>
              <w:marRight w:val="0"/>
              <w:marTop w:val="0"/>
              <w:marBottom w:val="0"/>
              <w:divBdr>
                <w:top w:val="none" w:sz="0" w:space="0" w:color="auto"/>
                <w:left w:val="none" w:sz="0" w:space="0" w:color="auto"/>
                <w:bottom w:val="none" w:sz="0" w:space="0" w:color="auto"/>
                <w:right w:val="none" w:sz="0" w:space="0" w:color="auto"/>
              </w:divBdr>
            </w:div>
            <w:div w:id="182087419">
              <w:marLeft w:val="0"/>
              <w:marRight w:val="0"/>
              <w:marTop w:val="0"/>
              <w:marBottom w:val="0"/>
              <w:divBdr>
                <w:top w:val="none" w:sz="0" w:space="0" w:color="auto"/>
                <w:left w:val="none" w:sz="0" w:space="0" w:color="auto"/>
                <w:bottom w:val="none" w:sz="0" w:space="0" w:color="auto"/>
                <w:right w:val="none" w:sz="0" w:space="0" w:color="auto"/>
              </w:divBdr>
            </w:div>
            <w:div w:id="1219589804">
              <w:marLeft w:val="0"/>
              <w:marRight w:val="0"/>
              <w:marTop w:val="0"/>
              <w:marBottom w:val="0"/>
              <w:divBdr>
                <w:top w:val="none" w:sz="0" w:space="0" w:color="auto"/>
                <w:left w:val="none" w:sz="0" w:space="0" w:color="auto"/>
                <w:bottom w:val="none" w:sz="0" w:space="0" w:color="auto"/>
                <w:right w:val="none" w:sz="0" w:space="0" w:color="auto"/>
              </w:divBdr>
            </w:div>
            <w:div w:id="1650131029">
              <w:marLeft w:val="0"/>
              <w:marRight w:val="0"/>
              <w:marTop w:val="0"/>
              <w:marBottom w:val="0"/>
              <w:divBdr>
                <w:top w:val="none" w:sz="0" w:space="0" w:color="auto"/>
                <w:left w:val="none" w:sz="0" w:space="0" w:color="auto"/>
                <w:bottom w:val="none" w:sz="0" w:space="0" w:color="auto"/>
                <w:right w:val="none" w:sz="0" w:space="0" w:color="auto"/>
              </w:divBdr>
            </w:div>
            <w:div w:id="1415080419">
              <w:marLeft w:val="0"/>
              <w:marRight w:val="0"/>
              <w:marTop w:val="0"/>
              <w:marBottom w:val="0"/>
              <w:divBdr>
                <w:top w:val="none" w:sz="0" w:space="0" w:color="auto"/>
                <w:left w:val="none" w:sz="0" w:space="0" w:color="auto"/>
                <w:bottom w:val="none" w:sz="0" w:space="0" w:color="auto"/>
                <w:right w:val="none" w:sz="0" w:space="0" w:color="auto"/>
              </w:divBdr>
            </w:div>
            <w:div w:id="1144850372">
              <w:marLeft w:val="0"/>
              <w:marRight w:val="0"/>
              <w:marTop w:val="0"/>
              <w:marBottom w:val="0"/>
              <w:divBdr>
                <w:top w:val="none" w:sz="0" w:space="0" w:color="auto"/>
                <w:left w:val="none" w:sz="0" w:space="0" w:color="auto"/>
                <w:bottom w:val="none" w:sz="0" w:space="0" w:color="auto"/>
                <w:right w:val="none" w:sz="0" w:space="0" w:color="auto"/>
              </w:divBdr>
            </w:div>
            <w:div w:id="1662075696">
              <w:marLeft w:val="0"/>
              <w:marRight w:val="0"/>
              <w:marTop w:val="0"/>
              <w:marBottom w:val="0"/>
              <w:divBdr>
                <w:top w:val="none" w:sz="0" w:space="0" w:color="auto"/>
                <w:left w:val="none" w:sz="0" w:space="0" w:color="auto"/>
                <w:bottom w:val="none" w:sz="0" w:space="0" w:color="auto"/>
                <w:right w:val="none" w:sz="0" w:space="0" w:color="auto"/>
              </w:divBdr>
            </w:div>
            <w:div w:id="908079371">
              <w:marLeft w:val="0"/>
              <w:marRight w:val="0"/>
              <w:marTop w:val="0"/>
              <w:marBottom w:val="0"/>
              <w:divBdr>
                <w:top w:val="none" w:sz="0" w:space="0" w:color="auto"/>
                <w:left w:val="none" w:sz="0" w:space="0" w:color="auto"/>
                <w:bottom w:val="none" w:sz="0" w:space="0" w:color="auto"/>
                <w:right w:val="none" w:sz="0" w:space="0" w:color="auto"/>
              </w:divBdr>
            </w:div>
            <w:div w:id="408160277">
              <w:marLeft w:val="0"/>
              <w:marRight w:val="0"/>
              <w:marTop w:val="0"/>
              <w:marBottom w:val="0"/>
              <w:divBdr>
                <w:top w:val="none" w:sz="0" w:space="0" w:color="auto"/>
                <w:left w:val="none" w:sz="0" w:space="0" w:color="auto"/>
                <w:bottom w:val="none" w:sz="0" w:space="0" w:color="auto"/>
                <w:right w:val="none" w:sz="0" w:space="0" w:color="auto"/>
              </w:divBdr>
            </w:div>
            <w:div w:id="389816529">
              <w:marLeft w:val="0"/>
              <w:marRight w:val="0"/>
              <w:marTop w:val="0"/>
              <w:marBottom w:val="0"/>
              <w:divBdr>
                <w:top w:val="none" w:sz="0" w:space="0" w:color="auto"/>
                <w:left w:val="none" w:sz="0" w:space="0" w:color="auto"/>
                <w:bottom w:val="none" w:sz="0" w:space="0" w:color="auto"/>
                <w:right w:val="none" w:sz="0" w:space="0" w:color="auto"/>
              </w:divBdr>
            </w:div>
            <w:div w:id="63142159">
              <w:marLeft w:val="0"/>
              <w:marRight w:val="0"/>
              <w:marTop w:val="0"/>
              <w:marBottom w:val="0"/>
              <w:divBdr>
                <w:top w:val="none" w:sz="0" w:space="0" w:color="auto"/>
                <w:left w:val="none" w:sz="0" w:space="0" w:color="auto"/>
                <w:bottom w:val="none" w:sz="0" w:space="0" w:color="auto"/>
                <w:right w:val="none" w:sz="0" w:space="0" w:color="auto"/>
              </w:divBdr>
            </w:div>
            <w:div w:id="1477524896">
              <w:marLeft w:val="0"/>
              <w:marRight w:val="0"/>
              <w:marTop w:val="0"/>
              <w:marBottom w:val="0"/>
              <w:divBdr>
                <w:top w:val="none" w:sz="0" w:space="0" w:color="auto"/>
                <w:left w:val="none" w:sz="0" w:space="0" w:color="auto"/>
                <w:bottom w:val="none" w:sz="0" w:space="0" w:color="auto"/>
                <w:right w:val="none" w:sz="0" w:space="0" w:color="auto"/>
              </w:divBdr>
            </w:div>
            <w:div w:id="729353291">
              <w:marLeft w:val="0"/>
              <w:marRight w:val="0"/>
              <w:marTop w:val="0"/>
              <w:marBottom w:val="0"/>
              <w:divBdr>
                <w:top w:val="none" w:sz="0" w:space="0" w:color="auto"/>
                <w:left w:val="none" w:sz="0" w:space="0" w:color="auto"/>
                <w:bottom w:val="none" w:sz="0" w:space="0" w:color="auto"/>
                <w:right w:val="none" w:sz="0" w:space="0" w:color="auto"/>
              </w:divBdr>
            </w:div>
            <w:div w:id="639960724">
              <w:marLeft w:val="0"/>
              <w:marRight w:val="0"/>
              <w:marTop w:val="0"/>
              <w:marBottom w:val="0"/>
              <w:divBdr>
                <w:top w:val="none" w:sz="0" w:space="0" w:color="auto"/>
                <w:left w:val="none" w:sz="0" w:space="0" w:color="auto"/>
                <w:bottom w:val="none" w:sz="0" w:space="0" w:color="auto"/>
                <w:right w:val="none" w:sz="0" w:space="0" w:color="auto"/>
              </w:divBdr>
            </w:div>
            <w:div w:id="1964533725">
              <w:marLeft w:val="0"/>
              <w:marRight w:val="0"/>
              <w:marTop w:val="0"/>
              <w:marBottom w:val="0"/>
              <w:divBdr>
                <w:top w:val="none" w:sz="0" w:space="0" w:color="auto"/>
                <w:left w:val="none" w:sz="0" w:space="0" w:color="auto"/>
                <w:bottom w:val="none" w:sz="0" w:space="0" w:color="auto"/>
                <w:right w:val="none" w:sz="0" w:space="0" w:color="auto"/>
              </w:divBdr>
            </w:div>
            <w:div w:id="675889235">
              <w:marLeft w:val="0"/>
              <w:marRight w:val="0"/>
              <w:marTop w:val="0"/>
              <w:marBottom w:val="0"/>
              <w:divBdr>
                <w:top w:val="none" w:sz="0" w:space="0" w:color="auto"/>
                <w:left w:val="none" w:sz="0" w:space="0" w:color="auto"/>
                <w:bottom w:val="none" w:sz="0" w:space="0" w:color="auto"/>
                <w:right w:val="none" w:sz="0" w:space="0" w:color="auto"/>
              </w:divBdr>
            </w:div>
            <w:div w:id="1176769536">
              <w:marLeft w:val="0"/>
              <w:marRight w:val="0"/>
              <w:marTop w:val="0"/>
              <w:marBottom w:val="0"/>
              <w:divBdr>
                <w:top w:val="none" w:sz="0" w:space="0" w:color="auto"/>
                <w:left w:val="none" w:sz="0" w:space="0" w:color="auto"/>
                <w:bottom w:val="none" w:sz="0" w:space="0" w:color="auto"/>
                <w:right w:val="none" w:sz="0" w:space="0" w:color="auto"/>
              </w:divBdr>
            </w:div>
            <w:div w:id="1465270775">
              <w:marLeft w:val="0"/>
              <w:marRight w:val="0"/>
              <w:marTop w:val="0"/>
              <w:marBottom w:val="0"/>
              <w:divBdr>
                <w:top w:val="none" w:sz="0" w:space="0" w:color="auto"/>
                <w:left w:val="none" w:sz="0" w:space="0" w:color="auto"/>
                <w:bottom w:val="none" w:sz="0" w:space="0" w:color="auto"/>
                <w:right w:val="none" w:sz="0" w:space="0" w:color="auto"/>
              </w:divBdr>
            </w:div>
            <w:div w:id="1243416238">
              <w:marLeft w:val="0"/>
              <w:marRight w:val="0"/>
              <w:marTop w:val="0"/>
              <w:marBottom w:val="0"/>
              <w:divBdr>
                <w:top w:val="none" w:sz="0" w:space="0" w:color="auto"/>
                <w:left w:val="none" w:sz="0" w:space="0" w:color="auto"/>
                <w:bottom w:val="none" w:sz="0" w:space="0" w:color="auto"/>
                <w:right w:val="none" w:sz="0" w:space="0" w:color="auto"/>
              </w:divBdr>
            </w:div>
            <w:div w:id="1050612238">
              <w:marLeft w:val="0"/>
              <w:marRight w:val="0"/>
              <w:marTop w:val="0"/>
              <w:marBottom w:val="0"/>
              <w:divBdr>
                <w:top w:val="none" w:sz="0" w:space="0" w:color="auto"/>
                <w:left w:val="none" w:sz="0" w:space="0" w:color="auto"/>
                <w:bottom w:val="none" w:sz="0" w:space="0" w:color="auto"/>
                <w:right w:val="none" w:sz="0" w:space="0" w:color="auto"/>
              </w:divBdr>
            </w:div>
            <w:div w:id="656151540">
              <w:marLeft w:val="0"/>
              <w:marRight w:val="0"/>
              <w:marTop w:val="0"/>
              <w:marBottom w:val="0"/>
              <w:divBdr>
                <w:top w:val="none" w:sz="0" w:space="0" w:color="auto"/>
                <w:left w:val="none" w:sz="0" w:space="0" w:color="auto"/>
                <w:bottom w:val="none" w:sz="0" w:space="0" w:color="auto"/>
                <w:right w:val="none" w:sz="0" w:space="0" w:color="auto"/>
              </w:divBdr>
            </w:div>
            <w:div w:id="382867827">
              <w:marLeft w:val="0"/>
              <w:marRight w:val="0"/>
              <w:marTop w:val="0"/>
              <w:marBottom w:val="0"/>
              <w:divBdr>
                <w:top w:val="none" w:sz="0" w:space="0" w:color="auto"/>
                <w:left w:val="none" w:sz="0" w:space="0" w:color="auto"/>
                <w:bottom w:val="none" w:sz="0" w:space="0" w:color="auto"/>
                <w:right w:val="none" w:sz="0" w:space="0" w:color="auto"/>
              </w:divBdr>
            </w:div>
            <w:div w:id="1565068591">
              <w:marLeft w:val="0"/>
              <w:marRight w:val="0"/>
              <w:marTop w:val="0"/>
              <w:marBottom w:val="0"/>
              <w:divBdr>
                <w:top w:val="none" w:sz="0" w:space="0" w:color="auto"/>
                <w:left w:val="none" w:sz="0" w:space="0" w:color="auto"/>
                <w:bottom w:val="none" w:sz="0" w:space="0" w:color="auto"/>
                <w:right w:val="none" w:sz="0" w:space="0" w:color="auto"/>
              </w:divBdr>
            </w:div>
            <w:div w:id="1239631069">
              <w:marLeft w:val="0"/>
              <w:marRight w:val="0"/>
              <w:marTop w:val="0"/>
              <w:marBottom w:val="0"/>
              <w:divBdr>
                <w:top w:val="none" w:sz="0" w:space="0" w:color="auto"/>
                <w:left w:val="none" w:sz="0" w:space="0" w:color="auto"/>
                <w:bottom w:val="none" w:sz="0" w:space="0" w:color="auto"/>
                <w:right w:val="none" w:sz="0" w:space="0" w:color="auto"/>
              </w:divBdr>
            </w:div>
            <w:div w:id="1605262541">
              <w:marLeft w:val="0"/>
              <w:marRight w:val="0"/>
              <w:marTop w:val="0"/>
              <w:marBottom w:val="0"/>
              <w:divBdr>
                <w:top w:val="none" w:sz="0" w:space="0" w:color="auto"/>
                <w:left w:val="none" w:sz="0" w:space="0" w:color="auto"/>
                <w:bottom w:val="none" w:sz="0" w:space="0" w:color="auto"/>
                <w:right w:val="none" w:sz="0" w:space="0" w:color="auto"/>
              </w:divBdr>
            </w:div>
            <w:div w:id="894314829">
              <w:marLeft w:val="0"/>
              <w:marRight w:val="0"/>
              <w:marTop w:val="0"/>
              <w:marBottom w:val="0"/>
              <w:divBdr>
                <w:top w:val="none" w:sz="0" w:space="0" w:color="auto"/>
                <w:left w:val="none" w:sz="0" w:space="0" w:color="auto"/>
                <w:bottom w:val="none" w:sz="0" w:space="0" w:color="auto"/>
                <w:right w:val="none" w:sz="0" w:space="0" w:color="auto"/>
              </w:divBdr>
            </w:div>
            <w:div w:id="339163224">
              <w:marLeft w:val="0"/>
              <w:marRight w:val="0"/>
              <w:marTop w:val="0"/>
              <w:marBottom w:val="0"/>
              <w:divBdr>
                <w:top w:val="none" w:sz="0" w:space="0" w:color="auto"/>
                <w:left w:val="none" w:sz="0" w:space="0" w:color="auto"/>
                <w:bottom w:val="none" w:sz="0" w:space="0" w:color="auto"/>
                <w:right w:val="none" w:sz="0" w:space="0" w:color="auto"/>
              </w:divBdr>
            </w:div>
            <w:div w:id="434523530">
              <w:marLeft w:val="0"/>
              <w:marRight w:val="0"/>
              <w:marTop w:val="0"/>
              <w:marBottom w:val="0"/>
              <w:divBdr>
                <w:top w:val="none" w:sz="0" w:space="0" w:color="auto"/>
                <w:left w:val="none" w:sz="0" w:space="0" w:color="auto"/>
                <w:bottom w:val="none" w:sz="0" w:space="0" w:color="auto"/>
                <w:right w:val="none" w:sz="0" w:space="0" w:color="auto"/>
              </w:divBdr>
            </w:div>
            <w:div w:id="1338994539">
              <w:marLeft w:val="0"/>
              <w:marRight w:val="0"/>
              <w:marTop w:val="0"/>
              <w:marBottom w:val="0"/>
              <w:divBdr>
                <w:top w:val="none" w:sz="0" w:space="0" w:color="auto"/>
                <w:left w:val="none" w:sz="0" w:space="0" w:color="auto"/>
                <w:bottom w:val="none" w:sz="0" w:space="0" w:color="auto"/>
                <w:right w:val="none" w:sz="0" w:space="0" w:color="auto"/>
              </w:divBdr>
            </w:div>
            <w:div w:id="2042700012">
              <w:marLeft w:val="0"/>
              <w:marRight w:val="0"/>
              <w:marTop w:val="0"/>
              <w:marBottom w:val="0"/>
              <w:divBdr>
                <w:top w:val="none" w:sz="0" w:space="0" w:color="auto"/>
                <w:left w:val="none" w:sz="0" w:space="0" w:color="auto"/>
                <w:bottom w:val="none" w:sz="0" w:space="0" w:color="auto"/>
                <w:right w:val="none" w:sz="0" w:space="0" w:color="auto"/>
              </w:divBdr>
            </w:div>
            <w:div w:id="5789779">
              <w:marLeft w:val="0"/>
              <w:marRight w:val="0"/>
              <w:marTop w:val="0"/>
              <w:marBottom w:val="0"/>
              <w:divBdr>
                <w:top w:val="none" w:sz="0" w:space="0" w:color="auto"/>
                <w:left w:val="none" w:sz="0" w:space="0" w:color="auto"/>
                <w:bottom w:val="none" w:sz="0" w:space="0" w:color="auto"/>
                <w:right w:val="none" w:sz="0" w:space="0" w:color="auto"/>
              </w:divBdr>
            </w:div>
            <w:div w:id="257716827">
              <w:marLeft w:val="0"/>
              <w:marRight w:val="0"/>
              <w:marTop w:val="0"/>
              <w:marBottom w:val="0"/>
              <w:divBdr>
                <w:top w:val="none" w:sz="0" w:space="0" w:color="auto"/>
                <w:left w:val="none" w:sz="0" w:space="0" w:color="auto"/>
                <w:bottom w:val="none" w:sz="0" w:space="0" w:color="auto"/>
                <w:right w:val="none" w:sz="0" w:space="0" w:color="auto"/>
              </w:divBdr>
            </w:div>
            <w:div w:id="1098989212">
              <w:marLeft w:val="0"/>
              <w:marRight w:val="0"/>
              <w:marTop w:val="0"/>
              <w:marBottom w:val="0"/>
              <w:divBdr>
                <w:top w:val="none" w:sz="0" w:space="0" w:color="auto"/>
                <w:left w:val="none" w:sz="0" w:space="0" w:color="auto"/>
                <w:bottom w:val="none" w:sz="0" w:space="0" w:color="auto"/>
                <w:right w:val="none" w:sz="0" w:space="0" w:color="auto"/>
              </w:divBdr>
            </w:div>
            <w:div w:id="2132432892">
              <w:marLeft w:val="0"/>
              <w:marRight w:val="0"/>
              <w:marTop w:val="0"/>
              <w:marBottom w:val="0"/>
              <w:divBdr>
                <w:top w:val="none" w:sz="0" w:space="0" w:color="auto"/>
                <w:left w:val="none" w:sz="0" w:space="0" w:color="auto"/>
                <w:bottom w:val="none" w:sz="0" w:space="0" w:color="auto"/>
                <w:right w:val="none" w:sz="0" w:space="0" w:color="auto"/>
              </w:divBdr>
            </w:div>
            <w:div w:id="1891530347">
              <w:marLeft w:val="0"/>
              <w:marRight w:val="0"/>
              <w:marTop w:val="0"/>
              <w:marBottom w:val="0"/>
              <w:divBdr>
                <w:top w:val="none" w:sz="0" w:space="0" w:color="auto"/>
                <w:left w:val="none" w:sz="0" w:space="0" w:color="auto"/>
                <w:bottom w:val="none" w:sz="0" w:space="0" w:color="auto"/>
                <w:right w:val="none" w:sz="0" w:space="0" w:color="auto"/>
              </w:divBdr>
            </w:div>
            <w:div w:id="147595450">
              <w:marLeft w:val="0"/>
              <w:marRight w:val="0"/>
              <w:marTop w:val="0"/>
              <w:marBottom w:val="0"/>
              <w:divBdr>
                <w:top w:val="none" w:sz="0" w:space="0" w:color="auto"/>
                <w:left w:val="none" w:sz="0" w:space="0" w:color="auto"/>
                <w:bottom w:val="none" w:sz="0" w:space="0" w:color="auto"/>
                <w:right w:val="none" w:sz="0" w:space="0" w:color="auto"/>
              </w:divBdr>
            </w:div>
            <w:div w:id="344357883">
              <w:marLeft w:val="0"/>
              <w:marRight w:val="0"/>
              <w:marTop w:val="0"/>
              <w:marBottom w:val="0"/>
              <w:divBdr>
                <w:top w:val="none" w:sz="0" w:space="0" w:color="auto"/>
                <w:left w:val="none" w:sz="0" w:space="0" w:color="auto"/>
                <w:bottom w:val="none" w:sz="0" w:space="0" w:color="auto"/>
                <w:right w:val="none" w:sz="0" w:space="0" w:color="auto"/>
              </w:divBdr>
            </w:div>
            <w:div w:id="1825471313">
              <w:marLeft w:val="0"/>
              <w:marRight w:val="0"/>
              <w:marTop w:val="0"/>
              <w:marBottom w:val="0"/>
              <w:divBdr>
                <w:top w:val="none" w:sz="0" w:space="0" w:color="auto"/>
                <w:left w:val="none" w:sz="0" w:space="0" w:color="auto"/>
                <w:bottom w:val="none" w:sz="0" w:space="0" w:color="auto"/>
                <w:right w:val="none" w:sz="0" w:space="0" w:color="auto"/>
              </w:divBdr>
            </w:div>
            <w:div w:id="72046010">
              <w:marLeft w:val="0"/>
              <w:marRight w:val="0"/>
              <w:marTop w:val="0"/>
              <w:marBottom w:val="0"/>
              <w:divBdr>
                <w:top w:val="none" w:sz="0" w:space="0" w:color="auto"/>
                <w:left w:val="none" w:sz="0" w:space="0" w:color="auto"/>
                <w:bottom w:val="none" w:sz="0" w:space="0" w:color="auto"/>
                <w:right w:val="none" w:sz="0" w:space="0" w:color="auto"/>
              </w:divBdr>
            </w:div>
            <w:div w:id="1955554346">
              <w:marLeft w:val="0"/>
              <w:marRight w:val="0"/>
              <w:marTop w:val="0"/>
              <w:marBottom w:val="0"/>
              <w:divBdr>
                <w:top w:val="none" w:sz="0" w:space="0" w:color="auto"/>
                <w:left w:val="none" w:sz="0" w:space="0" w:color="auto"/>
                <w:bottom w:val="none" w:sz="0" w:space="0" w:color="auto"/>
                <w:right w:val="none" w:sz="0" w:space="0" w:color="auto"/>
              </w:divBdr>
            </w:div>
            <w:div w:id="1301157080">
              <w:marLeft w:val="0"/>
              <w:marRight w:val="0"/>
              <w:marTop w:val="0"/>
              <w:marBottom w:val="0"/>
              <w:divBdr>
                <w:top w:val="none" w:sz="0" w:space="0" w:color="auto"/>
                <w:left w:val="none" w:sz="0" w:space="0" w:color="auto"/>
                <w:bottom w:val="none" w:sz="0" w:space="0" w:color="auto"/>
                <w:right w:val="none" w:sz="0" w:space="0" w:color="auto"/>
              </w:divBdr>
            </w:div>
            <w:div w:id="909926806">
              <w:marLeft w:val="0"/>
              <w:marRight w:val="0"/>
              <w:marTop w:val="0"/>
              <w:marBottom w:val="0"/>
              <w:divBdr>
                <w:top w:val="none" w:sz="0" w:space="0" w:color="auto"/>
                <w:left w:val="none" w:sz="0" w:space="0" w:color="auto"/>
                <w:bottom w:val="none" w:sz="0" w:space="0" w:color="auto"/>
                <w:right w:val="none" w:sz="0" w:space="0" w:color="auto"/>
              </w:divBdr>
            </w:div>
            <w:div w:id="1495029030">
              <w:marLeft w:val="0"/>
              <w:marRight w:val="0"/>
              <w:marTop w:val="0"/>
              <w:marBottom w:val="0"/>
              <w:divBdr>
                <w:top w:val="none" w:sz="0" w:space="0" w:color="auto"/>
                <w:left w:val="none" w:sz="0" w:space="0" w:color="auto"/>
                <w:bottom w:val="none" w:sz="0" w:space="0" w:color="auto"/>
                <w:right w:val="none" w:sz="0" w:space="0" w:color="auto"/>
              </w:divBdr>
            </w:div>
            <w:div w:id="880947073">
              <w:marLeft w:val="0"/>
              <w:marRight w:val="0"/>
              <w:marTop w:val="0"/>
              <w:marBottom w:val="0"/>
              <w:divBdr>
                <w:top w:val="none" w:sz="0" w:space="0" w:color="auto"/>
                <w:left w:val="none" w:sz="0" w:space="0" w:color="auto"/>
                <w:bottom w:val="none" w:sz="0" w:space="0" w:color="auto"/>
                <w:right w:val="none" w:sz="0" w:space="0" w:color="auto"/>
              </w:divBdr>
            </w:div>
            <w:div w:id="2098624965">
              <w:marLeft w:val="0"/>
              <w:marRight w:val="0"/>
              <w:marTop w:val="0"/>
              <w:marBottom w:val="0"/>
              <w:divBdr>
                <w:top w:val="none" w:sz="0" w:space="0" w:color="auto"/>
                <w:left w:val="none" w:sz="0" w:space="0" w:color="auto"/>
                <w:bottom w:val="none" w:sz="0" w:space="0" w:color="auto"/>
                <w:right w:val="none" w:sz="0" w:space="0" w:color="auto"/>
              </w:divBdr>
            </w:div>
            <w:div w:id="794177028">
              <w:marLeft w:val="0"/>
              <w:marRight w:val="0"/>
              <w:marTop w:val="0"/>
              <w:marBottom w:val="0"/>
              <w:divBdr>
                <w:top w:val="none" w:sz="0" w:space="0" w:color="auto"/>
                <w:left w:val="none" w:sz="0" w:space="0" w:color="auto"/>
                <w:bottom w:val="none" w:sz="0" w:space="0" w:color="auto"/>
                <w:right w:val="none" w:sz="0" w:space="0" w:color="auto"/>
              </w:divBdr>
            </w:div>
            <w:div w:id="1701666543">
              <w:marLeft w:val="0"/>
              <w:marRight w:val="0"/>
              <w:marTop w:val="0"/>
              <w:marBottom w:val="0"/>
              <w:divBdr>
                <w:top w:val="none" w:sz="0" w:space="0" w:color="auto"/>
                <w:left w:val="none" w:sz="0" w:space="0" w:color="auto"/>
                <w:bottom w:val="none" w:sz="0" w:space="0" w:color="auto"/>
                <w:right w:val="none" w:sz="0" w:space="0" w:color="auto"/>
              </w:divBdr>
            </w:div>
            <w:div w:id="476533552">
              <w:marLeft w:val="0"/>
              <w:marRight w:val="0"/>
              <w:marTop w:val="0"/>
              <w:marBottom w:val="0"/>
              <w:divBdr>
                <w:top w:val="none" w:sz="0" w:space="0" w:color="auto"/>
                <w:left w:val="none" w:sz="0" w:space="0" w:color="auto"/>
                <w:bottom w:val="none" w:sz="0" w:space="0" w:color="auto"/>
                <w:right w:val="none" w:sz="0" w:space="0" w:color="auto"/>
              </w:divBdr>
            </w:div>
            <w:div w:id="2026590933">
              <w:marLeft w:val="0"/>
              <w:marRight w:val="0"/>
              <w:marTop w:val="0"/>
              <w:marBottom w:val="0"/>
              <w:divBdr>
                <w:top w:val="none" w:sz="0" w:space="0" w:color="auto"/>
                <w:left w:val="none" w:sz="0" w:space="0" w:color="auto"/>
                <w:bottom w:val="none" w:sz="0" w:space="0" w:color="auto"/>
                <w:right w:val="none" w:sz="0" w:space="0" w:color="auto"/>
              </w:divBdr>
            </w:div>
            <w:div w:id="1667973696">
              <w:marLeft w:val="0"/>
              <w:marRight w:val="0"/>
              <w:marTop w:val="0"/>
              <w:marBottom w:val="0"/>
              <w:divBdr>
                <w:top w:val="none" w:sz="0" w:space="0" w:color="auto"/>
                <w:left w:val="none" w:sz="0" w:space="0" w:color="auto"/>
                <w:bottom w:val="none" w:sz="0" w:space="0" w:color="auto"/>
                <w:right w:val="none" w:sz="0" w:space="0" w:color="auto"/>
              </w:divBdr>
            </w:div>
            <w:div w:id="440953224">
              <w:marLeft w:val="0"/>
              <w:marRight w:val="0"/>
              <w:marTop w:val="0"/>
              <w:marBottom w:val="0"/>
              <w:divBdr>
                <w:top w:val="none" w:sz="0" w:space="0" w:color="auto"/>
                <w:left w:val="none" w:sz="0" w:space="0" w:color="auto"/>
                <w:bottom w:val="none" w:sz="0" w:space="0" w:color="auto"/>
                <w:right w:val="none" w:sz="0" w:space="0" w:color="auto"/>
              </w:divBdr>
            </w:div>
            <w:div w:id="757480355">
              <w:marLeft w:val="0"/>
              <w:marRight w:val="0"/>
              <w:marTop w:val="0"/>
              <w:marBottom w:val="0"/>
              <w:divBdr>
                <w:top w:val="none" w:sz="0" w:space="0" w:color="auto"/>
                <w:left w:val="none" w:sz="0" w:space="0" w:color="auto"/>
                <w:bottom w:val="none" w:sz="0" w:space="0" w:color="auto"/>
                <w:right w:val="none" w:sz="0" w:space="0" w:color="auto"/>
              </w:divBdr>
            </w:div>
            <w:div w:id="1987317739">
              <w:marLeft w:val="0"/>
              <w:marRight w:val="0"/>
              <w:marTop w:val="0"/>
              <w:marBottom w:val="0"/>
              <w:divBdr>
                <w:top w:val="none" w:sz="0" w:space="0" w:color="auto"/>
                <w:left w:val="none" w:sz="0" w:space="0" w:color="auto"/>
                <w:bottom w:val="none" w:sz="0" w:space="0" w:color="auto"/>
                <w:right w:val="none" w:sz="0" w:space="0" w:color="auto"/>
              </w:divBdr>
            </w:div>
            <w:div w:id="680550328">
              <w:marLeft w:val="0"/>
              <w:marRight w:val="0"/>
              <w:marTop w:val="0"/>
              <w:marBottom w:val="0"/>
              <w:divBdr>
                <w:top w:val="none" w:sz="0" w:space="0" w:color="auto"/>
                <w:left w:val="none" w:sz="0" w:space="0" w:color="auto"/>
                <w:bottom w:val="none" w:sz="0" w:space="0" w:color="auto"/>
                <w:right w:val="none" w:sz="0" w:space="0" w:color="auto"/>
              </w:divBdr>
            </w:div>
            <w:div w:id="788546494">
              <w:marLeft w:val="0"/>
              <w:marRight w:val="0"/>
              <w:marTop w:val="0"/>
              <w:marBottom w:val="0"/>
              <w:divBdr>
                <w:top w:val="none" w:sz="0" w:space="0" w:color="auto"/>
                <w:left w:val="none" w:sz="0" w:space="0" w:color="auto"/>
                <w:bottom w:val="none" w:sz="0" w:space="0" w:color="auto"/>
                <w:right w:val="none" w:sz="0" w:space="0" w:color="auto"/>
              </w:divBdr>
            </w:div>
            <w:div w:id="1792936395">
              <w:marLeft w:val="0"/>
              <w:marRight w:val="0"/>
              <w:marTop w:val="0"/>
              <w:marBottom w:val="0"/>
              <w:divBdr>
                <w:top w:val="none" w:sz="0" w:space="0" w:color="auto"/>
                <w:left w:val="none" w:sz="0" w:space="0" w:color="auto"/>
                <w:bottom w:val="none" w:sz="0" w:space="0" w:color="auto"/>
                <w:right w:val="none" w:sz="0" w:space="0" w:color="auto"/>
              </w:divBdr>
            </w:div>
            <w:div w:id="812676217">
              <w:marLeft w:val="0"/>
              <w:marRight w:val="0"/>
              <w:marTop w:val="0"/>
              <w:marBottom w:val="0"/>
              <w:divBdr>
                <w:top w:val="none" w:sz="0" w:space="0" w:color="auto"/>
                <w:left w:val="none" w:sz="0" w:space="0" w:color="auto"/>
                <w:bottom w:val="none" w:sz="0" w:space="0" w:color="auto"/>
                <w:right w:val="none" w:sz="0" w:space="0" w:color="auto"/>
              </w:divBdr>
            </w:div>
            <w:div w:id="1956516705">
              <w:marLeft w:val="0"/>
              <w:marRight w:val="0"/>
              <w:marTop w:val="0"/>
              <w:marBottom w:val="0"/>
              <w:divBdr>
                <w:top w:val="none" w:sz="0" w:space="0" w:color="auto"/>
                <w:left w:val="none" w:sz="0" w:space="0" w:color="auto"/>
                <w:bottom w:val="none" w:sz="0" w:space="0" w:color="auto"/>
                <w:right w:val="none" w:sz="0" w:space="0" w:color="auto"/>
              </w:divBdr>
            </w:div>
            <w:div w:id="2089189163">
              <w:marLeft w:val="0"/>
              <w:marRight w:val="0"/>
              <w:marTop w:val="0"/>
              <w:marBottom w:val="0"/>
              <w:divBdr>
                <w:top w:val="none" w:sz="0" w:space="0" w:color="auto"/>
                <w:left w:val="none" w:sz="0" w:space="0" w:color="auto"/>
                <w:bottom w:val="none" w:sz="0" w:space="0" w:color="auto"/>
                <w:right w:val="none" w:sz="0" w:space="0" w:color="auto"/>
              </w:divBdr>
            </w:div>
            <w:div w:id="858393085">
              <w:marLeft w:val="0"/>
              <w:marRight w:val="0"/>
              <w:marTop w:val="0"/>
              <w:marBottom w:val="0"/>
              <w:divBdr>
                <w:top w:val="none" w:sz="0" w:space="0" w:color="auto"/>
                <w:left w:val="none" w:sz="0" w:space="0" w:color="auto"/>
                <w:bottom w:val="none" w:sz="0" w:space="0" w:color="auto"/>
                <w:right w:val="none" w:sz="0" w:space="0" w:color="auto"/>
              </w:divBdr>
            </w:div>
            <w:div w:id="779420536">
              <w:marLeft w:val="0"/>
              <w:marRight w:val="0"/>
              <w:marTop w:val="0"/>
              <w:marBottom w:val="0"/>
              <w:divBdr>
                <w:top w:val="none" w:sz="0" w:space="0" w:color="auto"/>
                <w:left w:val="none" w:sz="0" w:space="0" w:color="auto"/>
                <w:bottom w:val="none" w:sz="0" w:space="0" w:color="auto"/>
                <w:right w:val="none" w:sz="0" w:space="0" w:color="auto"/>
              </w:divBdr>
            </w:div>
            <w:div w:id="498811618">
              <w:marLeft w:val="0"/>
              <w:marRight w:val="0"/>
              <w:marTop w:val="0"/>
              <w:marBottom w:val="0"/>
              <w:divBdr>
                <w:top w:val="none" w:sz="0" w:space="0" w:color="auto"/>
                <w:left w:val="none" w:sz="0" w:space="0" w:color="auto"/>
                <w:bottom w:val="none" w:sz="0" w:space="0" w:color="auto"/>
                <w:right w:val="none" w:sz="0" w:space="0" w:color="auto"/>
              </w:divBdr>
            </w:div>
            <w:div w:id="1978602237">
              <w:marLeft w:val="0"/>
              <w:marRight w:val="0"/>
              <w:marTop w:val="0"/>
              <w:marBottom w:val="0"/>
              <w:divBdr>
                <w:top w:val="none" w:sz="0" w:space="0" w:color="auto"/>
                <w:left w:val="none" w:sz="0" w:space="0" w:color="auto"/>
                <w:bottom w:val="none" w:sz="0" w:space="0" w:color="auto"/>
                <w:right w:val="none" w:sz="0" w:space="0" w:color="auto"/>
              </w:divBdr>
            </w:div>
            <w:div w:id="2901483">
              <w:marLeft w:val="0"/>
              <w:marRight w:val="0"/>
              <w:marTop w:val="0"/>
              <w:marBottom w:val="0"/>
              <w:divBdr>
                <w:top w:val="none" w:sz="0" w:space="0" w:color="auto"/>
                <w:left w:val="none" w:sz="0" w:space="0" w:color="auto"/>
                <w:bottom w:val="none" w:sz="0" w:space="0" w:color="auto"/>
                <w:right w:val="none" w:sz="0" w:space="0" w:color="auto"/>
              </w:divBdr>
            </w:div>
            <w:div w:id="1430858839">
              <w:marLeft w:val="0"/>
              <w:marRight w:val="0"/>
              <w:marTop w:val="0"/>
              <w:marBottom w:val="0"/>
              <w:divBdr>
                <w:top w:val="none" w:sz="0" w:space="0" w:color="auto"/>
                <w:left w:val="none" w:sz="0" w:space="0" w:color="auto"/>
                <w:bottom w:val="none" w:sz="0" w:space="0" w:color="auto"/>
                <w:right w:val="none" w:sz="0" w:space="0" w:color="auto"/>
              </w:divBdr>
            </w:div>
            <w:div w:id="661783573">
              <w:marLeft w:val="0"/>
              <w:marRight w:val="0"/>
              <w:marTop w:val="0"/>
              <w:marBottom w:val="0"/>
              <w:divBdr>
                <w:top w:val="none" w:sz="0" w:space="0" w:color="auto"/>
                <w:left w:val="none" w:sz="0" w:space="0" w:color="auto"/>
                <w:bottom w:val="none" w:sz="0" w:space="0" w:color="auto"/>
                <w:right w:val="none" w:sz="0" w:space="0" w:color="auto"/>
              </w:divBdr>
            </w:div>
            <w:div w:id="726564342">
              <w:marLeft w:val="0"/>
              <w:marRight w:val="0"/>
              <w:marTop w:val="0"/>
              <w:marBottom w:val="0"/>
              <w:divBdr>
                <w:top w:val="none" w:sz="0" w:space="0" w:color="auto"/>
                <w:left w:val="none" w:sz="0" w:space="0" w:color="auto"/>
                <w:bottom w:val="none" w:sz="0" w:space="0" w:color="auto"/>
                <w:right w:val="none" w:sz="0" w:space="0" w:color="auto"/>
              </w:divBdr>
            </w:div>
            <w:div w:id="2033920216">
              <w:marLeft w:val="0"/>
              <w:marRight w:val="0"/>
              <w:marTop w:val="0"/>
              <w:marBottom w:val="0"/>
              <w:divBdr>
                <w:top w:val="none" w:sz="0" w:space="0" w:color="auto"/>
                <w:left w:val="none" w:sz="0" w:space="0" w:color="auto"/>
                <w:bottom w:val="none" w:sz="0" w:space="0" w:color="auto"/>
                <w:right w:val="none" w:sz="0" w:space="0" w:color="auto"/>
              </w:divBdr>
            </w:div>
            <w:div w:id="189685817">
              <w:marLeft w:val="0"/>
              <w:marRight w:val="0"/>
              <w:marTop w:val="0"/>
              <w:marBottom w:val="0"/>
              <w:divBdr>
                <w:top w:val="none" w:sz="0" w:space="0" w:color="auto"/>
                <w:left w:val="none" w:sz="0" w:space="0" w:color="auto"/>
                <w:bottom w:val="none" w:sz="0" w:space="0" w:color="auto"/>
                <w:right w:val="none" w:sz="0" w:space="0" w:color="auto"/>
              </w:divBdr>
            </w:div>
            <w:div w:id="265311563">
              <w:marLeft w:val="0"/>
              <w:marRight w:val="0"/>
              <w:marTop w:val="0"/>
              <w:marBottom w:val="0"/>
              <w:divBdr>
                <w:top w:val="none" w:sz="0" w:space="0" w:color="auto"/>
                <w:left w:val="none" w:sz="0" w:space="0" w:color="auto"/>
                <w:bottom w:val="none" w:sz="0" w:space="0" w:color="auto"/>
                <w:right w:val="none" w:sz="0" w:space="0" w:color="auto"/>
              </w:divBdr>
            </w:div>
            <w:div w:id="1383165721">
              <w:marLeft w:val="0"/>
              <w:marRight w:val="0"/>
              <w:marTop w:val="0"/>
              <w:marBottom w:val="0"/>
              <w:divBdr>
                <w:top w:val="none" w:sz="0" w:space="0" w:color="auto"/>
                <w:left w:val="none" w:sz="0" w:space="0" w:color="auto"/>
                <w:bottom w:val="none" w:sz="0" w:space="0" w:color="auto"/>
                <w:right w:val="none" w:sz="0" w:space="0" w:color="auto"/>
              </w:divBdr>
            </w:div>
            <w:div w:id="703406595">
              <w:marLeft w:val="0"/>
              <w:marRight w:val="0"/>
              <w:marTop w:val="0"/>
              <w:marBottom w:val="0"/>
              <w:divBdr>
                <w:top w:val="none" w:sz="0" w:space="0" w:color="auto"/>
                <w:left w:val="none" w:sz="0" w:space="0" w:color="auto"/>
                <w:bottom w:val="none" w:sz="0" w:space="0" w:color="auto"/>
                <w:right w:val="none" w:sz="0" w:space="0" w:color="auto"/>
              </w:divBdr>
            </w:div>
            <w:div w:id="1625967977">
              <w:marLeft w:val="0"/>
              <w:marRight w:val="0"/>
              <w:marTop w:val="0"/>
              <w:marBottom w:val="0"/>
              <w:divBdr>
                <w:top w:val="none" w:sz="0" w:space="0" w:color="auto"/>
                <w:left w:val="none" w:sz="0" w:space="0" w:color="auto"/>
                <w:bottom w:val="none" w:sz="0" w:space="0" w:color="auto"/>
                <w:right w:val="none" w:sz="0" w:space="0" w:color="auto"/>
              </w:divBdr>
            </w:div>
            <w:div w:id="1595741412">
              <w:marLeft w:val="0"/>
              <w:marRight w:val="0"/>
              <w:marTop w:val="0"/>
              <w:marBottom w:val="0"/>
              <w:divBdr>
                <w:top w:val="none" w:sz="0" w:space="0" w:color="auto"/>
                <w:left w:val="none" w:sz="0" w:space="0" w:color="auto"/>
                <w:bottom w:val="none" w:sz="0" w:space="0" w:color="auto"/>
                <w:right w:val="none" w:sz="0" w:space="0" w:color="auto"/>
              </w:divBdr>
            </w:div>
            <w:div w:id="196820238">
              <w:marLeft w:val="0"/>
              <w:marRight w:val="0"/>
              <w:marTop w:val="0"/>
              <w:marBottom w:val="0"/>
              <w:divBdr>
                <w:top w:val="none" w:sz="0" w:space="0" w:color="auto"/>
                <w:left w:val="none" w:sz="0" w:space="0" w:color="auto"/>
                <w:bottom w:val="none" w:sz="0" w:space="0" w:color="auto"/>
                <w:right w:val="none" w:sz="0" w:space="0" w:color="auto"/>
              </w:divBdr>
            </w:div>
            <w:div w:id="1760832572">
              <w:marLeft w:val="0"/>
              <w:marRight w:val="0"/>
              <w:marTop w:val="0"/>
              <w:marBottom w:val="0"/>
              <w:divBdr>
                <w:top w:val="none" w:sz="0" w:space="0" w:color="auto"/>
                <w:left w:val="none" w:sz="0" w:space="0" w:color="auto"/>
                <w:bottom w:val="none" w:sz="0" w:space="0" w:color="auto"/>
                <w:right w:val="none" w:sz="0" w:space="0" w:color="auto"/>
              </w:divBdr>
            </w:div>
            <w:div w:id="226301355">
              <w:marLeft w:val="0"/>
              <w:marRight w:val="0"/>
              <w:marTop w:val="0"/>
              <w:marBottom w:val="0"/>
              <w:divBdr>
                <w:top w:val="none" w:sz="0" w:space="0" w:color="auto"/>
                <w:left w:val="none" w:sz="0" w:space="0" w:color="auto"/>
                <w:bottom w:val="none" w:sz="0" w:space="0" w:color="auto"/>
                <w:right w:val="none" w:sz="0" w:space="0" w:color="auto"/>
              </w:divBdr>
            </w:div>
            <w:div w:id="1375038897">
              <w:marLeft w:val="0"/>
              <w:marRight w:val="0"/>
              <w:marTop w:val="0"/>
              <w:marBottom w:val="0"/>
              <w:divBdr>
                <w:top w:val="none" w:sz="0" w:space="0" w:color="auto"/>
                <w:left w:val="none" w:sz="0" w:space="0" w:color="auto"/>
                <w:bottom w:val="none" w:sz="0" w:space="0" w:color="auto"/>
                <w:right w:val="none" w:sz="0" w:space="0" w:color="auto"/>
              </w:divBdr>
            </w:div>
            <w:div w:id="1215386007">
              <w:marLeft w:val="0"/>
              <w:marRight w:val="0"/>
              <w:marTop w:val="0"/>
              <w:marBottom w:val="0"/>
              <w:divBdr>
                <w:top w:val="none" w:sz="0" w:space="0" w:color="auto"/>
                <w:left w:val="none" w:sz="0" w:space="0" w:color="auto"/>
                <w:bottom w:val="none" w:sz="0" w:space="0" w:color="auto"/>
                <w:right w:val="none" w:sz="0" w:space="0" w:color="auto"/>
              </w:divBdr>
            </w:div>
            <w:div w:id="465320721">
              <w:marLeft w:val="0"/>
              <w:marRight w:val="0"/>
              <w:marTop w:val="0"/>
              <w:marBottom w:val="0"/>
              <w:divBdr>
                <w:top w:val="none" w:sz="0" w:space="0" w:color="auto"/>
                <w:left w:val="none" w:sz="0" w:space="0" w:color="auto"/>
                <w:bottom w:val="none" w:sz="0" w:space="0" w:color="auto"/>
                <w:right w:val="none" w:sz="0" w:space="0" w:color="auto"/>
              </w:divBdr>
            </w:div>
            <w:div w:id="142549798">
              <w:marLeft w:val="0"/>
              <w:marRight w:val="0"/>
              <w:marTop w:val="0"/>
              <w:marBottom w:val="0"/>
              <w:divBdr>
                <w:top w:val="none" w:sz="0" w:space="0" w:color="auto"/>
                <w:left w:val="none" w:sz="0" w:space="0" w:color="auto"/>
                <w:bottom w:val="none" w:sz="0" w:space="0" w:color="auto"/>
                <w:right w:val="none" w:sz="0" w:space="0" w:color="auto"/>
              </w:divBdr>
            </w:div>
            <w:div w:id="2072726985">
              <w:marLeft w:val="0"/>
              <w:marRight w:val="0"/>
              <w:marTop w:val="0"/>
              <w:marBottom w:val="0"/>
              <w:divBdr>
                <w:top w:val="none" w:sz="0" w:space="0" w:color="auto"/>
                <w:left w:val="none" w:sz="0" w:space="0" w:color="auto"/>
                <w:bottom w:val="none" w:sz="0" w:space="0" w:color="auto"/>
                <w:right w:val="none" w:sz="0" w:space="0" w:color="auto"/>
              </w:divBdr>
            </w:div>
            <w:div w:id="1198204911">
              <w:marLeft w:val="0"/>
              <w:marRight w:val="0"/>
              <w:marTop w:val="0"/>
              <w:marBottom w:val="0"/>
              <w:divBdr>
                <w:top w:val="none" w:sz="0" w:space="0" w:color="auto"/>
                <w:left w:val="none" w:sz="0" w:space="0" w:color="auto"/>
                <w:bottom w:val="none" w:sz="0" w:space="0" w:color="auto"/>
                <w:right w:val="none" w:sz="0" w:space="0" w:color="auto"/>
              </w:divBdr>
            </w:div>
            <w:div w:id="440538331">
              <w:marLeft w:val="0"/>
              <w:marRight w:val="0"/>
              <w:marTop w:val="0"/>
              <w:marBottom w:val="0"/>
              <w:divBdr>
                <w:top w:val="none" w:sz="0" w:space="0" w:color="auto"/>
                <w:left w:val="none" w:sz="0" w:space="0" w:color="auto"/>
                <w:bottom w:val="none" w:sz="0" w:space="0" w:color="auto"/>
                <w:right w:val="none" w:sz="0" w:space="0" w:color="auto"/>
              </w:divBdr>
            </w:div>
            <w:div w:id="679703929">
              <w:marLeft w:val="0"/>
              <w:marRight w:val="0"/>
              <w:marTop w:val="0"/>
              <w:marBottom w:val="0"/>
              <w:divBdr>
                <w:top w:val="none" w:sz="0" w:space="0" w:color="auto"/>
                <w:left w:val="none" w:sz="0" w:space="0" w:color="auto"/>
                <w:bottom w:val="none" w:sz="0" w:space="0" w:color="auto"/>
                <w:right w:val="none" w:sz="0" w:space="0" w:color="auto"/>
              </w:divBdr>
            </w:div>
            <w:div w:id="1461260202">
              <w:marLeft w:val="0"/>
              <w:marRight w:val="0"/>
              <w:marTop w:val="0"/>
              <w:marBottom w:val="0"/>
              <w:divBdr>
                <w:top w:val="none" w:sz="0" w:space="0" w:color="auto"/>
                <w:left w:val="none" w:sz="0" w:space="0" w:color="auto"/>
                <w:bottom w:val="none" w:sz="0" w:space="0" w:color="auto"/>
                <w:right w:val="none" w:sz="0" w:space="0" w:color="auto"/>
              </w:divBdr>
            </w:div>
            <w:div w:id="1861161641">
              <w:marLeft w:val="0"/>
              <w:marRight w:val="0"/>
              <w:marTop w:val="0"/>
              <w:marBottom w:val="0"/>
              <w:divBdr>
                <w:top w:val="none" w:sz="0" w:space="0" w:color="auto"/>
                <w:left w:val="none" w:sz="0" w:space="0" w:color="auto"/>
                <w:bottom w:val="none" w:sz="0" w:space="0" w:color="auto"/>
                <w:right w:val="none" w:sz="0" w:space="0" w:color="auto"/>
              </w:divBdr>
            </w:div>
            <w:div w:id="181548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0477">
      <w:bodyDiv w:val="1"/>
      <w:marLeft w:val="0"/>
      <w:marRight w:val="0"/>
      <w:marTop w:val="0"/>
      <w:marBottom w:val="0"/>
      <w:divBdr>
        <w:top w:val="none" w:sz="0" w:space="0" w:color="auto"/>
        <w:left w:val="none" w:sz="0" w:space="0" w:color="auto"/>
        <w:bottom w:val="none" w:sz="0" w:space="0" w:color="auto"/>
        <w:right w:val="none" w:sz="0" w:space="0" w:color="auto"/>
      </w:divBdr>
    </w:div>
    <w:div w:id="323318138">
      <w:bodyDiv w:val="1"/>
      <w:marLeft w:val="0"/>
      <w:marRight w:val="0"/>
      <w:marTop w:val="0"/>
      <w:marBottom w:val="0"/>
      <w:divBdr>
        <w:top w:val="none" w:sz="0" w:space="0" w:color="auto"/>
        <w:left w:val="none" w:sz="0" w:space="0" w:color="auto"/>
        <w:bottom w:val="none" w:sz="0" w:space="0" w:color="auto"/>
        <w:right w:val="none" w:sz="0" w:space="0" w:color="auto"/>
      </w:divBdr>
      <w:divsChild>
        <w:div w:id="1709137573">
          <w:marLeft w:val="0"/>
          <w:marRight w:val="0"/>
          <w:marTop w:val="0"/>
          <w:marBottom w:val="0"/>
          <w:divBdr>
            <w:top w:val="none" w:sz="0" w:space="0" w:color="auto"/>
            <w:left w:val="none" w:sz="0" w:space="0" w:color="auto"/>
            <w:bottom w:val="none" w:sz="0" w:space="0" w:color="auto"/>
            <w:right w:val="none" w:sz="0" w:space="0" w:color="auto"/>
          </w:divBdr>
          <w:divsChild>
            <w:div w:id="146238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6317">
      <w:bodyDiv w:val="1"/>
      <w:marLeft w:val="0"/>
      <w:marRight w:val="0"/>
      <w:marTop w:val="0"/>
      <w:marBottom w:val="0"/>
      <w:divBdr>
        <w:top w:val="none" w:sz="0" w:space="0" w:color="auto"/>
        <w:left w:val="none" w:sz="0" w:space="0" w:color="auto"/>
        <w:bottom w:val="none" w:sz="0" w:space="0" w:color="auto"/>
        <w:right w:val="none" w:sz="0" w:space="0" w:color="auto"/>
      </w:divBdr>
      <w:divsChild>
        <w:div w:id="781073009">
          <w:marLeft w:val="0"/>
          <w:marRight w:val="0"/>
          <w:marTop w:val="0"/>
          <w:marBottom w:val="0"/>
          <w:divBdr>
            <w:top w:val="none" w:sz="0" w:space="0" w:color="auto"/>
            <w:left w:val="none" w:sz="0" w:space="0" w:color="auto"/>
            <w:bottom w:val="none" w:sz="0" w:space="0" w:color="auto"/>
            <w:right w:val="none" w:sz="0" w:space="0" w:color="auto"/>
          </w:divBdr>
          <w:divsChild>
            <w:div w:id="6494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4977">
      <w:bodyDiv w:val="1"/>
      <w:marLeft w:val="0"/>
      <w:marRight w:val="0"/>
      <w:marTop w:val="0"/>
      <w:marBottom w:val="0"/>
      <w:divBdr>
        <w:top w:val="none" w:sz="0" w:space="0" w:color="auto"/>
        <w:left w:val="none" w:sz="0" w:space="0" w:color="auto"/>
        <w:bottom w:val="none" w:sz="0" w:space="0" w:color="auto"/>
        <w:right w:val="none" w:sz="0" w:space="0" w:color="auto"/>
      </w:divBdr>
    </w:div>
    <w:div w:id="441995859">
      <w:bodyDiv w:val="1"/>
      <w:marLeft w:val="0"/>
      <w:marRight w:val="0"/>
      <w:marTop w:val="0"/>
      <w:marBottom w:val="0"/>
      <w:divBdr>
        <w:top w:val="none" w:sz="0" w:space="0" w:color="auto"/>
        <w:left w:val="none" w:sz="0" w:space="0" w:color="auto"/>
        <w:bottom w:val="none" w:sz="0" w:space="0" w:color="auto"/>
        <w:right w:val="none" w:sz="0" w:space="0" w:color="auto"/>
      </w:divBdr>
    </w:div>
    <w:div w:id="446579805">
      <w:bodyDiv w:val="1"/>
      <w:marLeft w:val="0"/>
      <w:marRight w:val="0"/>
      <w:marTop w:val="0"/>
      <w:marBottom w:val="0"/>
      <w:divBdr>
        <w:top w:val="none" w:sz="0" w:space="0" w:color="auto"/>
        <w:left w:val="none" w:sz="0" w:space="0" w:color="auto"/>
        <w:bottom w:val="none" w:sz="0" w:space="0" w:color="auto"/>
        <w:right w:val="none" w:sz="0" w:space="0" w:color="auto"/>
      </w:divBdr>
    </w:div>
    <w:div w:id="460539540">
      <w:bodyDiv w:val="1"/>
      <w:marLeft w:val="0"/>
      <w:marRight w:val="0"/>
      <w:marTop w:val="0"/>
      <w:marBottom w:val="0"/>
      <w:divBdr>
        <w:top w:val="none" w:sz="0" w:space="0" w:color="auto"/>
        <w:left w:val="none" w:sz="0" w:space="0" w:color="auto"/>
        <w:bottom w:val="none" w:sz="0" w:space="0" w:color="auto"/>
        <w:right w:val="none" w:sz="0" w:space="0" w:color="auto"/>
      </w:divBdr>
      <w:divsChild>
        <w:div w:id="4015343">
          <w:marLeft w:val="0"/>
          <w:marRight w:val="0"/>
          <w:marTop w:val="0"/>
          <w:marBottom w:val="0"/>
          <w:divBdr>
            <w:top w:val="none" w:sz="0" w:space="0" w:color="auto"/>
            <w:left w:val="none" w:sz="0" w:space="0" w:color="auto"/>
            <w:bottom w:val="none" w:sz="0" w:space="0" w:color="auto"/>
            <w:right w:val="none" w:sz="0" w:space="0" w:color="auto"/>
          </w:divBdr>
          <w:divsChild>
            <w:div w:id="508175638">
              <w:marLeft w:val="0"/>
              <w:marRight w:val="0"/>
              <w:marTop w:val="0"/>
              <w:marBottom w:val="0"/>
              <w:divBdr>
                <w:top w:val="none" w:sz="0" w:space="0" w:color="auto"/>
                <w:left w:val="none" w:sz="0" w:space="0" w:color="auto"/>
                <w:bottom w:val="none" w:sz="0" w:space="0" w:color="auto"/>
                <w:right w:val="none" w:sz="0" w:space="0" w:color="auto"/>
              </w:divBdr>
            </w:div>
            <w:div w:id="1487824347">
              <w:marLeft w:val="0"/>
              <w:marRight w:val="0"/>
              <w:marTop w:val="0"/>
              <w:marBottom w:val="0"/>
              <w:divBdr>
                <w:top w:val="none" w:sz="0" w:space="0" w:color="auto"/>
                <w:left w:val="none" w:sz="0" w:space="0" w:color="auto"/>
                <w:bottom w:val="none" w:sz="0" w:space="0" w:color="auto"/>
                <w:right w:val="none" w:sz="0" w:space="0" w:color="auto"/>
              </w:divBdr>
            </w:div>
            <w:div w:id="843934452">
              <w:marLeft w:val="0"/>
              <w:marRight w:val="0"/>
              <w:marTop w:val="0"/>
              <w:marBottom w:val="0"/>
              <w:divBdr>
                <w:top w:val="none" w:sz="0" w:space="0" w:color="auto"/>
                <w:left w:val="none" w:sz="0" w:space="0" w:color="auto"/>
                <w:bottom w:val="none" w:sz="0" w:space="0" w:color="auto"/>
                <w:right w:val="none" w:sz="0" w:space="0" w:color="auto"/>
              </w:divBdr>
            </w:div>
            <w:div w:id="1174607144">
              <w:marLeft w:val="0"/>
              <w:marRight w:val="0"/>
              <w:marTop w:val="0"/>
              <w:marBottom w:val="0"/>
              <w:divBdr>
                <w:top w:val="none" w:sz="0" w:space="0" w:color="auto"/>
                <w:left w:val="none" w:sz="0" w:space="0" w:color="auto"/>
                <w:bottom w:val="none" w:sz="0" w:space="0" w:color="auto"/>
                <w:right w:val="none" w:sz="0" w:space="0" w:color="auto"/>
              </w:divBdr>
            </w:div>
            <w:div w:id="1025400512">
              <w:marLeft w:val="0"/>
              <w:marRight w:val="0"/>
              <w:marTop w:val="0"/>
              <w:marBottom w:val="0"/>
              <w:divBdr>
                <w:top w:val="none" w:sz="0" w:space="0" w:color="auto"/>
                <w:left w:val="none" w:sz="0" w:space="0" w:color="auto"/>
                <w:bottom w:val="none" w:sz="0" w:space="0" w:color="auto"/>
                <w:right w:val="none" w:sz="0" w:space="0" w:color="auto"/>
              </w:divBdr>
            </w:div>
            <w:div w:id="317536467">
              <w:marLeft w:val="0"/>
              <w:marRight w:val="0"/>
              <w:marTop w:val="0"/>
              <w:marBottom w:val="0"/>
              <w:divBdr>
                <w:top w:val="none" w:sz="0" w:space="0" w:color="auto"/>
                <w:left w:val="none" w:sz="0" w:space="0" w:color="auto"/>
                <w:bottom w:val="none" w:sz="0" w:space="0" w:color="auto"/>
                <w:right w:val="none" w:sz="0" w:space="0" w:color="auto"/>
              </w:divBdr>
            </w:div>
            <w:div w:id="485631322">
              <w:marLeft w:val="0"/>
              <w:marRight w:val="0"/>
              <w:marTop w:val="0"/>
              <w:marBottom w:val="0"/>
              <w:divBdr>
                <w:top w:val="none" w:sz="0" w:space="0" w:color="auto"/>
                <w:left w:val="none" w:sz="0" w:space="0" w:color="auto"/>
                <w:bottom w:val="none" w:sz="0" w:space="0" w:color="auto"/>
                <w:right w:val="none" w:sz="0" w:space="0" w:color="auto"/>
              </w:divBdr>
            </w:div>
            <w:div w:id="2060014762">
              <w:marLeft w:val="0"/>
              <w:marRight w:val="0"/>
              <w:marTop w:val="0"/>
              <w:marBottom w:val="0"/>
              <w:divBdr>
                <w:top w:val="none" w:sz="0" w:space="0" w:color="auto"/>
                <w:left w:val="none" w:sz="0" w:space="0" w:color="auto"/>
                <w:bottom w:val="none" w:sz="0" w:space="0" w:color="auto"/>
                <w:right w:val="none" w:sz="0" w:space="0" w:color="auto"/>
              </w:divBdr>
            </w:div>
            <w:div w:id="692339457">
              <w:marLeft w:val="0"/>
              <w:marRight w:val="0"/>
              <w:marTop w:val="0"/>
              <w:marBottom w:val="0"/>
              <w:divBdr>
                <w:top w:val="none" w:sz="0" w:space="0" w:color="auto"/>
                <w:left w:val="none" w:sz="0" w:space="0" w:color="auto"/>
                <w:bottom w:val="none" w:sz="0" w:space="0" w:color="auto"/>
                <w:right w:val="none" w:sz="0" w:space="0" w:color="auto"/>
              </w:divBdr>
            </w:div>
            <w:div w:id="521212922">
              <w:marLeft w:val="0"/>
              <w:marRight w:val="0"/>
              <w:marTop w:val="0"/>
              <w:marBottom w:val="0"/>
              <w:divBdr>
                <w:top w:val="none" w:sz="0" w:space="0" w:color="auto"/>
                <w:left w:val="none" w:sz="0" w:space="0" w:color="auto"/>
                <w:bottom w:val="none" w:sz="0" w:space="0" w:color="auto"/>
                <w:right w:val="none" w:sz="0" w:space="0" w:color="auto"/>
              </w:divBdr>
            </w:div>
            <w:div w:id="2101484521">
              <w:marLeft w:val="0"/>
              <w:marRight w:val="0"/>
              <w:marTop w:val="0"/>
              <w:marBottom w:val="0"/>
              <w:divBdr>
                <w:top w:val="none" w:sz="0" w:space="0" w:color="auto"/>
                <w:left w:val="none" w:sz="0" w:space="0" w:color="auto"/>
                <w:bottom w:val="none" w:sz="0" w:space="0" w:color="auto"/>
                <w:right w:val="none" w:sz="0" w:space="0" w:color="auto"/>
              </w:divBdr>
            </w:div>
            <w:div w:id="1090080813">
              <w:marLeft w:val="0"/>
              <w:marRight w:val="0"/>
              <w:marTop w:val="0"/>
              <w:marBottom w:val="0"/>
              <w:divBdr>
                <w:top w:val="none" w:sz="0" w:space="0" w:color="auto"/>
                <w:left w:val="none" w:sz="0" w:space="0" w:color="auto"/>
                <w:bottom w:val="none" w:sz="0" w:space="0" w:color="auto"/>
                <w:right w:val="none" w:sz="0" w:space="0" w:color="auto"/>
              </w:divBdr>
            </w:div>
            <w:div w:id="2098670952">
              <w:marLeft w:val="0"/>
              <w:marRight w:val="0"/>
              <w:marTop w:val="0"/>
              <w:marBottom w:val="0"/>
              <w:divBdr>
                <w:top w:val="none" w:sz="0" w:space="0" w:color="auto"/>
                <w:left w:val="none" w:sz="0" w:space="0" w:color="auto"/>
                <w:bottom w:val="none" w:sz="0" w:space="0" w:color="auto"/>
                <w:right w:val="none" w:sz="0" w:space="0" w:color="auto"/>
              </w:divBdr>
            </w:div>
            <w:div w:id="258876853">
              <w:marLeft w:val="0"/>
              <w:marRight w:val="0"/>
              <w:marTop w:val="0"/>
              <w:marBottom w:val="0"/>
              <w:divBdr>
                <w:top w:val="none" w:sz="0" w:space="0" w:color="auto"/>
                <w:left w:val="none" w:sz="0" w:space="0" w:color="auto"/>
                <w:bottom w:val="none" w:sz="0" w:space="0" w:color="auto"/>
                <w:right w:val="none" w:sz="0" w:space="0" w:color="auto"/>
              </w:divBdr>
            </w:div>
            <w:div w:id="423183617">
              <w:marLeft w:val="0"/>
              <w:marRight w:val="0"/>
              <w:marTop w:val="0"/>
              <w:marBottom w:val="0"/>
              <w:divBdr>
                <w:top w:val="none" w:sz="0" w:space="0" w:color="auto"/>
                <w:left w:val="none" w:sz="0" w:space="0" w:color="auto"/>
                <w:bottom w:val="none" w:sz="0" w:space="0" w:color="auto"/>
                <w:right w:val="none" w:sz="0" w:space="0" w:color="auto"/>
              </w:divBdr>
            </w:div>
            <w:div w:id="1357927142">
              <w:marLeft w:val="0"/>
              <w:marRight w:val="0"/>
              <w:marTop w:val="0"/>
              <w:marBottom w:val="0"/>
              <w:divBdr>
                <w:top w:val="none" w:sz="0" w:space="0" w:color="auto"/>
                <w:left w:val="none" w:sz="0" w:space="0" w:color="auto"/>
                <w:bottom w:val="none" w:sz="0" w:space="0" w:color="auto"/>
                <w:right w:val="none" w:sz="0" w:space="0" w:color="auto"/>
              </w:divBdr>
            </w:div>
            <w:div w:id="1457018160">
              <w:marLeft w:val="0"/>
              <w:marRight w:val="0"/>
              <w:marTop w:val="0"/>
              <w:marBottom w:val="0"/>
              <w:divBdr>
                <w:top w:val="none" w:sz="0" w:space="0" w:color="auto"/>
                <w:left w:val="none" w:sz="0" w:space="0" w:color="auto"/>
                <w:bottom w:val="none" w:sz="0" w:space="0" w:color="auto"/>
                <w:right w:val="none" w:sz="0" w:space="0" w:color="auto"/>
              </w:divBdr>
            </w:div>
            <w:div w:id="680208509">
              <w:marLeft w:val="0"/>
              <w:marRight w:val="0"/>
              <w:marTop w:val="0"/>
              <w:marBottom w:val="0"/>
              <w:divBdr>
                <w:top w:val="none" w:sz="0" w:space="0" w:color="auto"/>
                <w:left w:val="none" w:sz="0" w:space="0" w:color="auto"/>
                <w:bottom w:val="none" w:sz="0" w:space="0" w:color="auto"/>
                <w:right w:val="none" w:sz="0" w:space="0" w:color="auto"/>
              </w:divBdr>
            </w:div>
            <w:div w:id="1598253529">
              <w:marLeft w:val="0"/>
              <w:marRight w:val="0"/>
              <w:marTop w:val="0"/>
              <w:marBottom w:val="0"/>
              <w:divBdr>
                <w:top w:val="none" w:sz="0" w:space="0" w:color="auto"/>
                <w:left w:val="none" w:sz="0" w:space="0" w:color="auto"/>
                <w:bottom w:val="none" w:sz="0" w:space="0" w:color="auto"/>
                <w:right w:val="none" w:sz="0" w:space="0" w:color="auto"/>
              </w:divBdr>
            </w:div>
            <w:div w:id="1212840400">
              <w:marLeft w:val="0"/>
              <w:marRight w:val="0"/>
              <w:marTop w:val="0"/>
              <w:marBottom w:val="0"/>
              <w:divBdr>
                <w:top w:val="none" w:sz="0" w:space="0" w:color="auto"/>
                <w:left w:val="none" w:sz="0" w:space="0" w:color="auto"/>
                <w:bottom w:val="none" w:sz="0" w:space="0" w:color="auto"/>
                <w:right w:val="none" w:sz="0" w:space="0" w:color="auto"/>
              </w:divBdr>
            </w:div>
            <w:div w:id="1071349147">
              <w:marLeft w:val="0"/>
              <w:marRight w:val="0"/>
              <w:marTop w:val="0"/>
              <w:marBottom w:val="0"/>
              <w:divBdr>
                <w:top w:val="none" w:sz="0" w:space="0" w:color="auto"/>
                <w:left w:val="none" w:sz="0" w:space="0" w:color="auto"/>
                <w:bottom w:val="none" w:sz="0" w:space="0" w:color="auto"/>
                <w:right w:val="none" w:sz="0" w:space="0" w:color="auto"/>
              </w:divBdr>
            </w:div>
            <w:div w:id="1601445396">
              <w:marLeft w:val="0"/>
              <w:marRight w:val="0"/>
              <w:marTop w:val="0"/>
              <w:marBottom w:val="0"/>
              <w:divBdr>
                <w:top w:val="none" w:sz="0" w:space="0" w:color="auto"/>
                <w:left w:val="none" w:sz="0" w:space="0" w:color="auto"/>
                <w:bottom w:val="none" w:sz="0" w:space="0" w:color="auto"/>
                <w:right w:val="none" w:sz="0" w:space="0" w:color="auto"/>
              </w:divBdr>
            </w:div>
            <w:div w:id="1838030051">
              <w:marLeft w:val="0"/>
              <w:marRight w:val="0"/>
              <w:marTop w:val="0"/>
              <w:marBottom w:val="0"/>
              <w:divBdr>
                <w:top w:val="none" w:sz="0" w:space="0" w:color="auto"/>
                <w:left w:val="none" w:sz="0" w:space="0" w:color="auto"/>
                <w:bottom w:val="none" w:sz="0" w:space="0" w:color="auto"/>
                <w:right w:val="none" w:sz="0" w:space="0" w:color="auto"/>
              </w:divBdr>
            </w:div>
            <w:div w:id="1072197855">
              <w:marLeft w:val="0"/>
              <w:marRight w:val="0"/>
              <w:marTop w:val="0"/>
              <w:marBottom w:val="0"/>
              <w:divBdr>
                <w:top w:val="none" w:sz="0" w:space="0" w:color="auto"/>
                <w:left w:val="none" w:sz="0" w:space="0" w:color="auto"/>
                <w:bottom w:val="none" w:sz="0" w:space="0" w:color="auto"/>
                <w:right w:val="none" w:sz="0" w:space="0" w:color="auto"/>
              </w:divBdr>
            </w:div>
            <w:div w:id="1181820870">
              <w:marLeft w:val="0"/>
              <w:marRight w:val="0"/>
              <w:marTop w:val="0"/>
              <w:marBottom w:val="0"/>
              <w:divBdr>
                <w:top w:val="none" w:sz="0" w:space="0" w:color="auto"/>
                <w:left w:val="none" w:sz="0" w:space="0" w:color="auto"/>
                <w:bottom w:val="none" w:sz="0" w:space="0" w:color="auto"/>
                <w:right w:val="none" w:sz="0" w:space="0" w:color="auto"/>
              </w:divBdr>
            </w:div>
            <w:div w:id="1506822106">
              <w:marLeft w:val="0"/>
              <w:marRight w:val="0"/>
              <w:marTop w:val="0"/>
              <w:marBottom w:val="0"/>
              <w:divBdr>
                <w:top w:val="none" w:sz="0" w:space="0" w:color="auto"/>
                <w:left w:val="none" w:sz="0" w:space="0" w:color="auto"/>
                <w:bottom w:val="none" w:sz="0" w:space="0" w:color="auto"/>
                <w:right w:val="none" w:sz="0" w:space="0" w:color="auto"/>
              </w:divBdr>
            </w:div>
            <w:div w:id="598567552">
              <w:marLeft w:val="0"/>
              <w:marRight w:val="0"/>
              <w:marTop w:val="0"/>
              <w:marBottom w:val="0"/>
              <w:divBdr>
                <w:top w:val="none" w:sz="0" w:space="0" w:color="auto"/>
                <w:left w:val="none" w:sz="0" w:space="0" w:color="auto"/>
                <w:bottom w:val="none" w:sz="0" w:space="0" w:color="auto"/>
                <w:right w:val="none" w:sz="0" w:space="0" w:color="auto"/>
              </w:divBdr>
            </w:div>
            <w:div w:id="1447852254">
              <w:marLeft w:val="0"/>
              <w:marRight w:val="0"/>
              <w:marTop w:val="0"/>
              <w:marBottom w:val="0"/>
              <w:divBdr>
                <w:top w:val="none" w:sz="0" w:space="0" w:color="auto"/>
                <w:left w:val="none" w:sz="0" w:space="0" w:color="auto"/>
                <w:bottom w:val="none" w:sz="0" w:space="0" w:color="auto"/>
                <w:right w:val="none" w:sz="0" w:space="0" w:color="auto"/>
              </w:divBdr>
            </w:div>
            <w:div w:id="64105555">
              <w:marLeft w:val="0"/>
              <w:marRight w:val="0"/>
              <w:marTop w:val="0"/>
              <w:marBottom w:val="0"/>
              <w:divBdr>
                <w:top w:val="none" w:sz="0" w:space="0" w:color="auto"/>
                <w:left w:val="none" w:sz="0" w:space="0" w:color="auto"/>
                <w:bottom w:val="none" w:sz="0" w:space="0" w:color="auto"/>
                <w:right w:val="none" w:sz="0" w:space="0" w:color="auto"/>
              </w:divBdr>
            </w:div>
            <w:div w:id="207769563">
              <w:marLeft w:val="0"/>
              <w:marRight w:val="0"/>
              <w:marTop w:val="0"/>
              <w:marBottom w:val="0"/>
              <w:divBdr>
                <w:top w:val="none" w:sz="0" w:space="0" w:color="auto"/>
                <w:left w:val="none" w:sz="0" w:space="0" w:color="auto"/>
                <w:bottom w:val="none" w:sz="0" w:space="0" w:color="auto"/>
                <w:right w:val="none" w:sz="0" w:space="0" w:color="auto"/>
              </w:divBdr>
            </w:div>
            <w:div w:id="668214709">
              <w:marLeft w:val="0"/>
              <w:marRight w:val="0"/>
              <w:marTop w:val="0"/>
              <w:marBottom w:val="0"/>
              <w:divBdr>
                <w:top w:val="none" w:sz="0" w:space="0" w:color="auto"/>
                <w:left w:val="none" w:sz="0" w:space="0" w:color="auto"/>
                <w:bottom w:val="none" w:sz="0" w:space="0" w:color="auto"/>
                <w:right w:val="none" w:sz="0" w:space="0" w:color="auto"/>
              </w:divBdr>
            </w:div>
            <w:div w:id="603074557">
              <w:marLeft w:val="0"/>
              <w:marRight w:val="0"/>
              <w:marTop w:val="0"/>
              <w:marBottom w:val="0"/>
              <w:divBdr>
                <w:top w:val="none" w:sz="0" w:space="0" w:color="auto"/>
                <w:left w:val="none" w:sz="0" w:space="0" w:color="auto"/>
                <w:bottom w:val="none" w:sz="0" w:space="0" w:color="auto"/>
                <w:right w:val="none" w:sz="0" w:space="0" w:color="auto"/>
              </w:divBdr>
            </w:div>
            <w:div w:id="253780113">
              <w:marLeft w:val="0"/>
              <w:marRight w:val="0"/>
              <w:marTop w:val="0"/>
              <w:marBottom w:val="0"/>
              <w:divBdr>
                <w:top w:val="none" w:sz="0" w:space="0" w:color="auto"/>
                <w:left w:val="none" w:sz="0" w:space="0" w:color="auto"/>
                <w:bottom w:val="none" w:sz="0" w:space="0" w:color="auto"/>
                <w:right w:val="none" w:sz="0" w:space="0" w:color="auto"/>
              </w:divBdr>
            </w:div>
            <w:div w:id="823663181">
              <w:marLeft w:val="0"/>
              <w:marRight w:val="0"/>
              <w:marTop w:val="0"/>
              <w:marBottom w:val="0"/>
              <w:divBdr>
                <w:top w:val="none" w:sz="0" w:space="0" w:color="auto"/>
                <w:left w:val="none" w:sz="0" w:space="0" w:color="auto"/>
                <w:bottom w:val="none" w:sz="0" w:space="0" w:color="auto"/>
                <w:right w:val="none" w:sz="0" w:space="0" w:color="auto"/>
              </w:divBdr>
            </w:div>
            <w:div w:id="141505856">
              <w:marLeft w:val="0"/>
              <w:marRight w:val="0"/>
              <w:marTop w:val="0"/>
              <w:marBottom w:val="0"/>
              <w:divBdr>
                <w:top w:val="none" w:sz="0" w:space="0" w:color="auto"/>
                <w:left w:val="none" w:sz="0" w:space="0" w:color="auto"/>
                <w:bottom w:val="none" w:sz="0" w:space="0" w:color="auto"/>
                <w:right w:val="none" w:sz="0" w:space="0" w:color="auto"/>
              </w:divBdr>
            </w:div>
            <w:div w:id="22559893">
              <w:marLeft w:val="0"/>
              <w:marRight w:val="0"/>
              <w:marTop w:val="0"/>
              <w:marBottom w:val="0"/>
              <w:divBdr>
                <w:top w:val="none" w:sz="0" w:space="0" w:color="auto"/>
                <w:left w:val="none" w:sz="0" w:space="0" w:color="auto"/>
                <w:bottom w:val="none" w:sz="0" w:space="0" w:color="auto"/>
                <w:right w:val="none" w:sz="0" w:space="0" w:color="auto"/>
              </w:divBdr>
            </w:div>
            <w:div w:id="1224218486">
              <w:marLeft w:val="0"/>
              <w:marRight w:val="0"/>
              <w:marTop w:val="0"/>
              <w:marBottom w:val="0"/>
              <w:divBdr>
                <w:top w:val="none" w:sz="0" w:space="0" w:color="auto"/>
                <w:left w:val="none" w:sz="0" w:space="0" w:color="auto"/>
                <w:bottom w:val="none" w:sz="0" w:space="0" w:color="auto"/>
                <w:right w:val="none" w:sz="0" w:space="0" w:color="auto"/>
              </w:divBdr>
            </w:div>
            <w:div w:id="210963679">
              <w:marLeft w:val="0"/>
              <w:marRight w:val="0"/>
              <w:marTop w:val="0"/>
              <w:marBottom w:val="0"/>
              <w:divBdr>
                <w:top w:val="none" w:sz="0" w:space="0" w:color="auto"/>
                <w:left w:val="none" w:sz="0" w:space="0" w:color="auto"/>
                <w:bottom w:val="none" w:sz="0" w:space="0" w:color="auto"/>
                <w:right w:val="none" w:sz="0" w:space="0" w:color="auto"/>
              </w:divBdr>
            </w:div>
            <w:div w:id="1559589028">
              <w:marLeft w:val="0"/>
              <w:marRight w:val="0"/>
              <w:marTop w:val="0"/>
              <w:marBottom w:val="0"/>
              <w:divBdr>
                <w:top w:val="none" w:sz="0" w:space="0" w:color="auto"/>
                <w:left w:val="none" w:sz="0" w:space="0" w:color="auto"/>
                <w:bottom w:val="none" w:sz="0" w:space="0" w:color="auto"/>
                <w:right w:val="none" w:sz="0" w:space="0" w:color="auto"/>
              </w:divBdr>
            </w:div>
            <w:div w:id="1885437071">
              <w:marLeft w:val="0"/>
              <w:marRight w:val="0"/>
              <w:marTop w:val="0"/>
              <w:marBottom w:val="0"/>
              <w:divBdr>
                <w:top w:val="none" w:sz="0" w:space="0" w:color="auto"/>
                <w:left w:val="none" w:sz="0" w:space="0" w:color="auto"/>
                <w:bottom w:val="none" w:sz="0" w:space="0" w:color="auto"/>
                <w:right w:val="none" w:sz="0" w:space="0" w:color="auto"/>
              </w:divBdr>
            </w:div>
            <w:div w:id="917716576">
              <w:marLeft w:val="0"/>
              <w:marRight w:val="0"/>
              <w:marTop w:val="0"/>
              <w:marBottom w:val="0"/>
              <w:divBdr>
                <w:top w:val="none" w:sz="0" w:space="0" w:color="auto"/>
                <w:left w:val="none" w:sz="0" w:space="0" w:color="auto"/>
                <w:bottom w:val="none" w:sz="0" w:space="0" w:color="auto"/>
                <w:right w:val="none" w:sz="0" w:space="0" w:color="auto"/>
              </w:divBdr>
            </w:div>
            <w:div w:id="187261025">
              <w:marLeft w:val="0"/>
              <w:marRight w:val="0"/>
              <w:marTop w:val="0"/>
              <w:marBottom w:val="0"/>
              <w:divBdr>
                <w:top w:val="none" w:sz="0" w:space="0" w:color="auto"/>
                <w:left w:val="none" w:sz="0" w:space="0" w:color="auto"/>
                <w:bottom w:val="none" w:sz="0" w:space="0" w:color="auto"/>
                <w:right w:val="none" w:sz="0" w:space="0" w:color="auto"/>
              </w:divBdr>
            </w:div>
            <w:div w:id="516162029">
              <w:marLeft w:val="0"/>
              <w:marRight w:val="0"/>
              <w:marTop w:val="0"/>
              <w:marBottom w:val="0"/>
              <w:divBdr>
                <w:top w:val="none" w:sz="0" w:space="0" w:color="auto"/>
                <w:left w:val="none" w:sz="0" w:space="0" w:color="auto"/>
                <w:bottom w:val="none" w:sz="0" w:space="0" w:color="auto"/>
                <w:right w:val="none" w:sz="0" w:space="0" w:color="auto"/>
              </w:divBdr>
            </w:div>
            <w:div w:id="1553032787">
              <w:marLeft w:val="0"/>
              <w:marRight w:val="0"/>
              <w:marTop w:val="0"/>
              <w:marBottom w:val="0"/>
              <w:divBdr>
                <w:top w:val="none" w:sz="0" w:space="0" w:color="auto"/>
                <w:left w:val="none" w:sz="0" w:space="0" w:color="auto"/>
                <w:bottom w:val="none" w:sz="0" w:space="0" w:color="auto"/>
                <w:right w:val="none" w:sz="0" w:space="0" w:color="auto"/>
              </w:divBdr>
            </w:div>
            <w:div w:id="592326253">
              <w:marLeft w:val="0"/>
              <w:marRight w:val="0"/>
              <w:marTop w:val="0"/>
              <w:marBottom w:val="0"/>
              <w:divBdr>
                <w:top w:val="none" w:sz="0" w:space="0" w:color="auto"/>
                <w:left w:val="none" w:sz="0" w:space="0" w:color="auto"/>
                <w:bottom w:val="none" w:sz="0" w:space="0" w:color="auto"/>
                <w:right w:val="none" w:sz="0" w:space="0" w:color="auto"/>
              </w:divBdr>
            </w:div>
            <w:div w:id="781998184">
              <w:marLeft w:val="0"/>
              <w:marRight w:val="0"/>
              <w:marTop w:val="0"/>
              <w:marBottom w:val="0"/>
              <w:divBdr>
                <w:top w:val="none" w:sz="0" w:space="0" w:color="auto"/>
                <w:left w:val="none" w:sz="0" w:space="0" w:color="auto"/>
                <w:bottom w:val="none" w:sz="0" w:space="0" w:color="auto"/>
                <w:right w:val="none" w:sz="0" w:space="0" w:color="auto"/>
              </w:divBdr>
            </w:div>
            <w:div w:id="713382389">
              <w:marLeft w:val="0"/>
              <w:marRight w:val="0"/>
              <w:marTop w:val="0"/>
              <w:marBottom w:val="0"/>
              <w:divBdr>
                <w:top w:val="none" w:sz="0" w:space="0" w:color="auto"/>
                <w:left w:val="none" w:sz="0" w:space="0" w:color="auto"/>
                <w:bottom w:val="none" w:sz="0" w:space="0" w:color="auto"/>
                <w:right w:val="none" w:sz="0" w:space="0" w:color="auto"/>
              </w:divBdr>
            </w:div>
            <w:div w:id="543561004">
              <w:marLeft w:val="0"/>
              <w:marRight w:val="0"/>
              <w:marTop w:val="0"/>
              <w:marBottom w:val="0"/>
              <w:divBdr>
                <w:top w:val="none" w:sz="0" w:space="0" w:color="auto"/>
                <w:left w:val="none" w:sz="0" w:space="0" w:color="auto"/>
                <w:bottom w:val="none" w:sz="0" w:space="0" w:color="auto"/>
                <w:right w:val="none" w:sz="0" w:space="0" w:color="auto"/>
              </w:divBdr>
            </w:div>
            <w:div w:id="889268524">
              <w:marLeft w:val="0"/>
              <w:marRight w:val="0"/>
              <w:marTop w:val="0"/>
              <w:marBottom w:val="0"/>
              <w:divBdr>
                <w:top w:val="none" w:sz="0" w:space="0" w:color="auto"/>
                <w:left w:val="none" w:sz="0" w:space="0" w:color="auto"/>
                <w:bottom w:val="none" w:sz="0" w:space="0" w:color="auto"/>
                <w:right w:val="none" w:sz="0" w:space="0" w:color="auto"/>
              </w:divBdr>
            </w:div>
            <w:div w:id="516428048">
              <w:marLeft w:val="0"/>
              <w:marRight w:val="0"/>
              <w:marTop w:val="0"/>
              <w:marBottom w:val="0"/>
              <w:divBdr>
                <w:top w:val="none" w:sz="0" w:space="0" w:color="auto"/>
                <w:left w:val="none" w:sz="0" w:space="0" w:color="auto"/>
                <w:bottom w:val="none" w:sz="0" w:space="0" w:color="auto"/>
                <w:right w:val="none" w:sz="0" w:space="0" w:color="auto"/>
              </w:divBdr>
            </w:div>
            <w:div w:id="459349308">
              <w:marLeft w:val="0"/>
              <w:marRight w:val="0"/>
              <w:marTop w:val="0"/>
              <w:marBottom w:val="0"/>
              <w:divBdr>
                <w:top w:val="none" w:sz="0" w:space="0" w:color="auto"/>
                <w:left w:val="none" w:sz="0" w:space="0" w:color="auto"/>
                <w:bottom w:val="none" w:sz="0" w:space="0" w:color="auto"/>
                <w:right w:val="none" w:sz="0" w:space="0" w:color="auto"/>
              </w:divBdr>
            </w:div>
            <w:div w:id="333340373">
              <w:marLeft w:val="0"/>
              <w:marRight w:val="0"/>
              <w:marTop w:val="0"/>
              <w:marBottom w:val="0"/>
              <w:divBdr>
                <w:top w:val="none" w:sz="0" w:space="0" w:color="auto"/>
                <w:left w:val="none" w:sz="0" w:space="0" w:color="auto"/>
                <w:bottom w:val="none" w:sz="0" w:space="0" w:color="auto"/>
                <w:right w:val="none" w:sz="0" w:space="0" w:color="auto"/>
              </w:divBdr>
            </w:div>
            <w:div w:id="818962556">
              <w:marLeft w:val="0"/>
              <w:marRight w:val="0"/>
              <w:marTop w:val="0"/>
              <w:marBottom w:val="0"/>
              <w:divBdr>
                <w:top w:val="none" w:sz="0" w:space="0" w:color="auto"/>
                <w:left w:val="none" w:sz="0" w:space="0" w:color="auto"/>
                <w:bottom w:val="none" w:sz="0" w:space="0" w:color="auto"/>
                <w:right w:val="none" w:sz="0" w:space="0" w:color="auto"/>
              </w:divBdr>
            </w:div>
            <w:div w:id="374475198">
              <w:marLeft w:val="0"/>
              <w:marRight w:val="0"/>
              <w:marTop w:val="0"/>
              <w:marBottom w:val="0"/>
              <w:divBdr>
                <w:top w:val="none" w:sz="0" w:space="0" w:color="auto"/>
                <w:left w:val="none" w:sz="0" w:space="0" w:color="auto"/>
                <w:bottom w:val="none" w:sz="0" w:space="0" w:color="auto"/>
                <w:right w:val="none" w:sz="0" w:space="0" w:color="auto"/>
              </w:divBdr>
            </w:div>
            <w:div w:id="916524373">
              <w:marLeft w:val="0"/>
              <w:marRight w:val="0"/>
              <w:marTop w:val="0"/>
              <w:marBottom w:val="0"/>
              <w:divBdr>
                <w:top w:val="none" w:sz="0" w:space="0" w:color="auto"/>
                <w:left w:val="none" w:sz="0" w:space="0" w:color="auto"/>
                <w:bottom w:val="none" w:sz="0" w:space="0" w:color="auto"/>
                <w:right w:val="none" w:sz="0" w:space="0" w:color="auto"/>
              </w:divBdr>
            </w:div>
            <w:div w:id="32656601">
              <w:marLeft w:val="0"/>
              <w:marRight w:val="0"/>
              <w:marTop w:val="0"/>
              <w:marBottom w:val="0"/>
              <w:divBdr>
                <w:top w:val="none" w:sz="0" w:space="0" w:color="auto"/>
                <w:left w:val="none" w:sz="0" w:space="0" w:color="auto"/>
                <w:bottom w:val="none" w:sz="0" w:space="0" w:color="auto"/>
                <w:right w:val="none" w:sz="0" w:space="0" w:color="auto"/>
              </w:divBdr>
            </w:div>
            <w:div w:id="1018385640">
              <w:marLeft w:val="0"/>
              <w:marRight w:val="0"/>
              <w:marTop w:val="0"/>
              <w:marBottom w:val="0"/>
              <w:divBdr>
                <w:top w:val="none" w:sz="0" w:space="0" w:color="auto"/>
                <w:left w:val="none" w:sz="0" w:space="0" w:color="auto"/>
                <w:bottom w:val="none" w:sz="0" w:space="0" w:color="auto"/>
                <w:right w:val="none" w:sz="0" w:space="0" w:color="auto"/>
              </w:divBdr>
            </w:div>
            <w:div w:id="1513761209">
              <w:marLeft w:val="0"/>
              <w:marRight w:val="0"/>
              <w:marTop w:val="0"/>
              <w:marBottom w:val="0"/>
              <w:divBdr>
                <w:top w:val="none" w:sz="0" w:space="0" w:color="auto"/>
                <w:left w:val="none" w:sz="0" w:space="0" w:color="auto"/>
                <w:bottom w:val="none" w:sz="0" w:space="0" w:color="auto"/>
                <w:right w:val="none" w:sz="0" w:space="0" w:color="auto"/>
              </w:divBdr>
            </w:div>
            <w:div w:id="845562455">
              <w:marLeft w:val="0"/>
              <w:marRight w:val="0"/>
              <w:marTop w:val="0"/>
              <w:marBottom w:val="0"/>
              <w:divBdr>
                <w:top w:val="none" w:sz="0" w:space="0" w:color="auto"/>
                <w:left w:val="none" w:sz="0" w:space="0" w:color="auto"/>
                <w:bottom w:val="none" w:sz="0" w:space="0" w:color="auto"/>
                <w:right w:val="none" w:sz="0" w:space="0" w:color="auto"/>
              </w:divBdr>
            </w:div>
            <w:div w:id="344137653">
              <w:marLeft w:val="0"/>
              <w:marRight w:val="0"/>
              <w:marTop w:val="0"/>
              <w:marBottom w:val="0"/>
              <w:divBdr>
                <w:top w:val="none" w:sz="0" w:space="0" w:color="auto"/>
                <w:left w:val="none" w:sz="0" w:space="0" w:color="auto"/>
                <w:bottom w:val="none" w:sz="0" w:space="0" w:color="auto"/>
                <w:right w:val="none" w:sz="0" w:space="0" w:color="auto"/>
              </w:divBdr>
            </w:div>
            <w:div w:id="2110614867">
              <w:marLeft w:val="0"/>
              <w:marRight w:val="0"/>
              <w:marTop w:val="0"/>
              <w:marBottom w:val="0"/>
              <w:divBdr>
                <w:top w:val="none" w:sz="0" w:space="0" w:color="auto"/>
                <w:left w:val="none" w:sz="0" w:space="0" w:color="auto"/>
                <w:bottom w:val="none" w:sz="0" w:space="0" w:color="auto"/>
                <w:right w:val="none" w:sz="0" w:space="0" w:color="auto"/>
              </w:divBdr>
            </w:div>
            <w:div w:id="780027793">
              <w:marLeft w:val="0"/>
              <w:marRight w:val="0"/>
              <w:marTop w:val="0"/>
              <w:marBottom w:val="0"/>
              <w:divBdr>
                <w:top w:val="none" w:sz="0" w:space="0" w:color="auto"/>
                <w:left w:val="none" w:sz="0" w:space="0" w:color="auto"/>
                <w:bottom w:val="none" w:sz="0" w:space="0" w:color="auto"/>
                <w:right w:val="none" w:sz="0" w:space="0" w:color="auto"/>
              </w:divBdr>
            </w:div>
            <w:div w:id="650907760">
              <w:marLeft w:val="0"/>
              <w:marRight w:val="0"/>
              <w:marTop w:val="0"/>
              <w:marBottom w:val="0"/>
              <w:divBdr>
                <w:top w:val="none" w:sz="0" w:space="0" w:color="auto"/>
                <w:left w:val="none" w:sz="0" w:space="0" w:color="auto"/>
                <w:bottom w:val="none" w:sz="0" w:space="0" w:color="auto"/>
                <w:right w:val="none" w:sz="0" w:space="0" w:color="auto"/>
              </w:divBdr>
            </w:div>
            <w:div w:id="439371952">
              <w:marLeft w:val="0"/>
              <w:marRight w:val="0"/>
              <w:marTop w:val="0"/>
              <w:marBottom w:val="0"/>
              <w:divBdr>
                <w:top w:val="none" w:sz="0" w:space="0" w:color="auto"/>
                <w:left w:val="none" w:sz="0" w:space="0" w:color="auto"/>
                <w:bottom w:val="none" w:sz="0" w:space="0" w:color="auto"/>
                <w:right w:val="none" w:sz="0" w:space="0" w:color="auto"/>
              </w:divBdr>
            </w:div>
            <w:div w:id="917981213">
              <w:marLeft w:val="0"/>
              <w:marRight w:val="0"/>
              <w:marTop w:val="0"/>
              <w:marBottom w:val="0"/>
              <w:divBdr>
                <w:top w:val="none" w:sz="0" w:space="0" w:color="auto"/>
                <w:left w:val="none" w:sz="0" w:space="0" w:color="auto"/>
                <w:bottom w:val="none" w:sz="0" w:space="0" w:color="auto"/>
                <w:right w:val="none" w:sz="0" w:space="0" w:color="auto"/>
              </w:divBdr>
            </w:div>
            <w:div w:id="562984691">
              <w:marLeft w:val="0"/>
              <w:marRight w:val="0"/>
              <w:marTop w:val="0"/>
              <w:marBottom w:val="0"/>
              <w:divBdr>
                <w:top w:val="none" w:sz="0" w:space="0" w:color="auto"/>
                <w:left w:val="none" w:sz="0" w:space="0" w:color="auto"/>
                <w:bottom w:val="none" w:sz="0" w:space="0" w:color="auto"/>
                <w:right w:val="none" w:sz="0" w:space="0" w:color="auto"/>
              </w:divBdr>
            </w:div>
            <w:div w:id="1903326855">
              <w:marLeft w:val="0"/>
              <w:marRight w:val="0"/>
              <w:marTop w:val="0"/>
              <w:marBottom w:val="0"/>
              <w:divBdr>
                <w:top w:val="none" w:sz="0" w:space="0" w:color="auto"/>
                <w:left w:val="none" w:sz="0" w:space="0" w:color="auto"/>
                <w:bottom w:val="none" w:sz="0" w:space="0" w:color="auto"/>
                <w:right w:val="none" w:sz="0" w:space="0" w:color="auto"/>
              </w:divBdr>
            </w:div>
            <w:div w:id="985625039">
              <w:marLeft w:val="0"/>
              <w:marRight w:val="0"/>
              <w:marTop w:val="0"/>
              <w:marBottom w:val="0"/>
              <w:divBdr>
                <w:top w:val="none" w:sz="0" w:space="0" w:color="auto"/>
                <w:left w:val="none" w:sz="0" w:space="0" w:color="auto"/>
                <w:bottom w:val="none" w:sz="0" w:space="0" w:color="auto"/>
                <w:right w:val="none" w:sz="0" w:space="0" w:color="auto"/>
              </w:divBdr>
            </w:div>
            <w:div w:id="798916178">
              <w:marLeft w:val="0"/>
              <w:marRight w:val="0"/>
              <w:marTop w:val="0"/>
              <w:marBottom w:val="0"/>
              <w:divBdr>
                <w:top w:val="none" w:sz="0" w:space="0" w:color="auto"/>
                <w:left w:val="none" w:sz="0" w:space="0" w:color="auto"/>
                <w:bottom w:val="none" w:sz="0" w:space="0" w:color="auto"/>
                <w:right w:val="none" w:sz="0" w:space="0" w:color="auto"/>
              </w:divBdr>
            </w:div>
            <w:div w:id="1179733921">
              <w:marLeft w:val="0"/>
              <w:marRight w:val="0"/>
              <w:marTop w:val="0"/>
              <w:marBottom w:val="0"/>
              <w:divBdr>
                <w:top w:val="none" w:sz="0" w:space="0" w:color="auto"/>
                <w:left w:val="none" w:sz="0" w:space="0" w:color="auto"/>
                <w:bottom w:val="none" w:sz="0" w:space="0" w:color="auto"/>
                <w:right w:val="none" w:sz="0" w:space="0" w:color="auto"/>
              </w:divBdr>
            </w:div>
            <w:div w:id="32581912">
              <w:marLeft w:val="0"/>
              <w:marRight w:val="0"/>
              <w:marTop w:val="0"/>
              <w:marBottom w:val="0"/>
              <w:divBdr>
                <w:top w:val="none" w:sz="0" w:space="0" w:color="auto"/>
                <w:left w:val="none" w:sz="0" w:space="0" w:color="auto"/>
                <w:bottom w:val="none" w:sz="0" w:space="0" w:color="auto"/>
                <w:right w:val="none" w:sz="0" w:space="0" w:color="auto"/>
              </w:divBdr>
            </w:div>
            <w:div w:id="2139644876">
              <w:marLeft w:val="0"/>
              <w:marRight w:val="0"/>
              <w:marTop w:val="0"/>
              <w:marBottom w:val="0"/>
              <w:divBdr>
                <w:top w:val="none" w:sz="0" w:space="0" w:color="auto"/>
                <w:left w:val="none" w:sz="0" w:space="0" w:color="auto"/>
                <w:bottom w:val="none" w:sz="0" w:space="0" w:color="auto"/>
                <w:right w:val="none" w:sz="0" w:space="0" w:color="auto"/>
              </w:divBdr>
            </w:div>
            <w:div w:id="1030573066">
              <w:marLeft w:val="0"/>
              <w:marRight w:val="0"/>
              <w:marTop w:val="0"/>
              <w:marBottom w:val="0"/>
              <w:divBdr>
                <w:top w:val="none" w:sz="0" w:space="0" w:color="auto"/>
                <w:left w:val="none" w:sz="0" w:space="0" w:color="auto"/>
                <w:bottom w:val="none" w:sz="0" w:space="0" w:color="auto"/>
                <w:right w:val="none" w:sz="0" w:space="0" w:color="auto"/>
              </w:divBdr>
            </w:div>
            <w:div w:id="665205863">
              <w:marLeft w:val="0"/>
              <w:marRight w:val="0"/>
              <w:marTop w:val="0"/>
              <w:marBottom w:val="0"/>
              <w:divBdr>
                <w:top w:val="none" w:sz="0" w:space="0" w:color="auto"/>
                <w:left w:val="none" w:sz="0" w:space="0" w:color="auto"/>
                <w:bottom w:val="none" w:sz="0" w:space="0" w:color="auto"/>
                <w:right w:val="none" w:sz="0" w:space="0" w:color="auto"/>
              </w:divBdr>
            </w:div>
            <w:div w:id="1274941042">
              <w:marLeft w:val="0"/>
              <w:marRight w:val="0"/>
              <w:marTop w:val="0"/>
              <w:marBottom w:val="0"/>
              <w:divBdr>
                <w:top w:val="none" w:sz="0" w:space="0" w:color="auto"/>
                <w:left w:val="none" w:sz="0" w:space="0" w:color="auto"/>
                <w:bottom w:val="none" w:sz="0" w:space="0" w:color="auto"/>
                <w:right w:val="none" w:sz="0" w:space="0" w:color="auto"/>
              </w:divBdr>
            </w:div>
            <w:div w:id="929391709">
              <w:marLeft w:val="0"/>
              <w:marRight w:val="0"/>
              <w:marTop w:val="0"/>
              <w:marBottom w:val="0"/>
              <w:divBdr>
                <w:top w:val="none" w:sz="0" w:space="0" w:color="auto"/>
                <w:left w:val="none" w:sz="0" w:space="0" w:color="auto"/>
                <w:bottom w:val="none" w:sz="0" w:space="0" w:color="auto"/>
                <w:right w:val="none" w:sz="0" w:space="0" w:color="auto"/>
              </w:divBdr>
            </w:div>
            <w:div w:id="1456027586">
              <w:marLeft w:val="0"/>
              <w:marRight w:val="0"/>
              <w:marTop w:val="0"/>
              <w:marBottom w:val="0"/>
              <w:divBdr>
                <w:top w:val="none" w:sz="0" w:space="0" w:color="auto"/>
                <w:left w:val="none" w:sz="0" w:space="0" w:color="auto"/>
                <w:bottom w:val="none" w:sz="0" w:space="0" w:color="auto"/>
                <w:right w:val="none" w:sz="0" w:space="0" w:color="auto"/>
              </w:divBdr>
            </w:div>
            <w:div w:id="695272687">
              <w:marLeft w:val="0"/>
              <w:marRight w:val="0"/>
              <w:marTop w:val="0"/>
              <w:marBottom w:val="0"/>
              <w:divBdr>
                <w:top w:val="none" w:sz="0" w:space="0" w:color="auto"/>
                <w:left w:val="none" w:sz="0" w:space="0" w:color="auto"/>
                <w:bottom w:val="none" w:sz="0" w:space="0" w:color="auto"/>
                <w:right w:val="none" w:sz="0" w:space="0" w:color="auto"/>
              </w:divBdr>
            </w:div>
            <w:div w:id="1285235189">
              <w:marLeft w:val="0"/>
              <w:marRight w:val="0"/>
              <w:marTop w:val="0"/>
              <w:marBottom w:val="0"/>
              <w:divBdr>
                <w:top w:val="none" w:sz="0" w:space="0" w:color="auto"/>
                <w:left w:val="none" w:sz="0" w:space="0" w:color="auto"/>
                <w:bottom w:val="none" w:sz="0" w:space="0" w:color="auto"/>
                <w:right w:val="none" w:sz="0" w:space="0" w:color="auto"/>
              </w:divBdr>
            </w:div>
            <w:div w:id="1494447664">
              <w:marLeft w:val="0"/>
              <w:marRight w:val="0"/>
              <w:marTop w:val="0"/>
              <w:marBottom w:val="0"/>
              <w:divBdr>
                <w:top w:val="none" w:sz="0" w:space="0" w:color="auto"/>
                <w:left w:val="none" w:sz="0" w:space="0" w:color="auto"/>
                <w:bottom w:val="none" w:sz="0" w:space="0" w:color="auto"/>
                <w:right w:val="none" w:sz="0" w:space="0" w:color="auto"/>
              </w:divBdr>
            </w:div>
            <w:div w:id="1130904389">
              <w:marLeft w:val="0"/>
              <w:marRight w:val="0"/>
              <w:marTop w:val="0"/>
              <w:marBottom w:val="0"/>
              <w:divBdr>
                <w:top w:val="none" w:sz="0" w:space="0" w:color="auto"/>
                <w:left w:val="none" w:sz="0" w:space="0" w:color="auto"/>
                <w:bottom w:val="none" w:sz="0" w:space="0" w:color="auto"/>
                <w:right w:val="none" w:sz="0" w:space="0" w:color="auto"/>
              </w:divBdr>
            </w:div>
            <w:div w:id="1741824270">
              <w:marLeft w:val="0"/>
              <w:marRight w:val="0"/>
              <w:marTop w:val="0"/>
              <w:marBottom w:val="0"/>
              <w:divBdr>
                <w:top w:val="none" w:sz="0" w:space="0" w:color="auto"/>
                <w:left w:val="none" w:sz="0" w:space="0" w:color="auto"/>
                <w:bottom w:val="none" w:sz="0" w:space="0" w:color="auto"/>
                <w:right w:val="none" w:sz="0" w:space="0" w:color="auto"/>
              </w:divBdr>
            </w:div>
            <w:div w:id="417680351">
              <w:marLeft w:val="0"/>
              <w:marRight w:val="0"/>
              <w:marTop w:val="0"/>
              <w:marBottom w:val="0"/>
              <w:divBdr>
                <w:top w:val="none" w:sz="0" w:space="0" w:color="auto"/>
                <w:left w:val="none" w:sz="0" w:space="0" w:color="auto"/>
                <w:bottom w:val="none" w:sz="0" w:space="0" w:color="auto"/>
                <w:right w:val="none" w:sz="0" w:space="0" w:color="auto"/>
              </w:divBdr>
            </w:div>
            <w:div w:id="1307855534">
              <w:marLeft w:val="0"/>
              <w:marRight w:val="0"/>
              <w:marTop w:val="0"/>
              <w:marBottom w:val="0"/>
              <w:divBdr>
                <w:top w:val="none" w:sz="0" w:space="0" w:color="auto"/>
                <w:left w:val="none" w:sz="0" w:space="0" w:color="auto"/>
                <w:bottom w:val="none" w:sz="0" w:space="0" w:color="auto"/>
                <w:right w:val="none" w:sz="0" w:space="0" w:color="auto"/>
              </w:divBdr>
            </w:div>
            <w:div w:id="377975265">
              <w:marLeft w:val="0"/>
              <w:marRight w:val="0"/>
              <w:marTop w:val="0"/>
              <w:marBottom w:val="0"/>
              <w:divBdr>
                <w:top w:val="none" w:sz="0" w:space="0" w:color="auto"/>
                <w:left w:val="none" w:sz="0" w:space="0" w:color="auto"/>
                <w:bottom w:val="none" w:sz="0" w:space="0" w:color="auto"/>
                <w:right w:val="none" w:sz="0" w:space="0" w:color="auto"/>
              </w:divBdr>
            </w:div>
            <w:div w:id="1704401035">
              <w:marLeft w:val="0"/>
              <w:marRight w:val="0"/>
              <w:marTop w:val="0"/>
              <w:marBottom w:val="0"/>
              <w:divBdr>
                <w:top w:val="none" w:sz="0" w:space="0" w:color="auto"/>
                <w:left w:val="none" w:sz="0" w:space="0" w:color="auto"/>
                <w:bottom w:val="none" w:sz="0" w:space="0" w:color="auto"/>
                <w:right w:val="none" w:sz="0" w:space="0" w:color="auto"/>
              </w:divBdr>
            </w:div>
            <w:div w:id="452485316">
              <w:marLeft w:val="0"/>
              <w:marRight w:val="0"/>
              <w:marTop w:val="0"/>
              <w:marBottom w:val="0"/>
              <w:divBdr>
                <w:top w:val="none" w:sz="0" w:space="0" w:color="auto"/>
                <w:left w:val="none" w:sz="0" w:space="0" w:color="auto"/>
                <w:bottom w:val="none" w:sz="0" w:space="0" w:color="auto"/>
                <w:right w:val="none" w:sz="0" w:space="0" w:color="auto"/>
              </w:divBdr>
            </w:div>
            <w:div w:id="1559390254">
              <w:marLeft w:val="0"/>
              <w:marRight w:val="0"/>
              <w:marTop w:val="0"/>
              <w:marBottom w:val="0"/>
              <w:divBdr>
                <w:top w:val="none" w:sz="0" w:space="0" w:color="auto"/>
                <w:left w:val="none" w:sz="0" w:space="0" w:color="auto"/>
                <w:bottom w:val="none" w:sz="0" w:space="0" w:color="auto"/>
                <w:right w:val="none" w:sz="0" w:space="0" w:color="auto"/>
              </w:divBdr>
            </w:div>
            <w:div w:id="1501626911">
              <w:marLeft w:val="0"/>
              <w:marRight w:val="0"/>
              <w:marTop w:val="0"/>
              <w:marBottom w:val="0"/>
              <w:divBdr>
                <w:top w:val="none" w:sz="0" w:space="0" w:color="auto"/>
                <w:left w:val="none" w:sz="0" w:space="0" w:color="auto"/>
                <w:bottom w:val="none" w:sz="0" w:space="0" w:color="auto"/>
                <w:right w:val="none" w:sz="0" w:space="0" w:color="auto"/>
              </w:divBdr>
            </w:div>
            <w:div w:id="1738893696">
              <w:marLeft w:val="0"/>
              <w:marRight w:val="0"/>
              <w:marTop w:val="0"/>
              <w:marBottom w:val="0"/>
              <w:divBdr>
                <w:top w:val="none" w:sz="0" w:space="0" w:color="auto"/>
                <w:left w:val="none" w:sz="0" w:space="0" w:color="auto"/>
                <w:bottom w:val="none" w:sz="0" w:space="0" w:color="auto"/>
                <w:right w:val="none" w:sz="0" w:space="0" w:color="auto"/>
              </w:divBdr>
            </w:div>
            <w:div w:id="1952542514">
              <w:marLeft w:val="0"/>
              <w:marRight w:val="0"/>
              <w:marTop w:val="0"/>
              <w:marBottom w:val="0"/>
              <w:divBdr>
                <w:top w:val="none" w:sz="0" w:space="0" w:color="auto"/>
                <w:left w:val="none" w:sz="0" w:space="0" w:color="auto"/>
                <w:bottom w:val="none" w:sz="0" w:space="0" w:color="auto"/>
                <w:right w:val="none" w:sz="0" w:space="0" w:color="auto"/>
              </w:divBdr>
            </w:div>
            <w:div w:id="1768773339">
              <w:marLeft w:val="0"/>
              <w:marRight w:val="0"/>
              <w:marTop w:val="0"/>
              <w:marBottom w:val="0"/>
              <w:divBdr>
                <w:top w:val="none" w:sz="0" w:space="0" w:color="auto"/>
                <w:left w:val="none" w:sz="0" w:space="0" w:color="auto"/>
                <w:bottom w:val="none" w:sz="0" w:space="0" w:color="auto"/>
                <w:right w:val="none" w:sz="0" w:space="0" w:color="auto"/>
              </w:divBdr>
            </w:div>
            <w:div w:id="740641025">
              <w:marLeft w:val="0"/>
              <w:marRight w:val="0"/>
              <w:marTop w:val="0"/>
              <w:marBottom w:val="0"/>
              <w:divBdr>
                <w:top w:val="none" w:sz="0" w:space="0" w:color="auto"/>
                <w:left w:val="none" w:sz="0" w:space="0" w:color="auto"/>
                <w:bottom w:val="none" w:sz="0" w:space="0" w:color="auto"/>
                <w:right w:val="none" w:sz="0" w:space="0" w:color="auto"/>
              </w:divBdr>
            </w:div>
            <w:div w:id="981229884">
              <w:marLeft w:val="0"/>
              <w:marRight w:val="0"/>
              <w:marTop w:val="0"/>
              <w:marBottom w:val="0"/>
              <w:divBdr>
                <w:top w:val="none" w:sz="0" w:space="0" w:color="auto"/>
                <w:left w:val="none" w:sz="0" w:space="0" w:color="auto"/>
                <w:bottom w:val="none" w:sz="0" w:space="0" w:color="auto"/>
                <w:right w:val="none" w:sz="0" w:space="0" w:color="auto"/>
              </w:divBdr>
            </w:div>
            <w:div w:id="1618293405">
              <w:marLeft w:val="0"/>
              <w:marRight w:val="0"/>
              <w:marTop w:val="0"/>
              <w:marBottom w:val="0"/>
              <w:divBdr>
                <w:top w:val="none" w:sz="0" w:space="0" w:color="auto"/>
                <w:left w:val="none" w:sz="0" w:space="0" w:color="auto"/>
                <w:bottom w:val="none" w:sz="0" w:space="0" w:color="auto"/>
                <w:right w:val="none" w:sz="0" w:space="0" w:color="auto"/>
              </w:divBdr>
            </w:div>
            <w:div w:id="1480725449">
              <w:marLeft w:val="0"/>
              <w:marRight w:val="0"/>
              <w:marTop w:val="0"/>
              <w:marBottom w:val="0"/>
              <w:divBdr>
                <w:top w:val="none" w:sz="0" w:space="0" w:color="auto"/>
                <w:left w:val="none" w:sz="0" w:space="0" w:color="auto"/>
                <w:bottom w:val="none" w:sz="0" w:space="0" w:color="auto"/>
                <w:right w:val="none" w:sz="0" w:space="0" w:color="auto"/>
              </w:divBdr>
            </w:div>
            <w:div w:id="228342992">
              <w:marLeft w:val="0"/>
              <w:marRight w:val="0"/>
              <w:marTop w:val="0"/>
              <w:marBottom w:val="0"/>
              <w:divBdr>
                <w:top w:val="none" w:sz="0" w:space="0" w:color="auto"/>
                <w:left w:val="none" w:sz="0" w:space="0" w:color="auto"/>
                <w:bottom w:val="none" w:sz="0" w:space="0" w:color="auto"/>
                <w:right w:val="none" w:sz="0" w:space="0" w:color="auto"/>
              </w:divBdr>
            </w:div>
            <w:div w:id="494075908">
              <w:marLeft w:val="0"/>
              <w:marRight w:val="0"/>
              <w:marTop w:val="0"/>
              <w:marBottom w:val="0"/>
              <w:divBdr>
                <w:top w:val="none" w:sz="0" w:space="0" w:color="auto"/>
                <w:left w:val="none" w:sz="0" w:space="0" w:color="auto"/>
                <w:bottom w:val="none" w:sz="0" w:space="0" w:color="auto"/>
                <w:right w:val="none" w:sz="0" w:space="0" w:color="auto"/>
              </w:divBdr>
            </w:div>
            <w:div w:id="32016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1824">
      <w:bodyDiv w:val="1"/>
      <w:marLeft w:val="0"/>
      <w:marRight w:val="0"/>
      <w:marTop w:val="0"/>
      <w:marBottom w:val="0"/>
      <w:divBdr>
        <w:top w:val="none" w:sz="0" w:space="0" w:color="auto"/>
        <w:left w:val="none" w:sz="0" w:space="0" w:color="auto"/>
        <w:bottom w:val="none" w:sz="0" w:space="0" w:color="auto"/>
        <w:right w:val="none" w:sz="0" w:space="0" w:color="auto"/>
      </w:divBdr>
      <w:divsChild>
        <w:div w:id="1657033154">
          <w:marLeft w:val="0"/>
          <w:marRight w:val="0"/>
          <w:marTop w:val="0"/>
          <w:marBottom w:val="0"/>
          <w:divBdr>
            <w:top w:val="none" w:sz="0" w:space="0" w:color="auto"/>
            <w:left w:val="none" w:sz="0" w:space="0" w:color="auto"/>
            <w:bottom w:val="none" w:sz="0" w:space="0" w:color="auto"/>
            <w:right w:val="none" w:sz="0" w:space="0" w:color="auto"/>
          </w:divBdr>
          <w:divsChild>
            <w:div w:id="5391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21">
      <w:bodyDiv w:val="1"/>
      <w:marLeft w:val="0"/>
      <w:marRight w:val="0"/>
      <w:marTop w:val="0"/>
      <w:marBottom w:val="0"/>
      <w:divBdr>
        <w:top w:val="none" w:sz="0" w:space="0" w:color="auto"/>
        <w:left w:val="none" w:sz="0" w:space="0" w:color="auto"/>
        <w:bottom w:val="none" w:sz="0" w:space="0" w:color="auto"/>
        <w:right w:val="none" w:sz="0" w:space="0" w:color="auto"/>
      </w:divBdr>
      <w:divsChild>
        <w:div w:id="2091458573">
          <w:marLeft w:val="0"/>
          <w:marRight w:val="0"/>
          <w:marTop w:val="0"/>
          <w:marBottom w:val="0"/>
          <w:divBdr>
            <w:top w:val="none" w:sz="0" w:space="0" w:color="auto"/>
            <w:left w:val="none" w:sz="0" w:space="0" w:color="auto"/>
            <w:bottom w:val="none" w:sz="0" w:space="0" w:color="auto"/>
            <w:right w:val="none" w:sz="0" w:space="0" w:color="auto"/>
          </w:divBdr>
          <w:divsChild>
            <w:div w:id="719523835">
              <w:marLeft w:val="0"/>
              <w:marRight w:val="0"/>
              <w:marTop w:val="0"/>
              <w:marBottom w:val="0"/>
              <w:divBdr>
                <w:top w:val="none" w:sz="0" w:space="0" w:color="auto"/>
                <w:left w:val="none" w:sz="0" w:space="0" w:color="auto"/>
                <w:bottom w:val="none" w:sz="0" w:space="0" w:color="auto"/>
                <w:right w:val="none" w:sz="0" w:space="0" w:color="auto"/>
              </w:divBdr>
            </w:div>
            <w:div w:id="382339364">
              <w:marLeft w:val="0"/>
              <w:marRight w:val="0"/>
              <w:marTop w:val="0"/>
              <w:marBottom w:val="0"/>
              <w:divBdr>
                <w:top w:val="none" w:sz="0" w:space="0" w:color="auto"/>
                <w:left w:val="none" w:sz="0" w:space="0" w:color="auto"/>
                <w:bottom w:val="none" w:sz="0" w:space="0" w:color="auto"/>
                <w:right w:val="none" w:sz="0" w:space="0" w:color="auto"/>
              </w:divBdr>
            </w:div>
            <w:div w:id="991445562">
              <w:marLeft w:val="0"/>
              <w:marRight w:val="0"/>
              <w:marTop w:val="0"/>
              <w:marBottom w:val="0"/>
              <w:divBdr>
                <w:top w:val="none" w:sz="0" w:space="0" w:color="auto"/>
                <w:left w:val="none" w:sz="0" w:space="0" w:color="auto"/>
                <w:bottom w:val="none" w:sz="0" w:space="0" w:color="auto"/>
                <w:right w:val="none" w:sz="0" w:space="0" w:color="auto"/>
              </w:divBdr>
            </w:div>
            <w:div w:id="994336793">
              <w:marLeft w:val="0"/>
              <w:marRight w:val="0"/>
              <w:marTop w:val="0"/>
              <w:marBottom w:val="0"/>
              <w:divBdr>
                <w:top w:val="none" w:sz="0" w:space="0" w:color="auto"/>
                <w:left w:val="none" w:sz="0" w:space="0" w:color="auto"/>
                <w:bottom w:val="none" w:sz="0" w:space="0" w:color="auto"/>
                <w:right w:val="none" w:sz="0" w:space="0" w:color="auto"/>
              </w:divBdr>
            </w:div>
            <w:div w:id="1360548658">
              <w:marLeft w:val="0"/>
              <w:marRight w:val="0"/>
              <w:marTop w:val="0"/>
              <w:marBottom w:val="0"/>
              <w:divBdr>
                <w:top w:val="none" w:sz="0" w:space="0" w:color="auto"/>
                <w:left w:val="none" w:sz="0" w:space="0" w:color="auto"/>
                <w:bottom w:val="none" w:sz="0" w:space="0" w:color="auto"/>
                <w:right w:val="none" w:sz="0" w:space="0" w:color="auto"/>
              </w:divBdr>
            </w:div>
            <w:div w:id="960650340">
              <w:marLeft w:val="0"/>
              <w:marRight w:val="0"/>
              <w:marTop w:val="0"/>
              <w:marBottom w:val="0"/>
              <w:divBdr>
                <w:top w:val="none" w:sz="0" w:space="0" w:color="auto"/>
                <w:left w:val="none" w:sz="0" w:space="0" w:color="auto"/>
                <w:bottom w:val="none" w:sz="0" w:space="0" w:color="auto"/>
                <w:right w:val="none" w:sz="0" w:space="0" w:color="auto"/>
              </w:divBdr>
            </w:div>
            <w:div w:id="326639947">
              <w:marLeft w:val="0"/>
              <w:marRight w:val="0"/>
              <w:marTop w:val="0"/>
              <w:marBottom w:val="0"/>
              <w:divBdr>
                <w:top w:val="none" w:sz="0" w:space="0" w:color="auto"/>
                <w:left w:val="none" w:sz="0" w:space="0" w:color="auto"/>
                <w:bottom w:val="none" w:sz="0" w:space="0" w:color="auto"/>
                <w:right w:val="none" w:sz="0" w:space="0" w:color="auto"/>
              </w:divBdr>
            </w:div>
            <w:div w:id="1436949549">
              <w:marLeft w:val="0"/>
              <w:marRight w:val="0"/>
              <w:marTop w:val="0"/>
              <w:marBottom w:val="0"/>
              <w:divBdr>
                <w:top w:val="none" w:sz="0" w:space="0" w:color="auto"/>
                <w:left w:val="none" w:sz="0" w:space="0" w:color="auto"/>
                <w:bottom w:val="none" w:sz="0" w:space="0" w:color="auto"/>
                <w:right w:val="none" w:sz="0" w:space="0" w:color="auto"/>
              </w:divBdr>
            </w:div>
            <w:div w:id="1933585861">
              <w:marLeft w:val="0"/>
              <w:marRight w:val="0"/>
              <w:marTop w:val="0"/>
              <w:marBottom w:val="0"/>
              <w:divBdr>
                <w:top w:val="none" w:sz="0" w:space="0" w:color="auto"/>
                <w:left w:val="none" w:sz="0" w:space="0" w:color="auto"/>
                <w:bottom w:val="none" w:sz="0" w:space="0" w:color="auto"/>
                <w:right w:val="none" w:sz="0" w:space="0" w:color="auto"/>
              </w:divBdr>
            </w:div>
            <w:div w:id="2105614493">
              <w:marLeft w:val="0"/>
              <w:marRight w:val="0"/>
              <w:marTop w:val="0"/>
              <w:marBottom w:val="0"/>
              <w:divBdr>
                <w:top w:val="none" w:sz="0" w:space="0" w:color="auto"/>
                <w:left w:val="none" w:sz="0" w:space="0" w:color="auto"/>
                <w:bottom w:val="none" w:sz="0" w:space="0" w:color="auto"/>
                <w:right w:val="none" w:sz="0" w:space="0" w:color="auto"/>
              </w:divBdr>
            </w:div>
            <w:div w:id="800924671">
              <w:marLeft w:val="0"/>
              <w:marRight w:val="0"/>
              <w:marTop w:val="0"/>
              <w:marBottom w:val="0"/>
              <w:divBdr>
                <w:top w:val="none" w:sz="0" w:space="0" w:color="auto"/>
                <w:left w:val="none" w:sz="0" w:space="0" w:color="auto"/>
                <w:bottom w:val="none" w:sz="0" w:space="0" w:color="auto"/>
                <w:right w:val="none" w:sz="0" w:space="0" w:color="auto"/>
              </w:divBdr>
            </w:div>
            <w:div w:id="162086432">
              <w:marLeft w:val="0"/>
              <w:marRight w:val="0"/>
              <w:marTop w:val="0"/>
              <w:marBottom w:val="0"/>
              <w:divBdr>
                <w:top w:val="none" w:sz="0" w:space="0" w:color="auto"/>
                <w:left w:val="none" w:sz="0" w:space="0" w:color="auto"/>
                <w:bottom w:val="none" w:sz="0" w:space="0" w:color="auto"/>
                <w:right w:val="none" w:sz="0" w:space="0" w:color="auto"/>
              </w:divBdr>
            </w:div>
            <w:div w:id="1893728260">
              <w:marLeft w:val="0"/>
              <w:marRight w:val="0"/>
              <w:marTop w:val="0"/>
              <w:marBottom w:val="0"/>
              <w:divBdr>
                <w:top w:val="none" w:sz="0" w:space="0" w:color="auto"/>
                <w:left w:val="none" w:sz="0" w:space="0" w:color="auto"/>
                <w:bottom w:val="none" w:sz="0" w:space="0" w:color="auto"/>
                <w:right w:val="none" w:sz="0" w:space="0" w:color="auto"/>
              </w:divBdr>
            </w:div>
            <w:div w:id="280232794">
              <w:marLeft w:val="0"/>
              <w:marRight w:val="0"/>
              <w:marTop w:val="0"/>
              <w:marBottom w:val="0"/>
              <w:divBdr>
                <w:top w:val="none" w:sz="0" w:space="0" w:color="auto"/>
                <w:left w:val="none" w:sz="0" w:space="0" w:color="auto"/>
                <w:bottom w:val="none" w:sz="0" w:space="0" w:color="auto"/>
                <w:right w:val="none" w:sz="0" w:space="0" w:color="auto"/>
              </w:divBdr>
            </w:div>
            <w:div w:id="764494744">
              <w:marLeft w:val="0"/>
              <w:marRight w:val="0"/>
              <w:marTop w:val="0"/>
              <w:marBottom w:val="0"/>
              <w:divBdr>
                <w:top w:val="none" w:sz="0" w:space="0" w:color="auto"/>
                <w:left w:val="none" w:sz="0" w:space="0" w:color="auto"/>
                <w:bottom w:val="none" w:sz="0" w:space="0" w:color="auto"/>
                <w:right w:val="none" w:sz="0" w:space="0" w:color="auto"/>
              </w:divBdr>
            </w:div>
            <w:div w:id="1032924502">
              <w:marLeft w:val="0"/>
              <w:marRight w:val="0"/>
              <w:marTop w:val="0"/>
              <w:marBottom w:val="0"/>
              <w:divBdr>
                <w:top w:val="none" w:sz="0" w:space="0" w:color="auto"/>
                <w:left w:val="none" w:sz="0" w:space="0" w:color="auto"/>
                <w:bottom w:val="none" w:sz="0" w:space="0" w:color="auto"/>
                <w:right w:val="none" w:sz="0" w:space="0" w:color="auto"/>
              </w:divBdr>
            </w:div>
            <w:div w:id="1051614042">
              <w:marLeft w:val="0"/>
              <w:marRight w:val="0"/>
              <w:marTop w:val="0"/>
              <w:marBottom w:val="0"/>
              <w:divBdr>
                <w:top w:val="none" w:sz="0" w:space="0" w:color="auto"/>
                <w:left w:val="none" w:sz="0" w:space="0" w:color="auto"/>
                <w:bottom w:val="none" w:sz="0" w:space="0" w:color="auto"/>
                <w:right w:val="none" w:sz="0" w:space="0" w:color="auto"/>
              </w:divBdr>
            </w:div>
            <w:div w:id="875697188">
              <w:marLeft w:val="0"/>
              <w:marRight w:val="0"/>
              <w:marTop w:val="0"/>
              <w:marBottom w:val="0"/>
              <w:divBdr>
                <w:top w:val="none" w:sz="0" w:space="0" w:color="auto"/>
                <w:left w:val="none" w:sz="0" w:space="0" w:color="auto"/>
                <w:bottom w:val="none" w:sz="0" w:space="0" w:color="auto"/>
                <w:right w:val="none" w:sz="0" w:space="0" w:color="auto"/>
              </w:divBdr>
            </w:div>
            <w:div w:id="968970937">
              <w:marLeft w:val="0"/>
              <w:marRight w:val="0"/>
              <w:marTop w:val="0"/>
              <w:marBottom w:val="0"/>
              <w:divBdr>
                <w:top w:val="none" w:sz="0" w:space="0" w:color="auto"/>
                <w:left w:val="none" w:sz="0" w:space="0" w:color="auto"/>
                <w:bottom w:val="none" w:sz="0" w:space="0" w:color="auto"/>
                <w:right w:val="none" w:sz="0" w:space="0" w:color="auto"/>
              </w:divBdr>
            </w:div>
            <w:div w:id="727413061">
              <w:marLeft w:val="0"/>
              <w:marRight w:val="0"/>
              <w:marTop w:val="0"/>
              <w:marBottom w:val="0"/>
              <w:divBdr>
                <w:top w:val="none" w:sz="0" w:space="0" w:color="auto"/>
                <w:left w:val="none" w:sz="0" w:space="0" w:color="auto"/>
                <w:bottom w:val="none" w:sz="0" w:space="0" w:color="auto"/>
                <w:right w:val="none" w:sz="0" w:space="0" w:color="auto"/>
              </w:divBdr>
            </w:div>
            <w:div w:id="431510364">
              <w:marLeft w:val="0"/>
              <w:marRight w:val="0"/>
              <w:marTop w:val="0"/>
              <w:marBottom w:val="0"/>
              <w:divBdr>
                <w:top w:val="none" w:sz="0" w:space="0" w:color="auto"/>
                <w:left w:val="none" w:sz="0" w:space="0" w:color="auto"/>
                <w:bottom w:val="none" w:sz="0" w:space="0" w:color="auto"/>
                <w:right w:val="none" w:sz="0" w:space="0" w:color="auto"/>
              </w:divBdr>
            </w:div>
            <w:div w:id="92284542">
              <w:marLeft w:val="0"/>
              <w:marRight w:val="0"/>
              <w:marTop w:val="0"/>
              <w:marBottom w:val="0"/>
              <w:divBdr>
                <w:top w:val="none" w:sz="0" w:space="0" w:color="auto"/>
                <w:left w:val="none" w:sz="0" w:space="0" w:color="auto"/>
                <w:bottom w:val="none" w:sz="0" w:space="0" w:color="auto"/>
                <w:right w:val="none" w:sz="0" w:space="0" w:color="auto"/>
              </w:divBdr>
            </w:div>
            <w:div w:id="1414546711">
              <w:marLeft w:val="0"/>
              <w:marRight w:val="0"/>
              <w:marTop w:val="0"/>
              <w:marBottom w:val="0"/>
              <w:divBdr>
                <w:top w:val="none" w:sz="0" w:space="0" w:color="auto"/>
                <w:left w:val="none" w:sz="0" w:space="0" w:color="auto"/>
                <w:bottom w:val="none" w:sz="0" w:space="0" w:color="auto"/>
                <w:right w:val="none" w:sz="0" w:space="0" w:color="auto"/>
              </w:divBdr>
            </w:div>
            <w:div w:id="639919141">
              <w:marLeft w:val="0"/>
              <w:marRight w:val="0"/>
              <w:marTop w:val="0"/>
              <w:marBottom w:val="0"/>
              <w:divBdr>
                <w:top w:val="none" w:sz="0" w:space="0" w:color="auto"/>
                <w:left w:val="none" w:sz="0" w:space="0" w:color="auto"/>
                <w:bottom w:val="none" w:sz="0" w:space="0" w:color="auto"/>
                <w:right w:val="none" w:sz="0" w:space="0" w:color="auto"/>
              </w:divBdr>
            </w:div>
            <w:div w:id="407382327">
              <w:marLeft w:val="0"/>
              <w:marRight w:val="0"/>
              <w:marTop w:val="0"/>
              <w:marBottom w:val="0"/>
              <w:divBdr>
                <w:top w:val="none" w:sz="0" w:space="0" w:color="auto"/>
                <w:left w:val="none" w:sz="0" w:space="0" w:color="auto"/>
                <w:bottom w:val="none" w:sz="0" w:space="0" w:color="auto"/>
                <w:right w:val="none" w:sz="0" w:space="0" w:color="auto"/>
              </w:divBdr>
            </w:div>
            <w:div w:id="1045376281">
              <w:marLeft w:val="0"/>
              <w:marRight w:val="0"/>
              <w:marTop w:val="0"/>
              <w:marBottom w:val="0"/>
              <w:divBdr>
                <w:top w:val="none" w:sz="0" w:space="0" w:color="auto"/>
                <w:left w:val="none" w:sz="0" w:space="0" w:color="auto"/>
                <w:bottom w:val="none" w:sz="0" w:space="0" w:color="auto"/>
                <w:right w:val="none" w:sz="0" w:space="0" w:color="auto"/>
              </w:divBdr>
            </w:div>
            <w:div w:id="723993659">
              <w:marLeft w:val="0"/>
              <w:marRight w:val="0"/>
              <w:marTop w:val="0"/>
              <w:marBottom w:val="0"/>
              <w:divBdr>
                <w:top w:val="none" w:sz="0" w:space="0" w:color="auto"/>
                <w:left w:val="none" w:sz="0" w:space="0" w:color="auto"/>
                <w:bottom w:val="none" w:sz="0" w:space="0" w:color="auto"/>
                <w:right w:val="none" w:sz="0" w:space="0" w:color="auto"/>
              </w:divBdr>
            </w:div>
            <w:div w:id="932783900">
              <w:marLeft w:val="0"/>
              <w:marRight w:val="0"/>
              <w:marTop w:val="0"/>
              <w:marBottom w:val="0"/>
              <w:divBdr>
                <w:top w:val="none" w:sz="0" w:space="0" w:color="auto"/>
                <w:left w:val="none" w:sz="0" w:space="0" w:color="auto"/>
                <w:bottom w:val="none" w:sz="0" w:space="0" w:color="auto"/>
                <w:right w:val="none" w:sz="0" w:space="0" w:color="auto"/>
              </w:divBdr>
            </w:div>
            <w:div w:id="2053116946">
              <w:marLeft w:val="0"/>
              <w:marRight w:val="0"/>
              <w:marTop w:val="0"/>
              <w:marBottom w:val="0"/>
              <w:divBdr>
                <w:top w:val="none" w:sz="0" w:space="0" w:color="auto"/>
                <w:left w:val="none" w:sz="0" w:space="0" w:color="auto"/>
                <w:bottom w:val="none" w:sz="0" w:space="0" w:color="auto"/>
                <w:right w:val="none" w:sz="0" w:space="0" w:color="auto"/>
              </w:divBdr>
            </w:div>
            <w:div w:id="229847701">
              <w:marLeft w:val="0"/>
              <w:marRight w:val="0"/>
              <w:marTop w:val="0"/>
              <w:marBottom w:val="0"/>
              <w:divBdr>
                <w:top w:val="none" w:sz="0" w:space="0" w:color="auto"/>
                <w:left w:val="none" w:sz="0" w:space="0" w:color="auto"/>
                <w:bottom w:val="none" w:sz="0" w:space="0" w:color="auto"/>
                <w:right w:val="none" w:sz="0" w:space="0" w:color="auto"/>
              </w:divBdr>
            </w:div>
            <w:div w:id="542523205">
              <w:marLeft w:val="0"/>
              <w:marRight w:val="0"/>
              <w:marTop w:val="0"/>
              <w:marBottom w:val="0"/>
              <w:divBdr>
                <w:top w:val="none" w:sz="0" w:space="0" w:color="auto"/>
                <w:left w:val="none" w:sz="0" w:space="0" w:color="auto"/>
                <w:bottom w:val="none" w:sz="0" w:space="0" w:color="auto"/>
                <w:right w:val="none" w:sz="0" w:space="0" w:color="auto"/>
              </w:divBdr>
            </w:div>
            <w:div w:id="1335187272">
              <w:marLeft w:val="0"/>
              <w:marRight w:val="0"/>
              <w:marTop w:val="0"/>
              <w:marBottom w:val="0"/>
              <w:divBdr>
                <w:top w:val="none" w:sz="0" w:space="0" w:color="auto"/>
                <w:left w:val="none" w:sz="0" w:space="0" w:color="auto"/>
                <w:bottom w:val="none" w:sz="0" w:space="0" w:color="auto"/>
                <w:right w:val="none" w:sz="0" w:space="0" w:color="auto"/>
              </w:divBdr>
            </w:div>
            <w:div w:id="298923861">
              <w:marLeft w:val="0"/>
              <w:marRight w:val="0"/>
              <w:marTop w:val="0"/>
              <w:marBottom w:val="0"/>
              <w:divBdr>
                <w:top w:val="none" w:sz="0" w:space="0" w:color="auto"/>
                <w:left w:val="none" w:sz="0" w:space="0" w:color="auto"/>
                <w:bottom w:val="none" w:sz="0" w:space="0" w:color="auto"/>
                <w:right w:val="none" w:sz="0" w:space="0" w:color="auto"/>
              </w:divBdr>
            </w:div>
            <w:div w:id="1233811116">
              <w:marLeft w:val="0"/>
              <w:marRight w:val="0"/>
              <w:marTop w:val="0"/>
              <w:marBottom w:val="0"/>
              <w:divBdr>
                <w:top w:val="none" w:sz="0" w:space="0" w:color="auto"/>
                <w:left w:val="none" w:sz="0" w:space="0" w:color="auto"/>
                <w:bottom w:val="none" w:sz="0" w:space="0" w:color="auto"/>
                <w:right w:val="none" w:sz="0" w:space="0" w:color="auto"/>
              </w:divBdr>
            </w:div>
            <w:div w:id="1119956310">
              <w:marLeft w:val="0"/>
              <w:marRight w:val="0"/>
              <w:marTop w:val="0"/>
              <w:marBottom w:val="0"/>
              <w:divBdr>
                <w:top w:val="none" w:sz="0" w:space="0" w:color="auto"/>
                <w:left w:val="none" w:sz="0" w:space="0" w:color="auto"/>
                <w:bottom w:val="none" w:sz="0" w:space="0" w:color="auto"/>
                <w:right w:val="none" w:sz="0" w:space="0" w:color="auto"/>
              </w:divBdr>
            </w:div>
            <w:div w:id="1564677698">
              <w:marLeft w:val="0"/>
              <w:marRight w:val="0"/>
              <w:marTop w:val="0"/>
              <w:marBottom w:val="0"/>
              <w:divBdr>
                <w:top w:val="none" w:sz="0" w:space="0" w:color="auto"/>
                <w:left w:val="none" w:sz="0" w:space="0" w:color="auto"/>
                <w:bottom w:val="none" w:sz="0" w:space="0" w:color="auto"/>
                <w:right w:val="none" w:sz="0" w:space="0" w:color="auto"/>
              </w:divBdr>
            </w:div>
            <w:div w:id="1694303862">
              <w:marLeft w:val="0"/>
              <w:marRight w:val="0"/>
              <w:marTop w:val="0"/>
              <w:marBottom w:val="0"/>
              <w:divBdr>
                <w:top w:val="none" w:sz="0" w:space="0" w:color="auto"/>
                <w:left w:val="none" w:sz="0" w:space="0" w:color="auto"/>
                <w:bottom w:val="none" w:sz="0" w:space="0" w:color="auto"/>
                <w:right w:val="none" w:sz="0" w:space="0" w:color="auto"/>
              </w:divBdr>
            </w:div>
            <w:div w:id="1989935403">
              <w:marLeft w:val="0"/>
              <w:marRight w:val="0"/>
              <w:marTop w:val="0"/>
              <w:marBottom w:val="0"/>
              <w:divBdr>
                <w:top w:val="none" w:sz="0" w:space="0" w:color="auto"/>
                <w:left w:val="none" w:sz="0" w:space="0" w:color="auto"/>
                <w:bottom w:val="none" w:sz="0" w:space="0" w:color="auto"/>
                <w:right w:val="none" w:sz="0" w:space="0" w:color="auto"/>
              </w:divBdr>
            </w:div>
            <w:div w:id="1400667613">
              <w:marLeft w:val="0"/>
              <w:marRight w:val="0"/>
              <w:marTop w:val="0"/>
              <w:marBottom w:val="0"/>
              <w:divBdr>
                <w:top w:val="none" w:sz="0" w:space="0" w:color="auto"/>
                <w:left w:val="none" w:sz="0" w:space="0" w:color="auto"/>
                <w:bottom w:val="none" w:sz="0" w:space="0" w:color="auto"/>
                <w:right w:val="none" w:sz="0" w:space="0" w:color="auto"/>
              </w:divBdr>
            </w:div>
            <w:div w:id="912080898">
              <w:marLeft w:val="0"/>
              <w:marRight w:val="0"/>
              <w:marTop w:val="0"/>
              <w:marBottom w:val="0"/>
              <w:divBdr>
                <w:top w:val="none" w:sz="0" w:space="0" w:color="auto"/>
                <w:left w:val="none" w:sz="0" w:space="0" w:color="auto"/>
                <w:bottom w:val="none" w:sz="0" w:space="0" w:color="auto"/>
                <w:right w:val="none" w:sz="0" w:space="0" w:color="auto"/>
              </w:divBdr>
            </w:div>
            <w:div w:id="6788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4545">
      <w:bodyDiv w:val="1"/>
      <w:marLeft w:val="0"/>
      <w:marRight w:val="0"/>
      <w:marTop w:val="0"/>
      <w:marBottom w:val="0"/>
      <w:divBdr>
        <w:top w:val="none" w:sz="0" w:space="0" w:color="auto"/>
        <w:left w:val="none" w:sz="0" w:space="0" w:color="auto"/>
        <w:bottom w:val="none" w:sz="0" w:space="0" w:color="auto"/>
        <w:right w:val="none" w:sz="0" w:space="0" w:color="auto"/>
      </w:divBdr>
    </w:div>
    <w:div w:id="627512132">
      <w:bodyDiv w:val="1"/>
      <w:marLeft w:val="0"/>
      <w:marRight w:val="0"/>
      <w:marTop w:val="0"/>
      <w:marBottom w:val="0"/>
      <w:divBdr>
        <w:top w:val="none" w:sz="0" w:space="0" w:color="auto"/>
        <w:left w:val="none" w:sz="0" w:space="0" w:color="auto"/>
        <w:bottom w:val="none" w:sz="0" w:space="0" w:color="auto"/>
        <w:right w:val="none" w:sz="0" w:space="0" w:color="auto"/>
      </w:divBdr>
    </w:div>
    <w:div w:id="795180818">
      <w:bodyDiv w:val="1"/>
      <w:marLeft w:val="0"/>
      <w:marRight w:val="0"/>
      <w:marTop w:val="0"/>
      <w:marBottom w:val="0"/>
      <w:divBdr>
        <w:top w:val="none" w:sz="0" w:space="0" w:color="auto"/>
        <w:left w:val="none" w:sz="0" w:space="0" w:color="auto"/>
        <w:bottom w:val="none" w:sz="0" w:space="0" w:color="auto"/>
        <w:right w:val="none" w:sz="0" w:space="0" w:color="auto"/>
      </w:divBdr>
      <w:divsChild>
        <w:div w:id="2141606185">
          <w:marLeft w:val="0"/>
          <w:marRight w:val="0"/>
          <w:marTop w:val="0"/>
          <w:marBottom w:val="0"/>
          <w:divBdr>
            <w:top w:val="none" w:sz="0" w:space="0" w:color="auto"/>
            <w:left w:val="none" w:sz="0" w:space="0" w:color="auto"/>
            <w:bottom w:val="none" w:sz="0" w:space="0" w:color="auto"/>
            <w:right w:val="none" w:sz="0" w:space="0" w:color="auto"/>
          </w:divBdr>
          <w:divsChild>
            <w:div w:id="40410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2568">
      <w:bodyDiv w:val="1"/>
      <w:marLeft w:val="0"/>
      <w:marRight w:val="0"/>
      <w:marTop w:val="0"/>
      <w:marBottom w:val="0"/>
      <w:divBdr>
        <w:top w:val="none" w:sz="0" w:space="0" w:color="auto"/>
        <w:left w:val="none" w:sz="0" w:space="0" w:color="auto"/>
        <w:bottom w:val="none" w:sz="0" w:space="0" w:color="auto"/>
        <w:right w:val="none" w:sz="0" w:space="0" w:color="auto"/>
      </w:divBdr>
      <w:divsChild>
        <w:div w:id="1616012326">
          <w:marLeft w:val="0"/>
          <w:marRight w:val="0"/>
          <w:marTop w:val="0"/>
          <w:marBottom w:val="0"/>
          <w:divBdr>
            <w:top w:val="none" w:sz="0" w:space="0" w:color="auto"/>
            <w:left w:val="none" w:sz="0" w:space="0" w:color="auto"/>
            <w:bottom w:val="none" w:sz="0" w:space="0" w:color="auto"/>
            <w:right w:val="none" w:sz="0" w:space="0" w:color="auto"/>
          </w:divBdr>
          <w:divsChild>
            <w:div w:id="3156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21552">
      <w:bodyDiv w:val="1"/>
      <w:marLeft w:val="0"/>
      <w:marRight w:val="0"/>
      <w:marTop w:val="0"/>
      <w:marBottom w:val="0"/>
      <w:divBdr>
        <w:top w:val="none" w:sz="0" w:space="0" w:color="auto"/>
        <w:left w:val="none" w:sz="0" w:space="0" w:color="auto"/>
        <w:bottom w:val="none" w:sz="0" w:space="0" w:color="auto"/>
        <w:right w:val="none" w:sz="0" w:space="0" w:color="auto"/>
      </w:divBdr>
      <w:divsChild>
        <w:div w:id="975570509">
          <w:marLeft w:val="0"/>
          <w:marRight w:val="0"/>
          <w:marTop w:val="0"/>
          <w:marBottom w:val="0"/>
          <w:divBdr>
            <w:top w:val="none" w:sz="0" w:space="0" w:color="auto"/>
            <w:left w:val="none" w:sz="0" w:space="0" w:color="auto"/>
            <w:bottom w:val="none" w:sz="0" w:space="0" w:color="auto"/>
            <w:right w:val="none" w:sz="0" w:space="0" w:color="auto"/>
          </w:divBdr>
          <w:divsChild>
            <w:div w:id="9506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33588">
      <w:bodyDiv w:val="1"/>
      <w:marLeft w:val="0"/>
      <w:marRight w:val="0"/>
      <w:marTop w:val="0"/>
      <w:marBottom w:val="0"/>
      <w:divBdr>
        <w:top w:val="none" w:sz="0" w:space="0" w:color="auto"/>
        <w:left w:val="none" w:sz="0" w:space="0" w:color="auto"/>
        <w:bottom w:val="none" w:sz="0" w:space="0" w:color="auto"/>
        <w:right w:val="none" w:sz="0" w:space="0" w:color="auto"/>
      </w:divBdr>
      <w:divsChild>
        <w:div w:id="223881143">
          <w:marLeft w:val="0"/>
          <w:marRight w:val="0"/>
          <w:marTop w:val="0"/>
          <w:marBottom w:val="0"/>
          <w:divBdr>
            <w:top w:val="none" w:sz="0" w:space="0" w:color="auto"/>
            <w:left w:val="none" w:sz="0" w:space="0" w:color="auto"/>
            <w:bottom w:val="none" w:sz="0" w:space="0" w:color="auto"/>
            <w:right w:val="none" w:sz="0" w:space="0" w:color="auto"/>
          </w:divBdr>
          <w:divsChild>
            <w:div w:id="916135967">
              <w:marLeft w:val="0"/>
              <w:marRight w:val="0"/>
              <w:marTop w:val="0"/>
              <w:marBottom w:val="0"/>
              <w:divBdr>
                <w:top w:val="none" w:sz="0" w:space="0" w:color="auto"/>
                <w:left w:val="none" w:sz="0" w:space="0" w:color="auto"/>
                <w:bottom w:val="none" w:sz="0" w:space="0" w:color="auto"/>
                <w:right w:val="none" w:sz="0" w:space="0" w:color="auto"/>
              </w:divBdr>
            </w:div>
            <w:div w:id="1436483901">
              <w:marLeft w:val="0"/>
              <w:marRight w:val="0"/>
              <w:marTop w:val="0"/>
              <w:marBottom w:val="0"/>
              <w:divBdr>
                <w:top w:val="none" w:sz="0" w:space="0" w:color="auto"/>
                <w:left w:val="none" w:sz="0" w:space="0" w:color="auto"/>
                <w:bottom w:val="none" w:sz="0" w:space="0" w:color="auto"/>
                <w:right w:val="none" w:sz="0" w:space="0" w:color="auto"/>
              </w:divBdr>
            </w:div>
            <w:div w:id="433598001">
              <w:marLeft w:val="0"/>
              <w:marRight w:val="0"/>
              <w:marTop w:val="0"/>
              <w:marBottom w:val="0"/>
              <w:divBdr>
                <w:top w:val="none" w:sz="0" w:space="0" w:color="auto"/>
                <w:left w:val="none" w:sz="0" w:space="0" w:color="auto"/>
                <w:bottom w:val="none" w:sz="0" w:space="0" w:color="auto"/>
                <w:right w:val="none" w:sz="0" w:space="0" w:color="auto"/>
              </w:divBdr>
            </w:div>
            <w:div w:id="293558369">
              <w:marLeft w:val="0"/>
              <w:marRight w:val="0"/>
              <w:marTop w:val="0"/>
              <w:marBottom w:val="0"/>
              <w:divBdr>
                <w:top w:val="none" w:sz="0" w:space="0" w:color="auto"/>
                <w:left w:val="none" w:sz="0" w:space="0" w:color="auto"/>
                <w:bottom w:val="none" w:sz="0" w:space="0" w:color="auto"/>
                <w:right w:val="none" w:sz="0" w:space="0" w:color="auto"/>
              </w:divBdr>
            </w:div>
            <w:div w:id="656610334">
              <w:marLeft w:val="0"/>
              <w:marRight w:val="0"/>
              <w:marTop w:val="0"/>
              <w:marBottom w:val="0"/>
              <w:divBdr>
                <w:top w:val="none" w:sz="0" w:space="0" w:color="auto"/>
                <w:left w:val="none" w:sz="0" w:space="0" w:color="auto"/>
                <w:bottom w:val="none" w:sz="0" w:space="0" w:color="auto"/>
                <w:right w:val="none" w:sz="0" w:space="0" w:color="auto"/>
              </w:divBdr>
            </w:div>
            <w:div w:id="1187403344">
              <w:marLeft w:val="0"/>
              <w:marRight w:val="0"/>
              <w:marTop w:val="0"/>
              <w:marBottom w:val="0"/>
              <w:divBdr>
                <w:top w:val="none" w:sz="0" w:space="0" w:color="auto"/>
                <w:left w:val="none" w:sz="0" w:space="0" w:color="auto"/>
                <w:bottom w:val="none" w:sz="0" w:space="0" w:color="auto"/>
                <w:right w:val="none" w:sz="0" w:space="0" w:color="auto"/>
              </w:divBdr>
            </w:div>
            <w:div w:id="1408303820">
              <w:marLeft w:val="0"/>
              <w:marRight w:val="0"/>
              <w:marTop w:val="0"/>
              <w:marBottom w:val="0"/>
              <w:divBdr>
                <w:top w:val="none" w:sz="0" w:space="0" w:color="auto"/>
                <w:left w:val="none" w:sz="0" w:space="0" w:color="auto"/>
                <w:bottom w:val="none" w:sz="0" w:space="0" w:color="auto"/>
                <w:right w:val="none" w:sz="0" w:space="0" w:color="auto"/>
              </w:divBdr>
            </w:div>
            <w:div w:id="1687441917">
              <w:marLeft w:val="0"/>
              <w:marRight w:val="0"/>
              <w:marTop w:val="0"/>
              <w:marBottom w:val="0"/>
              <w:divBdr>
                <w:top w:val="none" w:sz="0" w:space="0" w:color="auto"/>
                <w:left w:val="none" w:sz="0" w:space="0" w:color="auto"/>
                <w:bottom w:val="none" w:sz="0" w:space="0" w:color="auto"/>
                <w:right w:val="none" w:sz="0" w:space="0" w:color="auto"/>
              </w:divBdr>
            </w:div>
            <w:div w:id="1978493202">
              <w:marLeft w:val="0"/>
              <w:marRight w:val="0"/>
              <w:marTop w:val="0"/>
              <w:marBottom w:val="0"/>
              <w:divBdr>
                <w:top w:val="none" w:sz="0" w:space="0" w:color="auto"/>
                <w:left w:val="none" w:sz="0" w:space="0" w:color="auto"/>
                <w:bottom w:val="none" w:sz="0" w:space="0" w:color="auto"/>
                <w:right w:val="none" w:sz="0" w:space="0" w:color="auto"/>
              </w:divBdr>
            </w:div>
            <w:div w:id="1807776482">
              <w:marLeft w:val="0"/>
              <w:marRight w:val="0"/>
              <w:marTop w:val="0"/>
              <w:marBottom w:val="0"/>
              <w:divBdr>
                <w:top w:val="none" w:sz="0" w:space="0" w:color="auto"/>
                <w:left w:val="none" w:sz="0" w:space="0" w:color="auto"/>
                <w:bottom w:val="none" w:sz="0" w:space="0" w:color="auto"/>
                <w:right w:val="none" w:sz="0" w:space="0" w:color="auto"/>
              </w:divBdr>
            </w:div>
            <w:div w:id="1371805607">
              <w:marLeft w:val="0"/>
              <w:marRight w:val="0"/>
              <w:marTop w:val="0"/>
              <w:marBottom w:val="0"/>
              <w:divBdr>
                <w:top w:val="none" w:sz="0" w:space="0" w:color="auto"/>
                <w:left w:val="none" w:sz="0" w:space="0" w:color="auto"/>
                <w:bottom w:val="none" w:sz="0" w:space="0" w:color="auto"/>
                <w:right w:val="none" w:sz="0" w:space="0" w:color="auto"/>
              </w:divBdr>
            </w:div>
            <w:div w:id="1980114306">
              <w:marLeft w:val="0"/>
              <w:marRight w:val="0"/>
              <w:marTop w:val="0"/>
              <w:marBottom w:val="0"/>
              <w:divBdr>
                <w:top w:val="none" w:sz="0" w:space="0" w:color="auto"/>
                <w:left w:val="none" w:sz="0" w:space="0" w:color="auto"/>
                <w:bottom w:val="none" w:sz="0" w:space="0" w:color="auto"/>
                <w:right w:val="none" w:sz="0" w:space="0" w:color="auto"/>
              </w:divBdr>
            </w:div>
            <w:div w:id="1904019546">
              <w:marLeft w:val="0"/>
              <w:marRight w:val="0"/>
              <w:marTop w:val="0"/>
              <w:marBottom w:val="0"/>
              <w:divBdr>
                <w:top w:val="none" w:sz="0" w:space="0" w:color="auto"/>
                <w:left w:val="none" w:sz="0" w:space="0" w:color="auto"/>
                <w:bottom w:val="none" w:sz="0" w:space="0" w:color="auto"/>
                <w:right w:val="none" w:sz="0" w:space="0" w:color="auto"/>
              </w:divBdr>
            </w:div>
            <w:div w:id="20176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9686">
      <w:bodyDiv w:val="1"/>
      <w:marLeft w:val="0"/>
      <w:marRight w:val="0"/>
      <w:marTop w:val="0"/>
      <w:marBottom w:val="0"/>
      <w:divBdr>
        <w:top w:val="none" w:sz="0" w:space="0" w:color="auto"/>
        <w:left w:val="none" w:sz="0" w:space="0" w:color="auto"/>
        <w:bottom w:val="none" w:sz="0" w:space="0" w:color="auto"/>
        <w:right w:val="none" w:sz="0" w:space="0" w:color="auto"/>
      </w:divBdr>
      <w:divsChild>
        <w:div w:id="1021979032">
          <w:marLeft w:val="0"/>
          <w:marRight w:val="0"/>
          <w:marTop w:val="0"/>
          <w:marBottom w:val="0"/>
          <w:divBdr>
            <w:top w:val="none" w:sz="0" w:space="0" w:color="auto"/>
            <w:left w:val="none" w:sz="0" w:space="0" w:color="auto"/>
            <w:bottom w:val="none" w:sz="0" w:space="0" w:color="auto"/>
            <w:right w:val="none" w:sz="0" w:space="0" w:color="auto"/>
          </w:divBdr>
          <w:divsChild>
            <w:div w:id="11177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4901">
      <w:bodyDiv w:val="1"/>
      <w:marLeft w:val="0"/>
      <w:marRight w:val="0"/>
      <w:marTop w:val="0"/>
      <w:marBottom w:val="0"/>
      <w:divBdr>
        <w:top w:val="none" w:sz="0" w:space="0" w:color="auto"/>
        <w:left w:val="none" w:sz="0" w:space="0" w:color="auto"/>
        <w:bottom w:val="none" w:sz="0" w:space="0" w:color="auto"/>
        <w:right w:val="none" w:sz="0" w:space="0" w:color="auto"/>
      </w:divBdr>
      <w:divsChild>
        <w:div w:id="1373536006">
          <w:marLeft w:val="0"/>
          <w:marRight w:val="0"/>
          <w:marTop w:val="0"/>
          <w:marBottom w:val="0"/>
          <w:divBdr>
            <w:top w:val="none" w:sz="0" w:space="0" w:color="auto"/>
            <w:left w:val="none" w:sz="0" w:space="0" w:color="auto"/>
            <w:bottom w:val="none" w:sz="0" w:space="0" w:color="auto"/>
            <w:right w:val="none" w:sz="0" w:space="0" w:color="auto"/>
          </w:divBdr>
          <w:divsChild>
            <w:div w:id="350188784">
              <w:marLeft w:val="0"/>
              <w:marRight w:val="0"/>
              <w:marTop w:val="0"/>
              <w:marBottom w:val="0"/>
              <w:divBdr>
                <w:top w:val="none" w:sz="0" w:space="0" w:color="auto"/>
                <w:left w:val="none" w:sz="0" w:space="0" w:color="auto"/>
                <w:bottom w:val="none" w:sz="0" w:space="0" w:color="auto"/>
                <w:right w:val="none" w:sz="0" w:space="0" w:color="auto"/>
              </w:divBdr>
            </w:div>
            <w:div w:id="1332681163">
              <w:marLeft w:val="0"/>
              <w:marRight w:val="0"/>
              <w:marTop w:val="0"/>
              <w:marBottom w:val="0"/>
              <w:divBdr>
                <w:top w:val="none" w:sz="0" w:space="0" w:color="auto"/>
                <w:left w:val="none" w:sz="0" w:space="0" w:color="auto"/>
                <w:bottom w:val="none" w:sz="0" w:space="0" w:color="auto"/>
                <w:right w:val="none" w:sz="0" w:space="0" w:color="auto"/>
              </w:divBdr>
            </w:div>
            <w:div w:id="35130396">
              <w:marLeft w:val="0"/>
              <w:marRight w:val="0"/>
              <w:marTop w:val="0"/>
              <w:marBottom w:val="0"/>
              <w:divBdr>
                <w:top w:val="none" w:sz="0" w:space="0" w:color="auto"/>
                <w:left w:val="none" w:sz="0" w:space="0" w:color="auto"/>
                <w:bottom w:val="none" w:sz="0" w:space="0" w:color="auto"/>
                <w:right w:val="none" w:sz="0" w:space="0" w:color="auto"/>
              </w:divBdr>
            </w:div>
            <w:div w:id="480541728">
              <w:marLeft w:val="0"/>
              <w:marRight w:val="0"/>
              <w:marTop w:val="0"/>
              <w:marBottom w:val="0"/>
              <w:divBdr>
                <w:top w:val="none" w:sz="0" w:space="0" w:color="auto"/>
                <w:left w:val="none" w:sz="0" w:space="0" w:color="auto"/>
                <w:bottom w:val="none" w:sz="0" w:space="0" w:color="auto"/>
                <w:right w:val="none" w:sz="0" w:space="0" w:color="auto"/>
              </w:divBdr>
            </w:div>
            <w:div w:id="260141847">
              <w:marLeft w:val="0"/>
              <w:marRight w:val="0"/>
              <w:marTop w:val="0"/>
              <w:marBottom w:val="0"/>
              <w:divBdr>
                <w:top w:val="none" w:sz="0" w:space="0" w:color="auto"/>
                <w:left w:val="none" w:sz="0" w:space="0" w:color="auto"/>
                <w:bottom w:val="none" w:sz="0" w:space="0" w:color="auto"/>
                <w:right w:val="none" w:sz="0" w:space="0" w:color="auto"/>
              </w:divBdr>
            </w:div>
            <w:div w:id="1401446176">
              <w:marLeft w:val="0"/>
              <w:marRight w:val="0"/>
              <w:marTop w:val="0"/>
              <w:marBottom w:val="0"/>
              <w:divBdr>
                <w:top w:val="none" w:sz="0" w:space="0" w:color="auto"/>
                <w:left w:val="none" w:sz="0" w:space="0" w:color="auto"/>
                <w:bottom w:val="none" w:sz="0" w:space="0" w:color="auto"/>
                <w:right w:val="none" w:sz="0" w:space="0" w:color="auto"/>
              </w:divBdr>
            </w:div>
            <w:div w:id="2047214862">
              <w:marLeft w:val="0"/>
              <w:marRight w:val="0"/>
              <w:marTop w:val="0"/>
              <w:marBottom w:val="0"/>
              <w:divBdr>
                <w:top w:val="none" w:sz="0" w:space="0" w:color="auto"/>
                <w:left w:val="none" w:sz="0" w:space="0" w:color="auto"/>
                <w:bottom w:val="none" w:sz="0" w:space="0" w:color="auto"/>
                <w:right w:val="none" w:sz="0" w:space="0" w:color="auto"/>
              </w:divBdr>
            </w:div>
            <w:div w:id="2044287477">
              <w:marLeft w:val="0"/>
              <w:marRight w:val="0"/>
              <w:marTop w:val="0"/>
              <w:marBottom w:val="0"/>
              <w:divBdr>
                <w:top w:val="none" w:sz="0" w:space="0" w:color="auto"/>
                <w:left w:val="none" w:sz="0" w:space="0" w:color="auto"/>
                <w:bottom w:val="none" w:sz="0" w:space="0" w:color="auto"/>
                <w:right w:val="none" w:sz="0" w:space="0" w:color="auto"/>
              </w:divBdr>
            </w:div>
            <w:div w:id="579025361">
              <w:marLeft w:val="0"/>
              <w:marRight w:val="0"/>
              <w:marTop w:val="0"/>
              <w:marBottom w:val="0"/>
              <w:divBdr>
                <w:top w:val="none" w:sz="0" w:space="0" w:color="auto"/>
                <w:left w:val="none" w:sz="0" w:space="0" w:color="auto"/>
                <w:bottom w:val="none" w:sz="0" w:space="0" w:color="auto"/>
                <w:right w:val="none" w:sz="0" w:space="0" w:color="auto"/>
              </w:divBdr>
            </w:div>
            <w:div w:id="803471401">
              <w:marLeft w:val="0"/>
              <w:marRight w:val="0"/>
              <w:marTop w:val="0"/>
              <w:marBottom w:val="0"/>
              <w:divBdr>
                <w:top w:val="none" w:sz="0" w:space="0" w:color="auto"/>
                <w:left w:val="none" w:sz="0" w:space="0" w:color="auto"/>
                <w:bottom w:val="none" w:sz="0" w:space="0" w:color="auto"/>
                <w:right w:val="none" w:sz="0" w:space="0" w:color="auto"/>
              </w:divBdr>
            </w:div>
            <w:div w:id="815535290">
              <w:marLeft w:val="0"/>
              <w:marRight w:val="0"/>
              <w:marTop w:val="0"/>
              <w:marBottom w:val="0"/>
              <w:divBdr>
                <w:top w:val="none" w:sz="0" w:space="0" w:color="auto"/>
                <w:left w:val="none" w:sz="0" w:space="0" w:color="auto"/>
                <w:bottom w:val="none" w:sz="0" w:space="0" w:color="auto"/>
                <w:right w:val="none" w:sz="0" w:space="0" w:color="auto"/>
              </w:divBdr>
            </w:div>
            <w:div w:id="745344221">
              <w:marLeft w:val="0"/>
              <w:marRight w:val="0"/>
              <w:marTop w:val="0"/>
              <w:marBottom w:val="0"/>
              <w:divBdr>
                <w:top w:val="none" w:sz="0" w:space="0" w:color="auto"/>
                <w:left w:val="none" w:sz="0" w:space="0" w:color="auto"/>
                <w:bottom w:val="none" w:sz="0" w:space="0" w:color="auto"/>
                <w:right w:val="none" w:sz="0" w:space="0" w:color="auto"/>
              </w:divBdr>
            </w:div>
            <w:div w:id="422073905">
              <w:marLeft w:val="0"/>
              <w:marRight w:val="0"/>
              <w:marTop w:val="0"/>
              <w:marBottom w:val="0"/>
              <w:divBdr>
                <w:top w:val="none" w:sz="0" w:space="0" w:color="auto"/>
                <w:left w:val="none" w:sz="0" w:space="0" w:color="auto"/>
                <w:bottom w:val="none" w:sz="0" w:space="0" w:color="auto"/>
                <w:right w:val="none" w:sz="0" w:space="0" w:color="auto"/>
              </w:divBdr>
            </w:div>
            <w:div w:id="695620717">
              <w:marLeft w:val="0"/>
              <w:marRight w:val="0"/>
              <w:marTop w:val="0"/>
              <w:marBottom w:val="0"/>
              <w:divBdr>
                <w:top w:val="none" w:sz="0" w:space="0" w:color="auto"/>
                <w:left w:val="none" w:sz="0" w:space="0" w:color="auto"/>
                <w:bottom w:val="none" w:sz="0" w:space="0" w:color="auto"/>
                <w:right w:val="none" w:sz="0" w:space="0" w:color="auto"/>
              </w:divBdr>
            </w:div>
            <w:div w:id="2123303393">
              <w:marLeft w:val="0"/>
              <w:marRight w:val="0"/>
              <w:marTop w:val="0"/>
              <w:marBottom w:val="0"/>
              <w:divBdr>
                <w:top w:val="none" w:sz="0" w:space="0" w:color="auto"/>
                <w:left w:val="none" w:sz="0" w:space="0" w:color="auto"/>
                <w:bottom w:val="none" w:sz="0" w:space="0" w:color="auto"/>
                <w:right w:val="none" w:sz="0" w:space="0" w:color="auto"/>
              </w:divBdr>
            </w:div>
            <w:div w:id="150562260">
              <w:marLeft w:val="0"/>
              <w:marRight w:val="0"/>
              <w:marTop w:val="0"/>
              <w:marBottom w:val="0"/>
              <w:divBdr>
                <w:top w:val="none" w:sz="0" w:space="0" w:color="auto"/>
                <w:left w:val="none" w:sz="0" w:space="0" w:color="auto"/>
                <w:bottom w:val="none" w:sz="0" w:space="0" w:color="auto"/>
                <w:right w:val="none" w:sz="0" w:space="0" w:color="auto"/>
              </w:divBdr>
            </w:div>
            <w:div w:id="600913471">
              <w:marLeft w:val="0"/>
              <w:marRight w:val="0"/>
              <w:marTop w:val="0"/>
              <w:marBottom w:val="0"/>
              <w:divBdr>
                <w:top w:val="none" w:sz="0" w:space="0" w:color="auto"/>
                <w:left w:val="none" w:sz="0" w:space="0" w:color="auto"/>
                <w:bottom w:val="none" w:sz="0" w:space="0" w:color="auto"/>
                <w:right w:val="none" w:sz="0" w:space="0" w:color="auto"/>
              </w:divBdr>
            </w:div>
            <w:div w:id="551310878">
              <w:marLeft w:val="0"/>
              <w:marRight w:val="0"/>
              <w:marTop w:val="0"/>
              <w:marBottom w:val="0"/>
              <w:divBdr>
                <w:top w:val="none" w:sz="0" w:space="0" w:color="auto"/>
                <w:left w:val="none" w:sz="0" w:space="0" w:color="auto"/>
                <w:bottom w:val="none" w:sz="0" w:space="0" w:color="auto"/>
                <w:right w:val="none" w:sz="0" w:space="0" w:color="auto"/>
              </w:divBdr>
            </w:div>
            <w:div w:id="1311253819">
              <w:marLeft w:val="0"/>
              <w:marRight w:val="0"/>
              <w:marTop w:val="0"/>
              <w:marBottom w:val="0"/>
              <w:divBdr>
                <w:top w:val="none" w:sz="0" w:space="0" w:color="auto"/>
                <w:left w:val="none" w:sz="0" w:space="0" w:color="auto"/>
                <w:bottom w:val="none" w:sz="0" w:space="0" w:color="auto"/>
                <w:right w:val="none" w:sz="0" w:space="0" w:color="auto"/>
              </w:divBdr>
            </w:div>
            <w:div w:id="1359744476">
              <w:marLeft w:val="0"/>
              <w:marRight w:val="0"/>
              <w:marTop w:val="0"/>
              <w:marBottom w:val="0"/>
              <w:divBdr>
                <w:top w:val="none" w:sz="0" w:space="0" w:color="auto"/>
                <w:left w:val="none" w:sz="0" w:space="0" w:color="auto"/>
                <w:bottom w:val="none" w:sz="0" w:space="0" w:color="auto"/>
                <w:right w:val="none" w:sz="0" w:space="0" w:color="auto"/>
              </w:divBdr>
            </w:div>
            <w:div w:id="1098260574">
              <w:marLeft w:val="0"/>
              <w:marRight w:val="0"/>
              <w:marTop w:val="0"/>
              <w:marBottom w:val="0"/>
              <w:divBdr>
                <w:top w:val="none" w:sz="0" w:space="0" w:color="auto"/>
                <w:left w:val="none" w:sz="0" w:space="0" w:color="auto"/>
                <w:bottom w:val="none" w:sz="0" w:space="0" w:color="auto"/>
                <w:right w:val="none" w:sz="0" w:space="0" w:color="auto"/>
              </w:divBdr>
            </w:div>
            <w:div w:id="996493755">
              <w:marLeft w:val="0"/>
              <w:marRight w:val="0"/>
              <w:marTop w:val="0"/>
              <w:marBottom w:val="0"/>
              <w:divBdr>
                <w:top w:val="none" w:sz="0" w:space="0" w:color="auto"/>
                <w:left w:val="none" w:sz="0" w:space="0" w:color="auto"/>
                <w:bottom w:val="none" w:sz="0" w:space="0" w:color="auto"/>
                <w:right w:val="none" w:sz="0" w:space="0" w:color="auto"/>
              </w:divBdr>
            </w:div>
            <w:div w:id="839657423">
              <w:marLeft w:val="0"/>
              <w:marRight w:val="0"/>
              <w:marTop w:val="0"/>
              <w:marBottom w:val="0"/>
              <w:divBdr>
                <w:top w:val="none" w:sz="0" w:space="0" w:color="auto"/>
                <w:left w:val="none" w:sz="0" w:space="0" w:color="auto"/>
                <w:bottom w:val="none" w:sz="0" w:space="0" w:color="auto"/>
                <w:right w:val="none" w:sz="0" w:space="0" w:color="auto"/>
              </w:divBdr>
            </w:div>
            <w:div w:id="1250650870">
              <w:marLeft w:val="0"/>
              <w:marRight w:val="0"/>
              <w:marTop w:val="0"/>
              <w:marBottom w:val="0"/>
              <w:divBdr>
                <w:top w:val="none" w:sz="0" w:space="0" w:color="auto"/>
                <w:left w:val="none" w:sz="0" w:space="0" w:color="auto"/>
                <w:bottom w:val="none" w:sz="0" w:space="0" w:color="auto"/>
                <w:right w:val="none" w:sz="0" w:space="0" w:color="auto"/>
              </w:divBdr>
            </w:div>
            <w:div w:id="1973092777">
              <w:marLeft w:val="0"/>
              <w:marRight w:val="0"/>
              <w:marTop w:val="0"/>
              <w:marBottom w:val="0"/>
              <w:divBdr>
                <w:top w:val="none" w:sz="0" w:space="0" w:color="auto"/>
                <w:left w:val="none" w:sz="0" w:space="0" w:color="auto"/>
                <w:bottom w:val="none" w:sz="0" w:space="0" w:color="auto"/>
                <w:right w:val="none" w:sz="0" w:space="0" w:color="auto"/>
              </w:divBdr>
            </w:div>
            <w:div w:id="1163551100">
              <w:marLeft w:val="0"/>
              <w:marRight w:val="0"/>
              <w:marTop w:val="0"/>
              <w:marBottom w:val="0"/>
              <w:divBdr>
                <w:top w:val="none" w:sz="0" w:space="0" w:color="auto"/>
                <w:left w:val="none" w:sz="0" w:space="0" w:color="auto"/>
                <w:bottom w:val="none" w:sz="0" w:space="0" w:color="auto"/>
                <w:right w:val="none" w:sz="0" w:space="0" w:color="auto"/>
              </w:divBdr>
            </w:div>
            <w:div w:id="2063822835">
              <w:marLeft w:val="0"/>
              <w:marRight w:val="0"/>
              <w:marTop w:val="0"/>
              <w:marBottom w:val="0"/>
              <w:divBdr>
                <w:top w:val="none" w:sz="0" w:space="0" w:color="auto"/>
                <w:left w:val="none" w:sz="0" w:space="0" w:color="auto"/>
                <w:bottom w:val="none" w:sz="0" w:space="0" w:color="auto"/>
                <w:right w:val="none" w:sz="0" w:space="0" w:color="auto"/>
              </w:divBdr>
            </w:div>
            <w:div w:id="1936555901">
              <w:marLeft w:val="0"/>
              <w:marRight w:val="0"/>
              <w:marTop w:val="0"/>
              <w:marBottom w:val="0"/>
              <w:divBdr>
                <w:top w:val="none" w:sz="0" w:space="0" w:color="auto"/>
                <w:left w:val="none" w:sz="0" w:space="0" w:color="auto"/>
                <w:bottom w:val="none" w:sz="0" w:space="0" w:color="auto"/>
                <w:right w:val="none" w:sz="0" w:space="0" w:color="auto"/>
              </w:divBdr>
            </w:div>
            <w:div w:id="2135244348">
              <w:marLeft w:val="0"/>
              <w:marRight w:val="0"/>
              <w:marTop w:val="0"/>
              <w:marBottom w:val="0"/>
              <w:divBdr>
                <w:top w:val="none" w:sz="0" w:space="0" w:color="auto"/>
                <w:left w:val="none" w:sz="0" w:space="0" w:color="auto"/>
                <w:bottom w:val="none" w:sz="0" w:space="0" w:color="auto"/>
                <w:right w:val="none" w:sz="0" w:space="0" w:color="auto"/>
              </w:divBdr>
            </w:div>
            <w:div w:id="651524095">
              <w:marLeft w:val="0"/>
              <w:marRight w:val="0"/>
              <w:marTop w:val="0"/>
              <w:marBottom w:val="0"/>
              <w:divBdr>
                <w:top w:val="none" w:sz="0" w:space="0" w:color="auto"/>
                <w:left w:val="none" w:sz="0" w:space="0" w:color="auto"/>
                <w:bottom w:val="none" w:sz="0" w:space="0" w:color="auto"/>
                <w:right w:val="none" w:sz="0" w:space="0" w:color="auto"/>
              </w:divBdr>
            </w:div>
            <w:div w:id="263196956">
              <w:marLeft w:val="0"/>
              <w:marRight w:val="0"/>
              <w:marTop w:val="0"/>
              <w:marBottom w:val="0"/>
              <w:divBdr>
                <w:top w:val="none" w:sz="0" w:space="0" w:color="auto"/>
                <w:left w:val="none" w:sz="0" w:space="0" w:color="auto"/>
                <w:bottom w:val="none" w:sz="0" w:space="0" w:color="auto"/>
                <w:right w:val="none" w:sz="0" w:space="0" w:color="auto"/>
              </w:divBdr>
            </w:div>
            <w:div w:id="1547713666">
              <w:marLeft w:val="0"/>
              <w:marRight w:val="0"/>
              <w:marTop w:val="0"/>
              <w:marBottom w:val="0"/>
              <w:divBdr>
                <w:top w:val="none" w:sz="0" w:space="0" w:color="auto"/>
                <w:left w:val="none" w:sz="0" w:space="0" w:color="auto"/>
                <w:bottom w:val="none" w:sz="0" w:space="0" w:color="auto"/>
                <w:right w:val="none" w:sz="0" w:space="0" w:color="auto"/>
              </w:divBdr>
            </w:div>
            <w:div w:id="1449855290">
              <w:marLeft w:val="0"/>
              <w:marRight w:val="0"/>
              <w:marTop w:val="0"/>
              <w:marBottom w:val="0"/>
              <w:divBdr>
                <w:top w:val="none" w:sz="0" w:space="0" w:color="auto"/>
                <w:left w:val="none" w:sz="0" w:space="0" w:color="auto"/>
                <w:bottom w:val="none" w:sz="0" w:space="0" w:color="auto"/>
                <w:right w:val="none" w:sz="0" w:space="0" w:color="auto"/>
              </w:divBdr>
            </w:div>
            <w:div w:id="24252782">
              <w:marLeft w:val="0"/>
              <w:marRight w:val="0"/>
              <w:marTop w:val="0"/>
              <w:marBottom w:val="0"/>
              <w:divBdr>
                <w:top w:val="none" w:sz="0" w:space="0" w:color="auto"/>
                <w:left w:val="none" w:sz="0" w:space="0" w:color="auto"/>
                <w:bottom w:val="none" w:sz="0" w:space="0" w:color="auto"/>
                <w:right w:val="none" w:sz="0" w:space="0" w:color="auto"/>
              </w:divBdr>
            </w:div>
            <w:div w:id="644699156">
              <w:marLeft w:val="0"/>
              <w:marRight w:val="0"/>
              <w:marTop w:val="0"/>
              <w:marBottom w:val="0"/>
              <w:divBdr>
                <w:top w:val="none" w:sz="0" w:space="0" w:color="auto"/>
                <w:left w:val="none" w:sz="0" w:space="0" w:color="auto"/>
                <w:bottom w:val="none" w:sz="0" w:space="0" w:color="auto"/>
                <w:right w:val="none" w:sz="0" w:space="0" w:color="auto"/>
              </w:divBdr>
            </w:div>
            <w:div w:id="834994281">
              <w:marLeft w:val="0"/>
              <w:marRight w:val="0"/>
              <w:marTop w:val="0"/>
              <w:marBottom w:val="0"/>
              <w:divBdr>
                <w:top w:val="none" w:sz="0" w:space="0" w:color="auto"/>
                <w:left w:val="none" w:sz="0" w:space="0" w:color="auto"/>
                <w:bottom w:val="none" w:sz="0" w:space="0" w:color="auto"/>
                <w:right w:val="none" w:sz="0" w:space="0" w:color="auto"/>
              </w:divBdr>
            </w:div>
            <w:div w:id="978992582">
              <w:marLeft w:val="0"/>
              <w:marRight w:val="0"/>
              <w:marTop w:val="0"/>
              <w:marBottom w:val="0"/>
              <w:divBdr>
                <w:top w:val="none" w:sz="0" w:space="0" w:color="auto"/>
                <w:left w:val="none" w:sz="0" w:space="0" w:color="auto"/>
                <w:bottom w:val="none" w:sz="0" w:space="0" w:color="auto"/>
                <w:right w:val="none" w:sz="0" w:space="0" w:color="auto"/>
              </w:divBdr>
            </w:div>
            <w:div w:id="1853689095">
              <w:marLeft w:val="0"/>
              <w:marRight w:val="0"/>
              <w:marTop w:val="0"/>
              <w:marBottom w:val="0"/>
              <w:divBdr>
                <w:top w:val="none" w:sz="0" w:space="0" w:color="auto"/>
                <w:left w:val="none" w:sz="0" w:space="0" w:color="auto"/>
                <w:bottom w:val="none" w:sz="0" w:space="0" w:color="auto"/>
                <w:right w:val="none" w:sz="0" w:space="0" w:color="auto"/>
              </w:divBdr>
            </w:div>
            <w:div w:id="1162501967">
              <w:marLeft w:val="0"/>
              <w:marRight w:val="0"/>
              <w:marTop w:val="0"/>
              <w:marBottom w:val="0"/>
              <w:divBdr>
                <w:top w:val="none" w:sz="0" w:space="0" w:color="auto"/>
                <w:left w:val="none" w:sz="0" w:space="0" w:color="auto"/>
                <w:bottom w:val="none" w:sz="0" w:space="0" w:color="auto"/>
                <w:right w:val="none" w:sz="0" w:space="0" w:color="auto"/>
              </w:divBdr>
            </w:div>
            <w:div w:id="1986664029">
              <w:marLeft w:val="0"/>
              <w:marRight w:val="0"/>
              <w:marTop w:val="0"/>
              <w:marBottom w:val="0"/>
              <w:divBdr>
                <w:top w:val="none" w:sz="0" w:space="0" w:color="auto"/>
                <w:left w:val="none" w:sz="0" w:space="0" w:color="auto"/>
                <w:bottom w:val="none" w:sz="0" w:space="0" w:color="auto"/>
                <w:right w:val="none" w:sz="0" w:space="0" w:color="auto"/>
              </w:divBdr>
            </w:div>
            <w:div w:id="1937328549">
              <w:marLeft w:val="0"/>
              <w:marRight w:val="0"/>
              <w:marTop w:val="0"/>
              <w:marBottom w:val="0"/>
              <w:divBdr>
                <w:top w:val="none" w:sz="0" w:space="0" w:color="auto"/>
                <w:left w:val="none" w:sz="0" w:space="0" w:color="auto"/>
                <w:bottom w:val="none" w:sz="0" w:space="0" w:color="auto"/>
                <w:right w:val="none" w:sz="0" w:space="0" w:color="auto"/>
              </w:divBdr>
            </w:div>
            <w:div w:id="1798184429">
              <w:marLeft w:val="0"/>
              <w:marRight w:val="0"/>
              <w:marTop w:val="0"/>
              <w:marBottom w:val="0"/>
              <w:divBdr>
                <w:top w:val="none" w:sz="0" w:space="0" w:color="auto"/>
                <w:left w:val="none" w:sz="0" w:space="0" w:color="auto"/>
                <w:bottom w:val="none" w:sz="0" w:space="0" w:color="auto"/>
                <w:right w:val="none" w:sz="0" w:space="0" w:color="auto"/>
              </w:divBdr>
            </w:div>
            <w:div w:id="282082004">
              <w:marLeft w:val="0"/>
              <w:marRight w:val="0"/>
              <w:marTop w:val="0"/>
              <w:marBottom w:val="0"/>
              <w:divBdr>
                <w:top w:val="none" w:sz="0" w:space="0" w:color="auto"/>
                <w:left w:val="none" w:sz="0" w:space="0" w:color="auto"/>
                <w:bottom w:val="none" w:sz="0" w:space="0" w:color="auto"/>
                <w:right w:val="none" w:sz="0" w:space="0" w:color="auto"/>
              </w:divBdr>
            </w:div>
            <w:div w:id="1643080813">
              <w:marLeft w:val="0"/>
              <w:marRight w:val="0"/>
              <w:marTop w:val="0"/>
              <w:marBottom w:val="0"/>
              <w:divBdr>
                <w:top w:val="none" w:sz="0" w:space="0" w:color="auto"/>
                <w:left w:val="none" w:sz="0" w:space="0" w:color="auto"/>
                <w:bottom w:val="none" w:sz="0" w:space="0" w:color="auto"/>
                <w:right w:val="none" w:sz="0" w:space="0" w:color="auto"/>
              </w:divBdr>
            </w:div>
            <w:div w:id="867715413">
              <w:marLeft w:val="0"/>
              <w:marRight w:val="0"/>
              <w:marTop w:val="0"/>
              <w:marBottom w:val="0"/>
              <w:divBdr>
                <w:top w:val="none" w:sz="0" w:space="0" w:color="auto"/>
                <w:left w:val="none" w:sz="0" w:space="0" w:color="auto"/>
                <w:bottom w:val="none" w:sz="0" w:space="0" w:color="auto"/>
                <w:right w:val="none" w:sz="0" w:space="0" w:color="auto"/>
              </w:divBdr>
            </w:div>
            <w:div w:id="1328751957">
              <w:marLeft w:val="0"/>
              <w:marRight w:val="0"/>
              <w:marTop w:val="0"/>
              <w:marBottom w:val="0"/>
              <w:divBdr>
                <w:top w:val="none" w:sz="0" w:space="0" w:color="auto"/>
                <w:left w:val="none" w:sz="0" w:space="0" w:color="auto"/>
                <w:bottom w:val="none" w:sz="0" w:space="0" w:color="auto"/>
                <w:right w:val="none" w:sz="0" w:space="0" w:color="auto"/>
              </w:divBdr>
            </w:div>
            <w:div w:id="791022737">
              <w:marLeft w:val="0"/>
              <w:marRight w:val="0"/>
              <w:marTop w:val="0"/>
              <w:marBottom w:val="0"/>
              <w:divBdr>
                <w:top w:val="none" w:sz="0" w:space="0" w:color="auto"/>
                <w:left w:val="none" w:sz="0" w:space="0" w:color="auto"/>
                <w:bottom w:val="none" w:sz="0" w:space="0" w:color="auto"/>
                <w:right w:val="none" w:sz="0" w:space="0" w:color="auto"/>
              </w:divBdr>
            </w:div>
            <w:div w:id="863442348">
              <w:marLeft w:val="0"/>
              <w:marRight w:val="0"/>
              <w:marTop w:val="0"/>
              <w:marBottom w:val="0"/>
              <w:divBdr>
                <w:top w:val="none" w:sz="0" w:space="0" w:color="auto"/>
                <w:left w:val="none" w:sz="0" w:space="0" w:color="auto"/>
                <w:bottom w:val="none" w:sz="0" w:space="0" w:color="auto"/>
                <w:right w:val="none" w:sz="0" w:space="0" w:color="auto"/>
              </w:divBdr>
            </w:div>
            <w:div w:id="2062942829">
              <w:marLeft w:val="0"/>
              <w:marRight w:val="0"/>
              <w:marTop w:val="0"/>
              <w:marBottom w:val="0"/>
              <w:divBdr>
                <w:top w:val="none" w:sz="0" w:space="0" w:color="auto"/>
                <w:left w:val="none" w:sz="0" w:space="0" w:color="auto"/>
                <w:bottom w:val="none" w:sz="0" w:space="0" w:color="auto"/>
                <w:right w:val="none" w:sz="0" w:space="0" w:color="auto"/>
              </w:divBdr>
            </w:div>
            <w:div w:id="183323026">
              <w:marLeft w:val="0"/>
              <w:marRight w:val="0"/>
              <w:marTop w:val="0"/>
              <w:marBottom w:val="0"/>
              <w:divBdr>
                <w:top w:val="none" w:sz="0" w:space="0" w:color="auto"/>
                <w:left w:val="none" w:sz="0" w:space="0" w:color="auto"/>
                <w:bottom w:val="none" w:sz="0" w:space="0" w:color="auto"/>
                <w:right w:val="none" w:sz="0" w:space="0" w:color="auto"/>
              </w:divBdr>
            </w:div>
            <w:div w:id="45230193">
              <w:marLeft w:val="0"/>
              <w:marRight w:val="0"/>
              <w:marTop w:val="0"/>
              <w:marBottom w:val="0"/>
              <w:divBdr>
                <w:top w:val="none" w:sz="0" w:space="0" w:color="auto"/>
                <w:left w:val="none" w:sz="0" w:space="0" w:color="auto"/>
                <w:bottom w:val="none" w:sz="0" w:space="0" w:color="auto"/>
                <w:right w:val="none" w:sz="0" w:space="0" w:color="auto"/>
              </w:divBdr>
            </w:div>
            <w:div w:id="2130590801">
              <w:marLeft w:val="0"/>
              <w:marRight w:val="0"/>
              <w:marTop w:val="0"/>
              <w:marBottom w:val="0"/>
              <w:divBdr>
                <w:top w:val="none" w:sz="0" w:space="0" w:color="auto"/>
                <w:left w:val="none" w:sz="0" w:space="0" w:color="auto"/>
                <w:bottom w:val="none" w:sz="0" w:space="0" w:color="auto"/>
                <w:right w:val="none" w:sz="0" w:space="0" w:color="auto"/>
              </w:divBdr>
            </w:div>
            <w:div w:id="2016180038">
              <w:marLeft w:val="0"/>
              <w:marRight w:val="0"/>
              <w:marTop w:val="0"/>
              <w:marBottom w:val="0"/>
              <w:divBdr>
                <w:top w:val="none" w:sz="0" w:space="0" w:color="auto"/>
                <w:left w:val="none" w:sz="0" w:space="0" w:color="auto"/>
                <w:bottom w:val="none" w:sz="0" w:space="0" w:color="auto"/>
                <w:right w:val="none" w:sz="0" w:space="0" w:color="auto"/>
              </w:divBdr>
            </w:div>
            <w:div w:id="1488403746">
              <w:marLeft w:val="0"/>
              <w:marRight w:val="0"/>
              <w:marTop w:val="0"/>
              <w:marBottom w:val="0"/>
              <w:divBdr>
                <w:top w:val="none" w:sz="0" w:space="0" w:color="auto"/>
                <w:left w:val="none" w:sz="0" w:space="0" w:color="auto"/>
                <w:bottom w:val="none" w:sz="0" w:space="0" w:color="auto"/>
                <w:right w:val="none" w:sz="0" w:space="0" w:color="auto"/>
              </w:divBdr>
            </w:div>
            <w:div w:id="1555311789">
              <w:marLeft w:val="0"/>
              <w:marRight w:val="0"/>
              <w:marTop w:val="0"/>
              <w:marBottom w:val="0"/>
              <w:divBdr>
                <w:top w:val="none" w:sz="0" w:space="0" w:color="auto"/>
                <w:left w:val="none" w:sz="0" w:space="0" w:color="auto"/>
                <w:bottom w:val="none" w:sz="0" w:space="0" w:color="auto"/>
                <w:right w:val="none" w:sz="0" w:space="0" w:color="auto"/>
              </w:divBdr>
            </w:div>
            <w:div w:id="2113747215">
              <w:marLeft w:val="0"/>
              <w:marRight w:val="0"/>
              <w:marTop w:val="0"/>
              <w:marBottom w:val="0"/>
              <w:divBdr>
                <w:top w:val="none" w:sz="0" w:space="0" w:color="auto"/>
                <w:left w:val="none" w:sz="0" w:space="0" w:color="auto"/>
                <w:bottom w:val="none" w:sz="0" w:space="0" w:color="auto"/>
                <w:right w:val="none" w:sz="0" w:space="0" w:color="auto"/>
              </w:divBdr>
            </w:div>
            <w:div w:id="2111504796">
              <w:marLeft w:val="0"/>
              <w:marRight w:val="0"/>
              <w:marTop w:val="0"/>
              <w:marBottom w:val="0"/>
              <w:divBdr>
                <w:top w:val="none" w:sz="0" w:space="0" w:color="auto"/>
                <w:left w:val="none" w:sz="0" w:space="0" w:color="auto"/>
                <w:bottom w:val="none" w:sz="0" w:space="0" w:color="auto"/>
                <w:right w:val="none" w:sz="0" w:space="0" w:color="auto"/>
              </w:divBdr>
            </w:div>
            <w:div w:id="1137185722">
              <w:marLeft w:val="0"/>
              <w:marRight w:val="0"/>
              <w:marTop w:val="0"/>
              <w:marBottom w:val="0"/>
              <w:divBdr>
                <w:top w:val="none" w:sz="0" w:space="0" w:color="auto"/>
                <w:left w:val="none" w:sz="0" w:space="0" w:color="auto"/>
                <w:bottom w:val="none" w:sz="0" w:space="0" w:color="auto"/>
                <w:right w:val="none" w:sz="0" w:space="0" w:color="auto"/>
              </w:divBdr>
            </w:div>
            <w:div w:id="1527283601">
              <w:marLeft w:val="0"/>
              <w:marRight w:val="0"/>
              <w:marTop w:val="0"/>
              <w:marBottom w:val="0"/>
              <w:divBdr>
                <w:top w:val="none" w:sz="0" w:space="0" w:color="auto"/>
                <w:left w:val="none" w:sz="0" w:space="0" w:color="auto"/>
                <w:bottom w:val="none" w:sz="0" w:space="0" w:color="auto"/>
                <w:right w:val="none" w:sz="0" w:space="0" w:color="auto"/>
              </w:divBdr>
            </w:div>
            <w:div w:id="157810972">
              <w:marLeft w:val="0"/>
              <w:marRight w:val="0"/>
              <w:marTop w:val="0"/>
              <w:marBottom w:val="0"/>
              <w:divBdr>
                <w:top w:val="none" w:sz="0" w:space="0" w:color="auto"/>
                <w:left w:val="none" w:sz="0" w:space="0" w:color="auto"/>
                <w:bottom w:val="none" w:sz="0" w:space="0" w:color="auto"/>
                <w:right w:val="none" w:sz="0" w:space="0" w:color="auto"/>
              </w:divBdr>
            </w:div>
            <w:div w:id="374046462">
              <w:marLeft w:val="0"/>
              <w:marRight w:val="0"/>
              <w:marTop w:val="0"/>
              <w:marBottom w:val="0"/>
              <w:divBdr>
                <w:top w:val="none" w:sz="0" w:space="0" w:color="auto"/>
                <w:left w:val="none" w:sz="0" w:space="0" w:color="auto"/>
                <w:bottom w:val="none" w:sz="0" w:space="0" w:color="auto"/>
                <w:right w:val="none" w:sz="0" w:space="0" w:color="auto"/>
              </w:divBdr>
            </w:div>
            <w:div w:id="355471118">
              <w:marLeft w:val="0"/>
              <w:marRight w:val="0"/>
              <w:marTop w:val="0"/>
              <w:marBottom w:val="0"/>
              <w:divBdr>
                <w:top w:val="none" w:sz="0" w:space="0" w:color="auto"/>
                <w:left w:val="none" w:sz="0" w:space="0" w:color="auto"/>
                <w:bottom w:val="none" w:sz="0" w:space="0" w:color="auto"/>
                <w:right w:val="none" w:sz="0" w:space="0" w:color="auto"/>
              </w:divBdr>
            </w:div>
            <w:div w:id="609821327">
              <w:marLeft w:val="0"/>
              <w:marRight w:val="0"/>
              <w:marTop w:val="0"/>
              <w:marBottom w:val="0"/>
              <w:divBdr>
                <w:top w:val="none" w:sz="0" w:space="0" w:color="auto"/>
                <w:left w:val="none" w:sz="0" w:space="0" w:color="auto"/>
                <w:bottom w:val="none" w:sz="0" w:space="0" w:color="auto"/>
                <w:right w:val="none" w:sz="0" w:space="0" w:color="auto"/>
              </w:divBdr>
            </w:div>
            <w:div w:id="1523124669">
              <w:marLeft w:val="0"/>
              <w:marRight w:val="0"/>
              <w:marTop w:val="0"/>
              <w:marBottom w:val="0"/>
              <w:divBdr>
                <w:top w:val="none" w:sz="0" w:space="0" w:color="auto"/>
                <w:left w:val="none" w:sz="0" w:space="0" w:color="auto"/>
                <w:bottom w:val="none" w:sz="0" w:space="0" w:color="auto"/>
                <w:right w:val="none" w:sz="0" w:space="0" w:color="auto"/>
              </w:divBdr>
            </w:div>
            <w:div w:id="800075067">
              <w:marLeft w:val="0"/>
              <w:marRight w:val="0"/>
              <w:marTop w:val="0"/>
              <w:marBottom w:val="0"/>
              <w:divBdr>
                <w:top w:val="none" w:sz="0" w:space="0" w:color="auto"/>
                <w:left w:val="none" w:sz="0" w:space="0" w:color="auto"/>
                <w:bottom w:val="none" w:sz="0" w:space="0" w:color="auto"/>
                <w:right w:val="none" w:sz="0" w:space="0" w:color="auto"/>
              </w:divBdr>
            </w:div>
            <w:div w:id="1107196262">
              <w:marLeft w:val="0"/>
              <w:marRight w:val="0"/>
              <w:marTop w:val="0"/>
              <w:marBottom w:val="0"/>
              <w:divBdr>
                <w:top w:val="none" w:sz="0" w:space="0" w:color="auto"/>
                <w:left w:val="none" w:sz="0" w:space="0" w:color="auto"/>
                <w:bottom w:val="none" w:sz="0" w:space="0" w:color="auto"/>
                <w:right w:val="none" w:sz="0" w:space="0" w:color="auto"/>
              </w:divBdr>
            </w:div>
            <w:div w:id="1461805681">
              <w:marLeft w:val="0"/>
              <w:marRight w:val="0"/>
              <w:marTop w:val="0"/>
              <w:marBottom w:val="0"/>
              <w:divBdr>
                <w:top w:val="none" w:sz="0" w:space="0" w:color="auto"/>
                <w:left w:val="none" w:sz="0" w:space="0" w:color="auto"/>
                <w:bottom w:val="none" w:sz="0" w:space="0" w:color="auto"/>
                <w:right w:val="none" w:sz="0" w:space="0" w:color="auto"/>
              </w:divBdr>
            </w:div>
            <w:div w:id="904602851">
              <w:marLeft w:val="0"/>
              <w:marRight w:val="0"/>
              <w:marTop w:val="0"/>
              <w:marBottom w:val="0"/>
              <w:divBdr>
                <w:top w:val="none" w:sz="0" w:space="0" w:color="auto"/>
                <w:left w:val="none" w:sz="0" w:space="0" w:color="auto"/>
                <w:bottom w:val="none" w:sz="0" w:space="0" w:color="auto"/>
                <w:right w:val="none" w:sz="0" w:space="0" w:color="auto"/>
              </w:divBdr>
            </w:div>
            <w:div w:id="984895792">
              <w:marLeft w:val="0"/>
              <w:marRight w:val="0"/>
              <w:marTop w:val="0"/>
              <w:marBottom w:val="0"/>
              <w:divBdr>
                <w:top w:val="none" w:sz="0" w:space="0" w:color="auto"/>
                <w:left w:val="none" w:sz="0" w:space="0" w:color="auto"/>
                <w:bottom w:val="none" w:sz="0" w:space="0" w:color="auto"/>
                <w:right w:val="none" w:sz="0" w:space="0" w:color="auto"/>
              </w:divBdr>
            </w:div>
            <w:div w:id="1114596158">
              <w:marLeft w:val="0"/>
              <w:marRight w:val="0"/>
              <w:marTop w:val="0"/>
              <w:marBottom w:val="0"/>
              <w:divBdr>
                <w:top w:val="none" w:sz="0" w:space="0" w:color="auto"/>
                <w:left w:val="none" w:sz="0" w:space="0" w:color="auto"/>
                <w:bottom w:val="none" w:sz="0" w:space="0" w:color="auto"/>
                <w:right w:val="none" w:sz="0" w:space="0" w:color="auto"/>
              </w:divBdr>
            </w:div>
            <w:div w:id="1704286943">
              <w:marLeft w:val="0"/>
              <w:marRight w:val="0"/>
              <w:marTop w:val="0"/>
              <w:marBottom w:val="0"/>
              <w:divBdr>
                <w:top w:val="none" w:sz="0" w:space="0" w:color="auto"/>
                <w:left w:val="none" w:sz="0" w:space="0" w:color="auto"/>
                <w:bottom w:val="none" w:sz="0" w:space="0" w:color="auto"/>
                <w:right w:val="none" w:sz="0" w:space="0" w:color="auto"/>
              </w:divBdr>
            </w:div>
            <w:div w:id="1392312746">
              <w:marLeft w:val="0"/>
              <w:marRight w:val="0"/>
              <w:marTop w:val="0"/>
              <w:marBottom w:val="0"/>
              <w:divBdr>
                <w:top w:val="none" w:sz="0" w:space="0" w:color="auto"/>
                <w:left w:val="none" w:sz="0" w:space="0" w:color="auto"/>
                <w:bottom w:val="none" w:sz="0" w:space="0" w:color="auto"/>
                <w:right w:val="none" w:sz="0" w:space="0" w:color="auto"/>
              </w:divBdr>
            </w:div>
            <w:div w:id="1697583388">
              <w:marLeft w:val="0"/>
              <w:marRight w:val="0"/>
              <w:marTop w:val="0"/>
              <w:marBottom w:val="0"/>
              <w:divBdr>
                <w:top w:val="none" w:sz="0" w:space="0" w:color="auto"/>
                <w:left w:val="none" w:sz="0" w:space="0" w:color="auto"/>
                <w:bottom w:val="none" w:sz="0" w:space="0" w:color="auto"/>
                <w:right w:val="none" w:sz="0" w:space="0" w:color="auto"/>
              </w:divBdr>
            </w:div>
            <w:div w:id="1919174601">
              <w:marLeft w:val="0"/>
              <w:marRight w:val="0"/>
              <w:marTop w:val="0"/>
              <w:marBottom w:val="0"/>
              <w:divBdr>
                <w:top w:val="none" w:sz="0" w:space="0" w:color="auto"/>
                <w:left w:val="none" w:sz="0" w:space="0" w:color="auto"/>
                <w:bottom w:val="none" w:sz="0" w:space="0" w:color="auto"/>
                <w:right w:val="none" w:sz="0" w:space="0" w:color="auto"/>
              </w:divBdr>
            </w:div>
            <w:div w:id="127404901">
              <w:marLeft w:val="0"/>
              <w:marRight w:val="0"/>
              <w:marTop w:val="0"/>
              <w:marBottom w:val="0"/>
              <w:divBdr>
                <w:top w:val="none" w:sz="0" w:space="0" w:color="auto"/>
                <w:left w:val="none" w:sz="0" w:space="0" w:color="auto"/>
                <w:bottom w:val="none" w:sz="0" w:space="0" w:color="auto"/>
                <w:right w:val="none" w:sz="0" w:space="0" w:color="auto"/>
              </w:divBdr>
            </w:div>
            <w:div w:id="867529334">
              <w:marLeft w:val="0"/>
              <w:marRight w:val="0"/>
              <w:marTop w:val="0"/>
              <w:marBottom w:val="0"/>
              <w:divBdr>
                <w:top w:val="none" w:sz="0" w:space="0" w:color="auto"/>
                <w:left w:val="none" w:sz="0" w:space="0" w:color="auto"/>
                <w:bottom w:val="none" w:sz="0" w:space="0" w:color="auto"/>
                <w:right w:val="none" w:sz="0" w:space="0" w:color="auto"/>
              </w:divBdr>
            </w:div>
            <w:div w:id="807281488">
              <w:marLeft w:val="0"/>
              <w:marRight w:val="0"/>
              <w:marTop w:val="0"/>
              <w:marBottom w:val="0"/>
              <w:divBdr>
                <w:top w:val="none" w:sz="0" w:space="0" w:color="auto"/>
                <w:left w:val="none" w:sz="0" w:space="0" w:color="auto"/>
                <w:bottom w:val="none" w:sz="0" w:space="0" w:color="auto"/>
                <w:right w:val="none" w:sz="0" w:space="0" w:color="auto"/>
              </w:divBdr>
            </w:div>
            <w:div w:id="1240678973">
              <w:marLeft w:val="0"/>
              <w:marRight w:val="0"/>
              <w:marTop w:val="0"/>
              <w:marBottom w:val="0"/>
              <w:divBdr>
                <w:top w:val="none" w:sz="0" w:space="0" w:color="auto"/>
                <w:left w:val="none" w:sz="0" w:space="0" w:color="auto"/>
                <w:bottom w:val="none" w:sz="0" w:space="0" w:color="auto"/>
                <w:right w:val="none" w:sz="0" w:space="0" w:color="auto"/>
              </w:divBdr>
            </w:div>
            <w:div w:id="952246490">
              <w:marLeft w:val="0"/>
              <w:marRight w:val="0"/>
              <w:marTop w:val="0"/>
              <w:marBottom w:val="0"/>
              <w:divBdr>
                <w:top w:val="none" w:sz="0" w:space="0" w:color="auto"/>
                <w:left w:val="none" w:sz="0" w:space="0" w:color="auto"/>
                <w:bottom w:val="none" w:sz="0" w:space="0" w:color="auto"/>
                <w:right w:val="none" w:sz="0" w:space="0" w:color="auto"/>
              </w:divBdr>
            </w:div>
            <w:div w:id="1376853664">
              <w:marLeft w:val="0"/>
              <w:marRight w:val="0"/>
              <w:marTop w:val="0"/>
              <w:marBottom w:val="0"/>
              <w:divBdr>
                <w:top w:val="none" w:sz="0" w:space="0" w:color="auto"/>
                <w:left w:val="none" w:sz="0" w:space="0" w:color="auto"/>
                <w:bottom w:val="none" w:sz="0" w:space="0" w:color="auto"/>
                <w:right w:val="none" w:sz="0" w:space="0" w:color="auto"/>
              </w:divBdr>
            </w:div>
            <w:div w:id="1865169709">
              <w:marLeft w:val="0"/>
              <w:marRight w:val="0"/>
              <w:marTop w:val="0"/>
              <w:marBottom w:val="0"/>
              <w:divBdr>
                <w:top w:val="none" w:sz="0" w:space="0" w:color="auto"/>
                <w:left w:val="none" w:sz="0" w:space="0" w:color="auto"/>
                <w:bottom w:val="none" w:sz="0" w:space="0" w:color="auto"/>
                <w:right w:val="none" w:sz="0" w:space="0" w:color="auto"/>
              </w:divBdr>
            </w:div>
            <w:div w:id="944734035">
              <w:marLeft w:val="0"/>
              <w:marRight w:val="0"/>
              <w:marTop w:val="0"/>
              <w:marBottom w:val="0"/>
              <w:divBdr>
                <w:top w:val="none" w:sz="0" w:space="0" w:color="auto"/>
                <w:left w:val="none" w:sz="0" w:space="0" w:color="auto"/>
                <w:bottom w:val="none" w:sz="0" w:space="0" w:color="auto"/>
                <w:right w:val="none" w:sz="0" w:space="0" w:color="auto"/>
              </w:divBdr>
            </w:div>
            <w:div w:id="1146554190">
              <w:marLeft w:val="0"/>
              <w:marRight w:val="0"/>
              <w:marTop w:val="0"/>
              <w:marBottom w:val="0"/>
              <w:divBdr>
                <w:top w:val="none" w:sz="0" w:space="0" w:color="auto"/>
                <w:left w:val="none" w:sz="0" w:space="0" w:color="auto"/>
                <w:bottom w:val="none" w:sz="0" w:space="0" w:color="auto"/>
                <w:right w:val="none" w:sz="0" w:space="0" w:color="auto"/>
              </w:divBdr>
            </w:div>
            <w:div w:id="1480802698">
              <w:marLeft w:val="0"/>
              <w:marRight w:val="0"/>
              <w:marTop w:val="0"/>
              <w:marBottom w:val="0"/>
              <w:divBdr>
                <w:top w:val="none" w:sz="0" w:space="0" w:color="auto"/>
                <w:left w:val="none" w:sz="0" w:space="0" w:color="auto"/>
                <w:bottom w:val="none" w:sz="0" w:space="0" w:color="auto"/>
                <w:right w:val="none" w:sz="0" w:space="0" w:color="auto"/>
              </w:divBdr>
            </w:div>
            <w:div w:id="1961259929">
              <w:marLeft w:val="0"/>
              <w:marRight w:val="0"/>
              <w:marTop w:val="0"/>
              <w:marBottom w:val="0"/>
              <w:divBdr>
                <w:top w:val="none" w:sz="0" w:space="0" w:color="auto"/>
                <w:left w:val="none" w:sz="0" w:space="0" w:color="auto"/>
                <w:bottom w:val="none" w:sz="0" w:space="0" w:color="auto"/>
                <w:right w:val="none" w:sz="0" w:space="0" w:color="auto"/>
              </w:divBdr>
            </w:div>
            <w:div w:id="1766730390">
              <w:marLeft w:val="0"/>
              <w:marRight w:val="0"/>
              <w:marTop w:val="0"/>
              <w:marBottom w:val="0"/>
              <w:divBdr>
                <w:top w:val="none" w:sz="0" w:space="0" w:color="auto"/>
                <w:left w:val="none" w:sz="0" w:space="0" w:color="auto"/>
                <w:bottom w:val="none" w:sz="0" w:space="0" w:color="auto"/>
                <w:right w:val="none" w:sz="0" w:space="0" w:color="auto"/>
              </w:divBdr>
            </w:div>
            <w:div w:id="1470971845">
              <w:marLeft w:val="0"/>
              <w:marRight w:val="0"/>
              <w:marTop w:val="0"/>
              <w:marBottom w:val="0"/>
              <w:divBdr>
                <w:top w:val="none" w:sz="0" w:space="0" w:color="auto"/>
                <w:left w:val="none" w:sz="0" w:space="0" w:color="auto"/>
                <w:bottom w:val="none" w:sz="0" w:space="0" w:color="auto"/>
                <w:right w:val="none" w:sz="0" w:space="0" w:color="auto"/>
              </w:divBdr>
            </w:div>
            <w:div w:id="63989779">
              <w:marLeft w:val="0"/>
              <w:marRight w:val="0"/>
              <w:marTop w:val="0"/>
              <w:marBottom w:val="0"/>
              <w:divBdr>
                <w:top w:val="none" w:sz="0" w:space="0" w:color="auto"/>
                <w:left w:val="none" w:sz="0" w:space="0" w:color="auto"/>
                <w:bottom w:val="none" w:sz="0" w:space="0" w:color="auto"/>
                <w:right w:val="none" w:sz="0" w:space="0" w:color="auto"/>
              </w:divBdr>
            </w:div>
            <w:div w:id="984891759">
              <w:marLeft w:val="0"/>
              <w:marRight w:val="0"/>
              <w:marTop w:val="0"/>
              <w:marBottom w:val="0"/>
              <w:divBdr>
                <w:top w:val="none" w:sz="0" w:space="0" w:color="auto"/>
                <w:left w:val="none" w:sz="0" w:space="0" w:color="auto"/>
                <w:bottom w:val="none" w:sz="0" w:space="0" w:color="auto"/>
                <w:right w:val="none" w:sz="0" w:space="0" w:color="auto"/>
              </w:divBdr>
            </w:div>
            <w:div w:id="1253658804">
              <w:marLeft w:val="0"/>
              <w:marRight w:val="0"/>
              <w:marTop w:val="0"/>
              <w:marBottom w:val="0"/>
              <w:divBdr>
                <w:top w:val="none" w:sz="0" w:space="0" w:color="auto"/>
                <w:left w:val="none" w:sz="0" w:space="0" w:color="auto"/>
                <w:bottom w:val="none" w:sz="0" w:space="0" w:color="auto"/>
                <w:right w:val="none" w:sz="0" w:space="0" w:color="auto"/>
              </w:divBdr>
            </w:div>
            <w:div w:id="682979371">
              <w:marLeft w:val="0"/>
              <w:marRight w:val="0"/>
              <w:marTop w:val="0"/>
              <w:marBottom w:val="0"/>
              <w:divBdr>
                <w:top w:val="none" w:sz="0" w:space="0" w:color="auto"/>
                <w:left w:val="none" w:sz="0" w:space="0" w:color="auto"/>
                <w:bottom w:val="none" w:sz="0" w:space="0" w:color="auto"/>
                <w:right w:val="none" w:sz="0" w:space="0" w:color="auto"/>
              </w:divBdr>
            </w:div>
            <w:div w:id="1120877306">
              <w:marLeft w:val="0"/>
              <w:marRight w:val="0"/>
              <w:marTop w:val="0"/>
              <w:marBottom w:val="0"/>
              <w:divBdr>
                <w:top w:val="none" w:sz="0" w:space="0" w:color="auto"/>
                <w:left w:val="none" w:sz="0" w:space="0" w:color="auto"/>
                <w:bottom w:val="none" w:sz="0" w:space="0" w:color="auto"/>
                <w:right w:val="none" w:sz="0" w:space="0" w:color="auto"/>
              </w:divBdr>
            </w:div>
            <w:div w:id="426388788">
              <w:marLeft w:val="0"/>
              <w:marRight w:val="0"/>
              <w:marTop w:val="0"/>
              <w:marBottom w:val="0"/>
              <w:divBdr>
                <w:top w:val="none" w:sz="0" w:space="0" w:color="auto"/>
                <w:left w:val="none" w:sz="0" w:space="0" w:color="auto"/>
                <w:bottom w:val="none" w:sz="0" w:space="0" w:color="auto"/>
                <w:right w:val="none" w:sz="0" w:space="0" w:color="auto"/>
              </w:divBdr>
            </w:div>
            <w:div w:id="752555316">
              <w:marLeft w:val="0"/>
              <w:marRight w:val="0"/>
              <w:marTop w:val="0"/>
              <w:marBottom w:val="0"/>
              <w:divBdr>
                <w:top w:val="none" w:sz="0" w:space="0" w:color="auto"/>
                <w:left w:val="none" w:sz="0" w:space="0" w:color="auto"/>
                <w:bottom w:val="none" w:sz="0" w:space="0" w:color="auto"/>
                <w:right w:val="none" w:sz="0" w:space="0" w:color="auto"/>
              </w:divBdr>
            </w:div>
            <w:div w:id="1839076075">
              <w:marLeft w:val="0"/>
              <w:marRight w:val="0"/>
              <w:marTop w:val="0"/>
              <w:marBottom w:val="0"/>
              <w:divBdr>
                <w:top w:val="none" w:sz="0" w:space="0" w:color="auto"/>
                <w:left w:val="none" w:sz="0" w:space="0" w:color="auto"/>
                <w:bottom w:val="none" w:sz="0" w:space="0" w:color="auto"/>
                <w:right w:val="none" w:sz="0" w:space="0" w:color="auto"/>
              </w:divBdr>
            </w:div>
            <w:div w:id="1640500927">
              <w:marLeft w:val="0"/>
              <w:marRight w:val="0"/>
              <w:marTop w:val="0"/>
              <w:marBottom w:val="0"/>
              <w:divBdr>
                <w:top w:val="none" w:sz="0" w:space="0" w:color="auto"/>
                <w:left w:val="none" w:sz="0" w:space="0" w:color="auto"/>
                <w:bottom w:val="none" w:sz="0" w:space="0" w:color="auto"/>
                <w:right w:val="none" w:sz="0" w:space="0" w:color="auto"/>
              </w:divBdr>
            </w:div>
            <w:div w:id="1031683116">
              <w:marLeft w:val="0"/>
              <w:marRight w:val="0"/>
              <w:marTop w:val="0"/>
              <w:marBottom w:val="0"/>
              <w:divBdr>
                <w:top w:val="none" w:sz="0" w:space="0" w:color="auto"/>
                <w:left w:val="none" w:sz="0" w:space="0" w:color="auto"/>
                <w:bottom w:val="none" w:sz="0" w:space="0" w:color="auto"/>
                <w:right w:val="none" w:sz="0" w:space="0" w:color="auto"/>
              </w:divBdr>
            </w:div>
            <w:div w:id="102657615">
              <w:marLeft w:val="0"/>
              <w:marRight w:val="0"/>
              <w:marTop w:val="0"/>
              <w:marBottom w:val="0"/>
              <w:divBdr>
                <w:top w:val="none" w:sz="0" w:space="0" w:color="auto"/>
                <w:left w:val="none" w:sz="0" w:space="0" w:color="auto"/>
                <w:bottom w:val="none" w:sz="0" w:space="0" w:color="auto"/>
                <w:right w:val="none" w:sz="0" w:space="0" w:color="auto"/>
              </w:divBdr>
            </w:div>
            <w:div w:id="1681082436">
              <w:marLeft w:val="0"/>
              <w:marRight w:val="0"/>
              <w:marTop w:val="0"/>
              <w:marBottom w:val="0"/>
              <w:divBdr>
                <w:top w:val="none" w:sz="0" w:space="0" w:color="auto"/>
                <w:left w:val="none" w:sz="0" w:space="0" w:color="auto"/>
                <w:bottom w:val="none" w:sz="0" w:space="0" w:color="auto"/>
                <w:right w:val="none" w:sz="0" w:space="0" w:color="auto"/>
              </w:divBdr>
            </w:div>
            <w:div w:id="2052921818">
              <w:marLeft w:val="0"/>
              <w:marRight w:val="0"/>
              <w:marTop w:val="0"/>
              <w:marBottom w:val="0"/>
              <w:divBdr>
                <w:top w:val="none" w:sz="0" w:space="0" w:color="auto"/>
                <w:left w:val="none" w:sz="0" w:space="0" w:color="auto"/>
                <w:bottom w:val="none" w:sz="0" w:space="0" w:color="auto"/>
                <w:right w:val="none" w:sz="0" w:space="0" w:color="auto"/>
              </w:divBdr>
            </w:div>
            <w:div w:id="1278953397">
              <w:marLeft w:val="0"/>
              <w:marRight w:val="0"/>
              <w:marTop w:val="0"/>
              <w:marBottom w:val="0"/>
              <w:divBdr>
                <w:top w:val="none" w:sz="0" w:space="0" w:color="auto"/>
                <w:left w:val="none" w:sz="0" w:space="0" w:color="auto"/>
                <w:bottom w:val="none" w:sz="0" w:space="0" w:color="auto"/>
                <w:right w:val="none" w:sz="0" w:space="0" w:color="auto"/>
              </w:divBdr>
            </w:div>
            <w:div w:id="428357535">
              <w:marLeft w:val="0"/>
              <w:marRight w:val="0"/>
              <w:marTop w:val="0"/>
              <w:marBottom w:val="0"/>
              <w:divBdr>
                <w:top w:val="none" w:sz="0" w:space="0" w:color="auto"/>
                <w:left w:val="none" w:sz="0" w:space="0" w:color="auto"/>
                <w:bottom w:val="none" w:sz="0" w:space="0" w:color="auto"/>
                <w:right w:val="none" w:sz="0" w:space="0" w:color="auto"/>
              </w:divBdr>
            </w:div>
            <w:div w:id="1852066080">
              <w:marLeft w:val="0"/>
              <w:marRight w:val="0"/>
              <w:marTop w:val="0"/>
              <w:marBottom w:val="0"/>
              <w:divBdr>
                <w:top w:val="none" w:sz="0" w:space="0" w:color="auto"/>
                <w:left w:val="none" w:sz="0" w:space="0" w:color="auto"/>
                <w:bottom w:val="none" w:sz="0" w:space="0" w:color="auto"/>
                <w:right w:val="none" w:sz="0" w:space="0" w:color="auto"/>
              </w:divBdr>
            </w:div>
            <w:div w:id="2004821362">
              <w:marLeft w:val="0"/>
              <w:marRight w:val="0"/>
              <w:marTop w:val="0"/>
              <w:marBottom w:val="0"/>
              <w:divBdr>
                <w:top w:val="none" w:sz="0" w:space="0" w:color="auto"/>
                <w:left w:val="none" w:sz="0" w:space="0" w:color="auto"/>
                <w:bottom w:val="none" w:sz="0" w:space="0" w:color="auto"/>
                <w:right w:val="none" w:sz="0" w:space="0" w:color="auto"/>
              </w:divBdr>
            </w:div>
            <w:div w:id="268702848">
              <w:marLeft w:val="0"/>
              <w:marRight w:val="0"/>
              <w:marTop w:val="0"/>
              <w:marBottom w:val="0"/>
              <w:divBdr>
                <w:top w:val="none" w:sz="0" w:space="0" w:color="auto"/>
                <w:left w:val="none" w:sz="0" w:space="0" w:color="auto"/>
                <w:bottom w:val="none" w:sz="0" w:space="0" w:color="auto"/>
                <w:right w:val="none" w:sz="0" w:space="0" w:color="auto"/>
              </w:divBdr>
            </w:div>
            <w:div w:id="1997806154">
              <w:marLeft w:val="0"/>
              <w:marRight w:val="0"/>
              <w:marTop w:val="0"/>
              <w:marBottom w:val="0"/>
              <w:divBdr>
                <w:top w:val="none" w:sz="0" w:space="0" w:color="auto"/>
                <w:left w:val="none" w:sz="0" w:space="0" w:color="auto"/>
                <w:bottom w:val="none" w:sz="0" w:space="0" w:color="auto"/>
                <w:right w:val="none" w:sz="0" w:space="0" w:color="auto"/>
              </w:divBdr>
            </w:div>
            <w:div w:id="223684647">
              <w:marLeft w:val="0"/>
              <w:marRight w:val="0"/>
              <w:marTop w:val="0"/>
              <w:marBottom w:val="0"/>
              <w:divBdr>
                <w:top w:val="none" w:sz="0" w:space="0" w:color="auto"/>
                <w:left w:val="none" w:sz="0" w:space="0" w:color="auto"/>
                <w:bottom w:val="none" w:sz="0" w:space="0" w:color="auto"/>
                <w:right w:val="none" w:sz="0" w:space="0" w:color="auto"/>
              </w:divBdr>
            </w:div>
            <w:div w:id="33627538">
              <w:marLeft w:val="0"/>
              <w:marRight w:val="0"/>
              <w:marTop w:val="0"/>
              <w:marBottom w:val="0"/>
              <w:divBdr>
                <w:top w:val="none" w:sz="0" w:space="0" w:color="auto"/>
                <w:left w:val="none" w:sz="0" w:space="0" w:color="auto"/>
                <w:bottom w:val="none" w:sz="0" w:space="0" w:color="auto"/>
                <w:right w:val="none" w:sz="0" w:space="0" w:color="auto"/>
              </w:divBdr>
            </w:div>
            <w:div w:id="2086294724">
              <w:marLeft w:val="0"/>
              <w:marRight w:val="0"/>
              <w:marTop w:val="0"/>
              <w:marBottom w:val="0"/>
              <w:divBdr>
                <w:top w:val="none" w:sz="0" w:space="0" w:color="auto"/>
                <w:left w:val="none" w:sz="0" w:space="0" w:color="auto"/>
                <w:bottom w:val="none" w:sz="0" w:space="0" w:color="auto"/>
                <w:right w:val="none" w:sz="0" w:space="0" w:color="auto"/>
              </w:divBdr>
            </w:div>
            <w:div w:id="2098169">
              <w:marLeft w:val="0"/>
              <w:marRight w:val="0"/>
              <w:marTop w:val="0"/>
              <w:marBottom w:val="0"/>
              <w:divBdr>
                <w:top w:val="none" w:sz="0" w:space="0" w:color="auto"/>
                <w:left w:val="none" w:sz="0" w:space="0" w:color="auto"/>
                <w:bottom w:val="none" w:sz="0" w:space="0" w:color="auto"/>
                <w:right w:val="none" w:sz="0" w:space="0" w:color="auto"/>
              </w:divBdr>
            </w:div>
            <w:div w:id="2056276350">
              <w:marLeft w:val="0"/>
              <w:marRight w:val="0"/>
              <w:marTop w:val="0"/>
              <w:marBottom w:val="0"/>
              <w:divBdr>
                <w:top w:val="none" w:sz="0" w:space="0" w:color="auto"/>
                <w:left w:val="none" w:sz="0" w:space="0" w:color="auto"/>
                <w:bottom w:val="none" w:sz="0" w:space="0" w:color="auto"/>
                <w:right w:val="none" w:sz="0" w:space="0" w:color="auto"/>
              </w:divBdr>
            </w:div>
            <w:div w:id="93870753">
              <w:marLeft w:val="0"/>
              <w:marRight w:val="0"/>
              <w:marTop w:val="0"/>
              <w:marBottom w:val="0"/>
              <w:divBdr>
                <w:top w:val="none" w:sz="0" w:space="0" w:color="auto"/>
                <w:left w:val="none" w:sz="0" w:space="0" w:color="auto"/>
                <w:bottom w:val="none" w:sz="0" w:space="0" w:color="auto"/>
                <w:right w:val="none" w:sz="0" w:space="0" w:color="auto"/>
              </w:divBdr>
            </w:div>
            <w:div w:id="1841895924">
              <w:marLeft w:val="0"/>
              <w:marRight w:val="0"/>
              <w:marTop w:val="0"/>
              <w:marBottom w:val="0"/>
              <w:divBdr>
                <w:top w:val="none" w:sz="0" w:space="0" w:color="auto"/>
                <w:left w:val="none" w:sz="0" w:space="0" w:color="auto"/>
                <w:bottom w:val="none" w:sz="0" w:space="0" w:color="auto"/>
                <w:right w:val="none" w:sz="0" w:space="0" w:color="auto"/>
              </w:divBdr>
            </w:div>
            <w:div w:id="1205026429">
              <w:marLeft w:val="0"/>
              <w:marRight w:val="0"/>
              <w:marTop w:val="0"/>
              <w:marBottom w:val="0"/>
              <w:divBdr>
                <w:top w:val="none" w:sz="0" w:space="0" w:color="auto"/>
                <w:left w:val="none" w:sz="0" w:space="0" w:color="auto"/>
                <w:bottom w:val="none" w:sz="0" w:space="0" w:color="auto"/>
                <w:right w:val="none" w:sz="0" w:space="0" w:color="auto"/>
              </w:divBdr>
            </w:div>
            <w:div w:id="1773621917">
              <w:marLeft w:val="0"/>
              <w:marRight w:val="0"/>
              <w:marTop w:val="0"/>
              <w:marBottom w:val="0"/>
              <w:divBdr>
                <w:top w:val="none" w:sz="0" w:space="0" w:color="auto"/>
                <w:left w:val="none" w:sz="0" w:space="0" w:color="auto"/>
                <w:bottom w:val="none" w:sz="0" w:space="0" w:color="auto"/>
                <w:right w:val="none" w:sz="0" w:space="0" w:color="auto"/>
              </w:divBdr>
            </w:div>
            <w:div w:id="2036884867">
              <w:marLeft w:val="0"/>
              <w:marRight w:val="0"/>
              <w:marTop w:val="0"/>
              <w:marBottom w:val="0"/>
              <w:divBdr>
                <w:top w:val="none" w:sz="0" w:space="0" w:color="auto"/>
                <w:left w:val="none" w:sz="0" w:space="0" w:color="auto"/>
                <w:bottom w:val="none" w:sz="0" w:space="0" w:color="auto"/>
                <w:right w:val="none" w:sz="0" w:space="0" w:color="auto"/>
              </w:divBdr>
            </w:div>
            <w:div w:id="80567168">
              <w:marLeft w:val="0"/>
              <w:marRight w:val="0"/>
              <w:marTop w:val="0"/>
              <w:marBottom w:val="0"/>
              <w:divBdr>
                <w:top w:val="none" w:sz="0" w:space="0" w:color="auto"/>
                <w:left w:val="none" w:sz="0" w:space="0" w:color="auto"/>
                <w:bottom w:val="none" w:sz="0" w:space="0" w:color="auto"/>
                <w:right w:val="none" w:sz="0" w:space="0" w:color="auto"/>
              </w:divBdr>
            </w:div>
            <w:div w:id="1670863183">
              <w:marLeft w:val="0"/>
              <w:marRight w:val="0"/>
              <w:marTop w:val="0"/>
              <w:marBottom w:val="0"/>
              <w:divBdr>
                <w:top w:val="none" w:sz="0" w:space="0" w:color="auto"/>
                <w:left w:val="none" w:sz="0" w:space="0" w:color="auto"/>
                <w:bottom w:val="none" w:sz="0" w:space="0" w:color="auto"/>
                <w:right w:val="none" w:sz="0" w:space="0" w:color="auto"/>
              </w:divBdr>
            </w:div>
            <w:div w:id="1169172926">
              <w:marLeft w:val="0"/>
              <w:marRight w:val="0"/>
              <w:marTop w:val="0"/>
              <w:marBottom w:val="0"/>
              <w:divBdr>
                <w:top w:val="none" w:sz="0" w:space="0" w:color="auto"/>
                <w:left w:val="none" w:sz="0" w:space="0" w:color="auto"/>
                <w:bottom w:val="none" w:sz="0" w:space="0" w:color="auto"/>
                <w:right w:val="none" w:sz="0" w:space="0" w:color="auto"/>
              </w:divBdr>
            </w:div>
            <w:div w:id="41443412">
              <w:marLeft w:val="0"/>
              <w:marRight w:val="0"/>
              <w:marTop w:val="0"/>
              <w:marBottom w:val="0"/>
              <w:divBdr>
                <w:top w:val="none" w:sz="0" w:space="0" w:color="auto"/>
                <w:left w:val="none" w:sz="0" w:space="0" w:color="auto"/>
                <w:bottom w:val="none" w:sz="0" w:space="0" w:color="auto"/>
                <w:right w:val="none" w:sz="0" w:space="0" w:color="auto"/>
              </w:divBdr>
            </w:div>
            <w:div w:id="383868742">
              <w:marLeft w:val="0"/>
              <w:marRight w:val="0"/>
              <w:marTop w:val="0"/>
              <w:marBottom w:val="0"/>
              <w:divBdr>
                <w:top w:val="none" w:sz="0" w:space="0" w:color="auto"/>
                <w:left w:val="none" w:sz="0" w:space="0" w:color="auto"/>
                <w:bottom w:val="none" w:sz="0" w:space="0" w:color="auto"/>
                <w:right w:val="none" w:sz="0" w:space="0" w:color="auto"/>
              </w:divBdr>
            </w:div>
            <w:div w:id="909847075">
              <w:marLeft w:val="0"/>
              <w:marRight w:val="0"/>
              <w:marTop w:val="0"/>
              <w:marBottom w:val="0"/>
              <w:divBdr>
                <w:top w:val="none" w:sz="0" w:space="0" w:color="auto"/>
                <w:left w:val="none" w:sz="0" w:space="0" w:color="auto"/>
                <w:bottom w:val="none" w:sz="0" w:space="0" w:color="auto"/>
                <w:right w:val="none" w:sz="0" w:space="0" w:color="auto"/>
              </w:divBdr>
            </w:div>
            <w:div w:id="284236632">
              <w:marLeft w:val="0"/>
              <w:marRight w:val="0"/>
              <w:marTop w:val="0"/>
              <w:marBottom w:val="0"/>
              <w:divBdr>
                <w:top w:val="none" w:sz="0" w:space="0" w:color="auto"/>
                <w:left w:val="none" w:sz="0" w:space="0" w:color="auto"/>
                <w:bottom w:val="none" w:sz="0" w:space="0" w:color="auto"/>
                <w:right w:val="none" w:sz="0" w:space="0" w:color="auto"/>
              </w:divBdr>
            </w:div>
            <w:div w:id="518664551">
              <w:marLeft w:val="0"/>
              <w:marRight w:val="0"/>
              <w:marTop w:val="0"/>
              <w:marBottom w:val="0"/>
              <w:divBdr>
                <w:top w:val="none" w:sz="0" w:space="0" w:color="auto"/>
                <w:left w:val="none" w:sz="0" w:space="0" w:color="auto"/>
                <w:bottom w:val="none" w:sz="0" w:space="0" w:color="auto"/>
                <w:right w:val="none" w:sz="0" w:space="0" w:color="auto"/>
              </w:divBdr>
            </w:div>
            <w:div w:id="1406681764">
              <w:marLeft w:val="0"/>
              <w:marRight w:val="0"/>
              <w:marTop w:val="0"/>
              <w:marBottom w:val="0"/>
              <w:divBdr>
                <w:top w:val="none" w:sz="0" w:space="0" w:color="auto"/>
                <w:left w:val="none" w:sz="0" w:space="0" w:color="auto"/>
                <w:bottom w:val="none" w:sz="0" w:space="0" w:color="auto"/>
                <w:right w:val="none" w:sz="0" w:space="0" w:color="auto"/>
              </w:divBdr>
            </w:div>
            <w:div w:id="634288903">
              <w:marLeft w:val="0"/>
              <w:marRight w:val="0"/>
              <w:marTop w:val="0"/>
              <w:marBottom w:val="0"/>
              <w:divBdr>
                <w:top w:val="none" w:sz="0" w:space="0" w:color="auto"/>
                <w:left w:val="none" w:sz="0" w:space="0" w:color="auto"/>
                <w:bottom w:val="none" w:sz="0" w:space="0" w:color="auto"/>
                <w:right w:val="none" w:sz="0" w:space="0" w:color="auto"/>
              </w:divBdr>
            </w:div>
            <w:div w:id="1875076829">
              <w:marLeft w:val="0"/>
              <w:marRight w:val="0"/>
              <w:marTop w:val="0"/>
              <w:marBottom w:val="0"/>
              <w:divBdr>
                <w:top w:val="none" w:sz="0" w:space="0" w:color="auto"/>
                <w:left w:val="none" w:sz="0" w:space="0" w:color="auto"/>
                <w:bottom w:val="none" w:sz="0" w:space="0" w:color="auto"/>
                <w:right w:val="none" w:sz="0" w:space="0" w:color="auto"/>
              </w:divBdr>
            </w:div>
            <w:div w:id="1693874360">
              <w:marLeft w:val="0"/>
              <w:marRight w:val="0"/>
              <w:marTop w:val="0"/>
              <w:marBottom w:val="0"/>
              <w:divBdr>
                <w:top w:val="none" w:sz="0" w:space="0" w:color="auto"/>
                <w:left w:val="none" w:sz="0" w:space="0" w:color="auto"/>
                <w:bottom w:val="none" w:sz="0" w:space="0" w:color="auto"/>
                <w:right w:val="none" w:sz="0" w:space="0" w:color="auto"/>
              </w:divBdr>
            </w:div>
            <w:div w:id="1604536157">
              <w:marLeft w:val="0"/>
              <w:marRight w:val="0"/>
              <w:marTop w:val="0"/>
              <w:marBottom w:val="0"/>
              <w:divBdr>
                <w:top w:val="none" w:sz="0" w:space="0" w:color="auto"/>
                <w:left w:val="none" w:sz="0" w:space="0" w:color="auto"/>
                <w:bottom w:val="none" w:sz="0" w:space="0" w:color="auto"/>
                <w:right w:val="none" w:sz="0" w:space="0" w:color="auto"/>
              </w:divBdr>
            </w:div>
            <w:div w:id="1665425980">
              <w:marLeft w:val="0"/>
              <w:marRight w:val="0"/>
              <w:marTop w:val="0"/>
              <w:marBottom w:val="0"/>
              <w:divBdr>
                <w:top w:val="none" w:sz="0" w:space="0" w:color="auto"/>
                <w:left w:val="none" w:sz="0" w:space="0" w:color="auto"/>
                <w:bottom w:val="none" w:sz="0" w:space="0" w:color="auto"/>
                <w:right w:val="none" w:sz="0" w:space="0" w:color="auto"/>
              </w:divBdr>
            </w:div>
            <w:div w:id="917205479">
              <w:marLeft w:val="0"/>
              <w:marRight w:val="0"/>
              <w:marTop w:val="0"/>
              <w:marBottom w:val="0"/>
              <w:divBdr>
                <w:top w:val="none" w:sz="0" w:space="0" w:color="auto"/>
                <w:left w:val="none" w:sz="0" w:space="0" w:color="auto"/>
                <w:bottom w:val="none" w:sz="0" w:space="0" w:color="auto"/>
                <w:right w:val="none" w:sz="0" w:space="0" w:color="auto"/>
              </w:divBdr>
            </w:div>
            <w:div w:id="1239363073">
              <w:marLeft w:val="0"/>
              <w:marRight w:val="0"/>
              <w:marTop w:val="0"/>
              <w:marBottom w:val="0"/>
              <w:divBdr>
                <w:top w:val="none" w:sz="0" w:space="0" w:color="auto"/>
                <w:left w:val="none" w:sz="0" w:space="0" w:color="auto"/>
                <w:bottom w:val="none" w:sz="0" w:space="0" w:color="auto"/>
                <w:right w:val="none" w:sz="0" w:space="0" w:color="auto"/>
              </w:divBdr>
            </w:div>
            <w:div w:id="2097632991">
              <w:marLeft w:val="0"/>
              <w:marRight w:val="0"/>
              <w:marTop w:val="0"/>
              <w:marBottom w:val="0"/>
              <w:divBdr>
                <w:top w:val="none" w:sz="0" w:space="0" w:color="auto"/>
                <w:left w:val="none" w:sz="0" w:space="0" w:color="auto"/>
                <w:bottom w:val="none" w:sz="0" w:space="0" w:color="auto"/>
                <w:right w:val="none" w:sz="0" w:space="0" w:color="auto"/>
              </w:divBdr>
            </w:div>
            <w:div w:id="1348288111">
              <w:marLeft w:val="0"/>
              <w:marRight w:val="0"/>
              <w:marTop w:val="0"/>
              <w:marBottom w:val="0"/>
              <w:divBdr>
                <w:top w:val="none" w:sz="0" w:space="0" w:color="auto"/>
                <w:left w:val="none" w:sz="0" w:space="0" w:color="auto"/>
                <w:bottom w:val="none" w:sz="0" w:space="0" w:color="auto"/>
                <w:right w:val="none" w:sz="0" w:space="0" w:color="auto"/>
              </w:divBdr>
            </w:div>
            <w:div w:id="874269512">
              <w:marLeft w:val="0"/>
              <w:marRight w:val="0"/>
              <w:marTop w:val="0"/>
              <w:marBottom w:val="0"/>
              <w:divBdr>
                <w:top w:val="none" w:sz="0" w:space="0" w:color="auto"/>
                <w:left w:val="none" w:sz="0" w:space="0" w:color="auto"/>
                <w:bottom w:val="none" w:sz="0" w:space="0" w:color="auto"/>
                <w:right w:val="none" w:sz="0" w:space="0" w:color="auto"/>
              </w:divBdr>
            </w:div>
            <w:div w:id="691221469">
              <w:marLeft w:val="0"/>
              <w:marRight w:val="0"/>
              <w:marTop w:val="0"/>
              <w:marBottom w:val="0"/>
              <w:divBdr>
                <w:top w:val="none" w:sz="0" w:space="0" w:color="auto"/>
                <w:left w:val="none" w:sz="0" w:space="0" w:color="auto"/>
                <w:bottom w:val="none" w:sz="0" w:space="0" w:color="auto"/>
                <w:right w:val="none" w:sz="0" w:space="0" w:color="auto"/>
              </w:divBdr>
            </w:div>
            <w:div w:id="1306621031">
              <w:marLeft w:val="0"/>
              <w:marRight w:val="0"/>
              <w:marTop w:val="0"/>
              <w:marBottom w:val="0"/>
              <w:divBdr>
                <w:top w:val="none" w:sz="0" w:space="0" w:color="auto"/>
                <w:left w:val="none" w:sz="0" w:space="0" w:color="auto"/>
                <w:bottom w:val="none" w:sz="0" w:space="0" w:color="auto"/>
                <w:right w:val="none" w:sz="0" w:space="0" w:color="auto"/>
              </w:divBdr>
            </w:div>
            <w:div w:id="1268612603">
              <w:marLeft w:val="0"/>
              <w:marRight w:val="0"/>
              <w:marTop w:val="0"/>
              <w:marBottom w:val="0"/>
              <w:divBdr>
                <w:top w:val="none" w:sz="0" w:space="0" w:color="auto"/>
                <w:left w:val="none" w:sz="0" w:space="0" w:color="auto"/>
                <w:bottom w:val="none" w:sz="0" w:space="0" w:color="auto"/>
                <w:right w:val="none" w:sz="0" w:space="0" w:color="auto"/>
              </w:divBdr>
            </w:div>
            <w:div w:id="822742190">
              <w:marLeft w:val="0"/>
              <w:marRight w:val="0"/>
              <w:marTop w:val="0"/>
              <w:marBottom w:val="0"/>
              <w:divBdr>
                <w:top w:val="none" w:sz="0" w:space="0" w:color="auto"/>
                <w:left w:val="none" w:sz="0" w:space="0" w:color="auto"/>
                <w:bottom w:val="none" w:sz="0" w:space="0" w:color="auto"/>
                <w:right w:val="none" w:sz="0" w:space="0" w:color="auto"/>
              </w:divBdr>
            </w:div>
            <w:div w:id="1963269071">
              <w:marLeft w:val="0"/>
              <w:marRight w:val="0"/>
              <w:marTop w:val="0"/>
              <w:marBottom w:val="0"/>
              <w:divBdr>
                <w:top w:val="none" w:sz="0" w:space="0" w:color="auto"/>
                <w:left w:val="none" w:sz="0" w:space="0" w:color="auto"/>
                <w:bottom w:val="none" w:sz="0" w:space="0" w:color="auto"/>
                <w:right w:val="none" w:sz="0" w:space="0" w:color="auto"/>
              </w:divBdr>
            </w:div>
            <w:div w:id="1431193534">
              <w:marLeft w:val="0"/>
              <w:marRight w:val="0"/>
              <w:marTop w:val="0"/>
              <w:marBottom w:val="0"/>
              <w:divBdr>
                <w:top w:val="none" w:sz="0" w:space="0" w:color="auto"/>
                <w:left w:val="none" w:sz="0" w:space="0" w:color="auto"/>
                <w:bottom w:val="none" w:sz="0" w:space="0" w:color="auto"/>
                <w:right w:val="none" w:sz="0" w:space="0" w:color="auto"/>
              </w:divBdr>
            </w:div>
            <w:div w:id="1397507873">
              <w:marLeft w:val="0"/>
              <w:marRight w:val="0"/>
              <w:marTop w:val="0"/>
              <w:marBottom w:val="0"/>
              <w:divBdr>
                <w:top w:val="none" w:sz="0" w:space="0" w:color="auto"/>
                <w:left w:val="none" w:sz="0" w:space="0" w:color="auto"/>
                <w:bottom w:val="none" w:sz="0" w:space="0" w:color="auto"/>
                <w:right w:val="none" w:sz="0" w:space="0" w:color="auto"/>
              </w:divBdr>
            </w:div>
            <w:div w:id="1466042801">
              <w:marLeft w:val="0"/>
              <w:marRight w:val="0"/>
              <w:marTop w:val="0"/>
              <w:marBottom w:val="0"/>
              <w:divBdr>
                <w:top w:val="none" w:sz="0" w:space="0" w:color="auto"/>
                <w:left w:val="none" w:sz="0" w:space="0" w:color="auto"/>
                <w:bottom w:val="none" w:sz="0" w:space="0" w:color="auto"/>
                <w:right w:val="none" w:sz="0" w:space="0" w:color="auto"/>
              </w:divBdr>
            </w:div>
            <w:div w:id="1529641462">
              <w:marLeft w:val="0"/>
              <w:marRight w:val="0"/>
              <w:marTop w:val="0"/>
              <w:marBottom w:val="0"/>
              <w:divBdr>
                <w:top w:val="none" w:sz="0" w:space="0" w:color="auto"/>
                <w:left w:val="none" w:sz="0" w:space="0" w:color="auto"/>
                <w:bottom w:val="none" w:sz="0" w:space="0" w:color="auto"/>
                <w:right w:val="none" w:sz="0" w:space="0" w:color="auto"/>
              </w:divBdr>
            </w:div>
            <w:div w:id="2090105456">
              <w:marLeft w:val="0"/>
              <w:marRight w:val="0"/>
              <w:marTop w:val="0"/>
              <w:marBottom w:val="0"/>
              <w:divBdr>
                <w:top w:val="none" w:sz="0" w:space="0" w:color="auto"/>
                <w:left w:val="none" w:sz="0" w:space="0" w:color="auto"/>
                <w:bottom w:val="none" w:sz="0" w:space="0" w:color="auto"/>
                <w:right w:val="none" w:sz="0" w:space="0" w:color="auto"/>
              </w:divBdr>
            </w:div>
            <w:div w:id="1276523721">
              <w:marLeft w:val="0"/>
              <w:marRight w:val="0"/>
              <w:marTop w:val="0"/>
              <w:marBottom w:val="0"/>
              <w:divBdr>
                <w:top w:val="none" w:sz="0" w:space="0" w:color="auto"/>
                <w:left w:val="none" w:sz="0" w:space="0" w:color="auto"/>
                <w:bottom w:val="none" w:sz="0" w:space="0" w:color="auto"/>
                <w:right w:val="none" w:sz="0" w:space="0" w:color="auto"/>
              </w:divBdr>
            </w:div>
            <w:div w:id="637035399">
              <w:marLeft w:val="0"/>
              <w:marRight w:val="0"/>
              <w:marTop w:val="0"/>
              <w:marBottom w:val="0"/>
              <w:divBdr>
                <w:top w:val="none" w:sz="0" w:space="0" w:color="auto"/>
                <w:left w:val="none" w:sz="0" w:space="0" w:color="auto"/>
                <w:bottom w:val="none" w:sz="0" w:space="0" w:color="auto"/>
                <w:right w:val="none" w:sz="0" w:space="0" w:color="auto"/>
              </w:divBdr>
            </w:div>
            <w:div w:id="1282767401">
              <w:marLeft w:val="0"/>
              <w:marRight w:val="0"/>
              <w:marTop w:val="0"/>
              <w:marBottom w:val="0"/>
              <w:divBdr>
                <w:top w:val="none" w:sz="0" w:space="0" w:color="auto"/>
                <w:left w:val="none" w:sz="0" w:space="0" w:color="auto"/>
                <w:bottom w:val="none" w:sz="0" w:space="0" w:color="auto"/>
                <w:right w:val="none" w:sz="0" w:space="0" w:color="auto"/>
              </w:divBdr>
            </w:div>
            <w:div w:id="583151062">
              <w:marLeft w:val="0"/>
              <w:marRight w:val="0"/>
              <w:marTop w:val="0"/>
              <w:marBottom w:val="0"/>
              <w:divBdr>
                <w:top w:val="none" w:sz="0" w:space="0" w:color="auto"/>
                <w:left w:val="none" w:sz="0" w:space="0" w:color="auto"/>
                <w:bottom w:val="none" w:sz="0" w:space="0" w:color="auto"/>
                <w:right w:val="none" w:sz="0" w:space="0" w:color="auto"/>
              </w:divBdr>
            </w:div>
            <w:div w:id="148984642">
              <w:marLeft w:val="0"/>
              <w:marRight w:val="0"/>
              <w:marTop w:val="0"/>
              <w:marBottom w:val="0"/>
              <w:divBdr>
                <w:top w:val="none" w:sz="0" w:space="0" w:color="auto"/>
                <w:left w:val="none" w:sz="0" w:space="0" w:color="auto"/>
                <w:bottom w:val="none" w:sz="0" w:space="0" w:color="auto"/>
                <w:right w:val="none" w:sz="0" w:space="0" w:color="auto"/>
              </w:divBdr>
            </w:div>
            <w:div w:id="1024551618">
              <w:marLeft w:val="0"/>
              <w:marRight w:val="0"/>
              <w:marTop w:val="0"/>
              <w:marBottom w:val="0"/>
              <w:divBdr>
                <w:top w:val="none" w:sz="0" w:space="0" w:color="auto"/>
                <w:left w:val="none" w:sz="0" w:space="0" w:color="auto"/>
                <w:bottom w:val="none" w:sz="0" w:space="0" w:color="auto"/>
                <w:right w:val="none" w:sz="0" w:space="0" w:color="auto"/>
              </w:divBdr>
            </w:div>
            <w:div w:id="716196659">
              <w:marLeft w:val="0"/>
              <w:marRight w:val="0"/>
              <w:marTop w:val="0"/>
              <w:marBottom w:val="0"/>
              <w:divBdr>
                <w:top w:val="none" w:sz="0" w:space="0" w:color="auto"/>
                <w:left w:val="none" w:sz="0" w:space="0" w:color="auto"/>
                <w:bottom w:val="none" w:sz="0" w:space="0" w:color="auto"/>
                <w:right w:val="none" w:sz="0" w:space="0" w:color="auto"/>
              </w:divBdr>
            </w:div>
            <w:div w:id="1870487050">
              <w:marLeft w:val="0"/>
              <w:marRight w:val="0"/>
              <w:marTop w:val="0"/>
              <w:marBottom w:val="0"/>
              <w:divBdr>
                <w:top w:val="none" w:sz="0" w:space="0" w:color="auto"/>
                <w:left w:val="none" w:sz="0" w:space="0" w:color="auto"/>
                <w:bottom w:val="none" w:sz="0" w:space="0" w:color="auto"/>
                <w:right w:val="none" w:sz="0" w:space="0" w:color="auto"/>
              </w:divBdr>
            </w:div>
            <w:div w:id="1498426060">
              <w:marLeft w:val="0"/>
              <w:marRight w:val="0"/>
              <w:marTop w:val="0"/>
              <w:marBottom w:val="0"/>
              <w:divBdr>
                <w:top w:val="none" w:sz="0" w:space="0" w:color="auto"/>
                <w:left w:val="none" w:sz="0" w:space="0" w:color="auto"/>
                <w:bottom w:val="none" w:sz="0" w:space="0" w:color="auto"/>
                <w:right w:val="none" w:sz="0" w:space="0" w:color="auto"/>
              </w:divBdr>
            </w:div>
            <w:div w:id="1824470502">
              <w:marLeft w:val="0"/>
              <w:marRight w:val="0"/>
              <w:marTop w:val="0"/>
              <w:marBottom w:val="0"/>
              <w:divBdr>
                <w:top w:val="none" w:sz="0" w:space="0" w:color="auto"/>
                <w:left w:val="none" w:sz="0" w:space="0" w:color="auto"/>
                <w:bottom w:val="none" w:sz="0" w:space="0" w:color="auto"/>
                <w:right w:val="none" w:sz="0" w:space="0" w:color="auto"/>
              </w:divBdr>
            </w:div>
            <w:div w:id="1192039314">
              <w:marLeft w:val="0"/>
              <w:marRight w:val="0"/>
              <w:marTop w:val="0"/>
              <w:marBottom w:val="0"/>
              <w:divBdr>
                <w:top w:val="none" w:sz="0" w:space="0" w:color="auto"/>
                <w:left w:val="none" w:sz="0" w:space="0" w:color="auto"/>
                <w:bottom w:val="none" w:sz="0" w:space="0" w:color="auto"/>
                <w:right w:val="none" w:sz="0" w:space="0" w:color="auto"/>
              </w:divBdr>
            </w:div>
            <w:div w:id="1222593099">
              <w:marLeft w:val="0"/>
              <w:marRight w:val="0"/>
              <w:marTop w:val="0"/>
              <w:marBottom w:val="0"/>
              <w:divBdr>
                <w:top w:val="none" w:sz="0" w:space="0" w:color="auto"/>
                <w:left w:val="none" w:sz="0" w:space="0" w:color="auto"/>
                <w:bottom w:val="none" w:sz="0" w:space="0" w:color="auto"/>
                <w:right w:val="none" w:sz="0" w:space="0" w:color="auto"/>
              </w:divBdr>
            </w:div>
            <w:div w:id="960845741">
              <w:marLeft w:val="0"/>
              <w:marRight w:val="0"/>
              <w:marTop w:val="0"/>
              <w:marBottom w:val="0"/>
              <w:divBdr>
                <w:top w:val="none" w:sz="0" w:space="0" w:color="auto"/>
                <w:left w:val="none" w:sz="0" w:space="0" w:color="auto"/>
                <w:bottom w:val="none" w:sz="0" w:space="0" w:color="auto"/>
                <w:right w:val="none" w:sz="0" w:space="0" w:color="auto"/>
              </w:divBdr>
            </w:div>
            <w:div w:id="498547614">
              <w:marLeft w:val="0"/>
              <w:marRight w:val="0"/>
              <w:marTop w:val="0"/>
              <w:marBottom w:val="0"/>
              <w:divBdr>
                <w:top w:val="none" w:sz="0" w:space="0" w:color="auto"/>
                <w:left w:val="none" w:sz="0" w:space="0" w:color="auto"/>
                <w:bottom w:val="none" w:sz="0" w:space="0" w:color="auto"/>
                <w:right w:val="none" w:sz="0" w:space="0" w:color="auto"/>
              </w:divBdr>
            </w:div>
            <w:div w:id="1136295916">
              <w:marLeft w:val="0"/>
              <w:marRight w:val="0"/>
              <w:marTop w:val="0"/>
              <w:marBottom w:val="0"/>
              <w:divBdr>
                <w:top w:val="none" w:sz="0" w:space="0" w:color="auto"/>
                <w:left w:val="none" w:sz="0" w:space="0" w:color="auto"/>
                <w:bottom w:val="none" w:sz="0" w:space="0" w:color="auto"/>
                <w:right w:val="none" w:sz="0" w:space="0" w:color="auto"/>
              </w:divBdr>
            </w:div>
            <w:div w:id="933630868">
              <w:marLeft w:val="0"/>
              <w:marRight w:val="0"/>
              <w:marTop w:val="0"/>
              <w:marBottom w:val="0"/>
              <w:divBdr>
                <w:top w:val="none" w:sz="0" w:space="0" w:color="auto"/>
                <w:left w:val="none" w:sz="0" w:space="0" w:color="auto"/>
                <w:bottom w:val="none" w:sz="0" w:space="0" w:color="auto"/>
                <w:right w:val="none" w:sz="0" w:space="0" w:color="auto"/>
              </w:divBdr>
            </w:div>
            <w:div w:id="495802618">
              <w:marLeft w:val="0"/>
              <w:marRight w:val="0"/>
              <w:marTop w:val="0"/>
              <w:marBottom w:val="0"/>
              <w:divBdr>
                <w:top w:val="none" w:sz="0" w:space="0" w:color="auto"/>
                <w:left w:val="none" w:sz="0" w:space="0" w:color="auto"/>
                <w:bottom w:val="none" w:sz="0" w:space="0" w:color="auto"/>
                <w:right w:val="none" w:sz="0" w:space="0" w:color="auto"/>
              </w:divBdr>
            </w:div>
            <w:div w:id="394359886">
              <w:marLeft w:val="0"/>
              <w:marRight w:val="0"/>
              <w:marTop w:val="0"/>
              <w:marBottom w:val="0"/>
              <w:divBdr>
                <w:top w:val="none" w:sz="0" w:space="0" w:color="auto"/>
                <w:left w:val="none" w:sz="0" w:space="0" w:color="auto"/>
                <w:bottom w:val="none" w:sz="0" w:space="0" w:color="auto"/>
                <w:right w:val="none" w:sz="0" w:space="0" w:color="auto"/>
              </w:divBdr>
            </w:div>
            <w:div w:id="140852333">
              <w:marLeft w:val="0"/>
              <w:marRight w:val="0"/>
              <w:marTop w:val="0"/>
              <w:marBottom w:val="0"/>
              <w:divBdr>
                <w:top w:val="none" w:sz="0" w:space="0" w:color="auto"/>
                <w:left w:val="none" w:sz="0" w:space="0" w:color="auto"/>
                <w:bottom w:val="none" w:sz="0" w:space="0" w:color="auto"/>
                <w:right w:val="none" w:sz="0" w:space="0" w:color="auto"/>
              </w:divBdr>
            </w:div>
            <w:div w:id="1110974474">
              <w:marLeft w:val="0"/>
              <w:marRight w:val="0"/>
              <w:marTop w:val="0"/>
              <w:marBottom w:val="0"/>
              <w:divBdr>
                <w:top w:val="none" w:sz="0" w:space="0" w:color="auto"/>
                <w:left w:val="none" w:sz="0" w:space="0" w:color="auto"/>
                <w:bottom w:val="none" w:sz="0" w:space="0" w:color="auto"/>
                <w:right w:val="none" w:sz="0" w:space="0" w:color="auto"/>
              </w:divBdr>
            </w:div>
            <w:div w:id="810712422">
              <w:marLeft w:val="0"/>
              <w:marRight w:val="0"/>
              <w:marTop w:val="0"/>
              <w:marBottom w:val="0"/>
              <w:divBdr>
                <w:top w:val="none" w:sz="0" w:space="0" w:color="auto"/>
                <w:left w:val="none" w:sz="0" w:space="0" w:color="auto"/>
                <w:bottom w:val="none" w:sz="0" w:space="0" w:color="auto"/>
                <w:right w:val="none" w:sz="0" w:space="0" w:color="auto"/>
              </w:divBdr>
            </w:div>
            <w:div w:id="1762485865">
              <w:marLeft w:val="0"/>
              <w:marRight w:val="0"/>
              <w:marTop w:val="0"/>
              <w:marBottom w:val="0"/>
              <w:divBdr>
                <w:top w:val="none" w:sz="0" w:space="0" w:color="auto"/>
                <w:left w:val="none" w:sz="0" w:space="0" w:color="auto"/>
                <w:bottom w:val="none" w:sz="0" w:space="0" w:color="auto"/>
                <w:right w:val="none" w:sz="0" w:space="0" w:color="auto"/>
              </w:divBdr>
            </w:div>
            <w:div w:id="1790926886">
              <w:marLeft w:val="0"/>
              <w:marRight w:val="0"/>
              <w:marTop w:val="0"/>
              <w:marBottom w:val="0"/>
              <w:divBdr>
                <w:top w:val="none" w:sz="0" w:space="0" w:color="auto"/>
                <w:left w:val="none" w:sz="0" w:space="0" w:color="auto"/>
                <w:bottom w:val="none" w:sz="0" w:space="0" w:color="auto"/>
                <w:right w:val="none" w:sz="0" w:space="0" w:color="auto"/>
              </w:divBdr>
            </w:div>
            <w:div w:id="1069037033">
              <w:marLeft w:val="0"/>
              <w:marRight w:val="0"/>
              <w:marTop w:val="0"/>
              <w:marBottom w:val="0"/>
              <w:divBdr>
                <w:top w:val="none" w:sz="0" w:space="0" w:color="auto"/>
                <w:left w:val="none" w:sz="0" w:space="0" w:color="auto"/>
                <w:bottom w:val="none" w:sz="0" w:space="0" w:color="auto"/>
                <w:right w:val="none" w:sz="0" w:space="0" w:color="auto"/>
              </w:divBdr>
            </w:div>
            <w:div w:id="1180315600">
              <w:marLeft w:val="0"/>
              <w:marRight w:val="0"/>
              <w:marTop w:val="0"/>
              <w:marBottom w:val="0"/>
              <w:divBdr>
                <w:top w:val="none" w:sz="0" w:space="0" w:color="auto"/>
                <w:left w:val="none" w:sz="0" w:space="0" w:color="auto"/>
                <w:bottom w:val="none" w:sz="0" w:space="0" w:color="auto"/>
                <w:right w:val="none" w:sz="0" w:space="0" w:color="auto"/>
              </w:divBdr>
            </w:div>
            <w:div w:id="1653220626">
              <w:marLeft w:val="0"/>
              <w:marRight w:val="0"/>
              <w:marTop w:val="0"/>
              <w:marBottom w:val="0"/>
              <w:divBdr>
                <w:top w:val="none" w:sz="0" w:space="0" w:color="auto"/>
                <w:left w:val="none" w:sz="0" w:space="0" w:color="auto"/>
                <w:bottom w:val="none" w:sz="0" w:space="0" w:color="auto"/>
                <w:right w:val="none" w:sz="0" w:space="0" w:color="auto"/>
              </w:divBdr>
            </w:div>
            <w:div w:id="1130047910">
              <w:marLeft w:val="0"/>
              <w:marRight w:val="0"/>
              <w:marTop w:val="0"/>
              <w:marBottom w:val="0"/>
              <w:divBdr>
                <w:top w:val="none" w:sz="0" w:space="0" w:color="auto"/>
                <w:left w:val="none" w:sz="0" w:space="0" w:color="auto"/>
                <w:bottom w:val="none" w:sz="0" w:space="0" w:color="auto"/>
                <w:right w:val="none" w:sz="0" w:space="0" w:color="auto"/>
              </w:divBdr>
            </w:div>
            <w:div w:id="1680545454">
              <w:marLeft w:val="0"/>
              <w:marRight w:val="0"/>
              <w:marTop w:val="0"/>
              <w:marBottom w:val="0"/>
              <w:divBdr>
                <w:top w:val="none" w:sz="0" w:space="0" w:color="auto"/>
                <w:left w:val="none" w:sz="0" w:space="0" w:color="auto"/>
                <w:bottom w:val="none" w:sz="0" w:space="0" w:color="auto"/>
                <w:right w:val="none" w:sz="0" w:space="0" w:color="auto"/>
              </w:divBdr>
            </w:div>
            <w:div w:id="412168135">
              <w:marLeft w:val="0"/>
              <w:marRight w:val="0"/>
              <w:marTop w:val="0"/>
              <w:marBottom w:val="0"/>
              <w:divBdr>
                <w:top w:val="none" w:sz="0" w:space="0" w:color="auto"/>
                <w:left w:val="none" w:sz="0" w:space="0" w:color="auto"/>
                <w:bottom w:val="none" w:sz="0" w:space="0" w:color="auto"/>
                <w:right w:val="none" w:sz="0" w:space="0" w:color="auto"/>
              </w:divBdr>
            </w:div>
            <w:div w:id="117917725">
              <w:marLeft w:val="0"/>
              <w:marRight w:val="0"/>
              <w:marTop w:val="0"/>
              <w:marBottom w:val="0"/>
              <w:divBdr>
                <w:top w:val="none" w:sz="0" w:space="0" w:color="auto"/>
                <w:left w:val="none" w:sz="0" w:space="0" w:color="auto"/>
                <w:bottom w:val="none" w:sz="0" w:space="0" w:color="auto"/>
                <w:right w:val="none" w:sz="0" w:space="0" w:color="auto"/>
              </w:divBdr>
            </w:div>
            <w:div w:id="360939345">
              <w:marLeft w:val="0"/>
              <w:marRight w:val="0"/>
              <w:marTop w:val="0"/>
              <w:marBottom w:val="0"/>
              <w:divBdr>
                <w:top w:val="none" w:sz="0" w:space="0" w:color="auto"/>
                <w:left w:val="none" w:sz="0" w:space="0" w:color="auto"/>
                <w:bottom w:val="none" w:sz="0" w:space="0" w:color="auto"/>
                <w:right w:val="none" w:sz="0" w:space="0" w:color="auto"/>
              </w:divBdr>
            </w:div>
            <w:div w:id="1728986640">
              <w:marLeft w:val="0"/>
              <w:marRight w:val="0"/>
              <w:marTop w:val="0"/>
              <w:marBottom w:val="0"/>
              <w:divBdr>
                <w:top w:val="none" w:sz="0" w:space="0" w:color="auto"/>
                <w:left w:val="none" w:sz="0" w:space="0" w:color="auto"/>
                <w:bottom w:val="none" w:sz="0" w:space="0" w:color="auto"/>
                <w:right w:val="none" w:sz="0" w:space="0" w:color="auto"/>
              </w:divBdr>
            </w:div>
            <w:div w:id="356582313">
              <w:marLeft w:val="0"/>
              <w:marRight w:val="0"/>
              <w:marTop w:val="0"/>
              <w:marBottom w:val="0"/>
              <w:divBdr>
                <w:top w:val="none" w:sz="0" w:space="0" w:color="auto"/>
                <w:left w:val="none" w:sz="0" w:space="0" w:color="auto"/>
                <w:bottom w:val="none" w:sz="0" w:space="0" w:color="auto"/>
                <w:right w:val="none" w:sz="0" w:space="0" w:color="auto"/>
              </w:divBdr>
            </w:div>
            <w:div w:id="1737774527">
              <w:marLeft w:val="0"/>
              <w:marRight w:val="0"/>
              <w:marTop w:val="0"/>
              <w:marBottom w:val="0"/>
              <w:divBdr>
                <w:top w:val="none" w:sz="0" w:space="0" w:color="auto"/>
                <w:left w:val="none" w:sz="0" w:space="0" w:color="auto"/>
                <w:bottom w:val="none" w:sz="0" w:space="0" w:color="auto"/>
                <w:right w:val="none" w:sz="0" w:space="0" w:color="auto"/>
              </w:divBdr>
            </w:div>
            <w:div w:id="731579220">
              <w:marLeft w:val="0"/>
              <w:marRight w:val="0"/>
              <w:marTop w:val="0"/>
              <w:marBottom w:val="0"/>
              <w:divBdr>
                <w:top w:val="none" w:sz="0" w:space="0" w:color="auto"/>
                <w:left w:val="none" w:sz="0" w:space="0" w:color="auto"/>
                <w:bottom w:val="none" w:sz="0" w:space="0" w:color="auto"/>
                <w:right w:val="none" w:sz="0" w:space="0" w:color="auto"/>
              </w:divBdr>
            </w:div>
            <w:div w:id="683173646">
              <w:marLeft w:val="0"/>
              <w:marRight w:val="0"/>
              <w:marTop w:val="0"/>
              <w:marBottom w:val="0"/>
              <w:divBdr>
                <w:top w:val="none" w:sz="0" w:space="0" w:color="auto"/>
                <w:left w:val="none" w:sz="0" w:space="0" w:color="auto"/>
                <w:bottom w:val="none" w:sz="0" w:space="0" w:color="auto"/>
                <w:right w:val="none" w:sz="0" w:space="0" w:color="auto"/>
              </w:divBdr>
            </w:div>
            <w:div w:id="725682968">
              <w:marLeft w:val="0"/>
              <w:marRight w:val="0"/>
              <w:marTop w:val="0"/>
              <w:marBottom w:val="0"/>
              <w:divBdr>
                <w:top w:val="none" w:sz="0" w:space="0" w:color="auto"/>
                <w:left w:val="none" w:sz="0" w:space="0" w:color="auto"/>
                <w:bottom w:val="none" w:sz="0" w:space="0" w:color="auto"/>
                <w:right w:val="none" w:sz="0" w:space="0" w:color="auto"/>
              </w:divBdr>
            </w:div>
            <w:div w:id="820384944">
              <w:marLeft w:val="0"/>
              <w:marRight w:val="0"/>
              <w:marTop w:val="0"/>
              <w:marBottom w:val="0"/>
              <w:divBdr>
                <w:top w:val="none" w:sz="0" w:space="0" w:color="auto"/>
                <w:left w:val="none" w:sz="0" w:space="0" w:color="auto"/>
                <w:bottom w:val="none" w:sz="0" w:space="0" w:color="auto"/>
                <w:right w:val="none" w:sz="0" w:space="0" w:color="auto"/>
              </w:divBdr>
            </w:div>
            <w:div w:id="767887412">
              <w:marLeft w:val="0"/>
              <w:marRight w:val="0"/>
              <w:marTop w:val="0"/>
              <w:marBottom w:val="0"/>
              <w:divBdr>
                <w:top w:val="none" w:sz="0" w:space="0" w:color="auto"/>
                <w:left w:val="none" w:sz="0" w:space="0" w:color="auto"/>
                <w:bottom w:val="none" w:sz="0" w:space="0" w:color="auto"/>
                <w:right w:val="none" w:sz="0" w:space="0" w:color="auto"/>
              </w:divBdr>
            </w:div>
            <w:div w:id="1239366937">
              <w:marLeft w:val="0"/>
              <w:marRight w:val="0"/>
              <w:marTop w:val="0"/>
              <w:marBottom w:val="0"/>
              <w:divBdr>
                <w:top w:val="none" w:sz="0" w:space="0" w:color="auto"/>
                <w:left w:val="none" w:sz="0" w:space="0" w:color="auto"/>
                <w:bottom w:val="none" w:sz="0" w:space="0" w:color="auto"/>
                <w:right w:val="none" w:sz="0" w:space="0" w:color="auto"/>
              </w:divBdr>
            </w:div>
            <w:div w:id="277032372">
              <w:marLeft w:val="0"/>
              <w:marRight w:val="0"/>
              <w:marTop w:val="0"/>
              <w:marBottom w:val="0"/>
              <w:divBdr>
                <w:top w:val="none" w:sz="0" w:space="0" w:color="auto"/>
                <w:left w:val="none" w:sz="0" w:space="0" w:color="auto"/>
                <w:bottom w:val="none" w:sz="0" w:space="0" w:color="auto"/>
                <w:right w:val="none" w:sz="0" w:space="0" w:color="auto"/>
              </w:divBdr>
            </w:div>
            <w:div w:id="1734036752">
              <w:marLeft w:val="0"/>
              <w:marRight w:val="0"/>
              <w:marTop w:val="0"/>
              <w:marBottom w:val="0"/>
              <w:divBdr>
                <w:top w:val="none" w:sz="0" w:space="0" w:color="auto"/>
                <w:left w:val="none" w:sz="0" w:space="0" w:color="auto"/>
                <w:bottom w:val="none" w:sz="0" w:space="0" w:color="auto"/>
                <w:right w:val="none" w:sz="0" w:space="0" w:color="auto"/>
              </w:divBdr>
            </w:div>
            <w:div w:id="2106294103">
              <w:marLeft w:val="0"/>
              <w:marRight w:val="0"/>
              <w:marTop w:val="0"/>
              <w:marBottom w:val="0"/>
              <w:divBdr>
                <w:top w:val="none" w:sz="0" w:space="0" w:color="auto"/>
                <w:left w:val="none" w:sz="0" w:space="0" w:color="auto"/>
                <w:bottom w:val="none" w:sz="0" w:space="0" w:color="auto"/>
                <w:right w:val="none" w:sz="0" w:space="0" w:color="auto"/>
              </w:divBdr>
            </w:div>
            <w:div w:id="1671903755">
              <w:marLeft w:val="0"/>
              <w:marRight w:val="0"/>
              <w:marTop w:val="0"/>
              <w:marBottom w:val="0"/>
              <w:divBdr>
                <w:top w:val="none" w:sz="0" w:space="0" w:color="auto"/>
                <w:left w:val="none" w:sz="0" w:space="0" w:color="auto"/>
                <w:bottom w:val="none" w:sz="0" w:space="0" w:color="auto"/>
                <w:right w:val="none" w:sz="0" w:space="0" w:color="auto"/>
              </w:divBdr>
            </w:div>
            <w:div w:id="1654141897">
              <w:marLeft w:val="0"/>
              <w:marRight w:val="0"/>
              <w:marTop w:val="0"/>
              <w:marBottom w:val="0"/>
              <w:divBdr>
                <w:top w:val="none" w:sz="0" w:space="0" w:color="auto"/>
                <w:left w:val="none" w:sz="0" w:space="0" w:color="auto"/>
                <w:bottom w:val="none" w:sz="0" w:space="0" w:color="auto"/>
                <w:right w:val="none" w:sz="0" w:space="0" w:color="auto"/>
              </w:divBdr>
            </w:div>
            <w:div w:id="1271085733">
              <w:marLeft w:val="0"/>
              <w:marRight w:val="0"/>
              <w:marTop w:val="0"/>
              <w:marBottom w:val="0"/>
              <w:divBdr>
                <w:top w:val="none" w:sz="0" w:space="0" w:color="auto"/>
                <w:left w:val="none" w:sz="0" w:space="0" w:color="auto"/>
                <w:bottom w:val="none" w:sz="0" w:space="0" w:color="auto"/>
                <w:right w:val="none" w:sz="0" w:space="0" w:color="auto"/>
              </w:divBdr>
            </w:div>
            <w:div w:id="1824468000">
              <w:marLeft w:val="0"/>
              <w:marRight w:val="0"/>
              <w:marTop w:val="0"/>
              <w:marBottom w:val="0"/>
              <w:divBdr>
                <w:top w:val="none" w:sz="0" w:space="0" w:color="auto"/>
                <w:left w:val="none" w:sz="0" w:space="0" w:color="auto"/>
                <w:bottom w:val="none" w:sz="0" w:space="0" w:color="auto"/>
                <w:right w:val="none" w:sz="0" w:space="0" w:color="auto"/>
              </w:divBdr>
            </w:div>
            <w:div w:id="1611275594">
              <w:marLeft w:val="0"/>
              <w:marRight w:val="0"/>
              <w:marTop w:val="0"/>
              <w:marBottom w:val="0"/>
              <w:divBdr>
                <w:top w:val="none" w:sz="0" w:space="0" w:color="auto"/>
                <w:left w:val="none" w:sz="0" w:space="0" w:color="auto"/>
                <w:bottom w:val="none" w:sz="0" w:space="0" w:color="auto"/>
                <w:right w:val="none" w:sz="0" w:space="0" w:color="auto"/>
              </w:divBdr>
            </w:div>
            <w:div w:id="894002555">
              <w:marLeft w:val="0"/>
              <w:marRight w:val="0"/>
              <w:marTop w:val="0"/>
              <w:marBottom w:val="0"/>
              <w:divBdr>
                <w:top w:val="none" w:sz="0" w:space="0" w:color="auto"/>
                <w:left w:val="none" w:sz="0" w:space="0" w:color="auto"/>
                <w:bottom w:val="none" w:sz="0" w:space="0" w:color="auto"/>
                <w:right w:val="none" w:sz="0" w:space="0" w:color="auto"/>
              </w:divBdr>
            </w:div>
            <w:div w:id="1488201718">
              <w:marLeft w:val="0"/>
              <w:marRight w:val="0"/>
              <w:marTop w:val="0"/>
              <w:marBottom w:val="0"/>
              <w:divBdr>
                <w:top w:val="none" w:sz="0" w:space="0" w:color="auto"/>
                <w:left w:val="none" w:sz="0" w:space="0" w:color="auto"/>
                <w:bottom w:val="none" w:sz="0" w:space="0" w:color="auto"/>
                <w:right w:val="none" w:sz="0" w:space="0" w:color="auto"/>
              </w:divBdr>
            </w:div>
            <w:div w:id="458256225">
              <w:marLeft w:val="0"/>
              <w:marRight w:val="0"/>
              <w:marTop w:val="0"/>
              <w:marBottom w:val="0"/>
              <w:divBdr>
                <w:top w:val="none" w:sz="0" w:space="0" w:color="auto"/>
                <w:left w:val="none" w:sz="0" w:space="0" w:color="auto"/>
                <w:bottom w:val="none" w:sz="0" w:space="0" w:color="auto"/>
                <w:right w:val="none" w:sz="0" w:space="0" w:color="auto"/>
              </w:divBdr>
            </w:div>
            <w:div w:id="292254147">
              <w:marLeft w:val="0"/>
              <w:marRight w:val="0"/>
              <w:marTop w:val="0"/>
              <w:marBottom w:val="0"/>
              <w:divBdr>
                <w:top w:val="none" w:sz="0" w:space="0" w:color="auto"/>
                <w:left w:val="none" w:sz="0" w:space="0" w:color="auto"/>
                <w:bottom w:val="none" w:sz="0" w:space="0" w:color="auto"/>
                <w:right w:val="none" w:sz="0" w:space="0" w:color="auto"/>
              </w:divBdr>
            </w:div>
            <w:div w:id="2077893518">
              <w:marLeft w:val="0"/>
              <w:marRight w:val="0"/>
              <w:marTop w:val="0"/>
              <w:marBottom w:val="0"/>
              <w:divBdr>
                <w:top w:val="none" w:sz="0" w:space="0" w:color="auto"/>
                <w:left w:val="none" w:sz="0" w:space="0" w:color="auto"/>
                <w:bottom w:val="none" w:sz="0" w:space="0" w:color="auto"/>
                <w:right w:val="none" w:sz="0" w:space="0" w:color="auto"/>
              </w:divBdr>
            </w:div>
            <w:div w:id="162863346">
              <w:marLeft w:val="0"/>
              <w:marRight w:val="0"/>
              <w:marTop w:val="0"/>
              <w:marBottom w:val="0"/>
              <w:divBdr>
                <w:top w:val="none" w:sz="0" w:space="0" w:color="auto"/>
                <w:left w:val="none" w:sz="0" w:space="0" w:color="auto"/>
                <w:bottom w:val="none" w:sz="0" w:space="0" w:color="auto"/>
                <w:right w:val="none" w:sz="0" w:space="0" w:color="auto"/>
              </w:divBdr>
            </w:div>
            <w:div w:id="121853028">
              <w:marLeft w:val="0"/>
              <w:marRight w:val="0"/>
              <w:marTop w:val="0"/>
              <w:marBottom w:val="0"/>
              <w:divBdr>
                <w:top w:val="none" w:sz="0" w:space="0" w:color="auto"/>
                <w:left w:val="none" w:sz="0" w:space="0" w:color="auto"/>
                <w:bottom w:val="none" w:sz="0" w:space="0" w:color="auto"/>
                <w:right w:val="none" w:sz="0" w:space="0" w:color="auto"/>
              </w:divBdr>
            </w:div>
            <w:div w:id="294868337">
              <w:marLeft w:val="0"/>
              <w:marRight w:val="0"/>
              <w:marTop w:val="0"/>
              <w:marBottom w:val="0"/>
              <w:divBdr>
                <w:top w:val="none" w:sz="0" w:space="0" w:color="auto"/>
                <w:left w:val="none" w:sz="0" w:space="0" w:color="auto"/>
                <w:bottom w:val="none" w:sz="0" w:space="0" w:color="auto"/>
                <w:right w:val="none" w:sz="0" w:space="0" w:color="auto"/>
              </w:divBdr>
            </w:div>
            <w:div w:id="30151773">
              <w:marLeft w:val="0"/>
              <w:marRight w:val="0"/>
              <w:marTop w:val="0"/>
              <w:marBottom w:val="0"/>
              <w:divBdr>
                <w:top w:val="none" w:sz="0" w:space="0" w:color="auto"/>
                <w:left w:val="none" w:sz="0" w:space="0" w:color="auto"/>
                <w:bottom w:val="none" w:sz="0" w:space="0" w:color="auto"/>
                <w:right w:val="none" w:sz="0" w:space="0" w:color="auto"/>
              </w:divBdr>
            </w:div>
            <w:div w:id="1239631731">
              <w:marLeft w:val="0"/>
              <w:marRight w:val="0"/>
              <w:marTop w:val="0"/>
              <w:marBottom w:val="0"/>
              <w:divBdr>
                <w:top w:val="none" w:sz="0" w:space="0" w:color="auto"/>
                <w:left w:val="none" w:sz="0" w:space="0" w:color="auto"/>
                <w:bottom w:val="none" w:sz="0" w:space="0" w:color="auto"/>
                <w:right w:val="none" w:sz="0" w:space="0" w:color="auto"/>
              </w:divBdr>
            </w:div>
            <w:div w:id="868106418">
              <w:marLeft w:val="0"/>
              <w:marRight w:val="0"/>
              <w:marTop w:val="0"/>
              <w:marBottom w:val="0"/>
              <w:divBdr>
                <w:top w:val="none" w:sz="0" w:space="0" w:color="auto"/>
                <w:left w:val="none" w:sz="0" w:space="0" w:color="auto"/>
                <w:bottom w:val="none" w:sz="0" w:space="0" w:color="auto"/>
                <w:right w:val="none" w:sz="0" w:space="0" w:color="auto"/>
              </w:divBdr>
            </w:div>
            <w:div w:id="52699397">
              <w:marLeft w:val="0"/>
              <w:marRight w:val="0"/>
              <w:marTop w:val="0"/>
              <w:marBottom w:val="0"/>
              <w:divBdr>
                <w:top w:val="none" w:sz="0" w:space="0" w:color="auto"/>
                <w:left w:val="none" w:sz="0" w:space="0" w:color="auto"/>
                <w:bottom w:val="none" w:sz="0" w:space="0" w:color="auto"/>
                <w:right w:val="none" w:sz="0" w:space="0" w:color="auto"/>
              </w:divBdr>
            </w:div>
            <w:div w:id="1109542197">
              <w:marLeft w:val="0"/>
              <w:marRight w:val="0"/>
              <w:marTop w:val="0"/>
              <w:marBottom w:val="0"/>
              <w:divBdr>
                <w:top w:val="none" w:sz="0" w:space="0" w:color="auto"/>
                <w:left w:val="none" w:sz="0" w:space="0" w:color="auto"/>
                <w:bottom w:val="none" w:sz="0" w:space="0" w:color="auto"/>
                <w:right w:val="none" w:sz="0" w:space="0" w:color="auto"/>
              </w:divBdr>
            </w:div>
            <w:div w:id="456030629">
              <w:marLeft w:val="0"/>
              <w:marRight w:val="0"/>
              <w:marTop w:val="0"/>
              <w:marBottom w:val="0"/>
              <w:divBdr>
                <w:top w:val="none" w:sz="0" w:space="0" w:color="auto"/>
                <w:left w:val="none" w:sz="0" w:space="0" w:color="auto"/>
                <w:bottom w:val="none" w:sz="0" w:space="0" w:color="auto"/>
                <w:right w:val="none" w:sz="0" w:space="0" w:color="auto"/>
              </w:divBdr>
            </w:div>
            <w:div w:id="1482621926">
              <w:marLeft w:val="0"/>
              <w:marRight w:val="0"/>
              <w:marTop w:val="0"/>
              <w:marBottom w:val="0"/>
              <w:divBdr>
                <w:top w:val="none" w:sz="0" w:space="0" w:color="auto"/>
                <w:left w:val="none" w:sz="0" w:space="0" w:color="auto"/>
                <w:bottom w:val="none" w:sz="0" w:space="0" w:color="auto"/>
                <w:right w:val="none" w:sz="0" w:space="0" w:color="auto"/>
              </w:divBdr>
            </w:div>
            <w:div w:id="292447049">
              <w:marLeft w:val="0"/>
              <w:marRight w:val="0"/>
              <w:marTop w:val="0"/>
              <w:marBottom w:val="0"/>
              <w:divBdr>
                <w:top w:val="none" w:sz="0" w:space="0" w:color="auto"/>
                <w:left w:val="none" w:sz="0" w:space="0" w:color="auto"/>
                <w:bottom w:val="none" w:sz="0" w:space="0" w:color="auto"/>
                <w:right w:val="none" w:sz="0" w:space="0" w:color="auto"/>
              </w:divBdr>
            </w:div>
            <w:div w:id="53286762">
              <w:marLeft w:val="0"/>
              <w:marRight w:val="0"/>
              <w:marTop w:val="0"/>
              <w:marBottom w:val="0"/>
              <w:divBdr>
                <w:top w:val="none" w:sz="0" w:space="0" w:color="auto"/>
                <w:left w:val="none" w:sz="0" w:space="0" w:color="auto"/>
                <w:bottom w:val="none" w:sz="0" w:space="0" w:color="auto"/>
                <w:right w:val="none" w:sz="0" w:space="0" w:color="auto"/>
              </w:divBdr>
            </w:div>
            <w:div w:id="1294754078">
              <w:marLeft w:val="0"/>
              <w:marRight w:val="0"/>
              <w:marTop w:val="0"/>
              <w:marBottom w:val="0"/>
              <w:divBdr>
                <w:top w:val="none" w:sz="0" w:space="0" w:color="auto"/>
                <w:left w:val="none" w:sz="0" w:space="0" w:color="auto"/>
                <w:bottom w:val="none" w:sz="0" w:space="0" w:color="auto"/>
                <w:right w:val="none" w:sz="0" w:space="0" w:color="auto"/>
              </w:divBdr>
            </w:div>
            <w:div w:id="1919366596">
              <w:marLeft w:val="0"/>
              <w:marRight w:val="0"/>
              <w:marTop w:val="0"/>
              <w:marBottom w:val="0"/>
              <w:divBdr>
                <w:top w:val="none" w:sz="0" w:space="0" w:color="auto"/>
                <w:left w:val="none" w:sz="0" w:space="0" w:color="auto"/>
                <w:bottom w:val="none" w:sz="0" w:space="0" w:color="auto"/>
                <w:right w:val="none" w:sz="0" w:space="0" w:color="auto"/>
              </w:divBdr>
            </w:div>
            <w:div w:id="1238631803">
              <w:marLeft w:val="0"/>
              <w:marRight w:val="0"/>
              <w:marTop w:val="0"/>
              <w:marBottom w:val="0"/>
              <w:divBdr>
                <w:top w:val="none" w:sz="0" w:space="0" w:color="auto"/>
                <w:left w:val="none" w:sz="0" w:space="0" w:color="auto"/>
                <w:bottom w:val="none" w:sz="0" w:space="0" w:color="auto"/>
                <w:right w:val="none" w:sz="0" w:space="0" w:color="auto"/>
              </w:divBdr>
            </w:div>
            <w:div w:id="1500348085">
              <w:marLeft w:val="0"/>
              <w:marRight w:val="0"/>
              <w:marTop w:val="0"/>
              <w:marBottom w:val="0"/>
              <w:divBdr>
                <w:top w:val="none" w:sz="0" w:space="0" w:color="auto"/>
                <w:left w:val="none" w:sz="0" w:space="0" w:color="auto"/>
                <w:bottom w:val="none" w:sz="0" w:space="0" w:color="auto"/>
                <w:right w:val="none" w:sz="0" w:space="0" w:color="auto"/>
              </w:divBdr>
            </w:div>
            <w:div w:id="337930919">
              <w:marLeft w:val="0"/>
              <w:marRight w:val="0"/>
              <w:marTop w:val="0"/>
              <w:marBottom w:val="0"/>
              <w:divBdr>
                <w:top w:val="none" w:sz="0" w:space="0" w:color="auto"/>
                <w:left w:val="none" w:sz="0" w:space="0" w:color="auto"/>
                <w:bottom w:val="none" w:sz="0" w:space="0" w:color="auto"/>
                <w:right w:val="none" w:sz="0" w:space="0" w:color="auto"/>
              </w:divBdr>
            </w:div>
            <w:div w:id="729963393">
              <w:marLeft w:val="0"/>
              <w:marRight w:val="0"/>
              <w:marTop w:val="0"/>
              <w:marBottom w:val="0"/>
              <w:divBdr>
                <w:top w:val="none" w:sz="0" w:space="0" w:color="auto"/>
                <w:left w:val="none" w:sz="0" w:space="0" w:color="auto"/>
                <w:bottom w:val="none" w:sz="0" w:space="0" w:color="auto"/>
                <w:right w:val="none" w:sz="0" w:space="0" w:color="auto"/>
              </w:divBdr>
            </w:div>
            <w:div w:id="228464869">
              <w:marLeft w:val="0"/>
              <w:marRight w:val="0"/>
              <w:marTop w:val="0"/>
              <w:marBottom w:val="0"/>
              <w:divBdr>
                <w:top w:val="none" w:sz="0" w:space="0" w:color="auto"/>
                <w:left w:val="none" w:sz="0" w:space="0" w:color="auto"/>
                <w:bottom w:val="none" w:sz="0" w:space="0" w:color="auto"/>
                <w:right w:val="none" w:sz="0" w:space="0" w:color="auto"/>
              </w:divBdr>
            </w:div>
            <w:div w:id="470752224">
              <w:marLeft w:val="0"/>
              <w:marRight w:val="0"/>
              <w:marTop w:val="0"/>
              <w:marBottom w:val="0"/>
              <w:divBdr>
                <w:top w:val="none" w:sz="0" w:space="0" w:color="auto"/>
                <w:left w:val="none" w:sz="0" w:space="0" w:color="auto"/>
                <w:bottom w:val="none" w:sz="0" w:space="0" w:color="auto"/>
                <w:right w:val="none" w:sz="0" w:space="0" w:color="auto"/>
              </w:divBdr>
            </w:div>
            <w:div w:id="1579286805">
              <w:marLeft w:val="0"/>
              <w:marRight w:val="0"/>
              <w:marTop w:val="0"/>
              <w:marBottom w:val="0"/>
              <w:divBdr>
                <w:top w:val="none" w:sz="0" w:space="0" w:color="auto"/>
                <w:left w:val="none" w:sz="0" w:space="0" w:color="auto"/>
                <w:bottom w:val="none" w:sz="0" w:space="0" w:color="auto"/>
                <w:right w:val="none" w:sz="0" w:space="0" w:color="auto"/>
              </w:divBdr>
            </w:div>
            <w:div w:id="138573566">
              <w:marLeft w:val="0"/>
              <w:marRight w:val="0"/>
              <w:marTop w:val="0"/>
              <w:marBottom w:val="0"/>
              <w:divBdr>
                <w:top w:val="none" w:sz="0" w:space="0" w:color="auto"/>
                <w:left w:val="none" w:sz="0" w:space="0" w:color="auto"/>
                <w:bottom w:val="none" w:sz="0" w:space="0" w:color="auto"/>
                <w:right w:val="none" w:sz="0" w:space="0" w:color="auto"/>
              </w:divBdr>
            </w:div>
            <w:div w:id="399602346">
              <w:marLeft w:val="0"/>
              <w:marRight w:val="0"/>
              <w:marTop w:val="0"/>
              <w:marBottom w:val="0"/>
              <w:divBdr>
                <w:top w:val="none" w:sz="0" w:space="0" w:color="auto"/>
                <w:left w:val="none" w:sz="0" w:space="0" w:color="auto"/>
                <w:bottom w:val="none" w:sz="0" w:space="0" w:color="auto"/>
                <w:right w:val="none" w:sz="0" w:space="0" w:color="auto"/>
              </w:divBdr>
            </w:div>
            <w:div w:id="261454929">
              <w:marLeft w:val="0"/>
              <w:marRight w:val="0"/>
              <w:marTop w:val="0"/>
              <w:marBottom w:val="0"/>
              <w:divBdr>
                <w:top w:val="none" w:sz="0" w:space="0" w:color="auto"/>
                <w:left w:val="none" w:sz="0" w:space="0" w:color="auto"/>
                <w:bottom w:val="none" w:sz="0" w:space="0" w:color="auto"/>
                <w:right w:val="none" w:sz="0" w:space="0" w:color="auto"/>
              </w:divBdr>
            </w:div>
            <w:div w:id="1338725925">
              <w:marLeft w:val="0"/>
              <w:marRight w:val="0"/>
              <w:marTop w:val="0"/>
              <w:marBottom w:val="0"/>
              <w:divBdr>
                <w:top w:val="none" w:sz="0" w:space="0" w:color="auto"/>
                <w:left w:val="none" w:sz="0" w:space="0" w:color="auto"/>
                <w:bottom w:val="none" w:sz="0" w:space="0" w:color="auto"/>
                <w:right w:val="none" w:sz="0" w:space="0" w:color="auto"/>
              </w:divBdr>
            </w:div>
            <w:div w:id="1610963008">
              <w:marLeft w:val="0"/>
              <w:marRight w:val="0"/>
              <w:marTop w:val="0"/>
              <w:marBottom w:val="0"/>
              <w:divBdr>
                <w:top w:val="none" w:sz="0" w:space="0" w:color="auto"/>
                <w:left w:val="none" w:sz="0" w:space="0" w:color="auto"/>
                <w:bottom w:val="none" w:sz="0" w:space="0" w:color="auto"/>
                <w:right w:val="none" w:sz="0" w:space="0" w:color="auto"/>
              </w:divBdr>
            </w:div>
            <w:div w:id="1147624270">
              <w:marLeft w:val="0"/>
              <w:marRight w:val="0"/>
              <w:marTop w:val="0"/>
              <w:marBottom w:val="0"/>
              <w:divBdr>
                <w:top w:val="none" w:sz="0" w:space="0" w:color="auto"/>
                <w:left w:val="none" w:sz="0" w:space="0" w:color="auto"/>
                <w:bottom w:val="none" w:sz="0" w:space="0" w:color="auto"/>
                <w:right w:val="none" w:sz="0" w:space="0" w:color="auto"/>
              </w:divBdr>
            </w:div>
            <w:div w:id="1574196629">
              <w:marLeft w:val="0"/>
              <w:marRight w:val="0"/>
              <w:marTop w:val="0"/>
              <w:marBottom w:val="0"/>
              <w:divBdr>
                <w:top w:val="none" w:sz="0" w:space="0" w:color="auto"/>
                <w:left w:val="none" w:sz="0" w:space="0" w:color="auto"/>
                <w:bottom w:val="none" w:sz="0" w:space="0" w:color="auto"/>
                <w:right w:val="none" w:sz="0" w:space="0" w:color="auto"/>
              </w:divBdr>
            </w:div>
            <w:div w:id="1752651783">
              <w:marLeft w:val="0"/>
              <w:marRight w:val="0"/>
              <w:marTop w:val="0"/>
              <w:marBottom w:val="0"/>
              <w:divBdr>
                <w:top w:val="none" w:sz="0" w:space="0" w:color="auto"/>
                <w:left w:val="none" w:sz="0" w:space="0" w:color="auto"/>
                <w:bottom w:val="none" w:sz="0" w:space="0" w:color="auto"/>
                <w:right w:val="none" w:sz="0" w:space="0" w:color="auto"/>
              </w:divBdr>
            </w:div>
            <w:div w:id="560097526">
              <w:marLeft w:val="0"/>
              <w:marRight w:val="0"/>
              <w:marTop w:val="0"/>
              <w:marBottom w:val="0"/>
              <w:divBdr>
                <w:top w:val="none" w:sz="0" w:space="0" w:color="auto"/>
                <w:left w:val="none" w:sz="0" w:space="0" w:color="auto"/>
                <w:bottom w:val="none" w:sz="0" w:space="0" w:color="auto"/>
                <w:right w:val="none" w:sz="0" w:space="0" w:color="auto"/>
              </w:divBdr>
            </w:div>
            <w:div w:id="1552689567">
              <w:marLeft w:val="0"/>
              <w:marRight w:val="0"/>
              <w:marTop w:val="0"/>
              <w:marBottom w:val="0"/>
              <w:divBdr>
                <w:top w:val="none" w:sz="0" w:space="0" w:color="auto"/>
                <w:left w:val="none" w:sz="0" w:space="0" w:color="auto"/>
                <w:bottom w:val="none" w:sz="0" w:space="0" w:color="auto"/>
                <w:right w:val="none" w:sz="0" w:space="0" w:color="auto"/>
              </w:divBdr>
            </w:div>
            <w:div w:id="1283153481">
              <w:marLeft w:val="0"/>
              <w:marRight w:val="0"/>
              <w:marTop w:val="0"/>
              <w:marBottom w:val="0"/>
              <w:divBdr>
                <w:top w:val="none" w:sz="0" w:space="0" w:color="auto"/>
                <w:left w:val="none" w:sz="0" w:space="0" w:color="auto"/>
                <w:bottom w:val="none" w:sz="0" w:space="0" w:color="auto"/>
                <w:right w:val="none" w:sz="0" w:space="0" w:color="auto"/>
              </w:divBdr>
            </w:div>
            <w:div w:id="1080492678">
              <w:marLeft w:val="0"/>
              <w:marRight w:val="0"/>
              <w:marTop w:val="0"/>
              <w:marBottom w:val="0"/>
              <w:divBdr>
                <w:top w:val="none" w:sz="0" w:space="0" w:color="auto"/>
                <w:left w:val="none" w:sz="0" w:space="0" w:color="auto"/>
                <w:bottom w:val="none" w:sz="0" w:space="0" w:color="auto"/>
                <w:right w:val="none" w:sz="0" w:space="0" w:color="auto"/>
              </w:divBdr>
            </w:div>
            <w:div w:id="1684820192">
              <w:marLeft w:val="0"/>
              <w:marRight w:val="0"/>
              <w:marTop w:val="0"/>
              <w:marBottom w:val="0"/>
              <w:divBdr>
                <w:top w:val="none" w:sz="0" w:space="0" w:color="auto"/>
                <w:left w:val="none" w:sz="0" w:space="0" w:color="auto"/>
                <w:bottom w:val="none" w:sz="0" w:space="0" w:color="auto"/>
                <w:right w:val="none" w:sz="0" w:space="0" w:color="auto"/>
              </w:divBdr>
            </w:div>
            <w:div w:id="1071276089">
              <w:marLeft w:val="0"/>
              <w:marRight w:val="0"/>
              <w:marTop w:val="0"/>
              <w:marBottom w:val="0"/>
              <w:divBdr>
                <w:top w:val="none" w:sz="0" w:space="0" w:color="auto"/>
                <w:left w:val="none" w:sz="0" w:space="0" w:color="auto"/>
                <w:bottom w:val="none" w:sz="0" w:space="0" w:color="auto"/>
                <w:right w:val="none" w:sz="0" w:space="0" w:color="auto"/>
              </w:divBdr>
            </w:div>
            <w:div w:id="58982640">
              <w:marLeft w:val="0"/>
              <w:marRight w:val="0"/>
              <w:marTop w:val="0"/>
              <w:marBottom w:val="0"/>
              <w:divBdr>
                <w:top w:val="none" w:sz="0" w:space="0" w:color="auto"/>
                <w:left w:val="none" w:sz="0" w:space="0" w:color="auto"/>
                <w:bottom w:val="none" w:sz="0" w:space="0" w:color="auto"/>
                <w:right w:val="none" w:sz="0" w:space="0" w:color="auto"/>
              </w:divBdr>
            </w:div>
            <w:div w:id="1985113374">
              <w:marLeft w:val="0"/>
              <w:marRight w:val="0"/>
              <w:marTop w:val="0"/>
              <w:marBottom w:val="0"/>
              <w:divBdr>
                <w:top w:val="none" w:sz="0" w:space="0" w:color="auto"/>
                <w:left w:val="none" w:sz="0" w:space="0" w:color="auto"/>
                <w:bottom w:val="none" w:sz="0" w:space="0" w:color="auto"/>
                <w:right w:val="none" w:sz="0" w:space="0" w:color="auto"/>
              </w:divBdr>
            </w:div>
            <w:div w:id="1111706464">
              <w:marLeft w:val="0"/>
              <w:marRight w:val="0"/>
              <w:marTop w:val="0"/>
              <w:marBottom w:val="0"/>
              <w:divBdr>
                <w:top w:val="none" w:sz="0" w:space="0" w:color="auto"/>
                <w:left w:val="none" w:sz="0" w:space="0" w:color="auto"/>
                <w:bottom w:val="none" w:sz="0" w:space="0" w:color="auto"/>
                <w:right w:val="none" w:sz="0" w:space="0" w:color="auto"/>
              </w:divBdr>
            </w:div>
            <w:div w:id="1171801145">
              <w:marLeft w:val="0"/>
              <w:marRight w:val="0"/>
              <w:marTop w:val="0"/>
              <w:marBottom w:val="0"/>
              <w:divBdr>
                <w:top w:val="none" w:sz="0" w:space="0" w:color="auto"/>
                <w:left w:val="none" w:sz="0" w:space="0" w:color="auto"/>
                <w:bottom w:val="none" w:sz="0" w:space="0" w:color="auto"/>
                <w:right w:val="none" w:sz="0" w:space="0" w:color="auto"/>
              </w:divBdr>
            </w:div>
            <w:div w:id="1630940669">
              <w:marLeft w:val="0"/>
              <w:marRight w:val="0"/>
              <w:marTop w:val="0"/>
              <w:marBottom w:val="0"/>
              <w:divBdr>
                <w:top w:val="none" w:sz="0" w:space="0" w:color="auto"/>
                <w:left w:val="none" w:sz="0" w:space="0" w:color="auto"/>
                <w:bottom w:val="none" w:sz="0" w:space="0" w:color="auto"/>
                <w:right w:val="none" w:sz="0" w:space="0" w:color="auto"/>
              </w:divBdr>
            </w:div>
            <w:div w:id="1566649097">
              <w:marLeft w:val="0"/>
              <w:marRight w:val="0"/>
              <w:marTop w:val="0"/>
              <w:marBottom w:val="0"/>
              <w:divBdr>
                <w:top w:val="none" w:sz="0" w:space="0" w:color="auto"/>
                <w:left w:val="none" w:sz="0" w:space="0" w:color="auto"/>
                <w:bottom w:val="none" w:sz="0" w:space="0" w:color="auto"/>
                <w:right w:val="none" w:sz="0" w:space="0" w:color="auto"/>
              </w:divBdr>
            </w:div>
            <w:div w:id="409815117">
              <w:marLeft w:val="0"/>
              <w:marRight w:val="0"/>
              <w:marTop w:val="0"/>
              <w:marBottom w:val="0"/>
              <w:divBdr>
                <w:top w:val="none" w:sz="0" w:space="0" w:color="auto"/>
                <w:left w:val="none" w:sz="0" w:space="0" w:color="auto"/>
                <w:bottom w:val="none" w:sz="0" w:space="0" w:color="auto"/>
                <w:right w:val="none" w:sz="0" w:space="0" w:color="auto"/>
              </w:divBdr>
            </w:div>
            <w:div w:id="1413090183">
              <w:marLeft w:val="0"/>
              <w:marRight w:val="0"/>
              <w:marTop w:val="0"/>
              <w:marBottom w:val="0"/>
              <w:divBdr>
                <w:top w:val="none" w:sz="0" w:space="0" w:color="auto"/>
                <w:left w:val="none" w:sz="0" w:space="0" w:color="auto"/>
                <w:bottom w:val="none" w:sz="0" w:space="0" w:color="auto"/>
                <w:right w:val="none" w:sz="0" w:space="0" w:color="auto"/>
              </w:divBdr>
            </w:div>
            <w:div w:id="1318068475">
              <w:marLeft w:val="0"/>
              <w:marRight w:val="0"/>
              <w:marTop w:val="0"/>
              <w:marBottom w:val="0"/>
              <w:divBdr>
                <w:top w:val="none" w:sz="0" w:space="0" w:color="auto"/>
                <w:left w:val="none" w:sz="0" w:space="0" w:color="auto"/>
                <w:bottom w:val="none" w:sz="0" w:space="0" w:color="auto"/>
                <w:right w:val="none" w:sz="0" w:space="0" w:color="auto"/>
              </w:divBdr>
            </w:div>
            <w:div w:id="1228997638">
              <w:marLeft w:val="0"/>
              <w:marRight w:val="0"/>
              <w:marTop w:val="0"/>
              <w:marBottom w:val="0"/>
              <w:divBdr>
                <w:top w:val="none" w:sz="0" w:space="0" w:color="auto"/>
                <w:left w:val="none" w:sz="0" w:space="0" w:color="auto"/>
                <w:bottom w:val="none" w:sz="0" w:space="0" w:color="auto"/>
                <w:right w:val="none" w:sz="0" w:space="0" w:color="auto"/>
              </w:divBdr>
            </w:div>
            <w:div w:id="1454592255">
              <w:marLeft w:val="0"/>
              <w:marRight w:val="0"/>
              <w:marTop w:val="0"/>
              <w:marBottom w:val="0"/>
              <w:divBdr>
                <w:top w:val="none" w:sz="0" w:space="0" w:color="auto"/>
                <w:left w:val="none" w:sz="0" w:space="0" w:color="auto"/>
                <w:bottom w:val="none" w:sz="0" w:space="0" w:color="auto"/>
                <w:right w:val="none" w:sz="0" w:space="0" w:color="auto"/>
              </w:divBdr>
            </w:div>
            <w:div w:id="1771654964">
              <w:marLeft w:val="0"/>
              <w:marRight w:val="0"/>
              <w:marTop w:val="0"/>
              <w:marBottom w:val="0"/>
              <w:divBdr>
                <w:top w:val="none" w:sz="0" w:space="0" w:color="auto"/>
                <w:left w:val="none" w:sz="0" w:space="0" w:color="auto"/>
                <w:bottom w:val="none" w:sz="0" w:space="0" w:color="auto"/>
                <w:right w:val="none" w:sz="0" w:space="0" w:color="auto"/>
              </w:divBdr>
            </w:div>
            <w:div w:id="796146729">
              <w:marLeft w:val="0"/>
              <w:marRight w:val="0"/>
              <w:marTop w:val="0"/>
              <w:marBottom w:val="0"/>
              <w:divBdr>
                <w:top w:val="none" w:sz="0" w:space="0" w:color="auto"/>
                <w:left w:val="none" w:sz="0" w:space="0" w:color="auto"/>
                <w:bottom w:val="none" w:sz="0" w:space="0" w:color="auto"/>
                <w:right w:val="none" w:sz="0" w:space="0" w:color="auto"/>
              </w:divBdr>
            </w:div>
            <w:div w:id="263919956">
              <w:marLeft w:val="0"/>
              <w:marRight w:val="0"/>
              <w:marTop w:val="0"/>
              <w:marBottom w:val="0"/>
              <w:divBdr>
                <w:top w:val="none" w:sz="0" w:space="0" w:color="auto"/>
                <w:left w:val="none" w:sz="0" w:space="0" w:color="auto"/>
                <w:bottom w:val="none" w:sz="0" w:space="0" w:color="auto"/>
                <w:right w:val="none" w:sz="0" w:space="0" w:color="auto"/>
              </w:divBdr>
            </w:div>
            <w:div w:id="1189023344">
              <w:marLeft w:val="0"/>
              <w:marRight w:val="0"/>
              <w:marTop w:val="0"/>
              <w:marBottom w:val="0"/>
              <w:divBdr>
                <w:top w:val="none" w:sz="0" w:space="0" w:color="auto"/>
                <w:left w:val="none" w:sz="0" w:space="0" w:color="auto"/>
                <w:bottom w:val="none" w:sz="0" w:space="0" w:color="auto"/>
                <w:right w:val="none" w:sz="0" w:space="0" w:color="auto"/>
              </w:divBdr>
            </w:div>
            <w:div w:id="1832329781">
              <w:marLeft w:val="0"/>
              <w:marRight w:val="0"/>
              <w:marTop w:val="0"/>
              <w:marBottom w:val="0"/>
              <w:divBdr>
                <w:top w:val="none" w:sz="0" w:space="0" w:color="auto"/>
                <w:left w:val="none" w:sz="0" w:space="0" w:color="auto"/>
                <w:bottom w:val="none" w:sz="0" w:space="0" w:color="auto"/>
                <w:right w:val="none" w:sz="0" w:space="0" w:color="auto"/>
              </w:divBdr>
            </w:div>
            <w:div w:id="1466239975">
              <w:marLeft w:val="0"/>
              <w:marRight w:val="0"/>
              <w:marTop w:val="0"/>
              <w:marBottom w:val="0"/>
              <w:divBdr>
                <w:top w:val="none" w:sz="0" w:space="0" w:color="auto"/>
                <w:left w:val="none" w:sz="0" w:space="0" w:color="auto"/>
                <w:bottom w:val="none" w:sz="0" w:space="0" w:color="auto"/>
                <w:right w:val="none" w:sz="0" w:space="0" w:color="auto"/>
              </w:divBdr>
            </w:div>
            <w:div w:id="736437494">
              <w:marLeft w:val="0"/>
              <w:marRight w:val="0"/>
              <w:marTop w:val="0"/>
              <w:marBottom w:val="0"/>
              <w:divBdr>
                <w:top w:val="none" w:sz="0" w:space="0" w:color="auto"/>
                <w:left w:val="none" w:sz="0" w:space="0" w:color="auto"/>
                <w:bottom w:val="none" w:sz="0" w:space="0" w:color="auto"/>
                <w:right w:val="none" w:sz="0" w:space="0" w:color="auto"/>
              </w:divBdr>
            </w:div>
            <w:div w:id="2038694796">
              <w:marLeft w:val="0"/>
              <w:marRight w:val="0"/>
              <w:marTop w:val="0"/>
              <w:marBottom w:val="0"/>
              <w:divBdr>
                <w:top w:val="none" w:sz="0" w:space="0" w:color="auto"/>
                <w:left w:val="none" w:sz="0" w:space="0" w:color="auto"/>
                <w:bottom w:val="none" w:sz="0" w:space="0" w:color="auto"/>
                <w:right w:val="none" w:sz="0" w:space="0" w:color="auto"/>
              </w:divBdr>
            </w:div>
            <w:div w:id="428552748">
              <w:marLeft w:val="0"/>
              <w:marRight w:val="0"/>
              <w:marTop w:val="0"/>
              <w:marBottom w:val="0"/>
              <w:divBdr>
                <w:top w:val="none" w:sz="0" w:space="0" w:color="auto"/>
                <w:left w:val="none" w:sz="0" w:space="0" w:color="auto"/>
                <w:bottom w:val="none" w:sz="0" w:space="0" w:color="auto"/>
                <w:right w:val="none" w:sz="0" w:space="0" w:color="auto"/>
              </w:divBdr>
            </w:div>
            <w:div w:id="1268001347">
              <w:marLeft w:val="0"/>
              <w:marRight w:val="0"/>
              <w:marTop w:val="0"/>
              <w:marBottom w:val="0"/>
              <w:divBdr>
                <w:top w:val="none" w:sz="0" w:space="0" w:color="auto"/>
                <w:left w:val="none" w:sz="0" w:space="0" w:color="auto"/>
                <w:bottom w:val="none" w:sz="0" w:space="0" w:color="auto"/>
                <w:right w:val="none" w:sz="0" w:space="0" w:color="auto"/>
              </w:divBdr>
            </w:div>
            <w:div w:id="1597011713">
              <w:marLeft w:val="0"/>
              <w:marRight w:val="0"/>
              <w:marTop w:val="0"/>
              <w:marBottom w:val="0"/>
              <w:divBdr>
                <w:top w:val="none" w:sz="0" w:space="0" w:color="auto"/>
                <w:left w:val="none" w:sz="0" w:space="0" w:color="auto"/>
                <w:bottom w:val="none" w:sz="0" w:space="0" w:color="auto"/>
                <w:right w:val="none" w:sz="0" w:space="0" w:color="auto"/>
              </w:divBdr>
            </w:div>
            <w:div w:id="213466401">
              <w:marLeft w:val="0"/>
              <w:marRight w:val="0"/>
              <w:marTop w:val="0"/>
              <w:marBottom w:val="0"/>
              <w:divBdr>
                <w:top w:val="none" w:sz="0" w:space="0" w:color="auto"/>
                <w:left w:val="none" w:sz="0" w:space="0" w:color="auto"/>
                <w:bottom w:val="none" w:sz="0" w:space="0" w:color="auto"/>
                <w:right w:val="none" w:sz="0" w:space="0" w:color="auto"/>
              </w:divBdr>
            </w:div>
            <w:div w:id="748043526">
              <w:marLeft w:val="0"/>
              <w:marRight w:val="0"/>
              <w:marTop w:val="0"/>
              <w:marBottom w:val="0"/>
              <w:divBdr>
                <w:top w:val="none" w:sz="0" w:space="0" w:color="auto"/>
                <w:left w:val="none" w:sz="0" w:space="0" w:color="auto"/>
                <w:bottom w:val="none" w:sz="0" w:space="0" w:color="auto"/>
                <w:right w:val="none" w:sz="0" w:space="0" w:color="auto"/>
              </w:divBdr>
            </w:div>
            <w:div w:id="991831964">
              <w:marLeft w:val="0"/>
              <w:marRight w:val="0"/>
              <w:marTop w:val="0"/>
              <w:marBottom w:val="0"/>
              <w:divBdr>
                <w:top w:val="none" w:sz="0" w:space="0" w:color="auto"/>
                <w:left w:val="none" w:sz="0" w:space="0" w:color="auto"/>
                <w:bottom w:val="none" w:sz="0" w:space="0" w:color="auto"/>
                <w:right w:val="none" w:sz="0" w:space="0" w:color="auto"/>
              </w:divBdr>
            </w:div>
            <w:div w:id="251092675">
              <w:marLeft w:val="0"/>
              <w:marRight w:val="0"/>
              <w:marTop w:val="0"/>
              <w:marBottom w:val="0"/>
              <w:divBdr>
                <w:top w:val="none" w:sz="0" w:space="0" w:color="auto"/>
                <w:left w:val="none" w:sz="0" w:space="0" w:color="auto"/>
                <w:bottom w:val="none" w:sz="0" w:space="0" w:color="auto"/>
                <w:right w:val="none" w:sz="0" w:space="0" w:color="auto"/>
              </w:divBdr>
            </w:div>
            <w:div w:id="285281575">
              <w:marLeft w:val="0"/>
              <w:marRight w:val="0"/>
              <w:marTop w:val="0"/>
              <w:marBottom w:val="0"/>
              <w:divBdr>
                <w:top w:val="none" w:sz="0" w:space="0" w:color="auto"/>
                <w:left w:val="none" w:sz="0" w:space="0" w:color="auto"/>
                <w:bottom w:val="none" w:sz="0" w:space="0" w:color="auto"/>
                <w:right w:val="none" w:sz="0" w:space="0" w:color="auto"/>
              </w:divBdr>
            </w:div>
            <w:div w:id="510606178">
              <w:marLeft w:val="0"/>
              <w:marRight w:val="0"/>
              <w:marTop w:val="0"/>
              <w:marBottom w:val="0"/>
              <w:divBdr>
                <w:top w:val="none" w:sz="0" w:space="0" w:color="auto"/>
                <w:left w:val="none" w:sz="0" w:space="0" w:color="auto"/>
                <w:bottom w:val="none" w:sz="0" w:space="0" w:color="auto"/>
                <w:right w:val="none" w:sz="0" w:space="0" w:color="auto"/>
              </w:divBdr>
            </w:div>
            <w:div w:id="1253736007">
              <w:marLeft w:val="0"/>
              <w:marRight w:val="0"/>
              <w:marTop w:val="0"/>
              <w:marBottom w:val="0"/>
              <w:divBdr>
                <w:top w:val="none" w:sz="0" w:space="0" w:color="auto"/>
                <w:left w:val="none" w:sz="0" w:space="0" w:color="auto"/>
                <w:bottom w:val="none" w:sz="0" w:space="0" w:color="auto"/>
                <w:right w:val="none" w:sz="0" w:space="0" w:color="auto"/>
              </w:divBdr>
            </w:div>
            <w:div w:id="337464006">
              <w:marLeft w:val="0"/>
              <w:marRight w:val="0"/>
              <w:marTop w:val="0"/>
              <w:marBottom w:val="0"/>
              <w:divBdr>
                <w:top w:val="none" w:sz="0" w:space="0" w:color="auto"/>
                <w:left w:val="none" w:sz="0" w:space="0" w:color="auto"/>
                <w:bottom w:val="none" w:sz="0" w:space="0" w:color="auto"/>
                <w:right w:val="none" w:sz="0" w:space="0" w:color="auto"/>
              </w:divBdr>
            </w:div>
            <w:div w:id="821966022">
              <w:marLeft w:val="0"/>
              <w:marRight w:val="0"/>
              <w:marTop w:val="0"/>
              <w:marBottom w:val="0"/>
              <w:divBdr>
                <w:top w:val="none" w:sz="0" w:space="0" w:color="auto"/>
                <w:left w:val="none" w:sz="0" w:space="0" w:color="auto"/>
                <w:bottom w:val="none" w:sz="0" w:space="0" w:color="auto"/>
                <w:right w:val="none" w:sz="0" w:space="0" w:color="auto"/>
              </w:divBdr>
            </w:div>
            <w:div w:id="448550275">
              <w:marLeft w:val="0"/>
              <w:marRight w:val="0"/>
              <w:marTop w:val="0"/>
              <w:marBottom w:val="0"/>
              <w:divBdr>
                <w:top w:val="none" w:sz="0" w:space="0" w:color="auto"/>
                <w:left w:val="none" w:sz="0" w:space="0" w:color="auto"/>
                <w:bottom w:val="none" w:sz="0" w:space="0" w:color="auto"/>
                <w:right w:val="none" w:sz="0" w:space="0" w:color="auto"/>
              </w:divBdr>
            </w:div>
            <w:div w:id="906037567">
              <w:marLeft w:val="0"/>
              <w:marRight w:val="0"/>
              <w:marTop w:val="0"/>
              <w:marBottom w:val="0"/>
              <w:divBdr>
                <w:top w:val="none" w:sz="0" w:space="0" w:color="auto"/>
                <w:left w:val="none" w:sz="0" w:space="0" w:color="auto"/>
                <w:bottom w:val="none" w:sz="0" w:space="0" w:color="auto"/>
                <w:right w:val="none" w:sz="0" w:space="0" w:color="auto"/>
              </w:divBdr>
            </w:div>
            <w:div w:id="922223526">
              <w:marLeft w:val="0"/>
              <w:marRight w:val="0"/>
              <w:marTop w:val="0"/>
              <w:marBottom w:val="0"/>
              <w:divBdr>
                <w:top w:val="none" w:sz="0" w:space="0" w:color="auto"/>
                <w:left w:val="none" w:sz="0" w:space="0" w:color="auto"/>
                <w:bottom w:val="none" w:sz="0" w:space="0" w:color="auto"/>
                <w:right w:val="none" w:sz="0" w:space="0" w:color="auto"/>
              </w:divBdr>
            </w:div>
            <w:div w:id="270892638">
              <w:marLeft w:val="0"/>
              <w:marRight w:val="0"/>
              <w:marTop w:val="0"/>
              <w:marBottom w:val="0"/>
              <w:divBdr>
                <w:top w:val="none" w:sz="0" w:space="0" w:color="auto"/>
                <w:left w:val="none" w:sz="0" w:space="0" w:color="auto"/>
                <w:bottom w:val="none" w:sz="0" w:space="0" w:color="auto"/>
                <w:right w:val="none" w:sz="0" w:space="0" w:color="auto"/>
              </w:divBdr>
            </w:div>
            <w:div w:id="43412501">
              <w:marLeft w:val="0"/>
              <w:marRight w:val="0"/>
              <w:marTop w:val="0"/>
              <w:marBottom w:val="0"/>
              <w:divBdr>
                <w:top w:val="none" w:sz="0" w:space="0" w:color="auto"/>
                <w:left w:val="none" w:sz="0" w:space="0" w:color="auto"/>
                <w:bottom w:val="none" w:sz="0" w:space="0" w:color="auto"/>
                <w:right w:val="none" w:sz="0" w:space="0" w:color="auto"/>
              </w:divBdr>
            </w:div>
            <w:div w:id="2045058878">
              <w:marLeft w:val="0"/>
              <w:marRight w:val="0"/>
              <w:marTop w:val="0"/>
              <w:marBottom w:val="0"/>
              <w:divBdr>
                <w:top w:val="none" w:sz="0" w:space="0" w:color="auto"/>
                <w:left w:val="none" w:sz="0" w:space="0" w:color="auto"/>
                <w:bottom w:val="none" w:sz="0" w:space="0" w:color="auto"/>
                <w:right w:val="none" w:sz="0" w:space="0" w:color="auto"/>
              </w:divBdr>
            </w:div>
            <w:div w:id="792209441">
              <w:marLeft w:val="0"/>
              <w:marRight w:val="0"/>
              <w:marTop w:val="0"/>
              <w:marBottom w:val="0"/>
              <w:divBdr>
                <w:top w:val="none" w:sz="0" w:space="0" w:color="auto"/>
                <w:left w:val="none" w:sz="0" w:space="0" w:color="auto"/>
                <w:bottom w:val="none" w:sz="0" w:space="0" w:color="auto"/>
                <w:right w:val="none" w:sz="0" w:space="0" w:color="auto"/>
              </w:divBdr>
            </w:div>
            <w:div w:id="9991242">
              <w:marLeft w:val="0"/>
              <w:marRight w:val="0"/>
              <w:marTop w:val="0"/>
              <w:marBottom w:val="0"/>
              <w:divBdr>
                <w:top w:val="none" w:sz="0" w:space="0" w:color="auto"/>
                <w:left w:val="none" w:sz="0" w:space="0" w:color="auto"/>
                <w:bottom w:val="none" w:sz="0" w:space="0" w:color="auto"/>
                <w:right w:val="none" w:sz="0" w:space="0" w:color="auto"/>
              </w:divBdr>
            </w:div>
            <w:div w:id="1545678945">
              <w:marLeft w:val="0"/>
              <w:marRight w:val="0"/>
              <w:marTop w:val="0"/>
              <w:marBottom w:val="0"/>
              <w:divBdr>
                <w:top w:val="none" w:sz="0" w:space="0" w:color="auto"/>
                <w:left w:val="none" w:sz="0" w:space="0" w:color="auto"/>
                <w:bottom w:val="none" w:sz="0" w:space="0" w:color="auto"/>
                <w:right w:val="none" w:sz="0" w:space="0" w:color="auto"/>
              </w:divBdr>
            </w:div>
            <w:div w:id="333848123">
              <w:marLeft w:val="0"/>
              <w:marRight w:val="0"/>
              <w:marTop w:val="0"/>
              <w:marBottom w:val="0"/>
              <w:divBdr>
                <w:top w:val="none" w:sz="0" w:space="0" w:color="auto"/>
                <w:left w:val="none" w:sz="0" w:space="0" w:color="auto"/>
                <w:bottom w:val="none" w:sz="0" w:space="0" w:color="auto"/>
                <w:right w:val="none" w:sz="0" w:space="0" w:color="auto"/>
              </w:divBdr>
            </w:div>
            <w:div w:id="1284732597">
              <w:marLeft w:val="0"/>
              <w:marRight w:val="0"/>
              <w:marTop w:val="0"/>
              <w:marBottom w:val="0"/>
              <w:divBdr>
                <w:top w:val="none" w:sz="0" w:space="0" w:color="auto"/>
                <w:left w:val="none" w:sz="0" w:space="0" w:color="auto"/>
                <w:bottom w:val="none" w:sz="0" w:space="0" w:color="auto"/>
                <w:right w:val="none" w:sz="0" w:space="0" w:color="auto"/>
              </w:divBdr>
            </w:div>
            <w:div w:id="748618813">
              <w:marLeft w:val="0"/>
              <w:marRight w:val="0"/>
              <w:marTop w:val="0"/>
              <w:marBottom w:val="0"/>
              <w:divBdr>
                <w:top w:val="none" w:sz="0" w:space="0" w:color="auto"/>
                <w:left w:val="none" w:sz="0" w:space="0" w:color="auto"/>
                <w:bottom w:val="none" w:sz="0" w:space="0" w:color="auto"/>
                <w:right w:val="none" w:sz="0" w:space="0" w:color="auto"/>
              </w:divBdr>
            </w:div>
            <w:div w:id="293030025">
              <w:marLeft w:val="0"/>
              <w:marRight w:val="0"/>
              <w:marTop w:val="0"/>
              <w:marBottom w:val="0"/>
              <w:divBdr>
                <w:top w:val="none" w:sz="0" w:space="0" w:color="auto"/>
                <w:left w:val="none" w:sz="0" w:space="0" w:color="auto"/>
                <w:bottom w:val="none" w:sz="0" w:space="0" w:color="auto"/>
                <w:right w:val="none" w:sz="0" w:space="0" w:color="auto"/>
              </w:divBdr>
            </w:div>
            <w:div w:id="1039932047">
              <w:marLeft w:val="0"/>
              <w:marRight w:val="0"/>
              <w:marTop w:val="0"/>
              <w:marBottom w:val="0"/>
              <w:divBdr>
                <w:top w:val="none" w:sz="0" w:space="0" w:color="auto"/>
                <w:left w:val="none" w:sz="0" w:space="0" w:color="auto"/>
                <w:bottom w:val="none" w:sz="0" w:space="0" w:color="auto"/>
                <w:right w:val="none" w:sz="0" w:space="0" w:color="auto"/>
              </w:divBdr>
            </w:div>
            <w:div w:id="1584409830">
              <w:marLeft w:val="0"/>
              <w:marRight w:val="0"/>
              <w:marTop w:val="0"/>
              <w:marBottom w:val="0"/>
              <w:divBdr>
                <w:top w:val="none" w:sz="0" w:space="0" w:color="auto"/>
                <w:left w:val="none" w:sz="0" w:space="0" w:color="auto"/>
                <w:bottom w:val="none" w:sz="0" w:space="0" w:color="auto"/>
                <w:right w:val="none" w:sz="0" w:space="0" w:color="auto"/>
              </w:divBdr>
            </w:div>
            <w:div w:id="3311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91710">
      <w:bodyDiv w:val="1"/>
      <w:marLeft w:val="0"/>
      <w:marRight w:val="0"/>
      <w:marTop w:val="0"/>
      <w:marBottom w:val="0"/>
      <w:divBdr>
        <w:top w:val="none" w:sz="0" w:space="0" w:color="auto"/>
        <w:left w:val="none" w:sz="0" w:space="0" w:color="auto"/>
        <w:bottom w:val="none" w:sz="0" w:space="0" w:color="auto"/>
        <w:right w:val="none" w:sz="0" w:space="0" w:color="auto"/>
      </w:divBdr>
      <w:divsChild>
        <w:div w:id="1298989655">
          <w:marLeft w:val="0"/>
          <w:marRight w:val="0"/>
          <w:marTop w:val="0"/>
          <w:marBottom w:val="0"/>
          <w:divBdr>
            <w:top w:val="none" w:sz="0" w:space="0" w:color="auto"/>
            <w:left w:val="none" w:sz="0" w:space="0" w:color="auto"/>
            <w:bottom w:val="none" w:sz="0" w:space="0" w:color="auto"/>
            <w:right w:val="none" w:sz="0" w:space="0" w:color="auto"/>
          </w:divBdr>
          <w:divsChild>
            <w:div w:id="1061173745">
              <w:marLeft w:val="0"/>
              <w:marRight w:val="0"/>
              <w:marTop w:val="0"/>
              <w:marBottom w:val="0"/>
              <w:divBdr>
                <w:top w:val="none" w:sz="0" w:space="0" w:color="auto"/>
                <w:left w:val="none" w:sz="0" w:space="0" w:color="auto"/>
                <w:bottom w:val="none" w:sz="0" w:space="0" w:color="auto"/>
                <w:right w:val="none" w:sz="0" w:space="0" w:color="auto"/>
              </w:divBdr>
            </w:div>
            <w:div w:id="1807160824">
              <w:marLeft w:val="0"/>
              <w:marRight w:val="0"/>
              <w:marTop w:val="0"/>
              <w:marBottom w:val="0"/>
              <w:divBdr>
                <w:top w:val="none" w:sz="0" w:space="0" w:color="auto"/>
                <w:left w:val="none" w:sz="0" w:space="0" w:color="auto"/>
                <w:bottom w:val="none" w:sz="0" w:space="0" w:color="auto"/>
                <w:right w:val="none" w:sz="0" w:space="0" w:color="auto"/>
              </w:divBdr>
            </w:div>
            <w:div w:id="1478374348">
              <w:marLeft w:val="0"/>
              <w:marRight w:val="0"/>
              <w:marTop w:val="0"/>
              <w:marBottom w:val="0"/>
              <w:divBdr>
                <w:top w:val="none" w:sz="0" w:space="0" w:color="auto"/>
                <w:left w:val="none" w:sz="0" w:space="0" w:color="auto"/>
                <w:bottom w:val="none" w:sz="0" w:space="0" w:color="auto"/>
                <w:right w:val="none" w:sz="0" w:space="0" w:color="auto"/>
              </w:divBdr>
            </w:div>
            <w:div w:id="964626451">
              <w:marLeft w:val="0"/>
              <w:marRight w:val="0"/>
              <w:marTop w:val="0"/>
              <w:marBottom w:val="0"/>
              <w:divBdr>
                <w:top w:val="none" w:sz="0" w:space="0" w:color="auto"/>
                <w:left w:val="none" w:sz="0" w:space="0" w:color="auto"/>
                <w:bottom w:val="none" w:sz="0" w:space="0" w:color="auto"/>
                <w:right w:val="none" w:sz="0" w:space="0" w:color="auto"/>
              </w:divBdr>
            </w:div>
            <w:div w:id="1220166716">
              <w:marLeft w:val="0"/>
              <w:marRight w:val="0"/>
              <w:marTop w:val="0"/>
              <w:marBottom w:val="0"/>
              <w:divBdr>
                <w:top w:val="none" w:sz="0" w:space="0" w:color="auto"/>
                <w:left w:val="none" w:sz="0" w:space="0" w:color="auto"/>
                <w:bottom w:val="none" w:sz="0" w:space="0" w:color="auto"/>
                <w:right w:val="none" w:sz="0" w:space="0" w:color="auto"/>
              </w:divBdr>
            </w:div>
            <w:div w:id="1256783889">
              <w:marLeft w:val="0"/>
              <w:marRight w:val="0"/>
              <w:marTop w:val="0"/>
              <w:marBottom w:val="0"/>
              <w:divBdr>
                <w:top w:val="none" w:sz="0" w:space="0" w:color="auto"/>
                <w:left w:val="none" w:sz="0" w:space="0" w:color="auto"/>
                <w:bottom w:val="none" w:sz="0" w:space="0" w:color="auto"/>
                <w:right w:val="none" w:sz="0" w:space="0" w:color="auto"/>
              </w:divBdr>
            </w:div>
            <w:div w:id="568007003">
              <w:marLeft w:val="0"/>
              <w:marRight w:val="0"/>
              <w:marTop w:val="0"/>
              <w:marBottom w:val="0"/>
              <w:divBdr>
                <w:top w:val="none" w:sz="0" w:space="0" w:color="auto"/>
                <w:left w:val="none" w:sz="0" w:space="0" w:color="auto"/>
                <w:bottom w:val="none" w:sz="0" w:space="0" w:color="auto"/>
                <w:right w:val="none" w:sz="0" w:space="0" w:color="auto"/>
              </w:divBdr>
            </w:div>
            <w:div w:id="1206600195">
              <w:marLeft w:val="0"/>
              <w:marRight w:val="0"/>
              <w:marTop w:val="0"/>
              <w:marBottom w:val="0"/>
              <w:divBdr>
                <w:top w:val="none" w:sz="0" w:space="0" w:color="auto"/>
                <w:left w:val="none" w:sz="0" w:space="0" w:color="auto"/>
                <w:bottom w:val="none" w:sz="0" w:space="0" w:color="auto"/>
                <w:right w:val="none" w:sz="0" w:space="0" w:color="auto"/>
              </w:divBdr>
            </w:div>
            <w:div w:id="100035939">
              <w:marLeft w:val="0"/>
              <w:marRight w:val="0"/>
              <w:marTop w:val="0"/>
              <w:marBottom w:val="0"/>
              <w:divBdr>
                <w:top w:val="none" w:sz="0" w:space="0" w:color="auto"/>
                <w:left w:val="none" w:sz="0" w:space="0" w:color="auto"/>
                <w:bottom w:val="none" w:sz="0" w:space="0" w:color="auto"/>
                <w:right w:val="none" w:sz="0" w:space="0" w:color="auto"/>
              </w:divBdr>
            </w:div>
            <w:div w:id="715005897">
              <w:marLeft w:val="0"/>
              <w:marRight w:val="0"/>
              <w:marTop w:val="0"/>
              <w:marBottom w:val="0"/>
              <w:divBdr>
                <w:top w:val="none" w:sz="0" w:space="0" w:color="auto"/>
                <w:left w:val="none" w:sz="0" w:space="0" w:color="auto"/>
                <w:bottom w:val="none" w:sz="0" w:space="0" w:color="auto"/>
                <w:right w:val="none" w:sz="0" w:space="0" w:color="auto"/>
              </w:divBdr>
            </w:div>
            <w:div w:id="2095929969">
              <w:marLeft w:val="0"/>
              <w:marRight w:val="0"/>
              <w:marTop w:val="0"/>
              <w:marBottom w:val="0"/>
              <w:divBdr>
                <w:top w:val="none" w:sz="0" w:space="0" w:color="auto"/>
                <w:left w:val="none" w:sz="0" w:space="0" w:color="auto"/>
                <w:bottom w:val="none" w:sz="0" w:space="0" w:color="auto"/>
                <w:right w:val="none" w:sz="0" w:space="0" w:color="auto"/>
              </w:divBdr>
            </w:div>
            <w:div w:id="990252645">
              <w:marLeft w:val="0"/>
              <w:marRight w:val="0"/>
              <w:marTop w:val="0"/>
              <w:marBottom w:val="0"/>
              <w:divBdr>
                <w:top w:val="none" w:sz="0" w:space="0" w:color="auto"/>
                <w:left w:val="none" w:sz="0" w:space="0" w:color="auto"/>
                <w:bottom w:val="none" w:sz="0" w:space="0" w:color="auto"/>
                <w:right w:val="none" w:sz="0" w:space="0" w:color="auto"/>
              </w:divBdr>
            </w:div>
            <w:div w:id="1327981056">
              <w:marLeft w:val="0"/>
              <w:marRight w:val="0"/>
              <w:marTop w:val="0"/>
              <w:marBottom w:val="0"/>
              <w:divBdr>
                <w:top w:val="none" w:sz="0" w:space="0" w:color="auto"/>
                <w:left w:val="none" w:sz="0" w:space="0" w:color="auto"/>
                <w:bottom w:val="none" w:sz="0" w:space="0" w:color="auto"/>
                <w:right w:val="none" w:sz="0" w:space="0" w:color="auto"/>
              </w:divBdr>
            </w:div>
            <w:div w:id="869295866">
              <w:marLeft w:val="0"/>
              <w:marRight w:val="0"/>
              <w:marTop w:val="0"/>
              <w:marBottom w:val="0"/>
              <w:divBdr>
                <w:top w:val="none" w:sz="0" w:space="0" w:color="auto"/>
                <w:left w:val="none" w:sz="0" w:space="0" w:color="auto"/>
                <w:bottom w:val="none" w:sz="0" w:space="0" w:color="auto"/>
                <w:right w:val="none" w:sz="0" w:space="0" w:color="auto"/>
              </w:divBdr>
            </w:div>
            <w:div w:id="767845755">
              <w:marLeft w:val="0"/>
              <w:marRight w:val="0"/>
              <w:marTop w:val="0"/>
              <w:marBottom w:val="0"/>
              <w:divBdr>
                <w:top w:val="none" w:sz="0" w:space="0" w:color="auto"/>
                <w:left w:val="none" w:sz="0" w:space="0" w:color="auto"/>
                <w:bottom w:val="none" w:sz="0" w:space="0" w:color="auto"/>
                <w:right w:val="none" w:sz="0" w:space="0" w:color="auto"/>
              </w:divBdr>
            </w:div>
            <w:div w:id="938685655">
              <w:marLeft w:val="0"/>
              <w:marRight w:val="0"/>
              <w:marTop w:val="0"/>
              <w:marBottom w:val="0"/>
              <w:divBdr>
                <w:top w:val="none" w:sz="0" w:space="0" w:color="auto"/>
                <w:left w:val="none" w:sz="0" w:space="0" w:color="auto"/>
                <w:bottom w:val="none" w:sz="0" w:space="0" w:color="auto"/>
                <w:right w:val="none" w:sz="0" w:space="0" w:color="auto"/>
              </w:divBdr>
            </w:div>
            <w:div w:id="1012219591">
              <w:marLeft w:val="0"/>
              <w:marRight w:val="0"/>
              <w:marTop w:val="0"/>
              <w:marBottom w:val="0"/>
              <w:divBdr>
                <w:top w:val="none" w:sz="0" w:space="0" w:color="auto"/>
                <w:left w:val="none" w:sz="0" w:space="0" w:color="auto"/>
                <w:bottom w:val="none" w:sz="0" w:space="0" w:color="auto"/>
                <w:right w:val="none" w:sz="0" w:space="0" w:color="auto"/>
              </w:divBdr>
            </w:div>
            <w:div w:id="84424934">
              <w:marLeft w:val="0"/>
              <w:marRight w:val="0"/>
              <w:marTop w:val="0"/>
              <w:marBottom w:val="0"/>
              <w:divBdr>
                <w:top w:val="none" w:sz="0" w:space="0" w:color="auto"/>
                <w:left w:val="none" w:sz="0" w:space="0" w:color="auto"/>
                <w:bottom w:val="none" w:sz="0" w:space="0" w:color="auto"/>
                <w:right w:val="none" w:sz="0" w:space="0" w:color="auto"/>
              </w:divBdr>
            </w:div>
            <w:div w:id="1717074283">
              <w:marLeft w:val="0"/>
              <w:marRight w:val="0"/>
              <w:marTop w:val="0"/>
              <w:marBottom w:val="0"/>
              <w:divBdr>
                <w:top w:val="none" w:sz="0" w:space="0" w:color="auto"/>
                <w:left w:val="none" w:sz="0" w:space="0" w:color="auto"/>
                <w:bottom w:val="none" w:sz="0" w:space="0" w:color="auto"/>
                <w:right w:val="none" w:sz="0" w:space="0" w:color="auto"/>
              </w:divBdr>
            </w:div>
            <w:div w:id="878935832">
              <w:marLeft w:val="0"/>
              <w:marRight w:val="0"/>
              <w:marTop w:val="0"/>
              <w:marBottom w:val="0"/>
              <w:divBdr>
                <w:top w:val="none" w:sz="0" w:space="0" w:color="auto"/>
                <w:left w:val="none" w:sz="0" w:space="0" w:color="auto"/>
                <w:bottom w:val="none" w:sz="0" w:space="0" w:color="auto"/>
                <w:right w:val="none" w:sz="0" w:space="0" w:color="auto"/>
              </w:divBdr>
            </w:div>
            <w:div w:id="1775513252">
              <w:marLeft w:val="0"/>
              <w:marRight w:val="0"/>
              <w:marTop w:val="0"/>
              <w:marBottom w:val="0"/>
              <w:divBdr>
                <w:top w:val="none" w:sz="0" w:space="0" w:color="auto"/>
                <w:left w:val="none" w:sz="0" w:space="0" w:color="auto"/>
                <w:bottom w:val="none" w:sz="0" w:space="0" w:color="auto"/>
                <w:right w:val="none" w:sz="0" w:space="0" w:color="auto"/>
              </w:divBdr>
            </w:div>
            <w:div w:id="1679385249">
              <w:marLeft w:val="0"/>
              <w:marRight w:val="0"/>
              <w:marTop w:val="0"/>
              <w:marBottom w:val="0"/>
              <w:divBdr>
                <w:top w:val="none" w:sz="0" w:space="0" w:color="auto"/>
                <w:left w:val="none" w:sz="0" w:space="0" w:color="auto"/>
                <w:bottom w:val="none" w:sz="0" w:space="0" w:color="auto"/>
                <w:right w:val="none" w:sz="0" w:space="0" w:color="auto"/>
              </w:divBdr>
            </w:div>
            <w:div w:id="1506745437">
              <w:marLeft w:val="0"/>
              <w:marRight w:val="0"/>
              <w:marTop w:val="0"/>
              <w:marBottom w:val="0"/>
              <w:divBdr>
                <w:top w:val="none" w:sz="0" w:space="0" w:color="auto"/>
                <w:left w:val="none" w:sz="0" w:space="0" w:color="auto"/>
                <w:bottom w:val="none" w:sz="0" w:space="0" w:color="auto"/>
                <w:right w:val="none" w:sz="0" w:space="0" w:color="auto"/>
              </w:divBdr>
            </w:div>
            <w:div w:id="1058476295">
              <w:marLeft w:val="0"/>
              <w:marRight w:val="0"/>
              <w:marTop w:val="0"/>
              <w:marBottom w:val="0"/>
              <w:divBdr>
                <w:top w:val="none" w:sz="0" w:space="0" w:color="auto"/>
                <w:left w:val="none" w:sz="0" w:space="0" w:color="auto"/>
                <w:bottom w:val="none" w:sz="0" w:space="0" w:color="auto"/>
                <w:right w:val="none" w:sz="0" w:space="0" w:color="auto"/>
              </w:divBdr>
            </w:div>
            <w:div w:id="1253275455">
              <w:marLeft w:val="0"/>
              <w:marRight w:val="0"/>
              <w:marTop w:val="0"/>
              <w:marBottom w:val="0"/>
              <w:divBdr>
                <w:top w:val="none" w:sz="0" w:space="0" w:color="auto"/>
                <w:left w:val="none" w:sz="0" w:space="0" w:color="auto"/>
                <w:bottom w:val="none" w:sz="0" w:space="0" w:color="auto"/>
                <w:right w:val="none" w:sz="0" w:space="0" w:color="auto"/>
              </w:divBdr>
            </w:div>
            <w:div w:id="1300650270">
              <w:marLeft w:val="0"/>
              <w:marRight w:val="0"/>
              <w:marTop w:val="0"/>
              <w:marBottom w:val="0"/>
              <w:divBdr>
                <w:top w:val="none" w:sz="0" w:space="0" w:color="auto"/>
                <w:left w:val="none" w:sz="0" w:space="0" w:color="auto"/>
                <w:bottom w:val="none" w:sz="0" w:space="0" w:color="auto"/>
                <w:right w:val="none" w:sz="0" w:space="0" w:color="auto"/>
              </w:divBdr>
            </w:div>
            <w:div w:id="57173524">
              <w:marLeft w:val="0"/>
              <w:marRight w:val="0"/>
              <w:marTop w:val="0"/>
              <w:marBottom w:val="0"/>
              <w:divBdr>
                <w:top w:val="none" w:sz="0" w:space="0" w:color="auto"/>
                <w:left w:val="none" w:sz="0" w:space="0" w:color="auto"/>
                <w:bottom w:val="none" w:sz="0" w:space="0" w:color="auto"/>
                <w:right w:val="none" w:sz="0" w:space="0" w:color="auto"/>
              </w:divBdr>
            </w:div>
            <w:div w:id="573131316">
              <w:marLeft w:val="0"/>
              <w:marRight w:val="0"/>
              <w:marTop w:val="0"/>
              <w:marBottom w:val="0"/>
              <w:divBdr>
                <w:top w:val="none" w:sz="0" w:space="0" w:color="auto"/>
                <w:left w:val="none" w:sz="0" w:space="0" w:color="auto"/>
                <w:bottom w:val="none" w:sz="0" w:space="0" w:color="auto"/>
                <w:right w:val="none" w:sz="0" w:space="0" w:color="auto"/>
              </w:divBdr>
            </w:div>
            <w:div w:id="1197504168">
              <w:marLeft w:val="0"/>
              <w:marRight w:val="0"/>
              <w:marTop w:val="0"/>
              <w:marBottom w:val="0"/>
              <w:divBdr>
                <w:top w:val="none" w:sz="0" w:space="0" w:color="auto"/>
                <w:left w:val="none" w:sz="0" w:space="0" w:color="auto"/>
                <w:bottom w:val="none" w:sz="0" w:space="0" w:color="auto"/>
                <w:right w:val="none" w:sz="0" w:space="0" w:color="auto"/>
              </w:divBdr>
            </w:div>
            <w:div w:id="606544623">
              <w:marLeft w:val="0"/>
              <w:marRight w:val="0"/>
              <w:marTop w:val="0"/>
              <w:marBottom w:val="0"/>
              <w:divBdr>
                <w:top w:val="none" w:sz="0" w:space="0" w:color="auto"/>
                <w:left w:val="none" w:sz="0" w:space="0" w:color="auto"/>
                <w:bottom w:val="none" w:sz="0" w:space="0" w:color="auto"/>
                <w:right w:val="none" w:sz="0" w:space="0" w:color="auto"/>
              </w:divBdr>
            </w:div>
            <w:div w:id="1096750661">
              <w:marLeft w:val="0"/>
              <w:marRight w:val="0"/>
              <w:marTop w:val="0"/>
              <w:marBottom w:val="0"/>
              <w:divBdr>
                <w:top w:val="none" w:sz="0" w:space="0" w:color="auto"/>
                <w:left w:val="none" w:sz="0" w:space="0" w:color="auto"/>
                <w:bottom w:val="none" w:sz="0" w:space="0" w:color="auto"/>
                <w:right w:val="none" w:sz="0" w:space="0" w:color="auto"/>
              </w:divBdr>
            </w:div>
            <w:div w:id="1748378894">
              <w:marLeft w:val="0"/>
              <w:marRight w:val="0"/>
              <w:marTop w:val="0"/>
              <w:marBottom w:val="0"/>
              <w:divBdr>
                <w:top w:val="none" w:sz="0" w:space="0" w:color="auto"/>
                <w:left w:val="none" w:sz="0" w:space="0" w:color="auto"/>
                <w:bottom w:val="none" w:sz="0" w:space="0" w:color="auto"/>
                <w:right w:val="none" w:sz="0" w:space="0" w:color="auto"/>
              </w:divBdr>
            </w:div>
            <w:div w:id="298338485">
              <w:marLeft w:val="0"/>
              <w:marRight w:val="0"/>
              <w:marTop w:val="0"/>
              <w:marBottom w:val="0"/>
              <w:divBdr>
                <w:top w:val="none" w:sz="0" w:space="0" w:color="auto"/>
                <w:left w:val="none" w:sz="0" w:space="0" w:color="auto"/>
                <w:bottom w:val="none" w:sz="0" w:space="0" w:color="auto"/>
                <w:right w:val="none" w:sz="0" w:space="0" w:color="auto"/>
              </w:divBdr>
            </w:div>
            <w:div w:id="1454716154">
              <w:marLeft w:val="0"/>
              <w:marRight w:val="0"/>
              <w:marTop w:val="0"/>
              <w:marBottom w:val="0"/>
              <w:divBdr>
                <w:top w:val="none" w:sz="0" w:space="0" w:color="auto"/>
                <w:left w:val="none" w:sz="0" w:space="0" w:color="auto"/>
                <w:bottom w:val="none" w:sz="0" w:space="0" w:color="auto"/>
                <w:right w:val="none" w:sz="0" w:space="0" w:color="auto"/>
              </w:divBdr>
            </w:div>
            <w:div w:id="2098624656">
              <w:marLeft w:val="0"/>
              <w:marRight w:val="0"/>
              <w:marTop w:val="0"/>
              <w:marBottom w:val="0"/>
              <w:divBdr>
                <w:top w:val="none" w:sz="0" w:space="0" w:color="auto"/>
                <w:left w:val="none" w:sz="0" w:space="0" w:color="auto"/>
                <w:bottom w:val="none" w:sz="0" w:space="0" w:color="auto"/>
                <w:right w:val="none" w:sz="0" w:space="0" w:color="auto"/>
              </w:divBdr>
            </w:div>
            <w:div w:id="1519998807">
              <w:marLeft w:val="0"/>
              <w:marRight w:val="0"/>
              <w:marTop w:val="0"/>
              <w:marBottom w:val="0"/>
              <w:divBdr>
                <w:top w:val="none" w:sz="0" w:space="0" w:color="auto"/>
                <w:left w:val="none" w:sz="0" w:space="0" w:color="auto"/>
                <w:bottom w:val="none" w:sz="0" w:space="0" w:color="auto"/>
                <w:right w:val="none" w:sz="0" w:space="0" w:color="auto"/>
              </w:divBdr>
            </w:div>
            <w:div w:id="920338700">
              <w:marLeft w:val="0"/>
              <w:marRight w:val="0"/>
              <w:marTop w:val="0"/>
              <w:marBottom w:val="0"/>
              <w:divBdr>
                <w:top w:val="none" w:sz="0" w:space="0" w:color="auto"/>
                <w:left w:val="none" w:sz="0" w:space="0" w:color="auto"/>
                <w:bottom w:val="none" w:sz="0" w:space="0" w:color="auto"/>
                <w:right w:val="none" w:sz="0" w:space="0" w:color="auto"/>
              </w:divBdr>
            </w:div>
            <w:div w:id="206644599">
              <w:marLeft w:val="0"/>
              <w:marRight w:val="0"/>
              <w:marTop w:val="0"/>
              <w:marBottom w:val="0"/>
              <w:divBdr>
                <w:top w:val="none" w:sz="0" w:space="0" w:color="auto"/>
                <w:left w:val="none" w:sz="0" w:space="0" w:color="auto"/>
                <w:bottom w:val="none" w:sz="0" w:space="0" w:color="auto"/>
                <w:right w:val="none" w:sz="0" w:space="0" w:color="auto"/>
              </w:divBdr>
            </w:div>
            <w:div w:id="15220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4034">
      <w:bodyDiv w:val="1"/>
      <w:marLeft w:val="0"/>
      <w:marRight w:val="0"/>
      <w:marTop w:val="0"/>
      <w:marBottom w:val="0"/>
      <w:divBdr>
        <w:top w:val="none" w:sz="0" w:space="0" w:color="auto"/>
        <w:left w:val="none" w:sz="0" w:space="0" w:color="auto"/>
        <w:bottom w:val="none" w:sz="0" w:space="0" w:color="auto"/>
        <w:right w:val="none" w:sz="0" w:space="0" w:color="auto"/>
      </w:divBdr>
      <w:divsChild>
        <w:div w:id="715275353">
          <w:marLeft w:val="0"/>
          <w:marRight w:val="0"/>
          <w:marTop w:val="0"/>
          <w:marBottom w:val="0"/>
          <w:divBdr>
            <w:top w:val="none" w:sz="0" w:space="0" w:color="auto"/>
            <w:left w:val="none" w:sz="0" w:space="0" w:color="auto"/>
            <w:bottom w:val="none" w:sz="0" w:space="0" w:color="auto"/>
            <w:right w:val="none" w:sz="0" w:space="0" w:color="auto"/>
          </w:divBdr>
          <w:divsChild>
            <w:div w:id="5687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7496">
      <w:bodyDiv w:val="1"/>
      <w:marLeft w:val="0"/>
      <w:marRight w:val="0"/>
      <w:marTop w:val="0"/>
      <w:marBottom w:val="0"/>
      <w:divBdr>
        <w:top w:val="none" w:sz="0" w:space="0" w:color="auto"/>
        <w:left w:val="none" w:sz="0" w:space="0" w:color="auto"/>
        <w:bottom w:val="none" w:sz="0" w:space="0" w:color="auto"/>
        <w:right w:val="none" w:sz="0" w:space="0" w:color="auto"/>
      </w:divBdr>
    </w:div>
    <w:div w:id="1436049795">
      <w:bodyDiv w:val="1"/>
      <w:marLeft w:val="0"/>
      <w:marRight w:val="0"/>
      <w:marTop w:val="0"/>
      <w:marBottom w:val="0"/>
      <w:divBdr>
        <w:top w:val="none" w:sz="0" w:space="0" w:color="auto"/>
        <w:left w:val="none" w:sz="0" w:space="0" w:color="auto"/>
        <w:bottom w:val="none" w:sz="0" w:space="0" w:color="auto"/>
        <w:right w:val="none" w:sz="0" w:space="0" w:color="auto"/>
      </w:divBdr>
    </w:div>
    <w:div w:id="1496215677">
      <w:bodyDiv w:val="1"/>
      <w:marLeft w:val="0"/>
      <w:marRight w:val="0"/>
      <w:marTop w:val="0"/>
      <w:marBottom w:val="0"/>
      <w:divBdr>
        <w:top w:val="none" w:sz="0" w:space="0" w:color="auto"/>
        <w:left w:val="none" w:sz="0" w:space="0" w:color="auto"/>
        <w:bottom w:val="none" w:sz="0" w:space="0" w:color="auto"/>
        <w:right w:val="none" w:sz="0" w:space="0" w:color="auto"/>
      </w:divBdr>
      <w:divsChild>
        <w:div w:id="1219629233">
          <w:marLeft w:val="0"/>
          <w:marRight w:val="0"/>
          <w:marTop w:val="0"/>
          <w:marBottom w:val="0"/>
          <w:divBdr>
            <w:top w:val="none" w:sz="0" w:space="0" w:color="auto"/>
            <w:left w:val="none" w:sz="0" w:space="0" w:color="auto"/>
            <w:bottom w:val="none" w:sz="0" w:space="0" w:color="auto"/>
            <w:right w:val="none" w:sz="0" w:space="0" w:color="auto"/>
          </w:divBdr>
          <w:divsChild>
            <w:div w:id="1059062242">
              <w:marLeft w:val="0"/>
              <w:marRight w:val="0"/>
              <w:marTop w:val="0"/>
              <w:marBottom w:val="0"/>
              <w:divBdr>
                <w:top w:val="none" w:sz="0" w:space="0" w:color="auto"/>
                <w:left w:val="none" w:sz="0" w:space="0" w:color="auto"/>
                <w:bottom w:val="none" w:sz="0" w:space="0" w:color="auto"/>
                <w:right w:val="none" w:sz="0" w:space="0" w:color="auto"/>
              </w:divBdr>
            </w:div>
            <w:div w:id="1023244343">
              <w:marLeft w:val="0"/>
              <w:marRight w:val="0"/>
              <w:marTop w:val="0"/>
              <w:marBottom w:val="0"/>
              <w:divBdr>
                <w:top w:val="none" w:sz="0" w:space="0" w:color="auto"/>
                <w:left w:val="none" w:sz="0" w:space="0" w:color="auto"/>
                <w:bottom w:val="none" w:sz="0" w:space="0" w:color="auto"/>
                <w:right w:val="none" w:sz="0" w:space="0" w:color="auto"/>
              </w:divBdr>
            </w:div>
            <w:div w:id="43992561">
              <w:marLeft w:val="0"/>
              <w:marRight w:val="0"/>
              <w:marTop w:val="0"/>
              <w:marBottom w:val="0"/>
              <w:divBdr>
                <w:top w:val="none" w:sz="0" w:space="0" w:color="auto"/>
                <w:left w:val="none" w:sz="0" w:space="0" w:color="auto"/>
                <w:bottom w:val="none" w:sz="0" w:space="0" w:color="auto"/>
                <w:right w:val="none" w:sz="0" w:space="0" w:color="auto"/>
              </w:divBdr>
            </w:div>
            <w:div w:id="1409157110">
              <w:marLeft w:val="0"/>
              <w:marRight w:val="0"/>
              <w:marTop w:val="0"/>
              <w:marBottom w:val="0"/>
              <w:divBdr>
                <w:top w:val="none" w:sz="0" w:space="0" w:color="auto"/>
                <w:left w:val="none" w:sz="0" w:space="0" w:color="auto"/>
                <w:bottom w:val="none" w:sz="0" w:space="0" w:color="auto"/>
                <w:right w:val="none" w:sz="0" w:space="0" w:color="auto"/>
              </w:divBdr>
            </w:div>
            <w:div w:id="2054846575">
              <w:marLeft w:val="0"/>
              <w:marRight w:val="0"/>
              <w:marTop w:val="0"/>
              <w:marBottom w:val="0"/>
              <w:divBdr>
                <w:top w:val="none" w:sz="0" w:space="0" w:color="auto"/>
                <w:left w:val="none" w:sz="0" w:space="0" w:color="auto"/>
                <w:bottom w:val="none" w:sz="0" w:space="0" w:color="auto"/>
                <w:right w:val="none" w:sz="0" w:space="0" w:color="auto"/>
              </w:divBdr>
            </w:div>
            <w:div w:id="2010788634">
              <w:marLeft w:val="0"/>
              <w:marRight w:val="0"/>
              <w:marTop w:val="0"/>
              <w:marBottom w:val="0"/>
              <w:divBdr>
                <w:top w:val="none" w:sz="0" w:space="0" w:color="auto"/>
                <w:left w:val="none" w:sz="0" w:space="0" w:color="auto"/>
                <w:bottom w:val="none" w:sz="0" w:space="0" w:color="auto"/>
                <w:right w:val="none" w:sz="0" w:space="0" w:color="auto"/>
              </w:divBdr>
            </w:div>
            <w:div w:id="2102949096">
              <w:marLeft w:val="0"/>
              <w:marRight w:val="0"/>
              <w:marTop w:val="0"/>
              <w:marBottom w:val="0"/>
              <w:divBdr>
                <w:top w:val="none" w:sz="0" w:space="0" w:color="auto"/>
                <w:left w:val="none" w:sz="0" w:space="0" w:color="auto"/>
                <w:bottom w:val="none" w:sz="0" w:space="0" w:color="auto"/>
                <w:right w:val="none" w:sz="0" w:space="0" w:color="auto"/>
              </w:divBdr>
            </w:div>
            <w:div w:id="413284227">
              <w:marLeft w:val="0"/>
              <w:marRight w:val="0"/>
              <w:marTop w:val="0"/>
              <w:marBottom w:val="0"/>
              <w:divBdr>
                <w:top w:val="none" w:sz="0" w:space="0" w:color="auto"/>
                <w:left w:val="none" w:sz="0" w:space="0" w:color="auto"/>
                <w:bottom w:val="none" w:sz="0" w:space="0" w:color="auto"/>
                <w:right w:val="none" w:sz="0" w:space="0" w:color="auto"/>
              </w:divBdr>
            </w:div>
            <w:div w:id="887492900">
              <w:marLeft w:val="0"/>
              <w:marRight w:val="0"/>
              <w:marTop w:val="0"/>
              <w:marBottom w:val="0"/>
              <w:divBdr>
                <w:top w:val="none" w:sz="0" w:space="0" w:color="auto"/>
                <w:left w:val="none" w:sz="0" w:space="0" w:color="auto"/>
                <w:bottom w:val="none" w:sz="0" w:space="0" w:color="auto"/>
                <w:right w:val="none" w:sz="0" w:space="0" w:color="auto"/>
              </w:divBdr>
            </w:div>
            <w:div w:id="559370229">
              <w:marLeft w:val="0"/>
              <w:marRight w:val="0"/>
              <w:marTop w:val="0"/>
              <w:marBottom w:val="0"/>
              <w:divBdr>
                <w:top w:val="none" w:sz="0" w:space="0" w:color="auto"/>
                <w:left w:val="none" w:sz="0" w:space="0" w:color="auto"/>
                <w:bottom w:val="none" w:sz="0" w:space="0" w:color="auto"/>
                <w:right w:val="none" w:sz="0" w:space="0" w:color="auto"/>
              </w:divBdr>
            </w:div>
            <w:div w:id="58141742">
              <w:marLeft w:val="0"/>
              <w:marRight w:val="0"/>
              <w:marTop w:val="0"/>
              <w:marBottom w:val="0"/>
              <w:divBdr>
                <w:top w:val="none" w:sz="0" w:space="0" w:color="auto"/>
                <w:left w:val="none" w:sz="0" w:space="0" w:color="auto"/>
                <w:bottom w:val="none" w:sz="0" w:space="0" w:color="auto"/>
                <w:right w:val="none" w:sz="0" w:space="0" w:color="auto"/>
              </w:divBdr>
            </w:div>
            <w:div w:id="1791850254">
              <w:marLeft w:val="0"/>
              <w:marRight w:val="0"/>
              <w:marTop w:val="0"/>
              <w:marBottom w:val="0"/>
              <w:divBdr>
                <w:top w:val="none" w:sz="0" w:space="0" w:color="auto"/>
                <w:left w:val="none" w:sz="0" w:space="0" w:color="auto"/>
                <w:bottom w:val="none" w:sz="0" w:space="0" w:color="auto"/>
                <w:right w:val="none" w:sz="0" w:space="0" w:color="auto"/>
              </w:divBdr>
            </w:div>
            <w:div w:id="2026009844">
              <w:marLeft w:val="0"/>
              <w:marRight w:val="0"/>
              <w:marTop w:val="0"/>
              <w:marBottom w:val="0"/>
              <w:divBdr>
                <w:top w:val="none" w:sz="0" w:space="0" w:color="auto"/>
                <w:left w:val="none" w:sz="0" w:space="0" w:color="auto"/>
                <w:bottom w:val="none" w:sz="0" w:space="0" w:color="auto"/>
                <w:right w:val="none" w:sz="0" w:space="0" w:color="auto"/>
              </w:divBdr>
            </w:div>
            <w:div w:id="1885798593">
              <w:marLeft w:val="0"/>
              <w:marRight w:val="0"/>
              <w:marTop w:val="0"/>
              <w:marBottom w:val="0"/>
              <w:divBdr>
                <w:top w:val="none" w:sz="0" w:space="0" w:color="auto"/>
                <w:left w:val="none" w:sz="0" w:space="0" w:color="auto"/>
                <w:bottom w:val="none" w:sz="0" w:space="0" w:color="auto"/>
                <w:right w:val="none" w:sz="0" w:space="0" w:color="auto"/>
              </w:divBdr>
            </w:div>
            <w:div w:id="1924104157">
              <w:marLeft w:val="0"/>
              <w:marRight w:val="0"/>
              <w:marTop w:val="0"/>
              <w:marBottom w:val="0"/>
              <w:divBdr>
                <w:top w:val="none" w:sz="0" w:space="0" w:color="auto"/>
                <w:left w:val="none" w:sz="0" w:space="0" w:color="auto"/>
                <w:bottom w:val="none" w:sz="0" w:space="0" w:color="auto"/>
                <w:right w:val="none" w:sz="0" w:space="0" w:color="auto"/>
              </w:divBdr>
            </w:div>
            <w:div w:id="1916695551">
              <w:marLeft w:val="0"/>
              <w:marRight w:val="0"/>
              <w:marTop w:val="0"/>
              <w:marBottom w:val="0"/>
              <w:divBdr>
                <w:top w:val="none" w:sz="0" w:space="0" w:color="auto"/>
                <w:left w:val="none" w:sz="0" w:space="0" w:color="auto"/>
                <w:bottom w:val="none" w:sz="0" w:space="0" w:color="auto"/>
                <w:right w:val="none" w:sz="0" w:space="0" w:color="auto"/>
              </w:divBdr>
            </w:div>
            <w:div w:id="795607089">
              <w:marLeft w:val="0"/>
              <w:marRight w:val="0"/>
              <w:marTop w:val="0"/>
              <w:marBottom w:val="0"/>
              <w:divBdr>
                <w:top w:val="none" w:sz="0" w:space="0" w:color="auto"/>
                <w:left w:val="none" w:sz="0" w:space="0" w:color="auto"/>
                <w:bottom w:val="none" w:sz="0" w:space="0" w:color="auto"/>
                <w:right w:val="none" w:sz="0" w:space="0" w:color="auto"/>
              </w:divBdr>
            </w:div>
            <w:div w:id="1765952593">
              <w:marLeft w:val="0"/>
              <w:marRight w:val="0"/>
              <w:marTop w:val="0"/>
              <w:marBottom w:val="0"/>
              <w:divBdr>
                <w:top w:val="none" w:sz="0" w:space="0" w:color="auto"/>
                <w:left w:val="none" w:sz="0" w:space="0" w:color="auto"/>
                <w:bottom w:val="none" w:sz="0" w:space="0" w:color="auto"/>
                <w:right w:val="none" w:sz="0" w:space="0" w:color="auto"/>
              </w:divBdr>
            </w:div>
            <w:div w:id="1498420636">
              <w:marLeft w:val="0"/>
              <w:marRight w:val="0"/>
              <w:marTop w:val="0"/>
              <w:marBottom w:val="0"/>
              <w:divBdr>
                <w:top w:val="none" w:sz="0" w:space="0" w:color="auto"/>
                <w:left w:val="none" w:sz="0" w:space="0" w:color="auto"/>
                <w:bottom w:val="none" w:sz="0" w:space="0" w:color="auto"/>
                <w:right w:val="none" w:sz="0" w:space="0" w:color="auto"/>
              </w:divBdr>
            </w:div>
            <w:div w:id="489911943">
              <w:marLeft w:val="0"/>
              <w:marRight w:val="0"/>
              <w:marTop w:val="0"/>
              <w:marBottom w:val="0"/>
              <w:divBdr>
                <w:top w:val="none" w:sz="0" w:space="0" w:color="auto"/>
                <w:left w:val="none" w:sz="0" w:space="0" w:color="auto"/>
                <w:bottom w:val="none" w:sz="0" w:space="0" w:color="auto"/>
                <w:right w:val="none" w:sz="0" w:space="0" w:color="auto"/>
              </w:divBdr>
            </w:div>
            <w:div w:id="1259488272">
              <w:marLeft w:val="0"/>
              <w:marRight w:val="0"/>
              <w:marTop w:val="0"/>
              <w:marBottom w:val="0"/>
              <w:divBdr>
                <w:top w:val="none" w:sz="0" w:space="0" w:color="auto"/>
                <w:left w:val="none" w:sz="0" w:space="0" w:color="auto"/>
                <w:bottom w:val="none" w:sz="0" w:space="0" w:color="auto"/>
                <w:right w:val="none" w:sz="0" w:space="0" w:color="auto"/>
              </w:divBdr>
            </w:div>
            <w:div w:id="1007634985">
              <w:marLeft w:val="0"/>
              <w:marRight w:val="0"/>
              <w:marTop w:val="0"/>
              <w:marBottom w:val="0"/>
              <w:divBdr>
                <w:top w:val="none" w:sz="0" w:space="0" w:color="auto"/>
                <w:left w:val="none" w:sz="0" w:space="0" w:color="auto"/>
                <w:bottom w:val="none" w:sz="0" w:space="0" w:color="auto"/>
                <w:right w:val="none" w:sz="0" w:space="0" w:color="auto"/>
              </w:divBdr>
            </w:div>
            <w:div w:id="473061578">
              <w:marLeft w:val="0"/>
              <w:marRight w:val="0"/>
              <w:marTop w:val="0"/>
              <w:marBottom w:val="0"/>
              <w:divBdr>
                <w:top w:val="none" w:sz="0" w:space="0" w:color="auto"/>
                <w:left w:val="none" w:sz="0" w:space="0" w:color="auto"/>
                <w:bottom w:val="none" w:sz="0" w:space="0" w:color="auto"/>
                <w:right w:val="none" w:sz="0" w:space="0" w:color="auto"/>
              </w:divBdr>
            </w:div>
            <w:div w:id="1658876853">
              <w:marLeft w:val="0"/>
              <w:marRight w:val="0"/>
              <w:marTop w:val="0"/>
              <w:marBottom w:val="0"/>
              <w:divBdr>
                <w:top w:val="none" w:sz="0" w:space="0" w:color="auto"/>
                <w:left w:val="none" w:sz="0" w:space="0" w:color="auto"/>
                <w:bottom w:val="none" w:sz="0" w:space="0" w:color="auto"/>
                <w:right w:val="none" w:sz="0" w:space="0" w:color="auto"/>
              </w:divBdr>
            </w:div>
            <w:div w:id="426118842">
              <w:marLeft w:val="0"/>
              <w:marRight w:val="0"/>
              <w:marTop w:val="0"/>
              <w:marBottom w:val="0"/>
              <w:divBdr>
                <w:top w:val="none" w:sz="0" w:space="0" w:color="auto"/>
                <w:left w:val="none" w:sz="0" w:space="0" w:color="auto"/>
                <w:bottom w:val="none" w:sz="0" w:space="0" w:color="auto"/>
                <w:right w:val="none" w:sz="0" w:space="0" w:color="auto"/>
              </w:divBdr>
            </w:div>
            <w:div w:id="281037960">
              <w:marLeft w:val="0"/>
              <w:marRight w:val="0"/>
              <w:marTop w:val="0"/>
              <w:marBottom w:val="0"/>
              <w:divBdr>
                <w:top w:val="none" w:sz="0" w:space="0" w:color="auto"/>
                <w:left w:val="none" w:sz="0" w:space="0" w:color="auto"/>
                <w:bottom w:val="none" w:sz="0" w:space="0" w:color="auto"/>
                <w:right w:val="none" w:sz="0" w:space="0" w:color="auto"/>
              </w:divBdr>
            </w:div>
            <w:div w:id="752898753">
              <w:marLeft w:val="0"/>
              <w:marRight w:val="0"/>
              <w:marTop w:val="0"/>
              <w:marBottom w:val="0"/>
              <w:divBdr>
                <w:top w:val="none" w:sz="0" w:space="0" w:color="auto"/>
                <w:left w:val="none" w:sz="0" w:space="0" w:color="auto"/>
                <w:bottom w:val="none" w:sz="0" w:space="0" w:color="auto"/>
                <w:right w:val="none" w:sz="0" w:space="0" w:color="auto"/>
              </w:divBdr>
            </w:div>
            <w:div w:id="1236818855">
              <w:marLeft w:val="0"/>
              <w:marRight w:val="0"/>
              <w:marTop w:val="0"/>
              <w:marBottom w:val="0"/>
              <w:divBdr>
                <w:top w:val="none" w:sz="0" w:space="0" w:color="auto"/>
                <w:left w:val="none" w:sz="0" w:space="0" w:color="auto"/>
                <w:bottom w:val="none" w:sz="0" w:space="0" w:color="auto"/>
                <w:right w:val="none" w:sz="0" w:space="0" w:color="auto"/>
              </w:divBdr>
            </w:div>
            <w:div w:id="914631150">
              <w:marLeft w:val="0"/>
              <w:marRight w:val="0"/>
              <w:marTop w:val="0"/>
              <w:marBottom w:val="0"/>
              <w:divBdr>
                <w:top w:val="none" w:sz="0" w:space="0" w:color="auto"/>
                <w:left w:val="none" w:sz="0" w:space="0" w:color="auto"/>
                <w:bottom w:val="none" w:sz="0" w:space="0" w:color="auto"/>
                <w:right w:val="none" w:sz="0" w:space="0" w:color="auto"/>
              </w:divBdr>
            </w:div>
            <w:div w:id="564881515">
              <w:marLeft w:val="0"/>
              <w:marRight w:val="0"/>
              <w:marTop w:val="0"/>
              <w:marBottom w:val="0"/>
              <w:divBdr>
                <w:top w:val="none" w:sz="0" w:space="0" w:color="auto"/>
                <w:left w:val="none" w:sz="0" w:space="0" w:color="auto"/>
                <w:bottom w:val="none" w:sz="0" w:space="0" w:color="auto"/>
                <w:right w:val="none" w:sz="0" w:space="0" w:color="auto"/>
              </w:divBdr>
            </w:div>
            <w:div w:id="1952516619">
              <w:marLeft w:val="0"/>
              <w:marRight w:val="0"/>
              <w:marTop w:val="0"/>
              <w:marBottom w:val="0"/>
              <w:divBdr>
                <w:top w:val="none" w:sz="0" w:space="0" w:color="auto"/>
                <w:left w:val="none" w:sz="0" w:space="0" w:color="auto"/>
                <w:bottom w:val="none" w:sz="0" w:space="0" w:color="auto"/>
                <w:right w:val="none" w:sz="0" w:space="0" w:color="auto"/>
              </w:divBdr>
            </w:div>
            <w:div w:id="1500582785">
              <w:marLeft w:val="0"/>
              <w:marRight w:val="0"/>
              <w:marTop w:val="0"/>
              <w:marBottom w:val="0"/>
              <w:divBdr>
                <w:top w:val="none" w:sz="0" w:space="0" w:color="auto"/>
                <w:left w:val="none" w:sz="0" w:space="0" w:color="auto"/>
                <w:bottom w:val="none" w:sz="0" w:space="0" w:color="auto"/>
                <w:right w:val="none" w:sz="0" w:space="0" w:color="auto"/>
              </w:divBdr>
            </w:div>
            <w:div w:id="1443769745">
              <w:marLeft w:val="0"/>
              <w:marRight w:val="0"/>
              <w:marTop w:val="0"/>
              <w:marBottom w:val="0"/>
              <w:divBdr>
                <w:top w:val="none" w:sz="0" w:space="0" w:color="auto"/>
                <w:left w:val="none" w:sz="0" w:space="0" w:color="auto"/>
                <w:bottom w:val="none" w:sz="0" w:space="0" w:color="auto"/>
                <w:right w:val="none" w:sz="0" w:space="0" w:color="auto"/>
              </w:divBdr>
            </w:div>
            <w:div w:id="724790310">
              <w:marLeft w:val="0"/>
              <w:marRight w:val="0"/>
              <w:marTop w:val="0"/>
              <w:marBottom w:val="0"/>
              <w:divBdr>
                <w:top w:val="none" w:sz="0" w:space="0" w:color="auto"/>
                <w:left w:val="none" w:sz="0" w:space="0" w:color="auto"/>
                <w:bottom w:val="none" w:sz="0" w:space="0" w:color="auto"/>
                <w:right w:val="none" w:sz="0" w:space="0" w:color="auto"/>
              </w:divBdr>
            </w:div>
            <w:div w:id="519247592">
              <w:marLeft w:val="0"/>
              <w:marRight w:val="0"/>
              <w:marTop w:val="0"/>
              <w:marBottom w:val="0"/>
              <w:divBdr>
                <w:top w:val="none" w:sz="0" w:space="0" w:color="auto"/>
                <w:left w:val="none" w:sz="0" w:space="0" w:color="auto"/>
                <w:bottom w:val="none" w:sz="0" w:space="0" w:color="auto"/>
                <w:right w:val="none" w:sz="0" w:space="0" w:color="auto"/>
              </w:divBdr>
            </w:div>
            <w:div w:id="1677150713">
              <w:marLeft w:val="0"/>
              <w:marRight w:val="0"/>
              <w:marTop w:val="0"/>
              <w:marBottom w:val="0"/>
              <w:divBdr>
                <w:top w:val="none" w:sz="0" w:space="0" w:color="auto"/>
                <w:left w:val="none" w:sz="0" w:space="0" w:color="auto"/>
                <w:bottom w:val="none" w:sz="0" w:space="0" w:color="auto"/>
                <w:right w:val="none" w:sz="0" w:space="0" w:color="auto"/>
              </w:divBdr>
            </w:div>
            <w:div w:id="2144694862">
              <w:marLeft w:val="0"/>
              <w:marRight w:val="0"/>
              <w:marTop w:val="0"/>
              <w:marBottom w:val="0"/>
              <w:divBdr>
                <w:top w:val="none" w:sz="0" w:space="0" w:color="auto"/>
                <w:left w:val="none" w:sz="0" w:space="0" w:color="auto"/>
                <w:bottom w:val="none" w:sz="0" w:space="0" w:color="auto"/>
                <w:right w:val="none" w:sz="0" w:space="0" w:color="auto"/>
              </w:divBdr>
            </w:div>
            <w:div w:id="1461613894">
              <w:marLeft w:val="0"/>
              <w:marRight w:val="0"/>
              <w:marTop w:val="0"/>
              <w:marBottom w:val="0"/>
              <w:divBdr>
                <w:top w:val="none" w:sz="0" w:space="0" w:color="auto"/>
                <w:left w:val="none" w:sz="0" w:space="0" w:color="auto"/>
                <w:bottom w:val="none" w:sz="0" w:space="0" w:color="auto"/>
                <w:right w:val="none" w:sz="0" w:space="0" w:color="auto"/>
              </w:divBdr>
            </w:div>
            <w:div w:id="427234452">
              <w:marLeft w:val="0"/>
              <w:marRight w:val="0"/>
              <w:marTop w:val="0"/>
              <w:marBottom w:val="0"/>
              <w:divBdr>
                <w:top w:val="none" w:sz="0" w:space="0" w:color="auto"/>
                <w:left w:val="none" w:sz="0" w:space="0" w:color="auto"/>
                <w:bottom w:val="none" w:sz="0" w:space="0" w:color="auto"/>
                <w:right w:val="none" w:sz="0" w:space="0" w:color="auto"/>
              </w:divBdr>
            </w:div>
            <w:div w:id="1849981669">
              <w:marLeft w:val="0"/>
              <w:marRight w:val="0"/>
              <w:marTop w:val="0"/>
              <w:marBottom w:val="0"/>
              <w:divBdr>
                <w:top w:val="none" w:sz="0" w:space="0" w:color="auto"/>
                <w:left w:val="none" w:sz="0" w:space="0" w:color="auto"/>
                <w:bottom w:val="none" w:sz="0" w:space="0" w:color="auto"/>
                <w:right w:val="none" w:sz="0" w:space="0" w:color="auto"/>
              </w:divBdr>
            </w:div>
            <w:div w:id="1157763994">
              <w:marLeft w:val="0"/>
              <w:marRight w:val="0"/>
              <w:marTop w:val="0"/>
              <w:marBottom w:val="0"/>
              <w:divBdr>
                <w:top w:val="none" w:sz="0" w:space="0" w:color="auto"/>
                <w:left w:val="none" w:sz="0" w:space="0" w:color="auto"/>
                <w:bottom w:val="none" w:sz="0" w:space="0" w:color="auto"/>
                <w:right w:val="none" w:sz="0" w:space="0" w:color="auto"/>
              </w:divBdr>
            </w:div>
            <w:div w:id="196821780">
              <w:marLeft w:val="0"/>
              <w:marRight w:val="0"/>
              <w:marTop w:val="0"/>
              <w:marBottom w:val="0"/>
              <w:divBdr>
                <w:top w:val="none" w:sz="0" w:space="0" w:color="auto"/>
                <w:left w:val="none" w:sz="0" w:space="0" w:color="auto"/>
                <w:bottom w:val="none" w:sz="0" w:space="0" w:color="auto"/>
                <w:right w:val="none" w:sz="0" w:space="0" w:color="auto"/>
              </w:divBdr>
            </w:div>
            <w:div w:id="1788236776">
              <w:marLeft w:val="0"/>
              <w:marRight w:val="0"/>
              <w:marTop w:val="0"/>
              <w:marBottom w:val="0"/>
              <w:divBdr>
                <w:top w:val="none" w:sz="0" w:space="0" w:color="auto"/>
                <w:left w:val="none" w:sz="0" w:space="0" w:color="auto"/>
                <w:bottom w:val="none" w:sz="0" w:space="0" w:color="auto"/>
                <w:right w:val="none" w:sz="0" w:space="0" w:color="auto"/>
              </w:divBdr>
            </w:div>
            <w:div w:id="371347934">
              <w:marLeft w:val="0"/>
              <w:marRight w:val="0"/>
              <w:marTop w:val="0"/>
              <w:marBottom w:val="0"/>
              <w:divBdr>
                <w:top w:val="none" w:sz="0" w:space="0" w:color="auto"/>
                <w:left w:val="none" w:sz="0" w:space="0" w:color="auto"/>
                <w:bottom w:val="none" w:sz="0" w:space="0" w:color="auto"/>
                <w:right w:val="none" w:sz="0" w:space="0" w:color="auto"/>
              </w:divBdr>
            </w:div>
            <w:div w:id="1207133838">
              <w:marLeft w:val="0"/>
              <w:marRight w:val="0"/>
              <w:marTop w:val="0"/>
              <w:marBottom w:val="0"/>
              <w:divBdr>
                <w:top w:val="none" w:sz="0" w:space="0" w:color="auto"/>
                <w:left w:val="none" w:sz="0" w:space="0" w:color="auto"/>
                <w:bottom w:val="none" w:sz="0" w:space="0" w:color="auto"/>
                <w:right w:val="none" w:sz="0" w:space="0" w:color="auto"/>
              </w:divBdr>
            </w:div>
            <w:div w:id="94987761">
              <w:marLeft w:val="0"/>
              <w:marRight w:val="0"/>
              <w:marTop w:val="0"/>
              <w:marBottom w:val="0"/>
              <w:divBdr>
                <w:top w:val="none" w:sz="0" w:space="0" w:color="auto"/>
                <w:left w:val="none" w:sz="0" w:space="0" w:color="auto"/>
                <w:bottom w:val="none" w:sz="0" w:space="0" w:color="auto"/>
                <w:right w:val="none" w:sz="0" w:space="0" w:color="auto"/>
              </w:divBdr>
            </w:div>
            <w:div w:id="2060662777">
              <w:marLeft w:val="0"/>
              <w:marRight w:val="0"/>
              <w:marTop w:val="0"/>
              <w:marBottom w:val="0"/>
              <w:divBdr>
                <w:top w:val="none" w:sz="0" w:space="0" w:color="auto"/>
                <w:left w:val="none" w:sz="0" w:space="0" w:color="auto"/>
                <w:bottom w:val="none" w:sz="0" w:space="0" w:color="auto"/>
                <w:right w:val="none" w:sz="0" w:space="0" w:color="auto"/>
              </w:divBdr>
            </w:div>
            <w:div w:id="1933927091">
              <w:marLeft w:val="0"/>
              <w:marRight w:val="0"/>
              <w:marTop w:val="0"/>
              <w:marBottom w:val="0"/>
              <w:divBdr>
                <w:top w:val="none" w:sz="0" w:space="0" w:color="auto"/>
                <w:left w:val="none" w:sz="0" w:space="0" w:color="auto"/>
                <w:bottom w:val="none" w:sz="0" w:space="0" w:color="auto"/>
                <w:right w:val="none" w:sz="0" w:space="0" w:color="auto"/>
              </w:divBdr>
            </w:div>
            <w:div w:id="241917851">
              <w:marLeft w:val="0"/>
              <w:marRight w:val="0"/>
              <w:marTop w:val="0"/>
              <w:marBottom w:val="0"/>
              <w:divBdr>
                <w:top w:val="none" w:sz="0" w:space="0" w:color="auto"/>
                <w:left w:val="none" w:sz="0" w:space="0" w:color="auto"/>
                <w:bottom w:val="none" w:sz="0" w:space="0" w:color="auto"/>
                <w:right w:val="none" w:sz="0" w:space="0" w:color="auto"/>
              </w:divBdr>
            </w:div>
            <w:div w:id="1885870482">
              <w:marLeft w:val="0"/>
              <w:marRight w:val="0"/>
              <w:marTop w:val="0"/>
              <w:marBottom w:val="0"/>
              <w:divBdr>
                <w:top w:val="none" w:sz="0" w:space="0" w:color="auto"/>
                <w:left w:val="none" w:sz="0" w:space="0" w:color="auto"/>
                <w:bottom w:val="none" w:sz="0" w:space="0" w:color="auto"/>
                <w:right w:val="none" w:sz="0" w:space="0" w:color="auto"/>
              </w:divBdr>
            </w:div>
            <w:div w:id="18360516">
              <w:marLeft w:val="0"/>
              <w:marRight w:val="0"/>
              <w:marTop w:val="0"/>
              <w:marBottom w:val="0"/>
              <w:divBdr>
                <w:top w:val="none" w:sz="0" w:space="0" w:color="auto"/>
                <w:left w:val="none" w:sz="0" w:space="0" w:color="auto"/>
                <w:bottom w:val="none" w:sz="0" w:space="0" w:color="auto"/>
                <w:right w:val="none" w:sz="0" w:space="0" w:color="auto"/>
              </w:divBdr>
            </w:div>
            <w:div w:id="27537683">
              <w:marLeft w:val="0"/>
              <w:marRight w:val="0"/>
              <w:marTop w:val="0"/>
              <w:marBottom w:val="0"/>
              <w:divBdr>
                <w:top w:val="none" w:sz="0" w:space="0" w:color="auto"/>
                <w:left w:val="none" w:sz="0" w:space="0" w:color="auto"/>
                <w:bottom w:val="none" w:sz="0" w:space="0" w:color="auto"/>
                <w:right w:val="none" w:sz="0" w:space="0" w:color="auto"/>
              </w:divBdr>
            </w:div>
            <w:div w:id="1221210360">
              <w:marLeft w:val="0"/>
              <w:marRight w:val="0"/>
              <w:marTop w:val="0"/>
              <w:marBottom w:val="0"/>
              <w:divBdr>
                <w:top w:val="none" w:sz="0" w:space="0" w:color="auto"/>
                <w:left w:val="none" w:sz="0" w:space="0" w:color="auto"/>
                <w:bottom w:val="none" w:sz="0" w:space="0" w:color="auto"/>
                <w:right w:val="none" w:sz="0" w:space="0" w:color="auto"/>
              </w:divBdr>
            </w:div>
            <w:div w:id="602030796">
              <w:marLeft w:val="0"/>
              <w:marRight w:val="0"/>
              <w:marTop w:val="0"/>
              <w:marBottom w:val="0"/>
              <w:divBdr>
                <w:top w:val="none" w:sz="0" w:space="0" w:color="auto"/>
                <w:left w:val="none" w:sz="0" w:space="0" w:color="auto"/>
                <w:bottom w:val="none" w:sz="0" w:space="0" w:color="auto"/>
                <w:right w:val="none" w:sz="0" w:space="0" w:color="auto"/>
              </w:divBdr>
            </w:div>
            <w:div w:id="864372056">
              <w:marLeft w:val="0"/>
              <w:marRight w:val="0"/>
              <w:marTop w:val="0"/>
              <w:marBottom w:val="0"/>
              <w:divBdr>
                <w:top w:val="none" w:sz="0" w:space="0" w:color="auto"/>
                <w:left w:val="none" w:sz="0" w:space="0" w:color="auto"/>
                <w:bottom w:val="none" w:sz="0" w:space="0" w:color="auto"/>
                <w:right w:val="none" w:sz="0" w:space="0" w:color="auto"/>
              </w:divBdr>
            </w:div>
            <w:div w:id="1740207230">
              <w:marLeft w:val="0"/>
              <w:marRight w:val="0"/>
              <w:marTop w:val="0"/>
              <w:marBottom w:val="0"/>
              <w:divBdr>
                <w:top w:val="none" w:sz="0" w:space="0" w:color="auto"/>
                <w:left w:val="none" w:sz="0" w:space="0" w:color="auto"/>
                <w:bottom w:val="none" w:sz="0" w:space="0" w:color="auto"/>
                <w:right w:val="none" w:sz="0" w:space="0" w:color="auto"/>
              </w:divBdr>
            </w:div>
            <w:div w:id="557668407">
              <w:marLeft w:val="0"/>
              <w:marRight w:val="0"/>
              <w:marTop w:val="0"/>
              <w:marBottom w:val="0"/>
              <w:divBdr>
                <w:top w:val="none" w:sz="0" w:space="0" w:color="auto"/>
                <w:left w:val="none" w:sz="0" w:space="0" w:color="auto"/>
                <w:bottom w:val="none" w:sz="0" w:space="0" w:color="auto"/>
                <w:right w:val="none" w:sz="0" w:space="0" w:color="auto"/>
              </w:divBdr>
            </w:div>
            <w:div w:id="1374234852">
              <w:marLeft w:val="0"/>
              <w:marRight w:val="0"/>
              <w:marTop w:val="0"/>
              <w:marBottom w:val="0"/>
              <w:divBdr>
                <w:top w:val="none" w:sz="0" w:space="0" w:color="auto"/>
                <w:left w:val="none" w:sz="0" w:space="0" w:color="auto"/>
                <w:bottom w:val="none" w:sz="0" w:space="0" w:color="auto"/>
                <w:right w:val="none" w:sz="0" w:space="0" w:color="auto"/>
              </w:divBdr>
            </w:div>
            <w:div w:id="1274753116">
              <w:marLeft w:val="0"/>
              <w:marRight w:val="0"/>
              <w:marTop w:val="0"/>
              <w:marBottom w:val="0"/>
              <w:divBdr>
                <w:top w:val="none" w:sz="0" w:space="0" w:color="auto"/>
                <w:left w:val="none" w:sz="0" w:space="0" w:color="auto"/>
                <w:bottom w:val="none" w:sz="0" w:space="0" w:color="auto"/>
                <w:right w:val="none" w:sz="0" w:space="0" w:color="auto"/>
              </w:divBdr>
            </w:div>
            <w:div w:id="1257250281">
              <w:marLeft w:val="0"/>
              <w:marRight w:val="0"/>
              <w:marTop w:val="0"/>
              <w:marBottom w:val="0"/>
              <w:divBdr>
                <w:top w:val="none" w:sz="0" w:space="0" w:color="auto"/>
                <w:left w:val="none" w:sz="0" w:space="0" w:color="auto"/>
                <w:bottom w:val="none" w:sz="0" w:space="0" w:color="auto"/>
                <w:right w:val="none" w:sz="0" w:space="0" w:color="auto"/>
              </w:divBdr>
            </w:div>
            <w:div w:id="2083522942">
              <w:marLeft w:val="0"/>
              <w:marRight w:val="0"/>
              <w:marTop w:val="0"/>
              <w:marBottom w:val="0"/>
              <w:divBdr>
                <w:top w:val="none" w:sz="0" w:space="0" w:color="auto"/>
                <w:left w:val="none" w:sz="0" w:space="0" w:color="auto"/>
                <w:bottom w:val="none" w:sz="0" w:space="0" w:color="auto"/>
                <w:right w:val="none" w:sz="0" w:space="0" w:color="auto"/>
              </w:divBdr>
            </w:div>
            <w:div w:id="814033532">
              <w:marLeft w:val="0"/>
              <w:marRight w:val="0"/>
              <w:marTop w:val="0"/>
              <w:marBottom w:val="0"/>
              <w:divBdr>
                <w:top w:val="none" w:sz="0" w:space="0" w:color="auto"/>
                <w:left w:val="none" w:sz="0" w:space="0" w:color="auto"/>
                <w:bottom w:val="none" w:sz="0" w:space="0" w:color="auto"/>
                <w:right w:val="none" w:sz="0" w:space="0" w:color="auto"/>
              </w:divBdr>
            </w:div>
            <w:div w:id="1632516950">
              <w:marLeft w:val="0"/>
              <w:marRight w:val="0"/>
              <w:marTop w:val="0"/>
              <w:marBottom w:val="0"/>
              <w:divBdr>
                <w:top w:val="none" w:sz="0" w:space="0" w:color="auto"/>
                <w:left w:val="none" w:sz="0" w:space="0" w:color="auto"/>
                <w:bottom w:val="none" w:sz="0" w:space="0" w:color="auto"/>
                <w:right w:val="none" w:sz="0" w:space="0" w:color="auto"/>
              </w:divBdr>
            </w:div>
            <w:div w:id="1913661661">
              <w:marLeft w:val="0"/>
              <w:marRight w:val="0"/>
              <w:marTop w:val="0"/>
              <w:marBottom w:val="0"/>
              <w:divBdr>
                <w:top w:val="none" w:sz="0" w:space="0" w:color="auto"/>
                <w:left w:val="none" w:sz="0" w:space="0" w:color="auto"/>
                <w:bottom w:val="none" w:sz="0" w:space="0" w:color="auto"/>
                <w:right w:val="none" w:sz="0" w:space="0" w:color="auto"/>
              </w:divBdr>
            </w:div>
            <w:div w:id="1020933735">
              <w:marLeft w:val="0"/>
              <w:marRight w:val="0"/>
              <w:marTop w:val="0"/>
              <w:marBottom w:val="0"/>
              <w:divBdr>
                <w:top w:val="none" w:sz="0" w:space="0" w:color="auto"/>
                <w:left w:val="none" w:sz="0" w:space="0" w:color="auto"/>
                <w:bottom w:val="none" w:sz="0" w:space="0" w:color="auto"/>
                <w:right w:val="none" w:sz="0" w:space="0" w:color="auto"/>
              </w:divBdr>
            </w:div>
            <w:div w:id="311370436">
              <w:marLeft w:val="0"/>
              <w:marRight w:val="0"/>
              <w:marTop w:val="0"/>
              <w:marBottom w:val="0"/>
              <w:divBdr>
                <w:top w:val="none" w:sz="0" w:space="0" w:color="auto"/>
                <w:left w:val="none" w:sz="0" w:space="0" w:color="auto"/>
                <w:bottom w:val="none" w:sz="0" w:space="0" w:color="auto"/>
                <w:right w:val="none" w:sz="0" w:space="0" w:color="auto"/>
              </w:divBdr>
            </w:div>
            <w:div w:id="1259873275">
              <w:marLeft w:val="0"/>
              <w:marRight w:val="0"/>
              <w:marTop w:val="0"/>
              <w:marBottom w:val="0"/>
              <w:divBdr>
                <w:top w:val="none" w:sz="0" w:space="0" w:color="auto"/>
                <w:left w:val="none" w:sz="0" w:space="0" w:color="auto"/>
                <w:bottom w:val="none" w:sz="0" w:space="0" w:color="auto"/>
                <w:right w:val="none" w:sz="0" w:space="0" w:color="auto"/>
              </w:divBdr>
            </w:div>
            <w:div w:id="1452935690">
              <w:marLeft w:val="0"/>
              <w:marRight w:val="0"/>
              <w:marTop w:val="0"/>
              <w:marBottom w:val="0"/>
              <w:divBdr>
                <w:top w:val="none" w:sz="0" w:space="0" w:color="auto"/>
                <w:left w:val="none" w:sz="0" w:space="0" w:color="auto"/>
                <w:bottom w:val="none" w:sz="0" w:space="0" w:color="auto"/>
                <w:right w:val="none" w:sz="0" w:space="0" w:color="auto"/>
              </w:divBdr>
            </w:div>
            <w:div w:id="813840032">
              <w:marLeft w:val="0"/>
              <w:marRight w:val="0"/>
              <w:marTop w:val="0"/>
              <w:marBottom w:val="0"/>
              <w:divBdr>
                <w:top w:val="none" w:sz="0" w:space="0" w:color="auto"/>
                <w:left w:val="none" w:sz="0" w:space="0" w:color="auto"/>
                <w:bottom w:val="none" w:sz="0" w:space="0" w:color="auto"/>
                <w:right w:val="none" w:sz="0" w:space="0" w:color="auto"/>
              </w:divBdr>
            </w:div>
            <w:div w:id="1093475168">
              <w:marLeft w:val="0"/>
              <w:marRight w:val="0"/>
              <w:marTop w:val="0"/>
              <w:marBottom w:val="0"/>
              <w:divBdr>
                <w:top w:val="none" w:sz="0" w:space="0" w:color="auto"/>
                <w:left w:val="none" w:sz="0" w:space="0" w:color="auto"/>
                <w:bottom w:val="none" w:sz="0" w:space="0" w:color="auto"/>
                <w:right w:val="none" w:sz="0" w:space="0" w:color="auto"/>
              </w:divBdr>
            </w:div>
            <w:div w:id="1118141492">
              <w:marLeft w:val="0"/>
              <w:marRight w:val="0"/>
              <w:marTop w:val="0"/>
              <w:marBottom w:val="0"/>
              <w:divBdr>
                <w:top w:val="none" w:sz="0" w:space="0" w:color="auto"/>
                <w:left w:val="none" w:sz="0" w:space="0" w:color="auto"/>
                <w:bottom w:val="none" w:sz="0" w:space="0" w:color="auto"/>
                <w:right w:val="none" w:sz="0" w:space="0" w:color="auto"/>
              </w:divBdr>
            </w:div>
            <w:div w:id="342319699">
              <w:marLeft w:val="0"/>
              <w:marRight w:val="0"/>
              <w:marTop w:val="0"/>
              <w:marBottom w:val="0"/>
              <w:divBdr>
                <w:top w:val="none" w:sz="0" w:space="0" w:color="auto"/>
                <w:left w:val="none" w:sz="0" w:space="0" w:color="auto"/>
                <w:bottom w:val="none" w:sz="0" w:space="0" w:color="auto"/>
                <w:right w:val="none" w:sz="0" w:space="0" w:color="auto"/>
              </w:divBdr>
            </w:div>
            <w:div w:id="778063716">
              <w:marLeft w:val="0"/>
              <w:marRight w:val="0"/>
              <w:marTop w:val="0"/>
              <w:marBottom w:val="0"/>
              <w:divBdr>
                <w:top w:val="none" w:sz="0" w:space="0" w:color="auto"/>
                <w:left w:val="none" w:sz="0" w:space="0" w:color="auto"/>
                <w:bottom w:val="none" w:sz="0" w:space="0" w:color="auto"/>
                <w:right w:val="none" w:sz="0" w:space="0" w:color="auto"/>
              </w:divBdr>
            </w:div>
            <w:div w:id="1321931796">
              <w:marLeft w:val="0"/>
              <w:marRight w:val="0"/>
              <w:marTop w:val="0"/>
              <w:marBottom w:val="0"/>
              <w:divBdr>
                <w:top w:val="none" w:sz="0" w:space="0" w:color="auto"/>
                <w:left w:val="none" w:sz="0" w:space="0" w:color="auto"/>
                <w:bottom w:val="none" w:sz="0" w:space="0" w:color="auto"/>
                <w:right w:val="none" w:sz="0" w:space="0" w:color="auto"/>
              </w:divBdr>
            </w:div>
            <w:div w:id="1502575705">
              <w:marLeft w:val="0"/>
              <w:marRight w:val="0"/>
              <w:marTop w:val="0"/>
              <w:marBottom w:val="0"/>
              <w:divBdr>
                <w:top w:val="none" w:sz="0" w:space="0" w:color="auto"/>
                <w:left w:val="none" w:sz="0" w:space="0" w:color="auto"/>
                <w:bottom w:val="none" w:sz="0" w:space="0" w:color="auto"/>
                <w:right w:val="none" w:sz="0" w:space="0" w:color="auto"/>
              </w:divBdr>
            </w:div>
            <w:div w:id="203716261">
              <w:marLeft w:val="0"/>
              <w:marRight w:val="0"/>
              <w:marTop w:val="0"/>
              <w:marBottom w:val="0"/>
              <w:divBdr>
                <w:top w:val="none" w:sz="0" w:space="0" w:color="auto"/>
                <w:left w:val="none" w:sz="0" w:space="0" w:color="auto"/>
                <w:bottom w:val="none" w:sz="0" w:space="0" w:color="auto"/>
                <w:right w:val="none" w:sz="0" w:space="0" w:color="auto"/>
              </w:divBdr>
            </w:div>
            <w:div w:id="1006859035">
              <w:marLeft w:val="0"/>
              <w:marRight w:val="0"/>
              <w:marTop w:val="0"/>
              <w:marBottom w:val="0"/>
              <w:divBdr>
                <w:top w:val="none" w:sz="0" w:space="0" w:color="auto"/>
                <w:left w:val="none" w:sz="0" w:space="0" w:color="auto"/>
                <w:bottom w:val="none" w:sz="0" w:space="0" w:color="auto"/>
                <w:right w:val="none" w:sz="0" w:space="0" w:color="auto"/>
              </w:divBdr>
            </w:div>
            <w:div w:id="2031026260">
              <w:marLeft w:val="0"/>
              <w:marRight w:val="0"/>
              <w:marTop w:val="0"/>
              <w:marBottom w:val="0"/>
              <w:divBdr>
                <w:top w:val="none" w:sz="0" w:space="0" w:color="auto"/>
                <w:left w:val="none" w:sz="0" w:space="0" w:color="auto"/>
                <w:bottom w:val="none" w:sz="0" w:space="0" w:color="auto"/>
                <w:right w:val="none" w:sz="0" w:space="0" w:color="auto"/>
              </w:divBdr>
            </w:div>
            <w:div w:id="582569590">
              <w:marLeft w:val="0"/>
              <w:marRight w:val="0"/>
              <w:marTop w:val="0"/>
              <w:marBottom w:val="0"/>
              <w:divBdr>
                <w:top w:val="none" w:sz="0" w:space="0" w:color="auto"/>
                <w:left w:val="none" w:sz="0" w:space="0" w:color="auto"/>
                <w:bottom w:val="none" w:sz="0" w:space="0" w:color="auto"/>
                <w:right w:val="none" w:sz="0" w:space="0" w:color="auto"/>
              </w:divBdr>
            </w:div>
            <w:div w:id="500891753">
              <w:marLeft w:val="0"/>
              <w:marRight w:val="0"/>
              <w:marTop w:val="0"/>
              <w:marBottom w:val="0"/>
              <w:divBdr>
                <w:top w:val="none" w:sz="0" w:space="0" w:color="auto"/>
                <w:left w:val="none" w:sz="0" w:space="0" w:color="auto"/>
                <w:bottom w:val="none" w:sz="0" w:space="0" w:color="auto"/>
                <w:right w:val="none" w:sz="0" w:space="0" w:color="auto"/>
              </w:divBdr>
            </w:div>
            <w:div w:id="949628126">
              <w:marLeft w:val="0"/>
              <w:marRight w:val="0"/>
              <w:marTop w:val="0"/>
              <w:marBottom w:val="0"/>
              <w:divBdr>
                <w:top w:val="none" w:sz="0" w:space="0" w:color="auto"/>
                <w:left w:val="none" w:sz="0" w:space="0" w:color="auto"/>
                <w:bottom w:val="none" w:sz="0" w:space="0" w:color="auto"/>
                <w:right w:val="none" w:sz="0" w:space="0" w:color="auto"/>
              </w:divBdr>
            </w:div>
            <w:div w:id="1155073448">
              <w:marLeft w:val="0"/>
              <w:marRight w:val="0"/>
              <w:marTop w:val="0"/>
              <w:marBottom w:val="0"/>
              <w:divBdr>
                <w:top w:val="none" w:sz="0" w:space="0" w:color="auto"/>
                <w:left w:val="none" w:sz="0" w:space="0" w:color="auto"/>
                <w:bottom w:val="none" w:sz="0" w:space="0" w:color="auto"/>
                <w:right w:val="none" w:sz="0" w:space="0" w:color="auto"/>
              </w:divBdr>
            </w:div>
            <w:div w:id="225261625">
              <w:marLeft w:val="0"/>
              <w:marRight w:val="0"/>
              <w:marTop w:val="0"/>
              <w:marBottom w:val="0"/>
              <w:divBdr>
                <w:top w:val="none" w:sz="0" w:space="0" w:color="auto"/>
                <w:left w:val="none" w:sz="0" w:space="0" w:color="auto"/>
                <w:bottom w:val="none" w:sz="0" w:space="0" w:color="auto"/>
                <w:right w:val="none" w:sz="0" w:space="0" w:color="auto"/>
              </w:divBdr>
            </w:div>
            <w:div w:id="172888874">
              <w:marLeft w:val="0"/>
              <w:marRight w:val="0"/>
              <w:marTop w:val="0"/>
              <w:marBottom w:val="0"/>
              <w:divBdr>
                <w:top w:val="none" w:sz="0" w:space="0" w:color="auto"/>
                <w:left w:val="none" w:sz="0" w:space="0" w:color="auto"/>
                <w:bottom w:val="none" w:sz="0" w:space="0" w:color="auto"/>
                <w:right w:val="none" w:sz="0" w:space="0" w:color="auto"/>
              </w:divBdr>
            </w:div>
            <w:div w:id="1146554922">
              <w:marLeft w:val="0"/>
              <w:marRight w:val="0"/>
              <w:marTop w:val="0"/>
              <w:marBottom w:val="0"/>
              <w:divBdr>
                <w:top w:val="none" w:sz="0" w:space="0" w:color="auto"/>
                <w:left w:val="none" w:sz="0" w:space="0" w:color="auto"/>
                <w:bottom w:val="none" w:sz="0" w:space="0" w:color="auto"/>
                <w:right w:val="none" w:sz="0" w:space="0" w:color="auto"/>
              </w:divBdr>
            </w:div>
            <w:div w:id="2139226362">
              <w:marLeft w:val="0"/>
              <w:marRight w:val="0"/>
              <w:marTop w:val="0"/>
              <w:marBottom w:val="0"/>
              <w:divBdr>
                <w:top w:val="none" w:sz="0" w:space="0" w:color="auto"/>
                <w:left w:val="none" w:sz="0" w:space="0" w:color="auto"/>
                <w:bottom w:val="none" w:sz="0" w:space="0" w:color="auto"/>
                <w:right w:val="none" w:sz="0" w:space="0" w:color="auto"/>
              </w:divBdr>
            </w:div>
            <w:div w:id="1999721959">
              <w:marLeft w:val="0"/>
              <w:marRight w:val="0"/>
              <w:marTop w:val="0"/>
              <w:marBottom w:val="0"/>
              <w:divBdr>
                <w:top w:val="none" w:sz="0" w:space="0" w:color="auto"/>
                <w:left w:val="none" w:sz="0" w:space="0" w:color="auto"/>
                <w:bottom w:val="none" w:sz="0" w:space="0" w:color="auto"/>
                <w:right w:val="none" w:sz="0" w:space="0" w:color="auto"/>
              </w:divBdr>
            </w:div>
            <w:div w:id="666638847">
              <w:marLeft w:val="0"/>
              <w:marRight w:val="0"/>
              <w:marTop w:val="0"/>
              <w:marBottom w:val="0"/>
              <w:divBdr>
                <w:top w:val="none" w:sz="0" w:space="0" w:color="auto"/>
                <w:left w:val="none" w:sz="0" w:space="0" w:color="auto"/>
                <w:bottom w:val="none" w:sz="0" w:space="0" w:color="auto"/>
                <w:right w:val="none" w:sz="0" w:space="0" w:color="auto"/>
              </w:divBdr>
            </w:div>
            <w:div w:id="1672291855">
              <w:marLeft w:val="0"/>
              <w:marRight w:val="0"/>
              <w:marTop w:val="0"/>
              <w:marBottom w:val="0"/>
              <w:divBdr>
                <w:top w:val="none" w:sz="0" w:space="0" w:color="auto"/>
                <w:left w:val="none" w:sz="0" w:space="0" w:color="auto"/>
                <w:bottom w:val="none" w:sz="0" w:space="0" w:color="auto"/>
                <w:right w:val="none" w:sz="0" w:space="0" w:color="auto"/>
              </w:divBdr>
            </w:div>
            <w:div w:id="578711540">
              <w:marLeft w:val="0"/>
              <w:marRight w:val="0"/>
              <w:marTop w:val="0"/>
              <w:marBottom w:val="0"/>
              <w:divBdr>
                <w:top w:val="none" w:sz="0" w:space="0" w:color="auto"/>
                <w:left w:val="none" w:sz="0" w:space="0" w:color="auto"/>
                <w:bottom w:val="none" w:sz="0" w:space="0" w:color="auto"/>
                <w:right w:val="none" w:sz="0" w:space="0" w:color="auto"/>
              </w:divBdr>
            </w:div>
            <w:div w:id="18630901">
              <w:marLeft w:val="0"/>
              <w:marRight w:val="0"/>
              <w:marTop w:val="0"/>
              <w:marBottom w:val="0"/>
              <w:divBdr>
                <w:top w:val="none" w:sz="0" w:space="0" w:color="auto"/>
                <w:left w:val="none" w:sz="0" w:space="0" w:color="auto"/>
                <w:bottom w:val="none" w:sz="0" w:space="0" w:color="auto"/>
                <w:right w:val="none" w:sz="0" w:space="0" w:color="auto"/>
              </w:divBdr>
            </w:div>
            <w:div w:id="1783379948">
              <w:marLeft w:val="0"/>
              <w:marRight w:val="0"/>
              <w:marTop w:val="0"/>
              <w:marBottom w:val="0"/>
              <w:divBdr>
                <w:top w:val="none" w:sz="0" w:space="0" w:color="auto"/>
                <w:left w:val="none" w:sz="0" w:space="0" w:color="auto"/>
                <w:bottom w:val="none" w:sz="0" w:space="0" w:color="auto"/>
                <w:right w:val="none" w:sz="0" w:space="0" w:color="auto"/>
              </w:divBdr>
            </w:div>
            <w:div w:id="1756824206">
              <w:marLeft w:val="0"/>
              <w:marRight w:val="0"/>
              <w:marTop w:val="0"/>
              <w:marBottom w:val="0"/>
              <w:divBdr>
                <w:top w:val="none" w:sz="0" w:space="0" w:color="auto"/>
                <w:left w:val="none" w:sz="0" w:space="0" w:color="auto"/>
                <w:bottom w:val="none" w:sz="0" w:space="0" w:color="auto"/>
                <w:right w:val="none" w:sz="0" w:space="0" w:color="auto"/>
              </w:divBdr>
            </w:div>
            <w:div w:id="344018166">
              <w:marLeft w:val="0"/>
              <w:marRight w:val="0"/>
              <w:marTop w:val="0"/>
              <w:marBottom w:val="0"/>
              <w:divBdr>
                <w:top w:val="none" w:sz="0" w:space="0" w:color="auto"/>
                <w:left w:val="none" w:sz="0" w:space="0" w:color="auto"/>
                <w:bottom w:val="none" w:sz="0" w:space="0" w:color="auto"/>
                <w:right w:val="none" w:sz="0" w:space="0" w:color="auto"/>
              </w:divBdr>
            </w:div>
            <w:div w:id="186987862">
              <w:marLeft w:val="0"/>
              <w:marRight w:val="0"/>
              <w:marTop w:val="0"/>
              <w:marBottom w:val="0"/>
              <w:divBdr>
                <w:top w:val="none" w:sz="0" w:space="0" w:color="auto"/>
                <w:left w:val="none" w:sz="0" w:space="0" w:color="auto"/>
                <w:bottom w:val="none" w:sz="0" w:space="0" w:color="auto"/>
                <w:right w:val="none" w:sz="0" w:space="0" w:color="auto"/>
              </w:divBdr>
            </w:div>
            <w:div w:id="764499451">
              <w:marLeft w:val="0"/>
              <w:marRight w:val="0"/>
              <w:marTop w:val="0"/>
              <w:marBottom w:val="0"/>
              <w:divBdr>
                <w:top w:val="none" w:sz="0" w:space="0" w:color="auto"/>
                <w:left w:val="none" w:sz="0" w:space="0" w:color="auto"/>
                <w:bottom w:val="none" w:sz="0" w:space="0" w:color="auto"/>
                <w:right w:val="none" w:sz="0" w:space="0" w:color="auto"/>
              </w:divBdr>
            </w:div>
            <w:div w:id="609046420">
              <w:marLeft w:val="0"/>
              <w:marRight w:val="0"/>
              <w:marTop w:val="0"/>
              <w:marBottom w:val="0"/>
              <w:divBdr>
                <w:top w:val="none" w:sz="0" w:space="0" w:color="auto"/>
                <w:left w:val="none" w:sz="0" w:space="0" w:color="auto"/>
                <w:bottom w:val="none" w:sz="0" w:space="0" w:color="auto"/>
                <w:right w:val="none" w:sz="0" w:space="0" w:color="auto"/>
              </w:divBdr>
            </w:div>
            <w:div w:id="237638880">
              <w:marLeft w:val="0"/>
              <w:marRight w:val="0"/>
              <w:marTop w:val="0"/>
              <w:marBottom w:val="0"/>
              <w:divBdr>
                <w:top w:val="none" w:sz="0" w:space="0" w:color="auto"/>
                <w:left w:val="none" w:sz="0" w:space="0" w:color="auto"/>
                <w:bottom w:val="none" w:sz="0" w:space="0" w:color="auto"/>
                <w:right w:val="none" w:sz="0" w:space="0" w:color="auto"/>
              </w:divBdr>
            </w:div>
            <w:div w:id="1810590759">
              <w:marLeft w:val="0"/>
              <w:marRight w:val="0"/>
              <w:marTop w:val="0"/>
              <w:marBottom w:val="0"/>
              <w:divBdr>
                <w:top w:val="none" w:sz="0" w:space="0" w:color="auto"/>
                <w:left w:val="none" w:sz="0" w:space="0" w:color="auto"/>
                <w:bottom w:val="none" w:sz="0" w:space="0" w:color="auto"/>
                <w:right w:val="none" w:sz="0" w:space="0" w:color="auto"/>
              </w:divBdr>
            </w:div>
            <w:div w:id="724063149">
              <w:marLeft w:val="0"/>
              <w:marRight w:val="0"/>
              <w:marTop w:val="0"/>
              <w:marBottom w:val="0"/>
              <w:divBdr>
                <w:top w:val="none" w:sz="0" w:space="0" w:color="auto"/>
                <w:left w:val="none" w:sz="0" w:space="0" w:color="auto"/>
                <w:bottom w:val="none" w:sz="0" w:space="0" w:color="auto"/>
                <w:right w:val="none" w:sz="0" w:space="0" w:color="auto"/>
              </w:divBdr>
            </w:div>
            <w:div w:id="902180930">
              <w:marLeft w:val="0"/>
              <w:marRight w:val="0"/>
              <w:marTop w:val="0"/>
              <w:marBottom w:val="0"/>
              <w:divBdr>
                <w:top w:val="none" w:sz="0" w:space="0" w:color="auto"/>
                <w:left w:val="none" w:sz="0" w:space="0" w:color="auto"/>
                <w:bottom w:val="none" w:sz="0" w:space="0" w:color="auto"/>
                <w:right w:val="none" w:sz="0" w:space="0" w:color="auto"/>
              </w:divBdr>
            </w:div>
            <w:div w:id="1813786580">
              <w:marLeft w:val="0"/>
              <w:marRight w:val="0"/>
              <w:marTop w:val="0"/>
              <w:marBottom w:val="0"/>
              <w:divBdr>
                <w:top w:val="none" w:sz="0" w:space="0" w:color="auto"/>
                <w:left w:val="none" w:sz="0" w:space="0" w:color="auto"/>
                <w:bottom w:val="none" w:sz="0" w:space="0" w:color="auto"/>
                <w:right w:val="none" w:sz="0" w:space="0" w:color="auto"/>
              </w:divBdr>
            </w:div>
            <w:div w:id="1814254992">
              <w:marLeft w:val="0"/>
              <w:marRight w:val="0"/>
              <w:marTop w:val="0"/>
              <w:marBottom w:val="0"/>
              <w:divBdr>
                <w:top w:val="none" w:sz="0" w:space="0" w:color="auto"/>
                <w:left w:val="none" w:sz="0" w:space="0" w:color="auto"/>
                <w:bottom w:val="none" w:sz="0" w:space="0" w:color="auto"/>
                <w:right w:val="none" w:sz="0" w:space="0" w:color="auto"/>
              </w:divBdr>
            </w:div>
            <w:div w:id="215511043">
              <w:marLeft w:val="0"/>
              <w:marRight w:val="0"/>
              <w:marTop w:val="0"/>
              <w:marBottom w:val="0"/>
              <w:divBdr>
                <w:top w:val="none" w:sz="0" w:space="0" w:color="auto"/>
                <w:left w:val="none" w:sz="0" w:space="0" w:color="auto"/>
                <w:bottom w:val="none" w:sz="0" w:space="0" w:color="auto"/>
                <w:right w:val="none" w:sz="0" w:space="0" w:color="auto"/>
              </w:divBdr>
            </w:div>
            <w:div w:id="1391735581">
              <w:marLeft w:val="0"/>
              <w:marRight w:val="0"/>
              <w:marTop w:val="0"/>
              <w:marBottom w:val="0"/>
              <w:divBdr>
                <w:top w:val="none" w:sz="0" w:space="0" w:color="auto"/>
                <w:left w:val="none" w:sz="0" w:space="0" w:color="auto"/>
                <w:bottom w:val="none" w:sz="0" w:space="0" w:color="auto"/>
                <w:right w:val="none" w:sz="0" w:space="0" w:color="auto"/>
              </w:divBdr>
            </w:div>
            <w:div w:id="1732728615">
              <w:marLeft w:val="0"/>
              <w:marRight w:val="0"/>
              <w:marTop w:val="0"/>
              <w:marBottom w:val="0"/>
              <w:divBdr>
                <w:top w:val="none" w:sz="0" w:space="0" w:color="auto"/>
                <w:left w:val="none" w:sz="0" w:space="0" w:color="auto"/>
                <w:bottom w:val="none" w:sz="0" w:space="0" w:color="auto"/>
                <w:right w:val="none" w:sz="0" w:space="0" w:color="auto"/>
              </w:divBdr>
            </w:div>
            <w:div w:id="267008655">
              <w:marLeft w:val="0"/>
              <w:marRight w:val="0"/>
              <w:marTop w:val="0"/>
              <w:marBottom w:val="0"/>
              <w:divBdr>
                <w:top w:val="none" w:sz="0" w:space="0" w:color="auto"/>
                <w:left w:val="none" w:sz="0" w:space="0" w:color="auto"/>
                <w:bottom w:val="none" w:sz="0" w:space="0" w:color="auto"/>
                <w:right w:val="none" w:sz="0" w:space="0" w:color="auto"/>
              </w:divBdr>
            </w:div>
            <w:div w:id="400638163">
              <w:marLeft w:val="0"/>
              <w:marRight w:val="0"/>
              <w:marTop w:val="0"/>
              <w:marBottom w:val="0"/>
              <w:divBdr>
                <w:top w:val="none" w:sz="0" w:space="0" w:color="auto"/>
                <w:left w:val="none" w:sz="0" w:space="0" w:color="auto"/>
                <w:bottom w:val="none" w:sz="0" w:space="0" w:color="auto"/>
                <w:right w:val="none" w:sz="0" w:space="0" w:color="auto"/>
              </w:divBdr>
            </w:div>
            <w:div w:id="24143539">
              <w:marLeft w:val="0"/>
              <w:marRight w:val="0"/>
              <w:marTop w:val="0"/>
              <w:marBottom w:val="0"/>
              <w:divBdr>
                <w:top w:val="none" w:sz="0" w:space="0" w:color="auto"/>
                <w:left w:val="none" w:sz="0" w:space="0" w:color="auto"/>
                <w:bottom w:val="none" w:sz="0" w:space="0" w:color="auto"/>
                <w:right w:val="none" w:sz="0" w:space="0" w:color="auto"/>
              </w:divBdr>
            </w:div>
            <w:div w:id="294067456">
              <w:marLeft w:val="0"/>
              <w:marRight w:val="0"/>
              <w:marTop w:val="0"/>
              <w:marBottom w:val="0"/>
              <w:divBdr>
                <w:top w:val="none" w:sz="0" w:space="0" w:color="auto"/>
                <w:left w:val="none" w:sz="0" w:space="0" w:color="auto"/>
                <w:bottom w:val="none" w:sz="0" w:space="0" w:color="auto"/>
                <w:right w:val="none" w:sz="0" w:space="0" w:color="auto"/>
              </w:divBdr>
            </w:div>
            <w:div w:id="557711814">
              <w:marLeft w:val="0"/>
              <w:marRight w:val="0"/>
              <w:marTop w:val="0"/>
              <w:marBottom w:val="0"/>
              <w:divBdr>
                <w:top w:val="none" w:sz="0" w:space="0" w:color="auto"/>
                <w:left w:val="none" w:sz="0" w:space="0" w:color="auto"/>
                <w:bottom w:val="none" w:sz="0" w:space="0" w:color="auto"/>
                <w:right w:val="none" w:sz="0" w:space="0" w:color="auto"/>
              </w:divBdr>
            </w:div>
            <w:div w:id="88737420">
              <w:marLeft w:val="0"/>
              <w:marRight w:val="0"/>
              <w:marTop w:val="0"/>
              <w:marBottom w:val="0"/>
              <w:divBdr>
                <w:top w:val="none" w:sz="0" w:space="0" w:color="auto"/>
                <w:left w:val="none" w:sz="0" w:space="0" w:color="auto"/>
                <w:bottom w:val="none" w:sz="0" w:space="0" w:color="auto"/>
                <w:right w:val="none" w:sz="0" w:space="0" w:color="auto"/>
              </w:divBdr>
            </w:div>
            <w:div w:id="718165315">
              <w:marLeft w:val="0"/>
              <w:marRight w:val="0"/>
              <w:marTop w:val="0"/>
              <w:marBottom w:val="0"/>
              <w:divBdr>
                <w:top w:val="none" w:sz="0" w:space="0" w:color="auto"/>
                <w:left w:val="none" w:sz="0" w:space="0" w:color="auto"/>
                <w:bottom w:val="none" w:sz="0" w:space="0" w:color="auto"/>
                <w:right w:val="none" w:sz="0" w:space="0" w:color="auto"/>
              </w:divBdr>
            </w:div>
            <w:div w:id="241531568">
              <w:marLeft w:val="0"/>
              <w:marRight w:val="0"/>
              <w:marTop w:val="0"/>
              <w:marBottom w:val="0"/>
              <w:divBdr>
                <w:top w:val="none" w:sz="0" w:space="0" w:color="auto"/>
                <w:left w:val="none" w:sz="0" w:space="0" w:color="auto"/>
                <w:bottom w:val="none" w:sz="0" w:space="0" w:color="auto"/>
                <w:right w:val="none" w:sz="0" w:space="0" w:color="auto"/>
              </w:divBdr>
            </w:div>
            <w:div w:id="1482237177">
              <w:marLeft w:val="0"/>
              <w:marRight w:val="0"/>
              <w:marTop w:val="0"/>
              <w:marBottom w:val="0"/>
              <w:divBdr>
                <w:top w:val="none" w:sz="0" w:space="0" w:color="auto"/>
                <w:left w:val="none" w:sz="0" w:space="0" w:color="auto"/>
                <w:bottom w:val="none" w:sz="0" w:space="0" w:color="auto"/>
                <w:right w:val="none" w:sz="0" w:space="0" w:color="auto"/>
              </w:divBdr>
            </w:div>
            <w:div w:id="1809517664">
              <w:marLeft w:val="0"/>
              <w:marRight w:val="0"/>
              <w:marTop w:val="0"/>
              <w:marBottom w:val="0"/>
              <w:divBdr>
                <w:top w:val="none" w:sz="0" w:space="0" w:color="auto"/>
                <w:left w:val="none" w:sz="0" w:space="0" w:color="auto"/>
                <w:bottom w:val="none" w:sz="0" w:space="0" w:color="auto"/>
                <w:right w:val="none" w:sz="0" w:space="0" w:color="auto"/>
              </w:divBdr>
            </w:div>
            <w:div w:id="1544949018">
              <w:marLeft w:val="0"/>
              <w:marRight w:val="0"/>
              <w:marTop w:val="0"/>
              <w:marBottom w:val="0"/>
              <w:divBdr>
                <w:top w:val="none" w:sz="0" w:space="0" w:color="auto"/>
                <w:left w:val="none" w:sz="0" w:space="0" w:color="auto"/>
                <w:bottom w:val="none" w:sz="0" w:space="0" w:color="auto"/>
                <w:right w:val="none" w:sz="0" w:space="0" w:color="auto"/>
              </w:divBdr>
            </w:div>
            <w:div w:id="980889934">
              <w:marLeft w:val="0"/>
              <w:marRight w:val="0"/>
              <w:marTop w:val="0"/>
              <w:marBottom w:val="0"/>
              <w:divBdr>
                <w:top w:val="none" w:sz="0" w:space="0" w:color="auto"/>
                <w:left w:val="none" w:sz="0" w:space="0" w:color="auto"/>
                <w:bottom w:val="none" w:sz="0" w:space="0" w:color="auto"/>
                <w:right w:val="none" w:sz="0" w:space="0" w:color="auto"/>
              </w:divBdr>
            </w:div>
            <w:div w:id="216357477">
              <w:marLeft w:val="0"/>
              <w:marRight w:val="0"/>
              <w:marTop w:val="0"/>
              <w:marBottom w:val="0"/>
              <w:divBdr>
                <w:top w:val="none" w:sz="0" w:space="0" w:color="auto"/>
                <w:left w:val="none" w:sz="0" w:space="0" w:color="auto"/>
                <w:bottom w:val="none" w:sz="0" w:space="0" w:color="auto"/>
                <w:right w:val="none" w:sz="0" w:space="0" w:color="auto"/>
              </w:divBdr>
            </w:div>
            <w:div w:id="161238800">
              <w:marLeft w:val="0"/>
              <w:marRight w:val="0"/>
              <w:marTop w:val="0"/>
              <w:marBottom w:val="0"/>
              <w:divBdr>
                <w:top w:val="none" w:sz="0" w:space="0" w:color="auto"/>
                <w:left w:val="none" w:sz="0" w:space="0" w:color="auto"/>
                <w:bottom w:val="none" w:sz="0" w:space="0" w:color="auto"/>
                <w:right w:val="none" w:sz="0" w:space="0" w:color="auto"/>
              </w:divBdr>
            </w:div>
            <w:div w:id="983848418">
              <w:marLeft w:val="0"/>
              <w:marRight w:val="0"/>
              <w:marTop w:val="0"/>
              <w:marBottom w:val="0"/>
              <w:divBdr>
                <w:top w:val="none" w:sz="0" w:space="0" w:color="auto"/>
                <w:left w:val="none" w:sz="0" w:space="0" w:color="auto"/>
                <w:bottom w:val="none" w:sz="0" w:space="0" w:color="auto"/>
                <w:right w:val="none" w:sz="0" w:space="0" w:color="auto"/>
              </w:divBdr>
            </w:div>
            <w:div w:id="1869415057">
              <w:marLeft w:val="0"/>
              <w:marRight w:val="0"/>
              <w:marTop w:val="0"/>
              <w:marBottom w:val="0"/>
              <w:divBdr>
                <w:top w:val="none" w:sz="0" w:space="0" w:color="auto"/>
                <w:left w:val="none" w:sz="0" w:space="0" w:color="auto"/>
                <w:bottom w:val="none" w:sz="0" w:space="0" w:color="auto"/>
                <w:right w:val="none" w:sz="0" w:space="0" w:color="auto"/>
              </w:divBdr>
            </w:div>
            <w:div w:id="1936162251">
              <w:marLeft w:val="0"/>
              <w:marRight w:val="0"/>
              <w:marTop w:val="0"/>
              <w:marBottom w:val="0"/>
              <w:divBdr>
                <w:top w:val="none" w:sz="0" w:space="0" w:color="auto"/>
                <w:left w:val="none" w:sz="0" w:space="0" w:color="auto"/>
                <w:bottom w:val="none" w:sz="0" w:space="0" w:color="auto"/>
                <w:right w:val="none" w:sz="0" w:space="0" w:color="auto"/>
              </w:divBdr>
            </w:div>
            <w:div w:id="249824397">
              <w:marLeft w:val="0"/>
              <w:marRight w:val="0"/>
              <w:marTop w:val="0"/>
              <w:marBottom w:val="0"/>
              <w:divBdr>
                <w:top w:val="none" w:sz="0" w:space="0" w:color="auto"/>
                <w:left w:val="none" w:sz="0" w:space="0" w:color="auto"/>
                <w:bottom w:val="none" w:sz="0" w:space="0" w:color="auto"/>
                <w:right w:val="none" w:sz="0" w:space="0" w:color="auto"/>
              </w:divBdr>
            </w:div>
            <w:div w:id="237522840">
              <w:marLeft w:val="0"/>
              <w:marRight w:val="0"/>
              <w:marTop w:val="0"/>
              <w:marBottom w:val="0"/>
              <w:divBdr>
                <w:top w:val="none" w:sz="0" w:space="0" w:color="auto"/>
                <w:left w:val="none" w:sz="0" w:space="0" w:color="auto"/>
                <w:bottom w:val="none" w:sz="0" w:space="0" w:color="auto"/>
                <w:right w:val="none" w:sz="0" w:space="0" w:color="auto"/>
              </w:divBdr>
            </w:div>
            <w:div w:id="608243574">
              <w:marLeft w:val="0"/>
              <w:marRight w:val="0"/>
              <w:marTop w:val="0"/>
              <w:marBottom w:val="0"/>
              <w:divBdr>
                <w:top w:val="none" w:sz="0" w:space="0" w:color="auto"/>
                <w:left w:val="none" w:sz="0" w:space="0" w:color="auto"/>
                <w:bottom w:val="none" w:sz="0" w:space="0" w:color="auto"/>
                <w:right w:val="none" w:sz="0" w:space="0" w:color="auto"/>
              </w:divBdr>
            </w:div>
            <w:div w:id="542137815">
              <w:marLeft w:val="0"/>
              <w:marRight w:val="0"/>
              <w:marTop w:val="0"/>
              <w:marBottom w:val="0"/>
              <w:divBdr>
                <w:top w:val="none" w:sz="0" w:space="0" w:color="auto"/>
                <w:left w:val="none" w:sz="0" w:space="0" w:color="auto"/>
                <w:bottom w:val="none" w:sz="0" w:space="0" w:color="auto"/>
                <w:right w:val="none" w:sz="0" w:space="0" w:color="auto"/>
              </w:divBdr>
            </w:div>
            <w:div w:id="635986931">
              <w:marLeft w:val="0"/>
              <w:marRight w:val="0"/>
              <w:marTop w:val="0"/>
              <w:marBottom w:val="0"/>
              <w:divBdr>
                <w:top w:val="none" w:sz="0" w:space="0" w:color="auto"/>
                <w:left w:val="none" w:sz="0" w:space="0" w:color="auto"/>
                <w:bottom w:val="none" w:sz="0" w:space="0" w:color="auto"/>
                <w:right w:val="none" w:sz="0" w:space="0" w:color="auto"/>
              </w:divBdr>
            </w:div>
            <w:div w:id="112721976">
              <w:marLeft w:val="0"/>
              <w:marRight w:val="0"/>
              <w:marTop w:val="0"/>
              <w:marBottom w:val="0"/>
              <w:divBdr>
                <w:top w:val="none" w:sz="0" w:space="0" w:color="auto"/>
                <w:left w:val="none" w:sz="0" w:space="0" w:color="auto"/>
                <w:bottom w:val="none" w:sz="0" w:space="0" w:color="auto"/>
                <w:right w:val="none" w:sz="0" w:space="0" w:color="auto"/>
              </w:divBdr>
            </w:div>
            <w:div w:id="1626352118">
              <w:marLeft w:val="0"/>
              <w:marRight w:val="0"/>
              <w:marTop w:val="0"/>
              <w:marBottom w:val="0"/>
              <w:divBdr>
                <w:top w:val="none" w:sz="0" w:space="0" w:color="auto"/>
                <w:left w:val="none" w:sz="0" w:space="0" w:color="auto"/>
                <w:bottom w:val="none" w:sz="0" w:space="0" w:color="auto"/>
                <w:right w:val="none" w:sz="0" w:space="0" w:color="auto"/>
              </w:divBdr>
            </w:div>
            <w:div w:id="1449080981">
              <w:marLeft w:val="0"/>
              <w:marRight w:val="0"/>
              <w:marTop w:val="0"/>
              <w:marBottom w:val="0"/>
              <w:divBdr>
                <w:top w:val="none" w:sz="0" w:space="0" w:color="auto"/>
                <w:left w:val="none" w:sz="0" w:space="0" w:color="auto"/>
                <w:bottom w:val="none" w:sz="0" w:space="0" w:color="auto"/>
                <w:right w:val="none" w:sz="0" w:space="0" w:color="auto"/>
              </w:divBdr>
            </w:div>
            <w:div w:id="941837879">
              <w:marLeft w:val="0"/>
              <w:marRight w:val="0"/>
              <w:marTop w:val="0"/>
              <w:marBottom w:val="0"/>
              <w:divBdr>
                <w:top w:val="none" w:sz="0" w:space="0" w:color="auto"/>
                <w:left w:val="none" w:sz="0" w:space="0" w:color="auto"/>
                <w:bottom w:val="none" w:sz="0" w:space="0" w:color="auto"/>
                <w:right w:val="none" w:sz="0" w:space="0" w:color="auto"/>
              </w:divBdr>
            </w:div>
            <w:div w:id="638413038">
              <w:marLeft w:val="0"/>
              <w:marRight w:val="0"/>
              <w:marTop w:val="0"/>
              <w:marBottom w:val="0"/>
              <w:divBdr>
                <w:top w:val="none" w:sz="0" w:space="0" w:color="auto"/>
                <w:left w:val="none" w:sz="0" w:space="0" w:color="auto"/>
                <w:bottom w:val="none" w:sz="0" w:space="0" w:color="auto"/>
                <w:right w:val="none" w:sz="0" w:space="0" w:color="auto"/>
              </w:divBdr>
            </w:div>
            <w:div w:id="522137633">
              <w:marLeft w:val="0"/>
              <w:marRight w:val="0"/>
              <w:marTop w:val="0"/>
              <w:marBottom w:val="0"/>
              <w:divBdr>
                <w:top w:val="none" w:sz="0" w:space="0" w:color="auto"/>
                <w:left w:val="none" w:sz="0" w:space="0" w:color="auto"/>
                <w:bottom w:val="none" w:sz="0" w:space="0" w:color="auto"/>
                <w:right w:val="none" w:sz="0" w:space="0" w:color="auto"/>
              </w:divBdr>
            </w:div>
            <w:div w:id="2055693997">
              <w:marLeft w:val="0"/>
              <w:marRight w:val="0"/>
              <w:marTop w:val="0"/>
              <w:marBottom w:val="0"/>
              <w:divBdr>
                <w:top w:val="none" w:sz="0" w:space="0" w:color="auto"/>
                <w:left w:val="none" w:sz="0" w:space="0" w:color="auto"/>
                <w:bottom w:val="none" w:sz="0" w:space="0" w:color="auto"/>
                <w:right w:val="none" w:sz="0" w:space="0" w:color="auto"/>
              </w:divBdr>
            </w:div>
            <w:div w:id="680932509">
              <w:marLeft w:val="0"/>
              <w:marRight w:val="0"/>
              <w:marTop w:val="0"/>
              <w:marBottom w:val="0"/>
              <w:divBdr>
                <w:top w:val="none" w:sz="0" w:space="0" w:color="auto"/>
                <w:left w:val="none" w:sz="0" w:space="0" w:color="auto"/>
                <w:bottom w:val="none" w:sz="0" w:space="0" w:color="auto"/>
                <w:right w:val="none" w:sz="0" w:space="0" w:color="auto"/>
              </w:divBdr>
            </w:div>
            <w:div w:id="46339071">
              <w:marLeft w:val="0"/>
              <w:marRight w:val="0"/>
              <w:marTop w:val="0"/>
              <w:marBottom w:val="0"/>
              <w:divBdr>
                <w:top w:val="none" w:sz="0" w:space="0" w:color="auto"/>
                <w:left w:val="none" w:sz="0" w:space="0" w:color="auto"/>
                <w:bottom w:val="none" w:sz="0" w:space="0" w:color="auto"/>
                <w:right w:val="none" w:sz="0" w:space="0" w:color="auto"/>
              </w:divBdr>
            </w:div>
            <w:div w:id="571504792">
              <w:marLeft w:val="0"/>
              <w:marRight w:val="0"/>
              <w:marTop w:val="0"/>
              <w:marBottom w:val="0"/>
              <w:divBdr>
                <w:top w:val="none" w:sz="0" w:space="0" w:color="auto"/>
                <w:left w:val="none" w:sz="0" w:space="0" w:color="auto"/>
                <w:bottom w:val="none" w:sz="0" w:space="0" w:color="auto"/>
                <w:right w:val="none" w:sz="0" w:space="0" w:color="auto"/>
              </w:divBdr>
            </w:div>
            <w:div w:id="116222375">
              <w:marLeft w:val="0"/>
              <w:marRight w:val="0"/>
              <w:marTop w:val="0"/>
              <w:marBottom w:val="0"/>
              <w:divBdr>
                <w:top w:val="none" w:sz="0" w:space="0" w:color="auto"/>
                <w:left w:val="none" w:sz="0" w:space="0" w:color="auto"/>
                <w:bottom w:val="none" w:sz="0" w:space="0" w:color="auto"/>
                <w:right w:val="none" w:sz="0" w:space="0" w:color="auto"/>
              </w:divBdr>
            </w:div>
            <w:div w:id="1173955869">
              <w:marLeft w:val="0"/>
              <w:marRight w:val="0"/>
              <w:marTop w:val="0"/>
              <w:marBottom w:val="0"/>
              <w:divBdr>
                <w:top w:val="none" w:sz="0" w:space="0" w:color="auto"/>
                <w:left w:val="none" w:sz="0" w:space="0" w:color="auto"/>
                <w:bottom w:val="none" w:sz="0" w:space="0" w:color="auto"/>
                <w:right w:val="none" w:sz="0" w:space="0" w:color="auto"/>
              </w:divBdr>
            </w:div>
            <w:div w:id="1736470140">
              <w:marLeft w:val="0"/>
              <w:marRight w:val="0"/>
              <w:marTop w:val="0"/>
              <w:marBottom w:val="0"/>
              <w:divBdr>
                <w:top w:val="none" w:sz="0" w:space="0" w:color="auto"/>
                <w:left w:val="none" w:sz="0" w:space="0" w:color="auto"/>
                <w:bottom w:val="none" w:sz="0" w:space="0" w:color="auto"/>
                <w:right w:val="none" w:sz="0" w:space="0" w:color="auto"/>
              </w:divBdr>
            </w:div>
            <w:div w:id="1146750430">
              <w:marLeft w:val="0"/>
              <w:marRight w:val="0"/>
              <w:marTop w:val="0"/>
              <w:marBottom w:val="0"/>
              <w:divBdr>
                <w:top w:val="none" w:sz="0" w:space="0" w:color="auto"/>
                <w:left w:val="none" w:sz="0" w:space="0" w:color="auto"/>
                <w:bottom w:val="none" w:sz="0" w:space="0" w:color="auto"/>
                <w:right w:val="none" w:sz="0" w:space="0" w:color="auto"/>
              </w:divBdr>
            </w:div>
            <w:div w:id="360014204">
              <w:marLeft w:val="0"/>
              <w:marRight w:val="0"/>
              <w:marTop w:val="0"/>
              <w:marBottom w:val="0"/>
              <w:divBdr>
                <w:top w:val="none" w:sz="0" w:space="0" w:color="auto"/>
                <w:left w:val="none" w:sz="0" w:space="0" w:color="auto"/>
                <w:bottom w:val="none" w:sz="0" w:space="0" w:color="auto"/>
                <w:right w:val="none" w:sz="0" w:space="0" w:color="auto"/>
              </w:divBdr>
            </w:div>
            <w:div w:id="1848059485">
              <w:marLeft w:val="0"/>
              <w:marRight w:val="0"/>
              <w:marTop w:val="0"/>
              <w:marBottom w:val="0"/>
              <w:divBdr>
                <w:top w:val="none" w:sz="0" w:space="0" w:color="auto"/>
                <w:left w:val="none" w:sz="0" w:space="0" w:color="auto"/>
                <w:bottom w:val="none" w:sz="0" w:space="0" w:color="auto"/>
                <w:right w:val="none" w:sz="0" w:space="0" w:color="auto"/>
              </w:divBdr>
            </w:div>
            <w:div w:id="1630748421">
              <w:marLeft w:val="0"/>
              <w:marRight w:val="0"/>
              <w:marTop w:val="0"/>
              <w:marBottom w:val="0"/>
              <w:divBdr>
                <w:top w:val="none" w:sz="0" w:space="0" w:color="auto"/>
                <w:left w:val="none" w:sz="0" w:space="0" w:color="auto"/>
                <w:bottom w:val="none" w:sz="0" w:space="0" w:color="auto"/>
                <w:right w:val="none" w:sz="0" w:space="0" w:color="auto"/>
              </w:divBdr>
            </w:div>
            <w:div w:id="1210148798">
              <w:marLeft w:val="0"/>
              <w:marRight w:val="0"/>
              <w:marTop w:val="0"/>
              <w:marBottom w:val="0"/>
              <w:divBdr>
                <w:top w:val="none" w:sz="0" w:space="0" w:color="auto"/>
                <w:left w:val="none" w:sz="0" w:space="0" w:color="auto"/>
                <w:bottom w:val="none" w:sz="0" w:space="0" w:color="auto"/>
                <w:right w:val="none" w:sz="0" w:space="0" w:color="auto"/>
              </w:divBdr>
            </w:div>
            <w:div w:id="2062365818">
              <w:marLeft w:val="0"/>
              <w:marRight w:val="0"/>
              <w:marTop w:val="0"/>
              <w:marBottom w:val="0"/>
              <w:divBdr>
                <w:top w:val="none" w:sz="0" w:space="0" w:color="auto"/>
                <w:left w:val="none" w:sz="0" w:space="0" w:color="auto"/>
                <w:bottom w:val="none" w:sz="0" w:space="0" w:color="auto"/>
                <w:right w:val="none" w:sz="0" w:space="0" w:color="auto"/>
              </w:divBdr>
            </w:div>
            <w:div w:id="1255748806">
              <w:marLeft w:val="0"/>
              <w:marRight w:val="0"/>
              <w:marTop w:val="0"/>
              <w:marBottom w:val="0"/>
              <w:divBdr>
                <w:top w:val="none" w:sz="0" w:space="0" w:color="auto"/>
                <w:left w:val="none" w:sz="0" w:space="0" w:color="auto"/>
                <w:bottom w:val="none" w:sz="0" w:space="0" w:color="auto"/>
                <w:right w:val="none" w:sz="0" w:space="0" w:color="auto"/>
              </w:divBdr>
            </w:div>
            <w:div w:id="841699202">
              <w:marLeft w:val="0"/>
              <w:marRight w:val="0"/>
              <w:marTop w:val="0"/>
              <w:marBottom w:val="0"/>
              <w:divBdr>
                <w:top w:val="none" w:sz="0" w:space="0" w:color="auto"/>
                <w:left w:val="none" w:sz="0" w:space="0" w:color="auto"/>
                <w:bottom w:val="none" w:sz="0" w:space="0" w:color="auto"/>
                <w:right w:val="none" w:sz="0" w:space="0" w:color="auto"/>
              </w:divBdr>
            </w:div>
            <w:div w:id="1495802906">
              <w:marLeft w:val="0"/>
              <w:marRight w:val="0"/>
              <w:marTop w:val="0"/>
              <w:marBottom w:val="0"/>
              <w:divBdr>
                <w:top w:val="none" w:sz="0" w:space="0" w:color="auto"/>
                <w:left w:val="none" w:sz="0" w:space="0" w:color="auto"/>
                <w:bottom w:val="none" w:sz="0" w:space="0" w:color="auto"/>
                <w:right w:val="none" w:sz="0" w:space="0" w:color="auto"/>
              </w:divBdr>
            </w:div>
            <w:div w:id="43991784">
              <w:marLeft w:val="0"/>
              <w:marRight w:val="0"/>
              <w:marTop w:val="0"/>
              <w:marBottom w:val="0"/>
              <w:divBdr>
                <w:top w:val="none" w:sz="0" w:space="0" w:color="auto"/>
                <w:left w:val="none" w:sz="0" w:space="0" w:color="auto"/>
                <w:bottom w:val="none" w:sz="0" w:space="0" w:color="auto"/>
                <w:right w:val="none" w:sz="0" w:space="0" w:color="auto"/>
              </w:divBdr>
            </w:div>
            <w:div w:id="1397972162">
              <w:marLeft w:val="0"/>
              <w:marRight w:val="0"/>
              <w:marTop w:val="0"/>
              <w:marBottom w:val="0"/>
              <w:divBdr>
                <w:top w:val="none" w:sz="0" w:space="0" w:color="auto"/>
                <w:left w:val="none" w:sz="0" w:space="0" w:color="auto"/>
                <w:bottom w:val="none" w:sz="0" w:space="0" w:color="auto"/>
                <w:right w:val="none" w:sz="0" w:space="0" w:color="auto"/>
              </w:divBdr>
            </w:div>
            <w:div w:id="665674293">
              <w:marLeft w:val="0"/>
              <w:marRight w:val="0"/>
              <w:marTop w:val="0"/>
              <w:marBottom w:val="0"/>
              <w:divBdr>
                <w:top w:val="none" w:sz="0" w:space="0" w:color="auto"/>
                <w:left w:val="none" w:sz="0" w:space="0" w:color="auto"/>
                <w:bottom w:val="none" w:sz="0" w:space="0" w:color="auto"/>
                <w:right w:val="none" w:sz="0" w:space="0" w:color="auto"/>
              </w:divBdr>
            </w:div>
            <w:div w:id="516770222">
              <w:marLeft w:val="0"/>
              <w:marRight w:val="0"/>
              <w:marTop w:val="0"/>
              <w:marBottom w:val="0"/>
              <w:divBdr>
                <w:top w:val="none" w:sz="0" w:space="0" w:color="auto"/>
                <w:left w:val="none" w:sz="0" w:space="0" w:color="auto"/>
                <w:bottom w:val="none" w:sz="0" w:space="0" w:color="auto"/>
                <w:right w:val="none" w:sz="0" w:space="0" w:color="auto"/>
              </w:divBdr>
            </w:div>
            <w:div w:id="955218235">
              <w:marLeft w:val="0"/>
              <w:marRight w:val="0"/>
              <w:marTop w:val="0"/>
              <w:marBottom w:val="0"/>
              <w:divBdr>
                <w:top w:val="none" w:sz="0" w:space="0" w:color="auto"/>
                <w:left w:val="none" w:sz="0" w:space="0" w:color="auto"/>
                <w:bottom w:val="none" w:sz="0" w:space="0" w:color="auto"/>
                <w:right w:val="none" w:sz="0" w:space="0" w:color="auto"/>
              </w:divBdr>
            </w:div>
            <w:div w:id="2020689840">
              <w:marLeft w:val="0"/>
              <w:marRight w:val="0"/>
              <w:marTop w:val="0"/>
              <w:marBottom w:val="0"/>
              <w:divBdr>
                <w:top w:val="none" w:sz="0" w:space="0" w:color="auto"/>
                <w:left w:val="none" w:sz="0" w:space="0" w:color="auto"/>
                <w:bottom w:val="none" w:sz="0" w:space="0" w:color="auto"/>
                <w:right w:val="none" w:sz="0" w:space="0" w:color="auto"/>
              </w:divBdr>
            </w:div>
            <w:div w:id="1497069132">
              <w:marLeft w:val="0"/>
              <w:marRight w:val="0"/>
              <w:marTop w:val="0"/>
              <w:marBottom w:val="0"/>
              <w:divBdr>
                <w:top w:val="none" w:sz="0" w:space="0" w:color="auto"/>
                <w:left w:val="none" w:sz="0" w:space="0" w:color="auto"/>
                <w:bottom w:val="none" w:sz="0" w:space="0" w:color="auto"/>
                <w:right w:val="none" w:sz="0" w:space="0" w:color="auto"/>
              </w:divBdr>
            </w:div>
            <w:div w:id="2039618468">
              <w:marLeft w:val="0"/>
              <w:marRight w:val="0"/>
              <w:marTop w:val="0"/>
              <w:marBottom w:val="0"/>
              <w:divBdr>
                <w:top w:val="none" w:sz="0" w:space="0" w:color="auto"/>
                <w:left w:val="none" w:sz="0" w:space="0" w:color="auto"/>
                <w:bottom w:val="none" w:sz="0" w:space="0" w:color="auto"/>
                <w:right w:val="none" w:sz="0" w:space="0" w:color="auto"/>
              </w:divBdr>
            </w:div>
            <w:div w:id="2015913234">
              <w:marLeft w:val="0"/>
              <w:marRight w:val="0"/>
              <w:marTop w:val="0"/>
              <w:marBottom w:val="0"/>
              <w:divBdr>
                <w:top w:val="none" w:sz="0" w:space="0" w:color="auto"/>
                <w:left w:val="none" w:sz="0" w:space="0" w:color="auto"/>
                <w:bottom w:val="none" w:sz="0" w:space="0" w:color="auto"/>
                <w:right w:val="none" w:sz="0" w:space="0" w:color="auto"/>
              </w:divBdr>
            </w:div>
            <w:div w:id="404767957">
              <w:marLeft w:val="0"/>
              <w:marRight w:val="0"/>
              <w:marTop w:val="0"/>
              <w:marBottom w:val="0"/>
              <w:divBdr>
                <w:top w:val="none" w:sz="0" w:space="0" w:color="auto"/>
                <w:left w:val="none" w:sz="0" w:space="0" w:color="auto"/>
                <w:bottom w:val="none" w:sz="0" w:space="0" w:color="auto"/>
                <w:right w:val="none" w:sz="0" w:space="0" w:color="auto"/>
              </w:divBdr>
            </w:div>
            <w:div w:id="1021972281">
              <w:marLeft w:val="0"/>
              <w:marRight w:val="0"/>
              <w:marTop w:val="0"/>
              <w:marBottom w:val="0"/>
              <w:divBdr>
                <w:top w:val="none" w:sz="0" w:space="0" w:color="auto"/>
                <w:left w:val="none" w:sz="0" w:space="0" w:color="auto"/>
                <w:bottom w:val="none" w:sz="0" w:space="0" w:color="auto"/>
                <w:right w:val="none" w:sz="0" w:space="0" w:color="auto"/>
              </w:divBdr>
            </w:div>
            <w:div w:id="150025624">
              <w:marLeft w:val="0"/>
              <w:marRight w:val="0"/>
              <w:marTop w:val="0"/>
              <w:marBottom w:val="0"/>
              <w:divBdr>
                <w:top w:val="none" w:sz="0" w:space="0" w:color="auto"/>
                <w:left w:val="none" w:sz="0" w:space="0" w:color="auto"/>
                <w:bottom w:val="none" w:sz="0" w:space="0" w:color="auto"/>
                <w:right w:val="none" w:sz="0" w:space="0" w:color="auto"/>
              </w:divBdr>
            </w:div>
            <w:div w:id="413745644">
              <w:marLeft w:val="0"/>
              <w:marRight w:val="0"/>
              <w:marTop w:val="0"/>
              <w:marBottom w:val="0"/>
              <w:divBdr>
                <w:top w:val="none" w:sz="0" w:space="0" w:color="auto"/>
                <w:left w:val="none" w:sz="0" w:space="0" w:color="auto"/>
                <w:bottom w:val="none" w:sz="0" w:space="0" w:color="auto"/>
                <w:right w:val="none" w:sz="0" w:space="0" w:color="auto"/>
              </w:divBdr>
            </w:div>
            <w:div w:id="642125948">
              <w:marLeft w:val="0"/>
              <w:marRight w:val="0"/>
              <w:marTop w:val="0"/>
              <w:marBottom w:val="0"/>
              <w:divBdr>
                <w:top w:val="none" w:sz="0" w:space="0" w:color="auto"/>
                <w:left w:val="none" w:sz="0" w:space="0" w:color="auto"/>
                <w:bottom w:val="none" w:sz="0" w:space="0" w:color="auto"/>
                <w:right w:val="none" w:sz="0" w:space="0" w:color="auto"/>
              </w:divBdr>
            </w:div>
            <w:div w:id="1696610118">
              <w:marLeft w:val="0"/>
              <w:marRight w:val="0"/>
              <w:marTop w:val="0"/>
              <w:marBottom w:val="0"/>
              <w:divBdr>
                <w:top w:val="none" w:sz="0" w:space="0" w:color="auto"/>
                <w:left w:val="none" w:sz="0" w:space="0" w:color="auto"/>
                <w:bottom w:val="none" w:sz="0" w:space="0" w:color="auto"/>
                <w:right w:val="none" w:sz="0" w:space="0" w:color="auto"/>
              </w:divBdr>
            </w:div>
            <w:div w:id="287513243">
              <w:marLeft w:val="0"/>
              <w:marRight w:val="0"/>
              <w:marTop w:val="0"/>
              <w:marBottom w:val="0"/>
              <w:divBdr>
                <w:top w:val="none" w:sz="0" w:space="0" w:color="auto"/>
                <w:left w:val="none" w:sz="0" w:space="0" w:color="auto"/>
                <w:bottom w:val="none" w:sz="0" w:space="0" w:color="auto"/>
                <w:right w:val="none" w:sz="0" w:space="0" w:color="auto"/>
              </w:divBdr>
            </w:div>
            <w:div w:id="1079712214">
              <w:marLeft w:val="0"/>
              <w:marRight w:val="0"/>
              <w:marTop w:val="0"/>
              <w:marBottom w:val="0"/>
              <w:divBdr>
                <w:top w:val="none" w:sz="0" w:space="0" w:color="auto"/>
                <w:left w:val="none" w:sz="0" w:space="0" w:color="auto"/>
                <w:bottom w:val="none" w:sz="0" w:space="0" w:color="auto"/>
                <w:right w:val="none" w:sz="0" w:space="0" w:color="auto"/>
              </w:divBdr>
            </w:div>
            <w:div w:id="669481114">
              <w:marLeft w:val="0"/>
              <w:marRight w:val="0"/>
              <w:marTop w:val="0"/>
              <w:marBottom w:val="0"/>
              <w:divBdr>
                <w:top w:val="none" w:sz="0" w:space="0" w:color="auto"/>
                <w:left w:val="none" w:sz="0" w:space="0" w:color="auto"/>
                <w:bottom w:val="none" w:sz="0" w:space="0" w:color="auto"/>
                <w:right w:val="none" w:sz="0" w:space="0" w:color="auto"/>
              </w:divBdr>
            </w:div>
            <w:div w:id="1565262399">
              <w:marLeft w:val="0"/>
              <w:marRight w:val="0"/>
              <w:marTop w:val="0"/>
              <w:marBottom w:val="0"/>
              <w:divBdr>
                <w:top w:val="none" w:sz="0" w:space="0" w:color="auto"/>
                <w:left w:val="none" w:sz="0" w:space="0" w:color="auto"/>
                <w:bottom w:val="none" w:sz="0" w:space="0" w:color="auto"/>
                <w:right w:val="none" w:sz="0" w:space="0" w:color="auto"/>
              </w:divBdr>
            </w:div>
            <w:div w:id="5427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5842">
      <w:bodyDiv w:val="1"/>
      <w:marLeft w:val="0"/>
      <w:marRight w:val="0"/>
      <w:marTop w:val="0"/>
      <w:marBottom w:val="0"/>
      <w:divBdr>
        <w:top w:val="none" w:sz="0" w:space="0" w:color="auto"/>
        <w:left w:val="none" w:sz="0" w:space="0" w:color="auto"/>
        <w:bottom w:val="none" w:sz="0" w:space="0" w:color="auto"/>
        <w:right w:val="none" w:sz="0" w:space="0" w:color="auto"/>
      </w:divBdr>
      <w:divsChild>
        <w:div w:id="1507552663">
          <w:marLeft w:val="0"/>
          <w:marRight w:val="0"/>
          <w:marTop w:val="0"/>
          <w:marBottom w:val="0"/>
          <w:divBdr>
            <w:top w:val="none" w:sz="0" w:space="0" w:color="auto"/>
            <w:left w:val="none" w:sz="0" w:space="0" w:color="auto"/>
            <w:bottom w:val="none" w:sz="0" w:space="0" w:color="auto"/>
            <w:right w:val="none" w:sz="0" w:space="0" w:color="auto"/>
          </w:divBdr>
          <w:divsChild>
            <w:div w:id="17651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6106">
      <w:bodyDiv w:val="1"/>
      <w:marLeft w:val="0"/>
      <w:marRight w:val="0"/>
      <w:marTop w:val="0"/>
      <w:marBottom w:val="0"/>
      <w:divBdr>
        <w:top w:val="none" w:sz="0" w:space="0" w:color="auto"/>
        <w:left w:val="none" w:sz="0" w:space="0" w:color="auto"/>
        <w:bottom w:val="none" w:sz="0" w:space="0" w:color="auto"/>
        <w:right w:val="none" w:sz="0" w:space="0" w:color="auto"/>
      </w:divBdr>
      <w:divsChild>
        <w:div w:id="1437557820">
          <w:marLeft w:val="0"/>
          <w:marRight w:val="0"/>
          <w:marTop w:val="0"/>
          <w:marBottom w:val="0"/>
          <w:divBdr>
            <w:top w:val="none" w:sz="0" w:space="0" w:color="auto"/>
            <w:left w:val="none" w:sz="0" w:space="0" w:color="auto"/>
            <w:bottom w:val="none" w:sz="0" w:space="0" w:color="auto"/>
            <w:right w:val="none" w:sz="0" w:space="0" w:color="auto"/>
          </w:divBdr>
          <w:divsChild>
            <w:div w:id="11068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020">
      <w:bodyDiv w:val="1"/>
      <w:marLeft w:val="0"/>
      <w:marRight w:val="0"/>
      <w:marTop w:val="0"/>
      <w:marBottom w:val="0"/>
      <w:divBdr>
        <w:top w:val="none" w:sz="0" w:space="0" w:color="auto"/>
        <w:left w:val="none" w:sz="0" w:space="0" w:color="auto"/>
        <w:bottom w:val="none" w:sz="0" w:space="0" w:color="auto"/>
        <w:right w:val="none" w:sz="0" w:space="0" w:color="auto"/>
      </w:divBdr>
    </w:div>
    <w:div w:id="1945770115">
      <w:bodyDiv w:val="1"/>
      <w:marLeft w:val="0"/>
      <w:marRight w:val="0"/>
      <w:marTop w:val="0"/>
      <w:marBottom w:val="0"/>
      <w:divBdr>
        <w:top w:val="none" w:sz="0" w:space="0" w:color="auto"/>
        <w:left w:val="none" w:sz="0" w:space="0" w:color="auto"/>
        <w:bottom w:val="none" w:sz="0" w:space="0" w:color="auto"/>
        <w:right w:val="none" w:sz="0" w:space="0" w:color="auto"/>
      </w:divBdr>
      <w:divsChild>
        <w:div w:id="603225333">
          <w:marLeft w:val="0"/>
          <w:marRight w:val="0"/>
          <w:marTop w:val="0"/>
          <w:marBottom w:val="0"/>
          <w:divBdr>
            <w:top w:val="none" w:sz="0" w:space="0" w:color="auto"/>
            <w:left w:val="none" w:sz="0" w:space="0" w:color="auto"/>
            <w:bottom w:val="none" w:sz="0" w:space="0" w:color="auto"/>
            <w:right w:val="none" w:sz="0" w:space="0" w:color="auto"/>
          </w:divBdr>
          <w:divsChild>
            <w:div w:id="1060208373">
              <w:marLeft w:val="0"/>
              <w:marRight w:val="0"/>
              <w:marTop w:val="0"/>
              <w:marBottom w:val="0"/>
              <w:divBdr>
                <w:top w:val="none" w:sz="0" w:space="0" w:color="auto"/>
                <w:left w:val="none" w:sz="0" w:space="0" w:color="auto"/>
                <w:bottom w:val="none" w:sz="0" w:space="0" w:color="auto"/>
                <w:right w:val="none" w:sz="0" w:space="0" w:color="auto"/>
              </w:divBdr>
            </w:div>
            <w:div w:id="848174045">
              <w:marLeft w:val="0"/>
              <w:marRight w:val="0"/>
              <w:marTop w:val="0"/>
              <w:marBottom w:val="0"/>
              <w:divBdr>
                <w:top w:val="none" w:sz="0" w:space="0" w:color="auto"/>
                <w:left w:val="none" w:sz="0" w:space="0" w:color="auto"/>
                <w:bottom w:val="none" w:sz="0" w:space="0" w:color="auto"/>
                <w:right w:val="none" w:sz="0" w:space="0" w:color="auto"/>
              </w:divBdr>
            </w:div>
            <w:div w:id="1982154669">
              <w:marLeft w:val="0"/>
              <w:marRight w:val="0"/>
              <w:marTop w:val="0"/>
              <w:marBottom w:val="0"/>
              <w:divBdr>
                <w:top w:val="none" w:sz="0" w:space="0" w:color="auto"/>
                <w:left w:val="none" w:sz="0" w:space="0" w:color="auto"/>
                <w:bottom w:val="none" w:sz="0" w:space="0" w:color="auto"/>
                <w:right w:val="none" w:sz="0" w:space="0" w:color="auto"/>
              </w:divBdr>
            </w:div>
            <w:div w:id="1664508585">
              <w:marLeft w:val="0"/>
              <w:marRight w:val="0"/>
              <w:marTop w:val="0"/>
              <w:marBottom w:val="0"/>
              <w:divBdr>
                <w:top w:val="none" w:sz="0" w:space="0" w:color="auto"/>
                <w:left w:val="none" w:sz="0" w:space="0" w:color="auto"/>
                <w:bottom w:val="none" w:sz="0" w:space="0" w:color="auto"/>
                <w:right w:val="none" w:sz="0" w:space="0" w:color="auto"/>
              </w:divBdr>
            </w:div>
            <w:div w:id="7996162">
              <w:marLeft w:val="0"/>
              <w:marRight w:val="0"/>
              <w:marTop w:val="0"/>
              <w:marBottom w:val="0"/>
              <w:divBdr>
                <w:top w:val="none" w:sz="0" w:space="0" w:color="auto"/>
                <w:left w:val="none" w:sz="0" w:space="0" w:color="auto"/>
                <w:bottom w:val="none" w:sz="0" w:space="0" w:color="auto"/>
                <w:right w:val="none" w:sz="0" w:space="0" w:color="auto"/>
              </w:divBdr>
            </w:div>
            <w:div w:id="1785808946">
              <w:marLeft w:val="0"/>
              <w:marRight w:val="0"/>
              <w:marTop w:val="0"/>
              <w:marBottom w:val="0"/>
              <w:divBdr>
                <w:top w:val="none" w:sz="0" w:space="0" w:color="auto"/>
                <w:left w:val="none" w:sz="0" w:space="0" w:color="auto"/>
                <w:bottom w:val="none" w:sz="0" w:space="0" w:color="auto"/>
                <w:right w:val="none" w:sz="0" w:space="0" w:color="auto"/>
              </w:divBdr>
            </w:div>
            <w:div w:id="1406681970">
              <w:marLeft w:val="0"/>
              <w:marRight w:val="0"/>
              <w:marTop w:val="0"/>
              <w:marBottom w:val="0"/>
              <w:divBdr>
                <w:top w:val="none" w:sz="0" w:space="0" w:color="auto"/>
                <w:left w:val="none" w:sz="0" w:space="0" w:color="auto"/>
                <w:bottom w:val="none" w:sz="0" w:space="0" w:color="auto"/>
                <w:right w:val="none" w:sz="0" w:space="0" w:color="auto"/>
              </w:divBdr>
            </w:div>
            <w:div w:id="379326235">
              <w:marLeft w:val="0"/>
              <w:marRight w:val="0"/>
              <w:marTop w:val="0"/>
              <w:marBottom w:val="0"/>
              <w:divBdr>
                <w:top w:val="none" w:sz="0" w:space="0" w:color="auto"/>
                <w:left w:val="none" w:sz="0" w:space="0" w:color="auto"/>
                <w:bottom w:val="none" w:sz="0" w:space="0" w:color="auto"/>
                <w:right w:val="none" w:sz="0" w:space="0" w:color="auto"/>
              </w:divBdr>
            </w:div>
            <w:div w:id="10450065">
              <w:marLeft w:val="0"/>
              <w:marRight w:val="0"/>
              <w:marTop w:val="0"/>
              <w:marBottom w:val="0"/>
              <w:divBdr>
                <w:top w:val="none" w:sz="0" w:space="0" w:color="auto"/>
                <w:left w:val="none" w:sz="0" w:space="0" w:color="auto"/>
                <w:bottom w:val="none" w:sz="0" w:space="0" w:color="auto"/>
                <w:right w:val="none" w:sz="0" w:space="0" w:color="auto"/>
              </w:divBdr>
            </w:div>
            <w:div w:id="2128886636">
              <w:marLeft w:val="0"/>
              <w:marRight w:val="0"/>
              <w:marTop w:val="0"/>
              <w:marBottom w:val="0"/>
              <w:divBdr>
                <w:top w:val="none" w:sz="0" w:space="0" w:color="auto"/>
                <w:left w:val="none" w:sz="0" w:space="0" w:color="auto"/>
                <w:bottom w:val="none" w:sz="0" w:space="0" w:color="auto"/>
                <w:right w:val="none" w:sz="0" w:space="0" w:color="auto"/>
              </w:divBdr>
            </w:div>
            <w:div w:id="721755393">
              <w:marLeft w:val="0"/>
              <w:marRight w:val="0"/>
              <w:marTop w:val="0"/>
              <w:marBottom w:val="0"/>
              <w:divBdr>
                <w:top w:val="none" w:sz="0" w:space="0" w:color="auto"/>
                <w:left w:val="none" w:sz="0" w:space="0" w:color="auto"/>
                <w:bottom w:val="none" w:sz="0" w:space="0" w:color="auto"/>
                <w:right w:val="none" w:sz="0" w:space="0" w:color="auto"/>
              </w:divBdr>
            </w:div>
            <w:div w:id="1001929828">
              <w:marLeft w:val="0"/>
              <w:marRight w:val="0"/>
              <w:marTop w:val="0"/>
              <w:marBottom w:val="0"/>
              <w:divBdr>
                <w:top w:val="none" w:sz="0" w:space="0" w:color="auto"/>
                <w:left w:val="none" w:sz="0" w:space="0" w:color="auto"/>
                <w:bottom w:val="none" w:sz="0" w:space="0" w:color="auto"/>
                <w:right w:val="none" w:sz="0" w:space="0" w:color="auto"/>
              </w:divBdr>
            </w:div>
            <w:div w:id="1918326316">
              <w:marLeft w:val="0"/>
              <w:marRight w:val="0"/>
              <w:marTop w:val="0"/>
              <w:marBottom w:val="0"/>
              <w:divBdr>
                <w:top w:val="none" w:sz="0" w:space="0" w:color="auto"/>
                <w:left w:val="none" w:sz="0" w:space="0" w:color="auto"/>
                <w:bottom w:val="none" w:sz="0" w:space="0" w:color="auto"/>
                <w:right w:val="none" w:sz="0" w:space="0" w:color="auto"/>
              </w:divBdr>
            </w:div>
            <w:div w:id="124276081">
              <w:marLeft w:val="0"/>
              <w:marRight w:val="0"/>
              <w:marTop w:val="0"/>
              <w:marBottom w:val="0"/>
              <w:divBdr>
                <w:top w:val="none" w:sz="0" w:space="0" w:color="auto"/>
                <w:left w:val="none" w:sz="0" w:space="0" w:color="auto"/>
                <w:bottom w:val="none" w:sz="0" w:space="0" w:color="auto"/>
                <w:right w:val="none" w:sz="0" w:space="0" w:color="auto"/>
              </w:divBdr>
            </w:div>
            <w:div w:id="402995610">
              <w:marLeft w:val="0"/>
              <w:marRight w:val="0"/>
              <w:marTop w:val="0"/>
              <w:marBottom w:val="0"/>
              <w:divBdr>
                <w:top w:val="none" w:sz="0" w:space="0" w:color="auto"/>
                <w:left w:val="none" w:sz="0" w:space="0" w:color="auto"/>
                <w:bottom w:val="none" w:sz="0" w:space="0" w:color="auto"/>
                <w:right w:val="none" w:sz="0" w:space="0" w:color="auto"/>
              </w:divBdr>
            </w:div>
            <w:div w:id="1944805002">
              <w:marLeft w:val="0"/>
              <w:marRight w:val="0"/>
              <w:marTop w:val="0"/>
              <w:marBottom w:val="0"/>
              <w:divBdr>
                <w:top w:val="none" w:sz="0" w:space="0" w:color="auto"/>
                <w:left w:val="none" w:sz="0" w:space="0" w:color="auto"/>
                <w:bottom w:val="none" w:sz="0" w:space="0" w:color="auto"/>
                <w:right w:val="none" w:sz="0" w:space="0" w:color="auto"/>
              </w:divBdr>
            </w:div>
            <w:div w:id="2088115719">
              <w:marLeft w:val="0"/>
              <w:marRight w:val="0"/>
              <w:marTop w:val="0"/>
              <w:marBottom w:val="0"/>
              <w:divBdr>
                <w:top w:val="none" w:sz="0" w:space="0" w:color="auto"/>
                <w:left w:val="none" w:sz="0" w:space="0" w:color="auto"/>
                <w:bottom w:val="none" w:sz="0" w:space="0" w:color="auto"/>
                <w:right w:val="none" w:sz="0" w:space="0" w:color="auto"/>
              </w:divBdr>
            </w:div>
            <w:div w:id="363556714">
              <w:marLeft w:val="0"/>
              <w:marRight w:val="0"/>
              <w:marTop w:val="0"/>
              <w:marBottom w:val="0"/>
              <w:divBdr>
                <w:top w:val="none" w:sz="0" w:space="0" w:color="auto"/>
                <w:left w:val="none" w:sz="0" w:space="0" w:color="auto"/>
                <w:bottom w:val="none" w:sz="0" w:space="0" w:color="auto"/>
                <w:right w:val="none" w:sz="0" w:space="0" w:color="auto"/>
              </w:divBdr>
            </w:div>
            <w:div w:id="1425414810">
              <w:marLeft w:val="0"/>
              <w:marRight w:val="0"/>
              <w:marTop w:val="0"/>
              <w:marBottom w:val="0"/>
              <w:divBdr>
                <w:top w:val="none" w:sz="0" w:space="0" w:color="auto"/>
                <w:left w:val="none" w:sz="0" w:space="0" w:color="auto"/>
                <w:bottom w:val="none" w:sz="0" w:space="0" w:color="auto"/>
                <w:right w:val="none" w:sz="0" w:space="0" w:color="auto"/>
              </w:divBdr>
            </w:div>
            <w:div w:id="430317763">
              <w:marLeft w:val="0"/>
              <w:marRight w:val="0"/>
              <w:marTop w:val="0"/>
              <w:marBottom w:val="0"/>
              <w:divBdr>
                <w:top w:val="none" w:sz="0" w:space="0" w:color="auto"/>
                <w:left w:val="none" w:sz="0" w:space="0" w:color="auto"/>
                <w:bottom w:val="none" w:sz="0" w:space="0" w:color="auto"/>
                <w:right w:val="none" w:sz="0" w:space="0" w:color="auto"/>
              </w:divBdr>
            </w:div>
            <w:div w:id="1523980959">
              <w:marLeft w:val="0"/>
              <w:marRight w:val="0"/>
              <w:marTop w:val="0"/>
              <w:marBottom w:val="0"/>
              <w:divBdr>
                <w:top w:val="none" w:sz="0" w:space="0" w:color="auto"/>
                <w:left w:val="none" w:sz="0" w:space="0" w:color="auto"/>
                <w:bottom w:val="none" w:sz="0" w:space="0" w:color="auto"/>
                <w:right w:val="none" w:sz="0" w:space="0" w:color="auto"/>
              </w:divBdr>
            </w:div>
            <w:div w:id="1675760109">
              <w:marLeft w:val="0"/>
              <w:marRight w:val="0"/>
              <w:marTop w:val="0"/>
              <w:marBottom w:val="0"/>
              <w:divBdr>
                <w:top w:val="none" w:sz="0" w:space="0" w:color="auto"/>
                <w:left w:val="none" w:sz="0" w:space="0" w:color="auto"/>
                <w:bottom w:val="none" w:sz="0" w:space="0" w:color="auto"/>
                <w:right w:val="none" w:sz="0" w:space="0" w:color="auto"/>
              </w:divBdr>
            </w:div>
            <w:div w:id="1171993821">
              <w:marLeft w:val="0"/>
              <w:marRight w:val="0"/>
              <w:marTop w:val="0"/>
              <w:marBottom w:val="0"/>
              <w:divBdr>
                <w:top w:val="none" w:sz="0" w:space="0" w:color="auto"/>
                <w:left w:val="none" w:sz="0" w:space="0" w:color="auto"/>
                <w:bottom w:val="none" w:sz="0" w:space="0" w:color="auto"/>
                <w:right w:val="none" w:sz="0" w:space="0" w:color="auto"/>
              </w:divBdr>
            </w:div>
            <w:div w:id="382993045">
              <w:marLeft w:val="0"/>
              <w:marRight w:val="0"/>
              <w:marTop w:val="0"/>
              <w:marBottom w:val="0"/>
              <w:divBdr>
                <w:top w:val="none" w:sz="0" w:space="0" w:color="auto"/>
                <w:left w:val="none" w:sz="0" w:space="0" w:color="auto"/>
                <w:bottom w:val="none" w:sz="0" w:space="0" w:color="auto"/>
                <w:right w:val="none" w:sz="0" w:space="0" w:color="auto"/>
              </w:divBdr>
            </w:div>
            <w:div w:id="274607194">
              <w:marLeft w:val="0"/>
              <w:marRight w:val="0"/>
              <w:marTop w:val="0"/>
              <w:marBottom w:val="0"/>
              <w:divBdr>
                <w:top w:val="none" w:sz="0" w:space="0" w:color="auto"/>
                <w:left w:val="none" w:sz="0" w:space="0" w:color="auto"/>
                <w:bottom w:val="none" w:sz="0" w:space="0" w:color="auto"/>
                <w:right w:val="none" w:sz="0" w:space="0" w:color="auto"/>
              </w:divBdr>
            </w:div>
            <w:div w:id="214587164">
              <w:marLeft w:val="0"/>
              <w:marRight w:val="0"/>
              <w:marTop w:val="0"/>
              <w:marBottom w:val="0"/>
              <w:divBdr>
                <w:top w:val="none" w:sz="0" w:space="0" w:color="auto"/>
                <w:left w:val="none" w:sz="0" w:space="0" w:color="auto"/>
                <w:bottom w:val="none" w:sz="0" w:space="0" w:color="auto"/>
                <w:right w:val="none" w:sz="0" w:space="0" w:color="auto"/>
              </w:divBdr>
            </w:div>
            <w:div w:id="2012565137">
              <w:marLeft w:val="0"/>
              <w:marRight w:val="0"/>
              <w:marTop w:val="0"/>
              <w:marBottom w:val="0"/>
              <w:divBdr>
                <w:top w:val="none" w:sz="0" w:space="0" w:color="auto"/>
                <w:left w:val="none" w:sz="0" w:space="0" w:color="auto"/>
                <w:bottom w:val="none" w:sz="0" w:space="0" w:color="auto"/>
                <w:right w:val="none" w:sz="0" w:space="0" w:color="auto"/>
              </w:divBdr>
            </w:div>
            <w:div w:id="801968676">
              <w:marLeft w:val="0"/>
              <w:marRight w:val="0"/>
              <w:marTop w:val="0"/>
              <w:marBottom w:val="0"/>
              <w:divBdr>
                <w:top w:val="none" w:sz="0" w:space="0" w:color="auto"/>
                <w:left w:val="none" w:sz="0" w:space="0" w:color="auto"/>
                <w:bottom w:val="none" w:sz="0" w:space="0" w:color="auto"/>
                <w:right w:val="none" w:sz="0" w:space="0" w:color="auto"/>
              </w:divBdr>
            </w:div>
            <w:div w:id="129635401">
              <w:marLeft w:val="0"/>
              <w:marRight w:val="0"/>
              <w:marTop w:val="0"/>
              <w:marBottom w:val="0"/>
              <w:divBdr>
                <w:top w:val="none" w:sz="0" w:space="0" w:color="auto"/>
                <w:left w:val="none" w:sz="0" w:space="0" w:color="auto"/>
                <w:bottom w:val="none" w:sz="0" w:space="0" w:color="auto"/>
                <w:right w:val="none" w:sz="0" w:space="0" w:color="auto"/>
              </w:divBdr>
            </w:div>
            <w:div w:id="1135635043">
              <w:marLeft w:val="0"/>
              <w:marRight w:val="0"/>
              <w:marTop w:val="0"/>
              <w:marBottom w:val="0"/>
              <w:divBdr>
                <w:top w:val="none" w:sz="0" w:space="0" w:color="auto"/>
                <w:left w:val="none" w:sz="0" w:space="0" w:color="auto"/>
                <w:bottom w:val="none" w:sz="0" w:space="0" w:color="auto"/>
                <w:right w:val="none" w:sz="0" w:space="0" w:color="auto"/>
              </w:divBdr>
            </w:div>
            <w:div w:id="1924995146">
              <w:marLeft w:val="0"/>
              <w:marRight w:val="0"/>
              <w:marTop w:val="0"/>
              <w:marBottom w:val="0"/>
              <w:divBdr>
                <w:top w:val="none" w:sz="0" w:space="0" w:color="auto"/>
                <w:left w:val="none" w:sz="0" w:space="0" w:color="auto"/>
                <w:bottom w:val="none" w:sz="0" w:space="0" w:color="auto"/>
                <w:right w:val="none" w:sz="0" w:space="0" w:color="auto"/>
              </w:divBdr>
            </w:div>
            <w:div w:id="1779183497">
              <w:marLeft w:val="0"/>
              <w:marRight w:val="0"/>
              <w:marTop w:val="0"/>
              <w:marBottom w:val="0"/>
              <w:divBdr>
                <w:top w:val="none" w:sz="0" w:space="0" w:color="auto"/>
                <w:left w:val="none" w:sz="0" w:space="0" w:color="auto"/>
                <w:bottom w:val="none" w:sz="0" w:space="0" w:color="auto"/>
                <w:right w:val="none" w:sz="0" w:space="0" w:color="auto"/>
              </w:divBdr>
            </w:div>
            <w:div w:id="841163730">
              <w:marLeft w:val="0"/>
              <w:marRight w:val="0"/>
              <w:marTop w:val="0"/>
              <w:marBottom w:val="0"/>
              <w:divBdr>
                <w:top w:val="none" w:sz="0" w:space="0" w:color="auto"/>
                <w:left w:val="none" w:sz="0" w:space="0" w:color="auto"/>
                <w:bottom w:val="none" w:sz="0" w:space="0" w:color="auto"/>
                <w:right w:val="none" w:sz="0" w:space="0" w:color="auto"/>
              </w:divBdr>
            </w:div>
            <w:div w:id="1269236653">
              <w:marLeft w:val="0"/>
              <w:marRight w:val="0"/>
              <w:marTop w:val="0"/>
              <w:marBottom w:val="0"/>
              <w:divBdr>
                <w:top w:val="none" w:sz="0" w:space="0" w:color="auto"/>
                <w:left w:val="none" w:sz="0" w:space="0" w:color="auto"/>
                <w:bottom w:val="none" w:sz="0" w:space="0" w:color="auto"/>
                <w:right w:val="none" w:sz="0" w:space="0" w:color="auto"/>
              </w:divBdr>
            </w:div>
            <w:div w:id="2090274520">
              <w:marLeft w:val="0"/>
              <w:marRight w:val="0"/>
              <w:marTop w:val="0"/>
              <w:marBottom w:val="0"/>
              <w:divBdr>
                <w:top w:val="none" w:sz="0" w:space="0" w:color="auto"/>
                <w:left w:val="none" w:sz="0" w:space="0" w:color="auto"/>
                <w:bottom w:val="none" w:sz="0" w:space="0" w:color="auto"/>
                <w:right w:val="none" w:sz="0" w:space="0" w:color="auto"/>
              </w:divBdr>
            </w:div>
            <w:div w:id="2142768942">
              <w:marLeft w:val="0"/>
              <w:marRight w:val="0"/>
              <w:marTop w:val="0"/>
              <w:marBottom w:val="0"/>
              <w:divBdr>
                <w:top w:val="none" w:sz="0" w:space="0" w:color="auto"/>
                <w:left w:val="none" w:sz="0" w:space="0" w:color="auto"/>
                <w:bottom w:val="none" w:sz="0" w:space="0" w:color="auto"/>
                <w:right w:val="none" w:sz="0" w:space="0" w:color="auto"/>
              </w:divBdr>
            </w:div>
            <w:div w:id="1900633595">
              <w:marLeft w:val="0"/>
              <w:marRight w:val="0"/>
              <w:marTop w:val="0"/>
              <w:marBottom w:val="0"/>
              <w:divBdr>
                <w:top w:val="none" w:sz="0" w:space="0" w:color="auto"/>
                <w:left w:val="none" w:sz="0" w:space="0" w:color="auto"/>
                <w:bottom w:val="none" w:sz="0" w:space="0" w:color="auto"/>
                <w:right w:val="none" w:sz="0" w:space="0" w:color="auto"/>
              </w:divBdr>
            </w:div>
            <w:div w:id="2114276821">
              <w:marLeft w:val="0"/>
              <w:marRight w:val="0"/>
              <w:marTop w:val="0"/>
              <w:marBottom w:val="0"/>
              <w:divBdr>
                <w:top w:val="none" w:sz="0" w:space="0" w:color="auto"/>
                <w:left w:val="none" w:sz="0" w:space="0" w:color="auto"/>
                <w:bottom w:val="none" w:sz="0" w:space="0" w:color="auto"/>
                <w:right w:val="none" w:sz="0" w:space="0" w:color="auto"/>
              </w:divBdr>
            </w:div>
            <w:div w:id="366223284">
              <w:marLeft w:val="0"/>
              <w:marRight w:val="0"/>
              <w:marTop w:val="0"/>
              <w:marBottom w:val="0"/>
              <w:divBdr>
                <w:top w:val="none" w:sz="0" w:space="0" w:color="auto"/>
                <w:left w:val="none" w:sz="0" w:space="0" w:color="auto"/>
                <w:bottom w:val="none" w:sz="0" w:space="0" w:color="auto"/>
                <w:right w:val="none" w:sz="0" w:space="0" w:color="auto"/>
              </w:divBdr>
            </w:div>
            <w:div w:id="1066301619">
              <w:marLeft w:val="0"/>
              <w:marRight w:val="0"/>
              <w:marTop w:val="0"/>
              <w:marBottom w:val="0"/>
              <w:divBdr>
                <w:top w:val="none" w:sz="0" w:space="0" w:color="auto"/>
                <w:left w:val="none" w:sz="0" w:space="0" w:color="auto"/>
                <w:bottom w:val="none" w:sz="0" w:space="0" w:color="auto"/>
                <w:right w:val="none" w:sz="0" w:space="0" w:color="auto"/>
              </w:divBdr>
            </w:div>
            <w:div w:id="440999645">
              <w:marLeft w:val="0"/>
              <w:marRight w:val="0"/>
              <w:marTop w:val="0"/>
              <w:marBottom w:val="0"/>
              <w:divBdr>
                <w:top w:val="none" w:sz="0" w:space="0" w:color="auto"/>
                <w:left w:val="none" w:sz="0" w:space="0" w:color="auto"/>
                <w:bottom w:val="none" w:sz="0" w:space="0" w:color="auto"/>
                <w:right w:val="none" w:sz="0" w:space="0" w:color="auto"/>
              </w:divBdr>
            </w:div>
            <w:div w:id="552427783">
              <w:marLeft w:val="0"/>
              <w:marRight w:val="0"/>
              <w:marTop w:val="0"/>
              <w:marBottom w:val="0"/>
              <w:divBdr>
                <w:top w:val="none" w:sz="0" w:space="0" w:color="auto"/>
                <w:left w:val="none" w:sz="0" w:space="0" w:color="auto"/>
                <w:bottom w:val="none" w:sz="0" w:space="0" w:color="auto"/>
                <w:right w:val="none" w:sz="0" w:space="0" w:color="auto"/>
              </w:divBdr>
            </w:div>
            <w:div w:id="1837917366">
              <w:marLeft w:val="0"/>
              <w:marRight w:val="0"/>
              <w:marTop w:val="0"/>
              <w:marBottom w:val="0"/>
              <w:divBdr>
                <w:top w:val="none" w:sz="0" w:space="0" w:color="auto"/>
                <w:left w:val="none" w:sz="0" w:space="0" w:color="auto"/>
                <w:bottom w:val="none" w:sz="0" w:space="0" w:color="auto"/>
                <w:right w:val="none" w:sz="0" w:space="0" w:color="auto"/>
              </w:divBdr>
            </w:div>
            <w:div w:id="1269119268">
              <w:marLeft w:val="0"/>
              <w:marRight w:val="0"/>
              <w:marTop w:val="0"/>
              <w:marBottom w:val="0"/>
              <w:divBdr>
                <w:top w:val="none" w:sz="0" w:space="0" w:color="auto"/>
                <w:left w:val="none" w:sz="0" w:space="0" w:color="auto"/>
                <w:bottom w:val="none" w:sz="0" w:space="0" w:color="auto"/>
                <w:right w:val="none" w:sz="0" w:space="0" w:color="auto"/>
              </w:divBdr>
            </w:div>
            <w:div w:id="611089402">
              <w:marLeft w:val="0"/>
              <w:marRight w:val="0"/>
              <w:marTop w:val="0"/>
              <w:marBottom w:val="0"/>
              <w:divBdr>
                <w:top w:val="none" w:sz="0" w:space="0" w:color="auto"/>
                <w:left w:val="none" w:sz="0" w:space="0" w:color="auto"/>
                <w:bottom w:val="none" w:sz="0" w:space="0" w:color="auto"/>
                <w:right w:val="none" w:sz="0" w:space="0" w:color="auto"/>
              </w:divBdr>
            </w:div>
            <w:div w:id="1158427217">
              <w:marLeft w:val="0"/>
              <w:marRight w:val="0"/>
              <w:marTop w:val="0"/>
              <w:marBottom w:val="0"/>
              <w:divBdr>
                <w:top w:val="none" w:sz="0" w:space="0" w:color="auto"/>
                <w:left w:val="none" w:sz="0" w:space="0" w:color="auto"/>
                <w:bottom w:val="none" w:sz="0" w:space="0" w:color="auto"/>
                <w:right w:val="none" w:sz="0" w:space="0" w:color="auto"/>
              </w:divBdr>
            </w:div>
            <w:div w:id="1378822189">
              <w:marLeft w:val="0"/>
              <w:marRight w:val="0"/>
              <w:marTop w:val="0"/>
              <w:marBottom w:val="0"/>
              <w:divBdr>
                <w:top w:val="none" w:sz="0" w:space="0" w:color="auto"/>
                <w:left w:val="none" w:sz="0" w:space="0" w:color="auto"/>
                <w:bottom w:val="none" w:sz="0" w:space="0" w:color="auto"/>
                <w:right w:val="none" w:sz="0" w:space="0" w:color="auto"/>
              </w:divBdr>
            </w:div>
            <w:div w:id="1615595794">
              <w:marLeft w:val="0"/>
              <w:marRight w:val="0"/>
              <w:marTop w:val="0"/>
              <w:marBottom w:val="0"/>
              <w:divBdr>
                <w:top w:val="none" w:sz="0" w:space="0" w:color="auto"/>
                <w:left w:val="none" w:sz="0" w:space="0" w:color="auto"/>
                <w:bottom w:val="none" w:sz="0" w:space="0" w:color="auto"/>
                <w:right w:val="none" w:sz="0" w:space="0" w:color="auto"/>
              </w:divBdr>
            </w:div>
            <w:div w:id="189951919">
              <w:marLeft w:val="0"/>
              <w:marRight w:val="0"/>
              <w:marTop w:val="0"/>
              <w:marBottom w:val="0"/>
              <w:divBdr>
                <w:top w:val="none" w:sz="0" w:space="0" w:color="auto"/>
                <w:left w:val="none" w:sz="0" w:space="0" w:color="auto"/>
                <w:bottom w:val="none" w:sz="0" w:space="0" w:color="auto"/>
                <w:right w:val="none" w:sz="0" w:space="0" w:color="auto"/>
              </w:divBdr>
            </w:div>
            <w:div w:id="846409024">
              <w:marLeft w:val="0"/>
              <w:marRight w:val="0"/>
              <w:marTop w:val="0"/>
              <w:marBottom w:val="0"/>
              <w:divBdr>
                <w:top w:val="none" w:sz="0" w:space="0" w:color="auto"/>
                <w:left w:val="none" w:sz="0" w:space="0" w:color="auto"/>
                <w:bottom w:val="none" w:sz="0" w:space="0" w:color="auto"/>
                <w:right w:val="none" w:sz="0" w:space="0" w:color="auto"/>
              </w:divBdr>
            </w:div>
            <w:div w:id="32704834">
              <w:marLeft w:val="0"/>
              <w:marRight w:val="0"/>
              <w:marTop w:val="0"/>
              <w:marBottom w:val="0"/>
              <w:divBdr>
                <w:top w:val="none" w:sz="0" w:space="0" w:color="auto"/>
                <w:left w:val="none" w:sz="0" w:space="0" w:color="auto"/>
                <w:bottom w:val="none" w:sz="0" w:space="0" w:color="auto"/>
                <w:right w:val="none" w:sz="0" w:space="0" w:color="auto"/>
              </w:divBdr>
            </w:div>
            <w:div w:id="8318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59549">
      <w:bodyDiv w:val="1"/>
      <w:marLeft w:val="0"/>
      <w:marRight w:val="0"/>
      <w:marTop w:val="0"/>
      <w:marBottom w:val="0"/>
      <w:divBdr>
        <w:top w:val="none" w:sz="0" w:space="0" w:color="auto"/>
        <w:left w:val="none" w:sz="0" w:space="0" w:color="auto"/>
        <w:bottom w:val="none" w:sz="0" w:space="0" w:color="auto"/>
        <w:right w:val="none" w:sz="0" w:space="0" w:color="auto"/>
      </w:divBdr>
    </w:div>
    <w:div w:id="2100102987">
      <w:bodyDiv w:val="1"/>
      <w:marLeft w:val="0"/>
      <w:marRight w:val="0"/>
      <w:marTop w:val="0"/>
      <w:marBottom w:val="0"/>
      <w:divBdr>
        <w:top w:val="none" w:sz="0" w:space="0" w:color="auto"/>
        <w:left w:val="none" w:sz="0" w:space="0" w:color="auto"/>
        <w:bottom w:val="none" w:sz="0" w:space="0" w:color="auto"/>
        <w:right w:val="none" w:sz="0" w:space="0" w:color="auto"/>
      </w:divBdr>
      <w:divsChild>
        <w:div w:id="2024277689">
          <w:marLeft w:val="0"/>
          <w:marRight w:val="0"/>
          <w:marTop w:val="0"/>
          <w:marBottom w:val="0"/>
          <w:divBdr>
            <w:top w:val="none" w:sz="0" w:space="0" w:color="auto"/>
            <w:left w:val="none" w:sz="0" w:space="0" w:color="auto"/>
            <w:bottom w:val="none" w:sz="0" w:space="0" w:color="auto"/>
            <w:right w:val="none" w:sz="0" w:space="0" w:color="auto"/>
          </w:divBdr>
          <w:divsChild>
            <w:div w:id="15048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Лист1!$B$1</c:f>
              <c:strCache>
                <c:ptCount val="1"/>
                <c:pt idx="0">
                  <c:v>суммарная длительность</c:v>
                </c:pt>
              </c:strCache>
            </c:strRef>
          </c:tx>
          <c:spPr>
            <a:solidFill>
              <a:schemeClr val="accent1"/>
            </a:solidFill>
            <a:ln>
              <a:noFill/>
            </a:ln>
            <a:effectLst/>
          </c:spPr>
          <c:invertIfNegative val="0"/>
          <c:cat>
            <c:numRef>
              <c:f>Лист1!$A$2:$A$6</c:f>
              <c:numCache>
                <c:formatCode>General</c:formatCode>
                <c:ptCount val="5"/>
                <c:pt idx="0">
                  <c:v>1</c:v>
                </c:pt>
                <c:pt idx="1">
                  <c:v>2</c:v>
                </c:pt>
                <c:pt idx="2">
                  <c:v>3</c:v>
                </c:pt>
                <c:pt idx="3">
                  <c:v>4</c:v>
                </c:pt>
                <c:pt idx="4">
                  <c:v>5</c:v>
                </c:pt>
              </c:numCache>
            </c:numRef>
          </c:cat>
          <c:val>
            <c:numRef>
              <c:f>Лист1!$B$2:$B$6</c:f>
              <c:numCache>
                <c:formatCode>General</c:formatCode>
                <c:ptCount val="5"/>
                <c:pt idx="0">
                  <c:v>0</c:v>
                </c:pt>
                <c:pt idx="1">
                  <c:v>62</c:v>
                </c:pt>
                <c:pt idx="2">
                  <c:v>190</c:v>
                </c:pt>
                <c:pt idx="3">
                  <c:v>344</c:v>
                </c:pt>
                <c:pt idx="4">
                  <c:v>465</c:v>
                </c:pt>
              </c:numCache>
            </c:numRef>
          </c:val>
          <c:extLst>
            <c:ext xmlns:c16="http://schemas.microsoft.com/office/drawing/2014/chart" uri="{C3380CC4-5D6E-409C-BE32-E72D297353CC}">
              <c16:uniqueId val="{00000000-7ABB-4E12-AAA9-8BB2D40CD2CC}"/>
            </c:ext>
          </c:extLst>
        </c:ser>
        <c:ser>
          <c:idx val="1"/>
          <c:order val="1"/>
          <c:tx>
            <c:strRef>
              <c:f>Лист1!$C$1</c:f>
              <c:strCache>
                <c:ptCount val="1"/>
                <c:pt idx="0">
                  <c:v>длительность каждого этапа</c:v>
                </c:pt>
              </c:strCache>
            </c:strRef>
          </c:tx>
          <c:spPr>
            <a:solidFill>
              <a:schemeClr val="accent2"/>
            </a:solidFill>
            <a:ln>
              <a:noFill/>
            </a:ln>
            <a:effectLst/>
          </c:spPr>
          <c:invertIfNegative val="0"/>
          <c:cat>
            <c:numRef>
              <c:f>Лист1!$A$2:$A$6</c:f>
              <c:numCache>
                <c:formatCode>General</c:formatCode>
                <c:ptCount val="5"/>
                <c:pt idx="0">
                  <c:v>1</c:v>
                </c:pt>
                <c:pt idx="1">
                  <c:v>2</c:v>
                </c:pt>
                <c:pt idx="2">
                  <c:v>3</c:v>
                </c:pt>
                <c:pt idx="3">
                  <c:v>4</c:v>
                </c:pt>
                <c:pt idx="4">
                  <c:v>5</c:v>
                </c:pt>
              </c:numCache>
            </c:numRef>
          </c:cat>
          <c:val>
            <c:numRef>
              <c:f>Лист1!$C$2:$C$6</c:f>
              <c:numCache>
                <c:formatCode>General</c:formatCode>
                <c:ptCount val="5"/>
                <c:pt idx="0">
                  <c:v>62</c:v>
                </c:pt>
                <c:pt idx="1">
                  <c:v>128</c:v>
                </c:pt>
                <c:pt idx="2">
                  <c:v>154</c:v>
                </c:pt>
                <c:pt idx="3">
                  <c:v>121</c:v>
                </c:pt>
                <c:pt idx="4">
                  <c:v>29</c:v>
                </c:pt>
              </c:numCache>
            </c:numRef>
          </c:val>
          <c:extLst>
            <c:ext xmlns:c16="http://schemas.microsoft.com/office/drawing/2014/chart" uri="{C3380CC4-5D6E-409C-BE32-E72D297353CC}">
              <c16:uniqueId val="{00000001-7ABB-4E12-AAA9-8BB2D40CD2CC}"/>
            </c:ext>
          </c:extLst>
        </c:ser>
        <c:dLbls>
          <c:showLegendKey val="0"/>
          <c:showVal val="0"/>
          <c:showCatName val="0"/>
          <c:showSerName val="0"/>
          <c:showPercent val="0"/>
          <c:showBubbleSize val="0"/>
        </c:dLbls>
        <c:gapWidth val="150"/>
        <c:overlap val="100"/>
        <c:axId val="1549889200"/>
        <c:axId val="1515768368"/>
      </c:barChart>
      <c:catAx>
        <c:axId val="15498892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a:t>
                </a:r>
                <a:r>
                  <a:rPr lang="ru-RU" sz="1200" baseline="0">
                    <a:latin typeface="Times New Roman" panose="02020603050405020304" pitchFamily="18" charset="0"/>
                    <a:cs typeface="Times New Roman" panose="02020603050405020304" pitchFamily="18" charset="0"/>
                  </a:rPr>
                  <a:t> этапа</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515768368"/>
        <c:crosses val="autoZero"/>
        <c:auto val="1"/>
        <c:lblAlgn val="ctr"/>
        <c:lblOffset val="100"/>
        <c:noMultiLvlLbl val="0"/>
      </c:catAx>
      <c:valAx>
        <c:axId val="1515768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b="0" i="0" baseline="0">
                    <a:effectLst/>
                    <a:latin typeface="Times New Roman" panose="02020603050405020304" pitchFamily="18" charset="0"/>
                    <a:cs typeface="Times New Roman" panose="02020603050405020304" pitchFamily="18" charset="0"/>
                  </a:rPr>
                  <a:t>Длительность этапов, час</a:t>
                </a:r>
              </a:p>
              <a:p>
                <a:pPr>
                  <a:defRPr/>
                </a:pPr>
                <a:endParaRPr lang="ru-RU"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549889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548A86EE9040408EE9A922F738A25A"/>
        <w:category>
          <w:name w:val="Общие"/>
          <w:gallery w:val="placeholder"/>
        </w:category>
        <w:types>
          <w:type w:val="bbPlcHdr"/>
        </w:types>
        <w:behaviors>
          <w:behavior w:val="content"/>
        </w:behaviors>
        <w:guid w:val="{1D5DA2BC-3A70-4075-A9CD-3EC935E09C48}"/>
      </w:docPartPr>
      <w:docPartBody>
        <w:p w:rsidR="00942EE7" w:rsidRDefault="00942EE7" w:rsidP="00942EE7">
          <w:pPr>
            <w:pStyle w:val="BA548A86EE9040408EE9A922F738A25A"/>
          </w:pPr>
          <w:r w:rsidRPr="009A04FB">
            <w:rPr>
              <w:rStyle w:val="a3"/>
            </w:rPr>
            <w:t>Выберите элемент.</w:t>
          </w:r>
        </w:p>
      </w:docPartBody>
    </w:docPart>
    <w:docPart>
      <w:docPartPr>
        <w:name w:val="3B8525276AF643DA9DFE8618538E345A"/>
        <w:category>
          <w:name w:val="Общие"/>
          <w:gallery w:val="placeholder"/>
        </w:category>
        <w:types>
          <w:type w:val="bbPlcHdr"/>
        </w:types>
        <w:behaviors>
          <w:behavior w:val="content"/>
        </w:behaviors>
        <w:guid w:val="{B9DF2164-298A-4ADC-B77C-0BD0455AB774}"/>
      </w:docPartPr>
      <w:docPartBody>
        <w:p w:rsidR="00942EE7" w:rsidRDefault="00942EE7" w:rsidP="00942EE7">
          <w:pPr>
            <w:pStyle w:val="3B8525276AF643DA9DFE8618538E345A"/>
          </w:pPr>
          <w:r w:rsidRPr="009A04FB">
            <w:rPr>
              <w:rStyle w:val="a3"/>
            </w:rPr>
            <w:t>Выберите элемент.</w:t>
          </w:r>
        </w:p>
      </w:docPartBody>
    </w:docPart>
    <w:docPart>
      <w:docPartPr>
        <w:name w:val="3BDF7AE1A4A14BB1887055B14BDF8C8E"/>
        <w:category>
          <w:name w:val="Общие"/>
          <w:gallery w:val="placeholder"/>
        </w:category>
        <w:types>
          <w:type w:val="bbPlcHdr"/>
        </w:types>
        <w:behaviors>
          <w:behavior w:val="content"/>
        </w:behaviors>
        <w:guid w:val="{1076E62E-5FFF-41D0-B045-BB502CF90E61}"/>
      </w:docPartPr>
      <w:docPartBody>
        <w:p w:rsidR="00942EE7" w:rsidRDefault="00942EE7" w:rsidP="00942EE7">
          <w:pPr>
            <w:pStyle w:val="3BDF7AE1A4A14BB1887055B14BDF8C8E"/>
          </w:pPr>
          <w:r w:rsidRPr="00830AF6">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ISOCPEUR">
    <w:altName w:val="Times New Roman"/>
    <w:charset w:val="00"/>
    <w:family w:val="swiss"/>
    <w:pitch w:val="variable"/>
    <w:sig w:usb0="00000001"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6E6FC6"/>
    <w:rsid w:val="000467B2"/>
    <w:rsid w:val="000A37EB"/>
    <w:rsid w:val="000C53BB"/>
    <w:rsid w:val="00112B01"/>
    <w:rsid w:val="001378F6"/>
    <w:rsid w:val="001737B7"/>
    <w:rsid w:val="0023413D"/>
    <w:rsid w:val="00237BC7"/>
    <w:rsid w:val="002E1F52"/>
    <w:rsid w:val="00346D7C"/>
    <w:rsid w:val="00377E29"/>
    <w:rsid w:val="003B08B7"/>
    <w:rsid w:val="003D1F69"/>
    <w:rsid w:val="003E64B2"/>
    <w:rsid w:val="005133B3"/>
    <w:rsid w:val="00530370"/>
    <w:rsid w:val="00562B69"/>
    <w:rsid w:val="00585403"/>
    <w:rsid w:val="00640CCE"/>
    <w:rsid w:val="006E6FC6"/>
    <w:rsid w:val="0070360B"/>
    <w:rsid w:val="007E3730"/>
    <w:rsid w:val="00831C54"/>
    <w:rsid w:val="00835D51"/>
    <w:rsid w:val="00855877"/>
    <w:rsid w:val="008678D2"/>
    <w:rsid w:val="008B7FCA"/>
    <w:rsid w:val="008D4C6A"/>
    <w:rsid w:val="00910841"/>
    <w:rsid w:val="009234E2"/>
    <w:rsid w:val="00942EE7"/>
    <w:rsid w:val="00966AA9"/>
    <w:rsid w:val="00B43556"/>
    <w:rsid w:val="00B81289"/>
    <w:rsid w:val="00B9185A"/>
    <w:rsid w:val="00BA513B"/>
    <w:rsid w:val="00C326C0"/>
    <w:rsid w:val="00C50BB5"/>
    <w:rsid w:val="00C80A6E"/>
    <w:rsid w:val="00C93A1D"/>
    <w:rsid w:val="00D23FBD"/>
    <w:rsid w:val="00D73173"/>
    <w:rsid w:val="00DE085F"/>
    <w:rsid w:val="00E266DF"/>
    <w:rsid w:val="00E3619D"/>
    <w:rsid w:val="00E77E9F"/>
    <w:rsid w:val="00EB755B"/>
    <w:rsid w:val="00F57E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2B0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42EE7"/>
    <w:rPr>
      <w:color w:val="808080"/>
    </w:rPr>
  </w:style>
  <w:style w:type="paragraph" w:customStyle="1" w:styleId="BA548A86EE9040408EE9A922F738A25A">
    <w:name w:val="BA548A86EE9040408EE9A922F738A25A"/>
    <w:rsid w:val="00942EE7"/>
  </w:style>
  <w:style w:type="paragraph" w:customStyle="1" w:styleId="3B8525276AF643DA9DFE8618538E345A">
    <w:name w:val="3B8525276AF643DA9DFE8618538E345A"/>
    <w:rsid w:val="00942EE7"/>
  </w:style>
  <w:style w:type="paragraph" w:customStyle="1" w:styleId="3BDF7AE1A4A14BB1887055B14BDF8C8E">
    <w:name w:val="3BDF7AE1A4A14BB1887055B14BDF8C8E"/>
    <w:rsid w:val="00942E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3B852-8F23-4532-8E81-C2D1148FD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1</Pages>
  <Words>15668</Words>
  <Characters>89310</Characters>
  <Application>Microsoft Office Word</Application>
  <DocSecurity>0</DocSecurity>
  <Lines>744</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Ирина Богданова</dc:creator>
  <cp:keywords/>
  <dc:description/>
  <cp:lastModifiedBy>Александр Перепечаев</cp:lastModifiedBy>
  <cp:revision>850</cp:revision>
  <dcterms:created xsi:type="dcterms:W3CDTF">2020-04-23T10:56:00Z</dcterms:created>
  <dcterms:modified xsi:type="dcterms:W3CDTF">2021-05-26T10:27:00Z</dcterms:modified>
</cp:coreProperties>
</file>